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B34B9" w14:textId="77777777" w:rsidR="003416EE" w:rsidRDefault="006041B4">
      <w:pPr>
        <w:pStyle w:val="aa"/>
        <w:spacing w:before="480" w:after="360"/>
      </w:pPr>
      <w:r>
        <w:t>Отчёт ГПХ РНЦХ</w:t>
      </w:r>
    </w:p>
    <w:p w14:paraId="2B328AE5" w14:textId="77777777" w:rsidR="003416EE" w:rsidRDefault="006041B4">
      <w:pPr>
        <w:pStyle w:val="aa"/>
        <w:spacing w:before="480" w:after="360"/>
      </w:pPr>
      <w:r>
        <w:t xml:space="preserve">Разработка методики определения функций сердца по </w:t>
      </w:r>
      <w:proofErr w:type="spellStart"/>
      <w:r>
        <w:t>электроимпедансным</w:t>
      </w:r>
      <w:proofErr w:type="spellEnd"/>
      <w:r>
        <w:t xml:space="preserve"> измерениям</w:t>
      </w:r>
    </w:p>
    <w:p w14:paraId="4D073ABF" w14:textId="77777777" w:rsidR="003416EE" w:rsidRDefault="006041B4">
      <w:pPr>
        <w:pStyle w:val="ac"/>
        <w:spacing w:before="480" w:after="360"/>
      </w:pPr>
      <w:r>
        <w:t>Индивидуальная анатомия и динамика сердца</w:t>
      </w:r>
    </w:p>
    <w:p w14:paraId="29659D23" w14:textId="77777777" w:rsidR="003416EE" w:rsidRDefault="006041B4">
      <w:pPr>
        <w:pStyle w:val="ac"/>
        <w:spacing w:before="480" w:after="360"/>
      </w:pPr>
      <w:r>
        <w:t>Научная редакция по состоянию на 28 октября 2026 года</w:t>
      </w:r>
    </w:p>
    <w:p w14:paraId="3A4A02D5" w14:textId="77777777" w:rsidR="003416EE" w:rsidRDefault="006041B4">
      <w:pPr>
        <w:pStyle w:val="ac"/>
        <w:spacing w:before="480" w:after="360"/>
      </w:pPr>
      <w:r>
        <w:t>Дополненная редакция для рецензирования</w:t>
      </w:r>
    </w:p>
    <w:p w14:paraId="445B8B48" w14:textId="77777777" w:rsidR="003416EE" w:rsidRDefault="006041B4">
      <w:pPr>
        <w:pStyle w:val="ac"/>
        <w:spacing w:before="480" w:after="360"/>
      </w:pPr>
      <w:r>
        <w:t>Этап разработки и проверки методики</w:t>
      </w:r>
    </w:p>
    <w:p w14:paraId="06FB2433" w14:textId="77777777" w:rsidR="003416EE" w:rsidRDefault="006041B4">
      <w:pPr>
        <w:pStyle w:val="aff"/>
      </w:pPr>
      <w:bookmarkStart w:id="0" w:name="реферат"/>
      <w:r>
        <w:lastRenderedPageBreak/>
        <w:t>Реферат</w:t>
      </w:r>
    </w:p>
    <w:p w14:paraId="6BA8603D" w14:textId="2B2F998D" w:rsidR="003416EE" w:rsidRPr="00674711" w:rsidRDefault="00674711">
      <w:pPr>
        <w:pStyle w:val="FirstParagraph"/>
        <w:rPr>
          <w:lang w:val="ru-RU"/>
          <w:rPrChange w:id="1" w:author="Nik K" w:date="2026-10-29T00:17:00Z">
            <w:rPr/>
          </w:rPrChange>
        </w:rPr>
      </w:pPr>
      <w:ins w:id="2" w:author="Nik K" w:date="2026-10-29T00:17:00Z">
        <w:r>
          <w:rPr>
            <w:lang w:val="ru-RU"/>
          </w:rPr>
          <w:t xml:space="preserve">Настоящий </w:t>
        </w:r>
      </w:ins>
      <w:del w:id="3" w:author="Nik K" w:date="2026-10-29T00:17:00Z">
        <w:r w:rsidR="006041B4" w:rsidRPr="00674711" w:rsidDel="00674711">
          <w:rPr>
            <w:lang w:val="ru-RU"/>
            <w:rPrChange w:id="4" w:author="Nik K" w:date="2026-10-29T00:17:00Z">
              <w:rPr/>
            </w:rPrChange>
          </w:rPr>
          <w:delText>О</w:delText>
        </w:r>
      </w:del>
      <w:ins w:id="5" w:author="Nik K" w:date="2026-10-29T00:17:00Z">
        <w:r>
          <w:rPr>
            <w:lang w:val="ru-RU"/>
          </w:rPr>
          <w:t>о</w:t>
        </w:r>
      </w:ins>
      <w:r w:rsidR="006041B4" w:rsidRPr="00674711">
        <w:rPr>
          <w:lang w:val="ru-RU"/>
          <w:rPrChange w:id="6" w:author="Nik K" w:date="2026-10-29T00:17:00Z">
            <w:rPr/>
          </w:rPrChange>
        </w:rPr>
        <w:t xml:space="preserve">тчёт посвящён разработке методики определения ударного объёма и фракции выброса по </w:t>
      </w:r>
      <w:proofErr w:type="spellStart"/>
      <w:r w:rsidR="006041B4" w:rsidRPr="00674711">
        <w:rPr>
          <w:lang w:val="ru-RU"/>
          <w:rPrChange w:id="7" w:author="Nik K" w:date="2026-10-29T00:17:00Z">
            <w:rPr/>
          </w:rPrChange>
        </w:rPr>
        <w:t>электроимпедансным</w:t>
      </w:r>
      <w:proofErr w:type="spellEnd"/>
      <w:r w:rsidR="006041B4" w:rsidRPr="00674711">
        <w:rPr>
          <w:lang w:val="ru-RU"/>
          <w:rPrChange w:id="8" w:author="Nik K" w:date="2026-10-29T00:17:00Z">
            <w:rPr/>
          </w:rPrChange>
        </w:rPr>
        <w:t xml:space="preserve"> измерениям. </w:t>
      </w:r>
      <w:del w:id="9" w:author="Nik K" w:date="2026-10-29T00:18:00Z">
        <w:r w:rsidR="006041B4" w:rsidRPr="00674711" w:rsidDel="00674711">
          <w:rPr>
            <w:lang w:val="ru-RU"/>
            <w:rPrChange w:id="10" w:author="Nik K" w:date="2026-10-29T00:17:00Z">
              <w:rPr/>
            </w:rPrChange>
          </w:rPr>
          <w:delText>Входы применения — одна пространственная фаза индивидуальной компьютерной томографии, электрические измерения и электрокардиограмма. Многофазная КТ служит референсом разработки; её динамические параметры скрыты от проверяемого расчёта по одной фазе.</w:delText>
        </w:r>
      </w:del>
    </w:p>
    <w:p w14:paraId="3580E857" w14:textId="48A1C4B0" w:rsidR="003416EE" w:rsidRDefault="006041B4">
      <w:pPr>
        <w:pStyle w:val="af"/>
      </w:pPr>
      <w:r>
        <w:t xml:space="preserve">Рассмотрены научные и технические решения, патентные публикации, </w:t>
      </w:r>
      <w:ins w:id="11" w:author="Nik K" w:date="2026-10-29T00:18:00Z">
        <w:r w:rsidR="00674711">
          <w:t>проведены исследов</w:t>
        </w:r>
      </w:ins>
      <w:ins w:id="12" w:author="Nik K" w:date="2026-10-29T00:19:00Z">
        <w:r w:rsidR="00674711">
          <w:t xml:space="preserve">ания на добровольцах, при помощи Компьютерной Томографии получены </w:t>
        </w:r>
      </w:ins>
      <w:r>
        <w:t>анатомически</w:t>
      </w:r>
      <w:del w:id="13" w:author="Nik K" w:date="2026-10-29T00:19:00Z">
        <w:r w:rsidDel="00674711">
          <w:delText>е</w:delText>
        </w:r>
      </w:del>
      <w:ins w:id="14" w:author="Nik K" w:date="2026-10-29T00:19:00Z">
        <w:r w:rsidR="00674711">
          <w:t xml:space="preserve"> </w:t>
        </w:r>
        <w:proofErr w:type="spellStart"/>
        <w:r w:rsidR="00674711">
          <w:t>достовеные</w:t>
        </w:r>
      </w:ins>
      <w:proofErr w:type="spellEnd"/>
      <w:r>
        <w:t xml:space="preserve"> модели</w:t>
      </w:r>
      <w:ins w:id="15" w:author="Nik K" w:date="2026-10-29T00:19:00Z">
        <w:r w:rsidR="00674711">
          <w:t xml:space="preserve"> для применения в </w:t>
        </w:r>
        <w:proofErr w:type="spellStart"/>
        <w:r w:rsidR="00674711">
          <w:t>конечноэлементном</w:t>
        </w:r>
        <w:proofErr w:type="spellEnd"/>
        <w:r w:rsidR="00674711">
          <w:t xml:space="preserve"> моделировании, </w:t>
        </w:r>
      </w:ins>
      <w:ins w:id="16" w:author="Nik K" w:date="2026-10-29T00:21:00Z">
        <w:r w:rsidR="00674711">
          <w:t>проведены эксперименты</w:t>
        </w:r>
      </w:ins>
      <w:ins w:id="17" w:author="Nik K" w:date="2026-10-29T00:20:00Z">
        <w:r w:rsidR="00674711">
          <w:t xml:space="preserve"> и получены</w:t>
        </w:r>
      </w:ins>
      <w:r>
        <w:t xml:space="preserve"> и экспериментальные </w:t>
      </w:r>
      <w:del w:id="18" w:author="Nik K" w:date="2026-10-29T00:20:00Z">
        <w:r w:rsidDel="00674711">
          <w:delText>записи</w:delText>
        </w:r>
      </w:del>
      <w:ins w:id="19" w:author="Nik K" w:date="2026-10-29T00:20:00Z">
        <w:r w:rsidR="00674711">
          <w:t>данные</w:t>
        </w:r>
      </w:ins>
      <w:r>
        <w:t xml:space="preserve">. Исследуются </w:t>
      </w:r>
      <w:del w:id="20" w:author="Nik K" w:date="2026-10-29T00:20:00Z">
        <w:r w:rsidDel="00674711">
          <w:delText>конечноэлементная</w:delText>
        </w:r>
      </w:del>
      <w:r>
        <w:t xml:space="preserve"> прямая </w:t>
      </w:r>
      <w:del w:id="21" w:author="Nik K" w:date="2026-10-29T00:20:00Z">
        <w:r w:rsidDel="00674711">
          <w:delText>модель</w:delText>
        </w:r>
      </w:del>
      <w:r>
        <w:t xml:space="preserve"> и обратные задачи: оценка </w:t>
      </w:r>
      <w:ins w:id="22" w:author="Nik K" w:date="2026-10-29T00:21:00Z">
        <w:r w:rsidR="00674711">
          <w:t xml:space="preserve">электрофизиологических </w:t>
        </w:r>
      </w:ins>
      <w:r>
        <w:t xml:space="preserve">свойств </w:t>
      </w:r>
      <w:ins w:id="23" w:author="Nik K" w:date="2026-10-29T00:21:00Z">
        <w:r w:rsidR="00674711">
          <w:t xml:space="preserve">биологических </w:t>
        </w:r>
      </w:ins>
      <w:r>
        <w:t xml:space="preserve">тканей по </w:t>
      </w:r>
      <w:del w:id="24" w:author="Nik K" w:date="2026-10-29T00:22:00Z">
        <w:r w:rsidDel="00674711">
          <w:delText xml:space="preserve">поясной </w:delText>
        </w:r>
      </w:del>
      <w:proofErr w:type="spellStart"/>
      <w:ins w:id="25" w:author="Nik K" w:date="2026-10-29T00:22:00Z">
        <w:r w:rsidR="00674711">
          <w:t>пикисрумемым</w:t>
        </w:r>
        <w:proofErr w:type="spellEnd"/>
        <w:r w:rsidR="00674711">
          <w:t xml:space="preserve"> сигналам </w:t>
        </w:r>
      </w:ins>
      <w:proofErr w:type="spellStart"/>
      <w:r>
        <w:t>электроимпедансн</w:t>
      </w:r>
      <w:del w:id="26" w:author="Nik K" w:date="2026-10-29T00:22:00Z">
        <w:r w:rsidDel="00674711">
          <w:delText>ой</w:delText>
        </w:r>
      </w:del>
      <w:ins w:id="27" w:author="Nik K" w:date="2026-10-29T00:22:00Z">
        <w:r w:rsidR="00674711">
          <w:t>ых</w:t>
        </w:r>
        <w:proofErr w:type="spellEnd"/>
        <w:r w:rsidR="00674711">
          <w:t xml:space="preserve"> исследований</w:t>
        </w:r>
      </w:ins>
      <w:del w:id="28" w:author="Nik K" w:date="2026-10-29T00:22:00Z">
        <w:r w:rsidDel="00674711">
          <w:delText xml:space="preserve"> томографии</w:delText>
        </w:r>
      </w:del>
      <w:r>
        <w:t xml:space="preserve">, расчёт </w:t>
      </w:r>
      <w:ins w:id="29" w:author="Nik K" w:date="2026-10-29T00:22:00Z">
        <w:r w:rsidR="00674711">
          <w:t xml:space="preserve">степени влияния </w:t>
        </w:r>
      </w:ins>
      <w:del w:id="30" w:author="Nik K" w:date="2026-10-29T00:22:00Z">
        <w:r w:rsidDel="00674711">
          <w:delText>тканевой</w:delText>
        </w:r>
      </w:del>
      <w:ins w:id="31" w:author="Nik K" w:date="2026-10-29T00:22:00Z">
        <w:r w:rsidR="00674711">
          <w:t>компартментов на</w:t>
        </w:r>
      </w:ins>
      <w:del w:id="32" w:author="Nik K" w:date="2026-10-29T00:23:00Z">
        <w:r w:rsidDel="00674711">
          <w:delText xml:space="preserve"> поправки к</w:delText>
        </w:r>
      </w:del>
      <w:r>
        <w:t xml:space="preserve"> </w:t>
      </w:r>
      <w:proofErr w:type="spellStart"/>
      <w:r>
        <w:t>трансторакальн</w:t>
      </w:r>
      <w:del w:id="33" w:author="Nik K" w:date="2026-10-29T00:23:00Z">
        <w:r w:rsidDel="00674711">
          <w:delText>ому</w:delText>
        </w:r>
      </w:del>
      <w:ins w:id="34" w:author="Nik K" w:date="2026-10-29T00:23:00Z">
        <w:r w:rsidR="00674711">
          <w:t>ый</w:t>
        </w:r>
      </w:ins>
      <w:proofErr w:type="spellEnd"/>
      <w:r>
        <w:t xml:space="preserve"> </w:t>
      </w:r>
      <w:proofErr w:type="spellStart"/>
      <w:ins w:id="35" w:author="Nik K" w:date="2026-10-29T00:23:00Z">
        <w:r w:rsidR="00674711">
          <w:t>реографический</w:t>
        </w:r>
        <w:proofErr w:type="spellEnd"/>
        <w:r w:rsidR="00674711">
          <w:t xml:space="preserve"> </w:t>
        </w:r>
      </w:ins>
      <w:r>
        <w:t>сигнал</w:t>
      </w:r>
      <w:del w:id="36" w:author="Nik K" w:date="2026-10-29T00:23:00Z">
        <w:r w:rsidDel="00674711">
          <w:delText>у</w:delText>
        </w:r>
      </w:del>
      <w:r>
        <w:t xml:space="preserve">, определение динамики целого сердца и переход к </w:t>
      </w:r>
      <w:del w:id="37" w:author="Nik K" w:date="2026-10-29T00:20:00Z">
        <w:r w:rsidDel="00674711">
          <w:delText>камерным</w:delText>
        </w:r>
      </w:del>
      <w:r>
        <w:t xml:space="preserve"> </w:t>
      </w:r>
      <w:ins w:id="38" w:author="Nik K" w:date="2026-10-29T00:21:00Z">
        <w:r w:rsidR="00674711">
          <w:t xml:space="preserve">функциональным </w:t>
        </w:r>
      </w:ins>
      <w:r>
        <w:t>показателям</w:t>
      </w:r>
      <w:ins w:id="39" w:author="Nik K" w:date="2026-10-29T00:21:00Z">
        <w:r w:rsidR="00674711">
          <w:t xml:space="preserve"> работы сердца</w:t>
        </w:r>
      </w:ins>
      <w:r>
        <w:t xml:space="preserve">. Геометрические изменения, движение и эффективная проводимость </w:t>
      </w:r>
      <w:ins w:id="40" w:author="Nik K" w:date="2026-10-29T00:23:00Z">
        <w:r w:rsidR="00674711">
          <w:t xml:space="preserve">тканей </w:t>
        </w:r>
      </w:ins>
      <w:r>
        <w:t>сердца анализируются раздельно и совместно.</w:t>
      </w:r>
    </w:p>
    <w:p w14:paraId="2D5E25E7" w14:textId="641CC031" w:rsidR="003416EE" w:rsidRDefault="006041B4">
      <w:pPr>
        <w:pStyle w:val="af"/>
      </w:pPr>
      <w:r>
        <w:t xml:space="preserve">Получены результаты </w:t>
      </w:r>
      <w:del w:id="41" w:author="Nik K" w:date="2026-10-29T00:24:00Z">
        <w:r w:rsidDel="00674711">
          <w:delText>проверок</w:delText>
        </w:r>
      </w:del>
      <w:ins w:id="42" w:author="Nik K" w:date="2026-10-29T00:24:00Z">
        <w:r w:rsidR="00674711">
          <w:t xml:space="preserve">анализа подбора </w:t>
        </w:r>
      </w:ins>
      <w:del w:id="43" w:author="Nik K" w:date="2026-10-29T00:24:00Z">
        <w:r w:rsidDel="00674711">
          <w:delText xml:space="preserve"> </w:delText>
        </w:r>
      </w:del>
      <w:r>
        <w:t>геометрических аппроксимаций</w:t>
      </w:r>
      <w:ins w:id="44" w:author="Nik K" w:date="2026-10-29T00:24:00Z">
        <w:r w:rsidR="00674711">
          <w:t xml:space="preserve"> сердца</w:t>
        </w:r>
      </w:ins>
      <w:r>
        <w:t>,</w:t>
      </w:r>
      <w:del w:id="45" w:author="Nik K" w:date="2026-10-29T00:24:00Z">
        <w:r w:rsidDel="00674711">
          <w:delText xml:space="preserve"> электрического оператора,</w:delText>
        </w:r>
      </w:del>
      <w:ins w:id="46" w:author="Nik K" w:date="2026-10-29T00:24:00Z">
        <w:r w:rsidR="00674711">
          <w:t xml:space="preserve"> оценки</w:t>
        </w:r>
      </w:ins>
      <w:r>
        <w:t xml:space="preserve"> чувствительности</w:t>
      </w:r>
      <w:ins w:id="47" w:author="Nik K" w:date="2026-10-29T00:24:00Z">
        <w:r w:rsidR="00674711">
          <w:t xml:space="preserve"> </w:t>
        </w:r>
      </w:ins>
      <w:ins w:id="48" w:author="Nik K" w:date="2026-10-29T00:25:00Z">
        <w:r w:rsidR="00674711">
          <w:t xml:space="preserve">анатомических моделей к изменениям геометрических и </w:t>
        </w:r>
        <w:proofErr w:type="spellStart"/>
        <w:r w:rsidR="00674711">
          <w:t>электрофизиолгических</w:t>
        </w:r>
        <w:proofErr w:type="spellEnd"/>
        <w:r w:rsidR="00674711">
          <w:t xml:space="preserve"> </w:t>
        </w:r>
        <w:proofErr w:type="spellStart"/>
        <w:r w:rsidR="00674711">
          <w:t>харктеристик</w:t>
        </w:r>
        <w:proofErr w:type="spellEnd"/>
        <w:r w:rsidR="00674711">
          <w:t xml:space="preserve"> </w:t>
        </w:r>
      </w:ins>
      <w:ins w:id="49" w:author="Nik K" w:date="2026-10-29T00:26:00Z">
        <w:r w:rsidR="00674711">
          <w:t>аппроксимирующих сердце форм</w:t>
        </w:r>
      </w:ins>
      <w:r>
        <w:t>,</w:t>
      </w:r>
      <w:ins w:id="50" w:author="Nik K" w:date="2026-10-29T00:26:00Z">
        <w:r w:rsidR="00674711">
          <w:t xml:space="preserve"> а так же</w:t>
        </w:r>
      </w:ins>
      <w:del w:id="51" w:author="Nik K" w:date="2026-10-29T00:26:00Z">
        <w:r w:rsidDel="00674711">
          <w:delText xml:space="preserve"> тканевых поправок и</w:delText>
        </w:r>
      </w:del>
      <w:ins w:id="52" w:author="Nik K" w:date="2026-10-29T00:26:00Z">
        <w:r w:rsidR="00674711">
          <w:t xml:space="preserve"> попыток описать </w:t>
        </w:r>
        <w:proofErr w:type="spellStart"/>
        <w:r w:rsidR="00674711">
          <w:t>зависисмотьи</w:t>
        </w:r>
        <w:proofErr w:type="spellEnd"/>
        <w:r w:rsidR="00674711">
          <w:t xml:space="preserve"> изменения объёмов ка</w:t>
        </w:r>
      </w:ins>
      <w:ins w:id="53" w:author="Nik K" w:date="2026-10-29T00:27:00Z">
        <w:r w:rsidR="00674711">
          <w:t>мер сердца</w:t>
        </w:r>
      </w:ins>
      <w:r>
        <w:t xml:space="preserve"> эмпирически</w:t>
      </w:r>
      <w:del w:id="54" w:author="Nik K" w:date="2026-10-29T00:27:00Z">
        <w:r w:rsidDel="00674711">
          <w:delText>х</w:delText>
        </w:r>
      </w:del>
      <w:ins w:id="55" w:author="Nik K" w:date="2026-10-29T00:27:00Z">
        <w:r w:rsidR="00674711">
          <w:t>ми</w:t>
        </w:r>
      </w:ins>
      <w:r>
        <w:t xml:space="preserve"> </w:t>
      </w:r>
      <w:del w:id="56" w:author="Nik K" w:date="2026-10-29T00:27:00Z">
        <w:r w:rsidDel="00674711">
          <w:delText xml:space="preserve">камерных </w:delText>
        </w:r>
      </w:del>
      <w:r>
        <w:t>зависимост</w:t>
      </w:r>
      <w:del w:id="57" w:author="Nik K" w:date="2026-10-29T00:27:00Z">
        <w:r w:rsidDel="00674711">
          <w:delText>ей</w:delText>
        </w:r>
      </w:del>
      <w:ins w:id="58" w:author="Nik K" w:date="2026-10-29T00:27:00Z">
        <w:r w:rsidR="00674711">
          <w:t>ями</w:t>
        </w:r>
      </w:ins>
      <w:r>
        <w:t xml:space="preserve">. </w:t>
      </w:r>
      <w:del w:id="59" w:author="Nik K" w:date="2026-10-29T00:27:00Z">
        <w:r w:rsidDel="003E6BE7">
          <w:delText xml:space="preserve">В дополненную редакцию включён согласованный вычислительный набор из 810 состояний: проверки шага возмущения и локального интегрирования тканевых долей, ошибок исключения параметров, совместных изменений и компенсации объёма изменением удельного сопротивления сердца. </w:delText>
        </w:r>
      </w:del>
      <w:r>
        <w:lastRenderedPageBreak/>
        <w:t>Полученные зависимости относятся к заданным индивидуальной анатомии, модел</w:t>
      </w:r>
      <w:del w:id="60" w:author="Nik K" w:date="2026-10-29T00:27:00Z">
        <w:r w:rsidDel="003E6BE7">
          <w:delText>ям</w:delText>
        </w:r>
      </w:del>
      <w:ins w:id="61" w:author="Nik K" w:date="2026-10-29T00:27:00Z">
        <w:r w:rsidR="003E6BE7">
          <w:t xml:space="preserve">ирующим </w:t>
        </w:r>
        <w:proofErr w:type="spellStart"/>
        <w:r w:rsidR="003E6BE7">
          <w:t>харктеристи</w:t>
        </w:r>
      </w:ins>
      <w:ins w:id="62" w:author="Nik K" w:date="2026-10-29T00:28:00Z">
        <w:r w:rsidR="003E6BE7">
          <w:t>кам</w:t>
        </w:r>
      </w:ins>
      <w:proofErr w:type="spellEnd"/>
      <w:r>
        <w:t xml:space="preserve"> тканей и </w:t>
      </w:r>
      <w:del w:id="63" w:author="Nik K" w:date="2026-10-29T00:27:00Z">
        <w:r w:rsidDel="003E6BE7">
          <w:delText>монтажам</w:delText>
        </w:r>
      </w:del>
      <w:ins w:id="64" w:author="Nik K" w:date="2026-10-29T00:27:00Z">
        <w:r w:rsidR="003E6BE7">
          <w:t>расположения</w:t>
        </w:r>
      </w:ins>
      <w:ins w:id="65" w:author="Nik K" w:date="2026-10-29T00:28:00Z">
        <w:r w:rsidR="003E6BE7">
          <w:t>м</w:t>
        </w:r>
      </w:ins>
      <w:ins w:id="66" w:author="Nik K" w:date="2026-10-29T00:27:00Z">
        <w:r w:rsidR="003E6BE7">
          <w:t xml:space="preserve"> электродов</w:t>
        </w:r>
      </w:ins>
      <w:r>
        <w:t xml:space="preserve">. </w:t>
      </w:r>
      <w:del w:id="67" w:author="Nik K" w:date="2026-10-29T00:28:00Z">
        <w:r w:rsidDel="003E6BE7">
          <w:delText>Число вычислительных состояний не является числом независимых экспериментальных наблюдений. Для каждого сравнения указаны условия и референс. Завершённая экспериментальная валидация конечных УО и ФВ пока отсутствует.</w:delText>
        </w:r>
      </w:del>
    </w:p>
    <w:p w14:paraId="0FE0CFA9" w14:textId="0A512E5F" w:rsidR="003416EE" w:rsidDel="003E6BE7" w:rsidRDefault="006041B4">
      <w:pPr>
        <w:pStyle w:val="af"/>
        <w:rPr>
          <w:del w:id="68" w:author="Nik K" w:date="2026-10-29T00:28:00Z"/>
        </w:rPr>
      </w:pPr>
      <w:del w:id="69" w:author="Nik K" w:date="2026-10-29T00:28:00Z">
        <w:r w:rsidDel="003E6BE7">
          <w:delText>Текущая редакционная поставка включает редактируемый отчёт, исходники текста, рисунки и опубликованные таблицы новых расчётных результатов. Описанный в приложениях расширенный исследовательский комплект с медицинскими данными хранится отдельно; его наличие и целостность при этой сборке повторно не проверялись. Ссылки на отсутствующие в редакционной поставке исторические материалы отмечены в списке источников и манифесте сборки.</w:delText>
        </w:r>
      </w:del>
    </w:p>
    <w:p w14:paraId="3E8B3779" w14:textId="3D49235B" w:rsidR="003416EE" w:rsidRDefault="006041B4">
      <w:pPr>
        <w:pStyle w:val="af"/>
      </w:pPr>
      <w:r>
        <w:t xml:space="preserve">Ключевые слова: </w:t>
      </w:r>
      <w:proofErr w:type="spellStart"/>
      <w:r>
        <w:t>электроимпедансные</w:t>
      </w:r>
      <w:proofErr w:type="spellEnd"/>
      <w:r>
        <w:t xml:space="preserve"> измерения, функции сердца, ударный объём, фракция выброса, компьютерная томография, </w:t>
      </w:r>
      <w:del w:id="70" w:author="Nik K" w:date="2026-10-29T00:28:00Z">
        <w:r w:rsidDel="003E6BE7">
          <w:delText>индивидуальная анатомия</w:delText>
        </w:r>
      </w:del>
      <w:r>
        <w:t xml:space="preserve">, </w:t>
      </w:r>
      <w:proofErr w:type="spellStart"/>
      <w:r>
        <w:t>конечн</w:t>
      </w:r>
      <w:del w:id="71" w:author="Nik K" w:date="2026-10-29T00:28:00Z">
        <w:r w:rsidDel="003E6BE7">
          <w:delText>ые</w:delText>
        </w:r>
      </w:del>
      <w:ins w:id="72" w:author="Nik K" w:date="2026-10-29T00:28:00Z">
        <w:r w:rsidR="003E6BE7">
          <w:t>о</w:t>
        </w:r>
      </w:ins>
      <w:del w:id="73" w:author="Nik K" w:date="2026-10-29T00:28:00Z">
        <w:r w:rsidDel="003E6BE7">
          <w:delText xml:space="preserve"> </w:delText>
        </w:r>
      </w:del>
      <w:r>
        <w:t>элемент</w:t>
      </w:r>
      <w:del w:id="74" w:author="Nik K" w:date="2026-10-29T00:28:00Z">
        <w:r w:rsidDel="003E6BE7">
          <w:delText>ы</w:delText>
        </w:r>
      </w:del>
      <w:ins w:id="75" w:author="Nik K" w:date="2026-10-29T00:28:00Z">
        <w:r w:rsidR="003E6BE7">
          <w:t>ное</w:t>
        </w:r>
      </w:ins>
      <w:proofErr w:type="spellEnd"/>
      <w:ins w:id="76" w:author="Nik K" w:date="2026-10-29T00:29:00Z">
        <w:r w:rsidR="003E6BE7">
          <w:t xml:space="preserve"> моделирование</w:t>
        </w:r>
      </w:ins>
      <w:r>
        <w:t xml:space="preserve">, обратная задача, </w:t>
      </w:r>
      <w:del w:id="77" w:author="Nik K" w:date="2026-10-29T00:29:00Z">
        <w:r w:rsidDel="003E6BE7">
          <w:delText>тканевые параметры,</w:delText>
        </w:r>
      </w:del>
      <w:r>
        <w:t xml:space="preserve"> </w:t>
      </w:r>
      <w:del w:id="78" w:author="Nik K" w:date="2026-10-29T00:29:00Z">
        <w:r w:rsidDel="003E6BE7">
          <w:delText>движение</w:delText>
        </w:r>
      </w:del>
      <w:ins w:id="79" w:author="Nik K" w:date="2026-10-29T00:29:00Z">
        <w:r w:rsidR="003E6BE7">
          <w:t>аппроксимирующие модели</w:t>
        </w:r>
      </w:ins>
      <w:r>
        <w:t xml:space="preserve"> сердца.</w:t>
      </w:r>
    </w:p>
    <w:p w14:paraId="7DDBF5D2" w14:textId="77777777" w:rsidR="003416EE" w:rsidRDefault="006041B4">
      <w:pPr>
        <w:pStyle w:val="aff"/>
      </w:pPr>
      <w:bookmarkStart w:id="80" w:name="содержание"/>
      <w:bookmarkEnd w:id="0"/>
      <w:r>
        <w:lastRenderedPageBreak/>
        <w:t>Содержание</w:t>
      </w:r>
    </w:p>
    <w:p w14:paraId="0CD52F02" w14:textId="55A8AA34" w:rsidR="006041B4" w:rsidRPr="006041B4" w:rsidRDefault="006041B4" w:rsidP="006041B4">
      <w:pPr>
        <w:pStyle w:val="15"/>
        <w:tabs>
          <w:tab w:val="right" w:leader="dot" w:pos="9345"/>
        </w:tabs>
        <w:spacing w:after="60" w:line="240" w:lineRule="auto"/>
        <w:ind w:firstLine="0"/>
        <w:jc w:val="left"/>
        <w:rPr>
          <w:rFonts w:eastAsiaTheme="minorEastAsia"/>
          <w:noProof/>
          <w:color w:val="auto"/>
          <w:sz w:val="24"/>
          <w:lang w:eastAsia="ru-RU"/>
        </w:rPr>
      </w:pPr>
      <w:r w:rsidRPr="006041B4">
        <w:rPr>
          <w:sz w:val="24"/>
        </w:rPr>
        <w:fldChar w:fldCharType="begin"/>
      </w:r>
      <w:r w:rsidRPr="006041B4">
        <w:rPr>
          <w:sz w:val="24"/>
        </w:rPr>
        <w:instrText>TOC \o "1-2" \h \z \u</w:instrText>
      </w:r>
      <w:r w:rsidRPr="006041B4">
        <w:rPr>
          <w:sz w:val="24"/>
        </w:rPr>
        <w:fldChar w:fldCharType="separate"/>
      </w:r>
      <w:hyperlink w:anchor="_Toc244123033" w:history="1">
        <w:r w:rsidRPr="006041B4">
          <w:rPr>
            <w:rStyle w:val="aff8"/>
            <w:rFonts w:eastAsiaTheme="majorEastAsia"/>
            <w:noProof/>
            <w:sz w:val="24"/>
          </w:rPr>
          <w:t>Обозначения и сокращения</w:t>
        </w:r>
        <w:r w:rsidRPr="006041B4">
          <w:rPr>
            <w:noProof/>
            <w:webHidden/>
            <w:sz w:val="24"/>
          </w:rPr>
          <w:tab/>
        </w:r>
        <w:r w:rsidRPr="006041B4">
          <w:rPr>
            <w:noProof/>
            <w:webHidden/>
            <w:sz w:val="24"/>
          </w:rPr>
          <w:fldChar w:fldCharType="begin"/>
        </w:r>
        <w:r w:rsidRPr="006041B4">
          <w:rPr>
            <w:noProof/>
            <w:webHidden/>
            <w:sz w:val="24"/>
          </w:rPr>
          <w:instrText xml:space="preserve"> PAGEREF _Toc244123033 \h </w:instrText>
        </w:r>
        <w:r w:rsidRPr="006041B4">
          <w:rPr>
            <w:noProof/>
            <w:webHidden/>
            <w:sz w:val="24"/>
          </w:rPr>
        </w:r>
        <w:r w:rsidRPr="006041B4">
          <w:rPr>
            <w:noProof/>
            <w:webHidden/>
            <w:sz w:val="24"/>
          </w:rPr>
          <w:fldChar w:fldCharType="separate"/>
        </w:r>
        <w:r>
          <w:rPr>
            <w:noProof/>
            <w:webHidden/>
            <w:sz w:val="24"/>
          </w:rPr>
          <w:t>8</w:t>
        </w:r>
        <w:r w:rsidRPr="006041B4">
          <w:rPr>
            <w:noProof/>
            <w:webHidden/>
            <w:sz w:val="24"/>
          </w:rPr>
          <w:fldChar w:fldCharType="end"/>
        </w:r>
      </w:hyperlink>
    </w:p>
    <w:p w14:paraId="69791646" w14:textId="20D5AFC0"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034" w:history="1">
        <w:r w:rsidR="006041B4" w:rsidRPr="006041B4">
          <w:rPr>
            <w:rStyle w:val="aff8"/>
            <w:rFonts w:eastAsiaTheme="majorEastAsia"/>
            <w:noProof/>
            <w:sz w:val="24"/>
          </w:rPr>
          <w:t>Введение</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_Toc244123034 \h </w:instrText>
        </w:r>
        <w:r w:rsidR="006041B4" w:rsidRPr="006041B4">
          <w:rPr>
            <w:noProof/>
            <w:webHidden/>
            <w:sz w:val="24"/>
          </w:rPr>
        </w:r>
        <w:r w:rsidR="006041B4" w:rsidRPr="006041B4">
          <w:rPr>
            <w:noProof/>
            <w:webHidden/>
            <w:sz w:val="24"/>
          </w:rPr>
          <w:fldChar w:fldCharType="separate"/>
        </w:r>
        <w:r w:rsidR="006041B4">
          <w:rPr>
            <w:noProof/>
            <w:webHidden/>
            <w:sz w:val="24"/>
          </w:rPr>
          <w:t>10</w:t>
        </w:r>
        <w:r w:rsidR="006041B4" w:rsidRPr="006041B4">
          <w:rPr>
            <w:noProof/>
            <w:webHidden/>
            <w:sz w:val="24"/>
          </w:rPr>
          <w:fldChar w:fldCharType="end"/>
        </w:r>
      </w:hyperlink>
    </w:p>
    <w:p w14:paraId="65585E42" w14:textId="40E14785"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035" w:history="1">
        <w:r w:rsidR="006041B4" w:rsidRPr="006041B4">
          <w:rPr>
            <w:rStyle w:val="aff8"/>
            <w:rFonts w:eastAsiaTheme="majorEastAsia"/>
            <w:noProof/>
            <w:sz w:val="24"/>
          </w:rPr>
          <w:t>1 Литературный обзор методов оценки функций сердца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_Toc244123035 \h </w:instrText>
        </w:r>
        <w:r w:rsidR="006041B4" w:rsidRPr="006041B4">
          <w:rPr>
            <w:noProof/>
            <w:webHidden/>
            <w:sz w:val="24"/>
          </w:rPr>
        </w:r>
        <w:r w:rsidR="006041B4" w:rsidRPr="006041B4">
          <w:rPr>
            <w:noProof/>
            <w:webHidden/>
            <w:sz w:val="24"/>
          </w:rPr>
          <w:fldChar w:fldCharType="separate"/>
        </w:r>
        <w:r w:rsidR="006041B4">
          <w:rPr>
            <w:noProof/>
            <w:webHidden/>
            <w:sz w:val="24"/>
          </w:rPr>
          <w:t>13</w:t>
        </w:r>
        <w:r w:rsidR="006041B4" w:rsidRPr="006041B4">
          <w:rPr>
            <w:noProof/>
            <w:webHidden/>
            <w:sz w:val="24"/>
          </w:rPr>
          <w:fldChar w:fldCharType="end"/>
        </w:r>
      </w:hyperlink>
    </w:p>
    <w:p w14:paraId="0A24FA39" w14:textId="0FA68F51"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36" w:history="1">
        <w:r w:rsidR="006041B4" w:rsidRPr="006041B4">
          <w:rPr>
            <w:rStyle w:val="aff8"/>
            <w:rFonts w:eastAsiaTheme="majorEastAsia"/>
            <w:noProof/>
            <w:sz w:val="24"/>
          </w:rPr>
          <w:t>1.1 Измерительная задача и границы литературного анализа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_Toc244123036 \h </w:instrText>
        </w:r>
        <w:r w:rsidR="006041B4" w:rsidRPr="006041B4">
          <w:rPr>
            <w:noProof/>
            <w:webHidden/>
            <w:sz w:val="24"/>
          </w:rPr>
        </w:r>
        <w:r w:rsidR="006041B4" w:rsidRPr="006041B4">
          <w:rPr>
            <w:noProof/>
            <w:webHidden/>
            <w:sz w:val="24"/>
          </w:rPr>
          <w:fldChar w:fldCharType="separate"/>
        </w:r>
        <w:r w:rsidR="006041B4">
          <w:rPr>
            <w:noProof/>
            <w:webHidden/>
            <w:sz w:val="24"/>
          </w:rPr>
          <w:t>13</w:t>
        </w:r>
        <w:r w:rsidR="006041B4" w:rsidRPr="006041B4">
          <w:rPr>
            <w:noProof/>
            <w:webHidden/>
            <w:sz w:val="24"/>
          </w:rPr>
          <w:fldChar w:fldCharType="end"/>
        </w:r>
      </w:hyperlink>
    </w:p>
    <w:p w14:paraId="47A013EE" w14:textId="17D377C1"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37" w:history="1">
        <w:r w:rsidR="006041B4" w:rsidRPr="006041B4">
          <w:rPr>
            <w:rStyle w:val="aff8"/>
            <w:rFonts w:eastAsiaTheme="majorEastAsia"/>
            <w:noProof/>
            <w:sz w:val="24"/>
          </w:rPr>
          <w:t>1.2 Ударный объём, фракция выброса и способы получения референсных значений</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_Toc244123037 \h </w:instrText>
        </w:r>
        <w:r w:rsidR="006041B4" w:rsidRPr="006041B4">
          <w:rPr>
            <w:noProof/>
            <w:webHidden/>
            <w:sz w:val="24"/>
          </w:rPr>
        </w:r>
        <w:r w:rsidR="006041B4" w:rsidRPr="006041B4">
          <w:rPr>
            <w:noProof/>
            <w:webHidden/>
            <w:sz w:val="24"/>
          </w:rPr>
          <w:fldChar w:fldCharType="separate"/>
        </w:r>
        <w:r w:rsidR="006041B4">
          <w:rPr>
            <w:noProof/>
            <w:webHidden/>
            <w:sz w:val="24"/>
          </w:rPr>
          <w:t>14</w:t>
        </w:r>
        <w:r w:rsidR="006041B4" w:rsidRPr="006041B4">
          <w:rPr>
            <w:noProof/>
            <w:webHidden/>
            <w:sz w:val="24"/>
          </w:rPr>
          <w:fldChar w:fldCharType="end"/>
        </w:r>
      </w:hyperlink>
    </w:p>
    <w:p w14:paraId="63296647" w14:textId="43F0825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38" w:history="1">
        <w:r w:rsidR="006041B4" w:rsidRPr="006041B4">
          <w:rPr>
            <w:rStyle w:val="aff8"/>
            <w:rFonts w:eastAsiaTheme="majorEastAsia"/>
            <w:noProof/>
            <w:sz w:val="24"/>
          </w:rPr>
          <w:t>1.3 Физическое содержание классических формул импедансной кардиографии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_Toc244123038 \h </w:instrText>
        </w:r>
        <w:r w:rsidR="006041B4" w:rsidRPr="006041B4">
          <w:rPr>
            <w:noProof/>
            <w:webHidden/>
            <w:sz w:val="24"/>
          </w:rPr>
        </w:r>
        <w:r w:rsidR="006041B4" w:rsidRPr="006041B4">
          <w:rPr>
            <w:noProof/>
            <w:webHidden/>
            <w:sz w:val="24"/>
          </w:rPr>
          <w:fldChar w:fldCharType="separate"/>
        </w:r>
        <w:r w:rsidR="006041B4">
          <w:rPr>
            <w:noProof/>
            <w:webHidden/>
            <w:sz w:val="24"/>
          </w:rPr>
          <w:t>16</w:t>
        </w:r>
        <w:r w:rsidR="006041B4" w:rsidRPr="006041B4">
          <w:rPr>
            <w:noProof/>
            <w:webHidden/>
            <w:sz w:val="24"/>
          </w:rPr>
          <w:fldChar w:fldCharType="end"/>
        </w:r>
      </w:hyperlink>
    </w:p>
    <w:p w14:paraId="4645A34F" w14:textId="20B6CC00"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39" w:history="1">
        <w:r w:rsidR="006041B4" w:rsidRPr="006041B4">
          <w:rPr>
            <w:rStyle w:val="aff8"/>
            <w:rFonts w:eastAsiaTheme="majorEastAsia"/>
            <w:noProof/>
            <w:sz w:val="24"/>
          </w:rPr>
          <w:t>1.4 Тканевые свойства, неоднородность грудной клетки и различимость вкладов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_Toc244123039 \h </w:instrText>
        </w:r>
        <w:r w:rsidR="006041B4" w:rsidRPr="006041B4">
          <w:rPr>
            <w:noProof/>
            <w:webHidden/>
            <w:sz w:val="24"/>
          </w:rPr>
        </w:r>
        <w:r w:rsidR="006041B4" w:rsidRPr="006041B4">
          <w:rPr>
            <w:noProof/>
            <w:webHidden/>
            <w:sz w:val="24"/>
          </w:rPr>
          <w:fldChar w:fldCharType="separate"/>
        </w:r>
        <w:r w:rsidR="006041B4">
          <w:rPr>
            <w:noProof/>
            <w:webHidden/>
            <w:sz w:val="24"/>
          </w:rPr>
          <w:t>19</w:t>
        </w:r>
        <w:r w:rsidR="006041B4" w:rsidRPr="006041B4">
          <w:rPr>
            <w:noProof/>
            <w:webHidden/>
            <w:sz w:val="24"/>
          </w:rPr>
          <w:fldChar w:fldCharType="end"/>
        </w:r>
      </w:hyperlink>
    </w:p>
    <w:p w14:paraId="7896EEA7" w14:textId="29DD881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40" w:history="1">
        <w:r w:rsidR="006041B4" w:rsidRPr="006041B4">
          <w:rPr>
            <w:rStyle w:val="aff8"/>
            <w:rFonts w:eastAsiaTheme="majorEastAsia"/>
            <w:noProof/>
            <w:sz w:val="24"/>
          </w:rPr>
          <w:t>1.5 Геометрия целого сердца, камерные объёмы и движение</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_Toc244123040 \h </w:instrText>
        </w:r>
        <w:r w:rsidR="006041B4" w:rsidRPr="006041B4">
          <w:rPr>
            <w:noProof/>
            <w:webHidden/>
            <w:sz w:val="24"/>
          </w:rPr>
        </w:r>
        <w:r w:rsidR="006041B4" w:rsidRPr="006041B4">
          <w:rPr>
            <w:noProof/>
            <w:webHidden/>
            <w:sz w:val="24"/>
          </w:rPr>
          <w:fldChar w:fldCharType="separate"/>
        </w:r>
        <w:r w:rsidR="006041B4">
          <w:rPr>
            <w:noProof/>
            <w:webHidden/>
            <w:sz w:val="24"/>
          </w:rPr>
          <w:t>21</w:t>
        </w:r>
        <w:r w:rsidR="006041B4" w:rsidRPr="006041B4">
          <w:rPr>
            <w:noProof/>
            <w:webHidden/>
            <w:sz w:val="24"/>
          </w:rPr>
          <w:fldChar w:fldCharType="end"/>
        </w:r>
      </w:hyperlink>
    </w:p>
    <w:p w14:paraId="514E7E85" w14:textId="2DD680B1"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41" w:history="1">
        <w:r w:rsidR="006041B4" w:rsidRPr="006041B4">
          <w:rPr>
            <w:rStyle w:val="aff8"/>
            <w:rFonts w:eastAsiaTheme="majorEastAsia"/>
            <w:noProof/>
            <w:sz w:val="24"/>
          </w:rPr>
          <w:t>1.6 Что ЭИТ добавляет к оценке тканевых и сердечных изменений</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_Toc244123041 \h </w:instrText>
        </w:r>
        <w:r w:rsidR="006041B4" w:rsidRPr="006041B4">
          <w:rPr>
            <w:noProof/>
            <w:webHidden/>
            <w:sz w:val="24"/>
          </w:rPr>
        </w:r>
        <w:r w:rsidR="006041B4" w:rsidRPr="006041B4">
          <w:rPr>
            <w:noProof/>
            <w:webHidden/>
            <w:sz w:val="24"/>
          </w:rPr>
          <w:fldChar w:fldCharType="separate"/>
        </w:r>
        <w:r w:rsidR="006041B4">
          <w:rPr>
            <w:noProof/>
            <w:webHidden/>
            <w:sz w:val="24"/>
          </w:rPr>
          <w:t>23</w:t>
        </w:r>
        <w:r w:rsidR="006041B4" w:rsidRPr="006041B4">
          <w:rPr>
            <w:noProof/>
            <w:webHidden/>
            <w:sz w:val="24"/>
          </w:rPr>
          <w:fldChar w:fldCharType="end"/>
        </w:r>
      </w:hyperlink>
    </w:p>
    <w:p w14:paraId="4B5885EA" w14:textId="259F8F66"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42" w:history="1">
        <w:r w:rsidR="006041B4" w:rsidRPr="006041B4">
          <w:rPr>
            <w:rStyle w:val="aff8"/>
            <w:rFonts w:eastAsiaTheme="majorEastAsia"/>
            <w:noProof/>
            <w:sz w:val="24"/>
          </w:rPr>
          <w:t>1.7 Согласие методов и противоречивые результаты определения сердечного выброса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_Toc244123042 \h </w:instrText>
        </w:r>
        <w:r w:rsidR="006041B4" w:rsidRPr="006041B4">
          <w:rPr>
            <w:noProof/>
            <w:webHidden/>
            <w:sz w:val="24"/>
          </w:rPr>
        </w:r>
        <w:r w:rsidR="006041B4" w:rsidRPr="006041B4">
          <w:rPr>
            <w:noProof/>
            <w:webHidden/>
            <w:sz w:val="24"/>
          </w:rPr>
          <w:fldChar w:fldCharType="separate"/>
        </w:r>
        <w:r w:rsidR="006041B4">
          <w:rPr>
            <w:noProof/>
            <w:webHidden/>
            <w:sz w:val="24"/>
          </w:rPr>
          <w:t>25</w:t>
        </w:r>
        <w:r w:rsidR="006041B4" w:rsidRPr="006041B4">
          <w:rPr>
            <w:noProof/>
            <w:webHidden/>
            <w:sz w:val="24"/>
          </w:rPr>
          <w:fldChar w:fldCharType="end"/>
        </w:r>
      </w:hyperlink>
    </w:p>
    <w:p w14:paraId="1E16346E" w14:textId="23C7837E"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43" w:history="1">
        <w:r w:rsidR="006041B4" w:rsidRPr="006041B4">
          <w:rPr>
            <w:rStyle w:val="aff8"/>
            <w:rFonts w:eastAsiaTheme="majorEastAsia"/>
            <w:noProof/>
            <w:sz w:val="24"/>
          </w:rPr>
          <w:t>1.8 Оценка ФВ по импедансным признакам и временным интервалам</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_Toc244123043 \h </w:instrText>
        </w:r>
        <w:r w:rsidR="006041B4" w:rsidRPr="006041B4">
          <w:rPr>
            <w:noProof/>
            <w:webHidden/>
            <w:sz w:val="24"/>
          </w:rPr>
        </w:r>
        <w:r w:rsidR="006041B4" w:rsidRPr="006041B4">
          <w:rPr>
            <w:noProof/>
            <w:webHidden/>
            <w:sz w:val="24"/>
          </w:rPr>
          <w:fldChar w:fldCharType="separate"/>
        </w:r>
        <w:r w:rsidR="006041B4">
          <w:rPr>
            <w:noProof/>
            <w:webHidden/>
            <w:sz w:val="24"/>
          </w:rPr>
          <w:t>30</w:t>
        </w:r>
        <w:r w:rsidR="006041B4" w:rsidRPr="006041B4">
          <w:rPr>
            <w:noProof/>
            <w:webHidden/>
            <w:sz w:val="24"/>
          </w:rPr>
          <w:fldChar w:fldCharType="end"/>
        </w:r>
      </w:hyperlink>
    </w:p>
    <w:p w14:paraId="54E6324E" w14:textId="4AE42D0D"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44" w:history="1">
        <w:r w:rsidR="006041B4" w:rsidRPr="006041B4">
          <w:rPr>
            <w:rStyle w:val="aff8"/>
            <w:rFonts w:eastAsiaTheme="majorEastAsia"/>
            <w:noProof/>
            <w:sz w:val="24"/>
          </w:rPr>
          <w:t>1.9 Научные основания выбранной схемы и адресные нерешённые вопросы</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_Toc244123044 \h </w:instrText>
        </w:r>
        <w:r w:rsidR="006041B4" w:rsidRPr="006041B4">
          <w:rPr>
            <w:noProof/>
            <w:webHidden/>
            <w:sz w:val="24"/>
          </w:rPr>
        </w:r>
        <w:r w:rsidR="006041B4" w:rsidRPr="006041B4">
          <w:rPr>
            <w:noProof/>
            <w:webHidden/>
            <w:sz w:val="24"/>
          </w:rPr>
          <w:fldChar w:fldCharType="separate"/>
        </w:r>
        <w:r w:rsidR="006041B4">
          <w:rPr>
            <w:noProof/>
            <w:webHidden/>
            <w:sz w:val="24"/>
          </w:rPr>
          <w:t>32</w:t>
        </w:r>
        <w:r w:rsidR="006041B4" w:rsidRPr="006041B4">
          <w:rPr>
            <w:noProof/>
            <w:webHidden/>
            <w:sz w:val="24"/>
          </w:rPr>
          <w:fldChar w:fldCharType="end"/>
        </w:r>
      </w:hyperlink>
    </w:p>
    <w:p w14:paraId="1E24CC14" w14:textId="7A837071"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045" w:history="1">
        <w:r w:rsidR="006041B4" w:rsidRPr="006041B4">
          <w:rPr>
            <w:rStyle w:val="aff8"/>
            <w:rFonts w:eastAsiaTheme="majorEastAsia"/>
            <w:noProof/>
            <w:sz w:val="24"/>
          </w:rPr>
          <w:t>2 Сравнительный анализ существующих технических решений</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_Toc244123045 \h </w:instrText>
        </w:r>
        <w:r w:rsidR="006041B4" w:rsidRPr="006041B4">
          <w:rPr>
            <w:noProof/>
            <w:webHidden/>
            <w:sz w:val="24"/>
          </w:rPr>
        </w:r>
        <w:r w:rsidR="006041B4" w:rsidRPr="006041B4">
          <w:rPr>
            <w:noProof/>
            <w:webHidden/>
            <w:sz w:val="24"/>
          </w:rPr>
          <w:fldChar w:fldCharType="separate"/>
        </w:r>
        <w:r w:rsidR="006041B4">
          <w:rPr>
            <w:noProof/>
            <w:webHidden/>
            <w:sz w:val="24"/>
          </w:rPr>
          <w:t>35</w:t>
        </w:r>
        <w:r w:rsidR="006041B4" w:rsidRPr="006041B4">
          <w:rPr>
            <w:noProof/>
            <w:webHidden/>
            <w:sz w:val="24"/>
          </w:rPr>
          <w:fldChar w:fldCharType="end"/>
        </w:r>
      </w:hyperlink>
    </w:p>
    <w:p w14:paraId="04B5EAC5" w14:textId="3130D3EA"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46" w:history="1">
        <w:r w:rsidR="006041B4" w:rsidRPr="006041B4">
          <w:rPr>
            <w:rStyle w:val="aff8"/>
            <w:rFonts w:eastAsiaTheme="majorEastAsia"/>
            <w:noProof/>
            <w:sz w:val="24"/>
          </w:rPr>
          <w:t>2.1 Предмет сравнения и различие измеряемых величин</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_Toc244123046 \h </w:instrText>
        </w:r>
        <w:r w:rsidR="006041B4" w:rsidRPr="006041B4">
          <w:rPr>
            <w:noProof/>
            <w:webHidden/>
            <w:sz w:val="24"/>
          </w:rPr>
        </w:r>
        <w:r w:rsidR="006041B4" w:rsidRPr="006041B4">
          <w:rPr>
            <w:noProof/>
            <w:webHidden/>
            <w:sz w:val="24"/>
          </w:rPr>
          <w:fldChar w:fldCharType="separate"/>
        </w:r>
        <w:r w:rsidR="006041B4">
          <w:rPr>
            <w:noProof/>
            <w:webHidden/>
            <w:sz w:val="24"/>
          </w:rPr>
          <w:t>35</w:t>
        </w:r>
        <w:r w:rsidR="006041B4" w:rsidRPr="006041B4">
          <w:rPr>
            <w:noProof/>
            <w:webHidden/>
            <w:sz w:val="24"/>
          </w:rPr>
          <w:fldChar w:fldCharType="end"/>
        </w:r>
      </w:hyperlink>
    </w:p>
    <w:p w14:paraId="51FC3054" w14:textId="2D51C75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47" w:history="1">
        <w:r w:rsidR="006041B4" w:rsidRPr="006041B4">
          <w:rPr>
            <w:rStyle w:val="aff8"/>
            <w:rFonts w:eastAsiaTheme="majorEastAsia"/>
            <w:noProof/>
            <w:sz w:val="24"/>
          </w:rPr>
          <w:t>2.2 Альтернативные способы оценки УО и ФВ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_Toc244123047 \h </w:instrText>
        </w:r>
        <w:r w:rsidR="006041B4" w:rsidRPr="006041B4">
          <w:rPr>
            <w:noProof/>
            <w:webHidden/>
            <w:sz w:val="24"/>
          </w:rPr>
        </w:r>
        <w:r w:rsidR="006041B4" w:rsidRPr="006041B4">
          <w:rPr>
            <w:noProof/>
            <w:webHidden/>
            <w:sz w:val="24"/>
          </w:rPr>
          <w:fldChar w:fldCharType="separate"/>
        </w:r>
        <w:r w:rsidR="006041B4">
          <w:rPr>
            <w:noProof/>
            <w:webHidden/>
            <w:sz w:val="24"/>
          </w:rPr>
          <w:t>36</w:t>
        </w:r>
        <w:r w:rsidR="006041B4" w:rsidRPr="006041B4">
          <w:rPr>
            <w:noProof/>
            <w:webHidden/>
            <w:sz w:val="24"/>
          </w:rPr>
          <w:fldChar w:fldCharType="end"/>
        </w:r>
      </w:hyperlink>
    </w:p>
    <w:p w14:paraId="52D6D929" w14:textId="269FD4AD"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48" w:history="1">
        <w:r w:rsidR="006041B4" w:rsidRPr="006041B4">
          <w:rPr>
            <w:rStyle w:val="aff8"/>
            <w:rFonts w:eastAsiaTheme="majorEastAsia"/>
            <w:noProof/>
            <w:sz w:val="24"/>
          </w:rPr>
          <w:t>2.3 Ближайшие коммерческие электроимпедансные решения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_Toc244123048 \h </w:instrText>
        </w:r>
        <w:r w:rsidR="006041B4" w:rsidRPr="006041B4">
          <w:rPr>
            <w:noProof/>
            <w:webHidden/>
            <w:sz w:val="24"/>
          </w:rPr>
        </w:r>
        <w:r w:rsidR="006041B4" w:rsidRPr="006041B4">
          <w:rPr>
            <w:noProof/>
            <w:webHidden/>
            <w:sz w:val="24"/>
          </w:rPr>
          <w:fldChar w:fldCharType="separate"/>
        </w:r>
        <w:r w:rsidR="006041B4">
          <w:rPr>
            <w:noProof/>
            <w:webHidden/>
            <w:sz w:val="24"/>
          </w:rPr>
          <w:t>38</w:t>
        </w:r>
        <w:r w:rsidR="006041B4" w:rsidRPr="006041B4">
          <w:rPr>
            <w:noProof/>
            <w:webHidden/>
            <w:sz w:val="24"/>
          </w:rPr>
          <w:fldChar w:fldCharType="end"/>
        </w:r>
      </w:hyperlink>
    </w:p>
    <w:p w14:paraId="1755E126" w14:textId="333BF1D1"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49" w:history="1">
        <w:r w:rsidR="006041B4" w:rsidRPr="006041B4">
          <w:rPr>
            <w:rStyle w:val="aff8"/>
            <w:rFonts w:eastAsiaTheme="majorEastAsia"/>
            <w:noProof/>
            <w:sz w:val="24"/>
          </w:rPr>
          <w:t>2.4 Что установлено исследованиями проверки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_Toc244123049 \h </w:instrText>
        </w:r>
        <w:r w:rsidR="006041B4" w:rsidRPr="006041B4">
          <w:rPr>
            <w:noProof/>
            <w:webHidden/>
            <w:sz w:val="24"/>
          </w:rPr>
        </w:r>
        <w:r w:rsidR="006041B4" w:rsidRPr="006041B4">
          <w:rPr>
            <w:noProof/>
            <w:webHidden/>
            <w:sz w:val="24"/>
          </w:rPr>
          <w:fldChar w:fldCharType="separate"/>
        </w:r>
        <w:r w:rsidR="006041B4">
          <w:rPr>
            <w:noProof/>
            <w:webHidden/>
            <w:sz w:val="24"/>
          </w:rPr>
          <w:t>40</w:t>
        </w:r>
        <w:r w:rsidR="006041B4" w:rsidRPr="006041B4">
          <w:rPr>
            <w:noProof/>
            <w:webHidden/>
            <w:sz w:val="24"/>
          </w:rPr>
          <w:fldChar w:fldCharType="end"/>
        </w:r>
      </w:hyperlink>
    </w:p>
    <w:p w14:paraId="54AB2DD2" w14:textId="509DFF82"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50" w:history="1">
        <w:r w:rsidR="006041B4" w:rsidRPr="006041B4">
          <w:rPr>
            <w:rStyle w:val="aff8"/>
            <w:rFonts w:eastAsiaTheme="majorEastAsia"/>
            <w:noProof/>
            <w:sz w:val="24"/>
          </w:rPr>
          <w:t>2.5 Исследовательские реализации ЭИТ и значение их результатов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_Toc244123050 \h </w:instrText>
        </w:r>
        <w:r w:rsidR="006041B4" w:rsidRPr="006041B4">
          <w:rPr>
            <w:noProof/>
            <w:webHidden/>
            <w:sz w:val="24"/>
          </w:rPr>
        </w:r>
        <w:r w:rsidR="006041B4" w:rsidRPr="006041B4">
          <w:rPr>
            <w:noProof/>
            <w:webHidden/>
            <w:sz w:val="24"/>
          </w:rPr>
          <w:fldChar w:fldCharType="separate"/>
        </w:r>
        <w:r w:rsidR="006041B4">
          <w:rPr>
            <w:noProof/>
            <w:webHidden/>
            <w:sz w:val="24"/>
          </w:rPr>
          <w:t>42</w:t>
        </w:r>
        <w:r w:rsidR="006041B4" w:rsidRPr="006041B4">
          <w:rPr>
            <w:noProof/>
            <w:webHidden/>
            <w:sz w:val="24"/>
          </w:rPr>
          <w:fldChar w:fldCharType="end"/>
        </w:r>
      </w:hyperlink>
    </w:p>
    <w:p w14:paraId="4609A1E9" w14:textId="738323F1"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51" w:history="1">
        <w:r w:rsidR="006041B4" w:rsidRPr="006041B4">
          <w:rPr>
            <w:rStyle w:val="aff8"/>
            <w:rFonts w:eastAsiaTheme="majorEastAsia"/>
            <w:noProof/>
            <w:sz w:val="24"/>
          </w:rPr>
          <w:t>2.6 Требования к разрабатываемой методике</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_Toc244123051 \h </w:instrText>
        </w:r>
        <w:r w:rsidR="006041B4" w:rsidRPr="006041B4">
          <w:rPr>
            <w:noProof/>
            <w:webHidden/>
            <w:sz w:val="24"/>
          </w:rPr>
        </w:r>
        <w:r w:rsidR="006041B4" w:rsidRPr="006041B4">
          <w:rPr>
            <w:noProof/>
            <w:webHidden/>
            <w:sz w:val="24"/>
          </w:rPr>
          <w:fldChar w:fldCharType="separate"/>
        </w:r>
        <w:r w:rsidR="006041B4">
          <w:rPr>
            <w:noProof/>
            <w:webHidden/>
            <w:sz w:val="24"/>
          </w:rPr>
          <w:t>43</w:t>
        </w:r>
        <w:r w:rsidR="006041B4" w:rsidRPr="006041B4">
          <w:rPr>
            <w:noProof/>
            <w:webHidden/>
            <w:sz w:val="24"/>
          </w:rPr>
          <w:fldChar w:fldCharType="end"/>
        </w:r>
      </w:hyperlink>
    </w:p>
    <w:p w14:paraId="7A955290" w14:textId="645F35D4"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052" w:history="1">
        <w:r w:rsidR="006041B4" w:rsidRPr="006041B4">
          <w:rPr>
            <w:rStyle w:val="aff8"/>
            <w:rFonts w:eastAsiaTheme="majorEastAsia"/>
            <w:noProof/>
            <w:sz w:val="24"/>
          </w:rPr>
          <w:t>3 Патентное исследование</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_Toc244123052 \h </w:instrText>
        </w:r>
        <w:r w:rsidR="006041B4" w:rsidRPr="006041B4">
          <w:rPr>
            <w:noProof/>
            <w:webHidden/>
            <w:sz w:val="24"/>
          </w:rPr>
        </w:r>
        <w:r w:rsidR="006041B4" w:rsidRPr="006041B4">
          <w:rPr>
            <w:noProof/>
            <w:webHidden/>
            <w:sz w:val="24"/>
          </w:rPr>
          <w:fldChar w:fldCharType="separate"/>
        </w:r>
        <w:r w:rsidR="006041B4">
          <w:rPr>
            <w:noProof/>
            <w:webHidden/>
            <w:sz w:val="24"/>
          </w:rPr>
          <w:t>45</w:t>
        </w:r>
        <w:r w:rsidR="006041B4" w:rsidRPr="006041B4">
          <w:rPr>
            <w:noProof/>
            <w:webHidden/>
            <w:sz w:val="24"/>
          </w:rPr>
          <w:fldChar w:fldCharType="end"/>
        </w:r>
      </w:hyperlink>
    </w:p>
    <w:p w14:paraId="4D8D663B" w14:textId="41649BF1"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53" w:history="1">
        <w:r w:rsidR="006041B4" w:rsidRPr="006041B4">
          <w:rPr>
            <w:rStyle w:val="aff8"/>
            <w:rFonts w:eastAsiaTheme="majorEastAsia"/>
            <w:noProof/>
            <w:sz w:val="24"/>
          </w:rPr>
          <w:t>3.1 Предмет исследования и границы патентного сопоставления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_Toc244123053 \h </w:instrText>
        </w:r>
        <w:r w:rsidR="006041B4" w:rsidRPr="006041B4">
          <w:rPr>
            <w:noProof/>
            <w:webHidden/>
            <w:sz w:val="24"/>
          </w:rPr>
        </w:r>
        <w:r w:rsidR="006041B4" w:rsidRPr="006041B4">
          <w:rPr>
            <w:noProof/>
            <w:webHidden/>
            <w:sz w:val="24"/>
          </w:rPr>
          <w:fldChar w:fldCharType="separate"/>
        </w:r>
        <w:r w:rsidR="006041B4">
          <w:rPr>
            <w:noProof/>
            <w:webHidden/>
            <w:sz w:val="24"/>
          </w:rPr>
          <w:t>45</w:t>
        </w:r>
        <w:r w:rsidR="006041B4" w:rsidRPr="006041B4">
          <w:rPr>
            <w:noProof/>
            <w:webHidden/>
            <w:sz w:val="24"/>
          </w:rPr>
          <w:fldChar w:fldCharType="end"/>
        </w:r>
      </w:hyperlink>
    </w:p>
    <w:p w14:paraId="4497D274" w14:textId="03302530"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54" w:history="1">
        <w:r w:rsidR="006041B4" w:rsidRPr="006041B4">
          <w:rPr>
            <w:rStyle w:val="aff8"/>
            <w:rFonts w:eastAsiaTheme="majorEastAsia"/>
            <w:noProof/>
            <w:sz w:val="24"/>
          </w:rPr>
          <w:t>3.2 Параметрическое восстановление геометрии и фазовые ограничения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_Toc244123054 \h </w:instrText>
        </w:r>
        <w:r w:rsidR="006041B4" w:rsidRPr="006041B4">
          <w:rPr>
            <w:noProof/>
            <w:webHidden/>
            <w:sz w:val="24"/>
          </w:rPr>
        </w:r>
        <w:r w:rsidR="006041B4" w:rsidRPr="006041B4">
          <w:rPr>
            <w:noProof/>
            <w:webHidden/>
            <w:sz w:val="24"/>
          </w:rPr>
          <w:fldChar w:fldCharType="separate"/>
        </w:r>
        <w:r w:rsidR="006041B4">
          <w:rPr>
            <w:noProof/>
            <w:webHidden/>
            <w:sz w:val="24"/>
          </w:rPr>
          <w:t>46</w:t>
        </w:r>
        <w:r w:rsidR="006041B4" w:rsidRPr="006041B4">
          <w:rPr>
            <w:noProof/>
            <w:webHidden/>
            <w:sz w:val="24"/>
          </w:rPr>
          <w:fldChar w:fldCharType="end"/>
        </w:r>
      </w:hyperlink>
    </w:p>
    <w:p w14:paraId="0F7190FF" w14:textId="0A297D2A"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55" w:history="1">
        <w:r w:rsidR="006041B4" w:rsidRPr="006041B4">
          <w:rPr>
            <w:rStyle w:val="aff8"/>
            <w:rFonts w:eastAsiaTheme="majorEastAsia"/>
            <w:noProof/>
            <w:sz w:val="24"/>
          </w:rPr>
          <w:t>3.3 Разделение камерных сигналов и электрическая калибровка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_Toc244123055 \h </w:instrText>
        </w:r>
        <w:r w:rsidR="006041B4" w:rsidRPr="006041B4">
          <w:rPr>
            <w:noProof/>
            <w:webHidden/>
            <w:sz w:val="24"/>
          </w:rPr>
        </w:r>
        <w:r w:rsidR="006041B4" w:rsidRPr="006041B4">
          <w:rPr>
            <w:noProof/>
            <w:webHidden/>
            <w:sz w:val="24"/>
          </w:rPr>
          <w:fldChar w:fldCharType="separate"/>
        </w:r>
        <w:r w:rsidR="006041B4">
          <w:rPr>
            <w:noProof/>
            <w:webHidden/>
            <w:sz w:val="24"/>
          </w:rPr>
          <w:t>48</w:t>
        </w:r>
        <w:r w:rsidR="006041B4" w:rsidRPr="006041B4">
          <w:rPr>
            <w:noProof/>
            <w:webHidden/>
            <w:sz w:val="24"/>
          </w:rPr>
          <w:fldChar w:fldCharType="end"/>
        </w:r>
      </w:hyperlink>
    </w:p>
    <w:p w14:paraId="12D44CD9" w14:textId="202F7986"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56" w:history="1">
        <w:r w:rsidR="006041B4" w:rsidRPr="006041B4">
          <w:rPr>
            <w:rStyle w:val="aff8"/>
            <w:rFonts w:eastAsiaTheme="majorEastAsia"/>
            <w:noProof/>
            <w:sz w:val="24"/>
          </w:rPr>
          <w:t>3.4 Поперечный монтаж, анатомическая опора и мягкотканная составляющая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_Toc244123056 \h </w:instrText>
        </w:r>
        <w:r w:rsidR="006041B4" w:rsidRPr="006041B4">
          <w:rPr>
            <w:noProof/>
            <w:webHidden/>
            <w:sz w:val="24"/>
          </w:rPr>
        </w:r>
        <w:r w:rsidR="006041B4" w:rsidRPr="006041B4">
          <w:rPr>
            <w:noProof/>
            <w:webHidden/>
            <w:sz w:val="24"/>
          </w:rPr>
          <w:fldChar w:fldCharType="separate"/>
        </w:r>
        <w:r w:rsidR="006041B4">
          <w:rPr>
            <w:noProof/>
            <w:webHidden/>
            <w:sz w:val="24"/>
          </w:rPr>
          <w:t>50</w:t>
        </w:r>
        <w:r w:rsidR="006041B4" w:rsidRPr="006041B4">
          <w:rPr>
            <w:noProof/>
            <w:webHidden/>
            <w:sz w:val="24"/>
          </w:rPr>
          <w:fldChar w:fldCharType="end"/>
        </w:r>
      </w:hyperlink>
    </w:p>
    <w:p w14:paraId="7594DBDF" w14:textId="708AC80E"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57" w:history="1">
        <w:r w:rsidR="006041B4" w:rsidRPr="006041B4">
          <w:rPr>
            <w:rStyle w:val="aff8"/>
            <w:rFonts w:eastAsiaTheme="majorEastAsia"/>
            <w:noProof/>
            <w:sz w:val="24"/>
          </w:rPr>
          <w:t>3.5 Смежные решения ЭИТ и новые публикации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_Toc244123057 \h </w:instrText>
        </w:r>
        <w:r w:rsidR="006041B4" w:rsidRPr="006041B4">
          <w:rPr>
            <w:noProof/>
            <w:webHidden/>
            <w:sz w:val="24"/>
          </w:rPr>
        </w:r>
        <w:r w:rsidR="006041B4" w:rsidRPr="006041B4">
          <w:rPr>
            <w:noProof/>
            <w:webHidden/>
            <w:sz w:val="24"/>
          </w:rPr>
          <w:fldChar w:fldCharType="separate"/>
        </w:r>
        <w:r w:rsidR="006041B4">
          <w:rPr>
            <w:noProof/>
            <w:webHidden/>
            <w:sz w:val="24"/>
          </w:rPr>
          <w:t>52</w:t>
        </w:r>
        <w:r w:rsidR="006041B4" w:rsidRPr="006041B4">
          <w:rPr>
            <w:noProof/>
            <w:webHidden/>
            <w:sz w:val="24"/>
          </w:rPr>
          <w:fldChar w:fldCharType="end"/>
        </w:r>
      </w:hyperlink>
    </w:p>
    <w:p w14:paraId="6AC3FF4F" w14:textId="38E03A82"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58" w:history="1">
        <w:r w:rsidR="006041B4" w:rsidRPr="006041B4">
          <w:rPr>
            <w:rStyle w:val="aff8"/>
            <w:rFonts w:eastAsiaTheme="majorEastAsia"/>
            <w:noProof/>
            <w:sz w:val="24"/>
          </w:rPr>
          <w:t>3.6 Сопоставление признаков целевой методики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_Toc244123058 \h </w:instrText>
        </w:r>
        <w:r w:rsidR="006041B4" w:rsidRPr="006041B4">
          <w:rPr>
            <w:noProof/>
            <w:webHidden/>
            <w:sz w:val="24"/>
          </w:rPr>
        </w:r>
        <w:r w:rsidR="006041B4" w:rsidRPr="006041B4">
          <w:rPr>
            <w:noProof/>
            <w:webHidden/>
            <w:sz w:val="24"/>
          </w:rPr>
          <w:fldChar w:fldCharType="separate"/>
        </w:r>
        <w:r w:rsidR="006041B4">
          <w:rPr>
            <w:noProof/>
            <w:webHidden/>
            <w:sz w:val="24"/>
          </w:rPr>
          <w:t>53</w:t>
        </w:r>
        <w:r w:rsidR="006041B4" w:rsidRPr="006041B4">
          <w:rPr>
            <w:noProof/>
            <w:webHidden/>
            <w:sz w:val="24"/>
          </w:rPr>
          <w:fldChar w:fldCharType="end"/>
        </w:r>
      </w:hyperlink>
    </w:p>
    <w:p w14:paraId="7C2658EE" w14:textId="3AE72D60"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59" w:history="1">
        <w:r w:rsidR="006041B4" w:rsidRPr="006041B4">
          <w:rPr>
            <w:rStyle w:val="aff8"/>
            <w:rFonts w:eastAsiaTheme="majorEastAsia"/>
            <w:noProof/>
            <w:sz w:val="24"/>
          </w:rPr>
          <w:t>3.7 Результат исследования и оставшиеся вопросы</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_Toc244123059 \h </w:instrText>
        </w:r>
        <w:r w:rsidR="006041B4" w:rsidRPr="006041B4">
          <w:rPr>
            <w:noProof/>
            <w:webHidden/>
            <w:sz w:val="24"/>
          </w:rPr>
        </w:r>
        <w:r w:rsidR="006041B4" w:rsidRPr="006041B4">
          <w:rPr>
            <w:noProof/>
            <w:webHidden/>
            <w:sz w:val="24"/>
          </w:rPr>
          <w:fldChar w:fldCharType="separate"/>
        </w:r>
        <w:r w:rsidR="006041B4">
          <w:rPr>
            <w:noProof/>
            <w:webHidden/>
            <w:sz w:val="24"/>
          </w:rPr>
          <w:t>55</w:t>
        </w:r>
        <w:r w:rsidR="006041B4" w:rsidRPr="006041B4">
          <w:rPr>
            <w:noProof/>
            <w:webHidden/>
            <w:sz w:val="24"/>
          </w:rPr>
          <w:fldChar w:fldCharType="end"/>
        </w:r>
      </w:hyperlink>
    </w:p>
    <w:p w14:paraId="662E9D7E" w14:textId="7C3D8FD5"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060" w:history="1">
        <w:r w:rsidR="006041B4" w:rsidRPr="006041B4">
          <w:rPr>
            <w:rStyle w:val="aff8"/>
            <w:rFonts w:eastAsiaTheme="majorEastAsia"/>
            <w:noProof/>
            <w:sz w:val="24"/>
          </w:rPr>
          <w:t>4 Постановка задачи и обоснование методики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_Toc244123060 \h </w:instrText>
        </w:r>
        <w:r w:rsidR="006041B4" w:rsidRPr="006041B4">
          <w:rPr>
            <w:noProof/>
            <w:webHidden/>
            <w:sz w:val="24"/>
          </w:rPr>
        </w:r>
        <w:r w:rsidR="006041B4" w:rsidRPr="006041B4">
          <w:rPr>
            <w:noProof/>
            <w:webHidden/>
            <w:sz w:val="24"/>
          </w:rPr>
          <w:fldChar w:fldCharType="separate"/>
        </w:r>
        <w:r w:rsidR="006041B4">
          <w:rPr>
            <w:noProof/>
            <w:webHidden/>
            <w:sz w:val="24"/>
          </w:rPr>
          <w:t>57</w:t>
        </w:r>
        <w:r w:rsidR="006041B4" w:rsidRPr="006041B4">
          <w:rPr>
            <w:noProof/>
            <w:webHidden/>
            <w:sz w:val="24"/>
          </w:rPr>
          <w:fldChar w:fldCharType="end"/>
        </w:r>
      </w:hyperlink>
    </w:p>
    <w:p w14:paraId="255CCE81" w14:textId="545BB60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61" w:history="1">
        <w:r w:rsidR="006041B4" w:rsidRPr="006041B4">
          <w:rPr>
            <w:rStyle w:val="aff8"/>
            <w:rFonts w:eastAsiaTheme="majorEastAsia"/>
            <w:noProof/>
            <w:sz w:val="24"/>
          </w:rPr>
          <w:t>4.1 Цель исследования и последовательность задач</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_Toc244123061 \h </w:instrText>
        </w:r>
        <w:r w:rsidR="006041B4" w:rsidRPr="006041B4">
          <w:rPr>
            <w:noProof/>
            <w:webHidden/>
            <w:sz w:val="24"/>
          </w:rPr>
        </w:r>
        <w:r w:rsidR="006041B4" w:rsidRPr="006041B4">
          <w:rPr>
            <w:noProof/>
            <w:webHidden/>
            <w:sz w:val="24"/>
          </w:rPr>
          <w:fldChar w:fldCharType="separate"/>
        </w:r>
        <w:r w:rsidR="006041B4">
          <w:rPr>
            <w:noProof/>
            <w:webHidden/>
            <w:sz w:val="24"/>
          </w:rPr>
          <w:t>57</w:t>
        </w:r>
        <w:r w:rsidR="006041B4" w:rsidRPr="006041B4">
          <w:rPr>
            <w:noProof/>
            <w:webHidden/>
            <w:sz w:val="24"/>
          </w:rPr>
          <w:fldChar w:fldCharType="end"/>
        </w:r>
      </w:hyperlink>
    </w:p>
    <w:p w14:paraId="746AFBA2" w14:textId="2C273C7E"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62" w:history="1">
        <w:r w:rsidR="006041B4" w:rsidRPr="006041B4">
          <w:rPr>
            <w:rStyle w:val="aff8"/>
            <w:rFonts w:eastAsiaTheme="majorEastAsia"/>
            <w:noProof/>
            <w:sz w:val="24"/>
          </w:rPr>
          <w:t>4.2 Целевые показатели и смысл объёма целого сердца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_Toc244123062 \h </w:instrText>
        </w:r>
        <w:r w:rsidR="006041B4" w:rsidRPr="006041B4">
          <w:rPr>
            <w:noProof/>
            <w:webHidden/>
            <w:sz w:val="24"/>
          </w:rPr>
        </w:r>
        <w:r w:rsidR="006041B4" w:rsidRPr="006041B4">
          <w:rPr>
            <w:noProof/>
            <w:webHidden/>
            <w:sz w:val="24"/>
          </w:rPr>
          <w:fldChar w:fldCharType="separate"/>
        </w:r>
        <w:r w:rsidR="006041B4">
          <w:rPr>
            <w:noProof/>
            <w:webHidden/>
            <w:sz w:val="24"/>
          </w:rPr>
          <w:t>58</w:t>
        </w:r>
        <w:r w:rsidR="006041B4" w:rsidRPr="006041B4">
          <w:rPr>
            <w:noProof/>
            <w:webHidden/>
            <w:sz w:val="24"/>
          </w:rPr>
          <w:fldChar w:fldCharType="end"/>
        </w:r>
      </w:hyperlink>
    </w:p>
    <w:p w14:paraId="47446EB6" w14:textId="10DDCB5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63" w:history="1">
        <w:r w:rsidR="006041B4" w:rsidRPr="006041B4">
          <w:rPr>
            <w:rStyle w:val="aff8"/>
            <w:rFonts w:eastAsiaTheme="majorEastAsia"/>
            <w:noProof/>
            <w:sz w:val="24"/>
          </w:rPr>
          <w:t>4.3 Известные входы и неизвестные параметры</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_Toc244123063 \h </w:instrText>
        </w:r>
        <w:r w:rsidR="006041B4" w:rsidRPr="006041B4">
          <w:rPr>
            <w:noProof/>
            <w:webHidden/>
            <w:sz w:val="24"/>
          </w:rPr>
        </w:r>
        <w:r w:rsidR="006041B4" w:rsidRPr="006041B4">
          <w:rPr>
            <w:noProof/>
            <w:webHidden/>
            <w:sz w:val="24"/>
          </w:rPr>
          <w:fldChar w:fldCharType="separate"/>
        </w:r>
        <w:r w:rsidR="006041B4">
          <w:rPr>
            <w:noProof/>
            <w:webHidden/>
            <w:sz w:val="24"/>
          </w:rPr>
          <w:t>59</w:t>
        </w:r>
        <w:r w:rsidR="006041B4" w:rsidRPr="006041B4">
          <w:rPr>
            <w:noProof/>
            <w:webHidden/>
            <w:sz w:val="24"/>
          </w:rPr>
          <w:fldChar w:fldCharType="end"/>
        </w:r>
      </w:hyperlink>
    </w:p>
    <w:p w14:paraId="27581582" w14:textId="395DED93"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64" w:history="1">
        <w:r w:rsidR="006041B4" w:rsidRPr="006041B4">
          <w:rPr>
            <w:rStyle w:val="aff8"/>
            <w:rFonts w:eastAsiaTheme="majorEastAsia"/>
            <w:noProof/>
            <w:sz w:val="24"/>
          </w:rPr>
          <w:t>4.4 Прямая электрическая задача и общая схема восстановления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_Toc244123064 \h </w:instrText>
        </w:r>
        <w:r w:rsidR="006041B4" w:rsidRPr="006041B4">
          <w:rPr>
            <w:noProof/>
            <w:webHidden/>
            <w:sz w:val="24"/>
          </w:rPr>
        </w:r>
        <w:r w:rsidR="006041B4" w:rsidRPr="006041B4">
          <w:rPr>
            <w:noProof/>
            <w:webHidden/>
            <w:sz w:val="24"/>
          </w:rPr>
          <w:fldChar w:fldCharType="separate"/>
        </w:r>
        <w:r w:rsidR="006041B4">
          <w:rPr>
            <w:noProof/>
            <w:webHidden/>
            <w:sz w:val="24"/>
          </w:rPr>
          <w:t>61</w:t>
        </w:r>
        <w:r w:rsidR="006041B4" w:rsidRPr="006041B4">
          <w:rPr>
            <w:noProof/>
            <w:webHidden/>
            <w:sz w:val="24"/>
          </w:rPr>
          <w:fldChar w:fldCharType="end"/>
        </w:r>
      </w:hyperlink>
    </w:p>
    <w:p w14:paraId="793DEA73" w14:textId="5989B213"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65" w:history="1">
        <w:r w:rsidR="006041B4" w:rsidRPr="006041B4">
          <w:rPr>
            <w:rStyle w:val="aff8"/>
            <w:rFonts w:eastAsiaTheme="majorEastAsia"/>
            <w:noProof/>
            <w:sz w:val="24"/>
          </w:rPr>
          <w:t>4.5 Тканевые параметры и область применимости разложения вкладов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_Toc244123065 \h </w:instrText>
        </w:r>
        <w:r w:rsidR="006041B4" w:rsidRPr="006041B4">
          <w:rPr>
            <w:noProof/>
            <w:webHidden/>
            <w:sz w:val="24"/>
          </w:rPr>
        </w:r>
        <w:r w:rsidR="006041B4" w:rsidRPr="006041B4">
          <w:rPr>
            <w:noProof/>
            <w:webHidden/>
            <w:sz w:val="24"/>
          </w:rPr>
          <w:fldChar w:fldCharType="separate"/>
        </w:r>
        <w:r w:rsidR="006041B4">
          <w:rPr>
            <w:noProof/>
            <w:webHidden/>
            <w:sz w:val="24"/>
          </w:rPr>
          <w:t>62</w:t>
        </w:r>
        <w:r w:rsidR="006041B4" w:rsidRPr="006041B4">
          <w:rPr>
            <w:noProof/>
            <w:webHidden/>
            <w:sz w:val="24"/>
          </w:rPr>
          <w:fldChar w:fldCharType="end"/>
        </w:r>
      </w:hyperlink>
    </w:p>
    <w:p w14:paraId="57582FE4" w14:textId="090628BB"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66" w:history="1">
        <w:r w:rsidR="006041B4" w:rsidRPr="006041B4">
          <w:rPr>
            <w:rStyle w:val="aff8"/>
            <w:rFonts w:eastAsiaTheme="majorEastAsia"/>
            <w:noProof/>
            <w:sz w:val="24"/>
          </w:rPr>
          <w:t>4.6 Эквивалентная форма, движение и эффективный состав сердца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_Toc244123066 \h </w:instrText>
        </w:r>
        <w:r w:rsidR="006041B4" w:rsidRPr="006041B4">
          <w:rPr>
            <w:noProof/>
            <w:webHidden/>
            <w:sz w:val="24"/>
          </w:rPr>
        </w:r>
        <w:r w:rsidR="006041B4" w:rsidRPr="006041B4">
          <w:rPr>
            <w:noProof/>
            <w:webHidden/>
            <w:sz w:val="24"/>
          </w:rPr>
          <w:fldChar w:fldCharType="separate"/>
        </w:r>
        <w:r w:rsidR="006041B4">
          <w:rPr>
            <w:noProof/>
            <w:webHidden/>
            <w:sz w:val="24"/>
          </w:rPr>
          <w:t>64</w:t>
        </w:r>
        <w:r w:rsidR="006041B4" w:rsidRPr="006041B4">
          <w:rPr>
            <w:noProof/>
            <w:webHidden/>
            <w:sz w:val="24"/>
          </w:rPr>
          <w:fldChar w:fldCharType="end"/>
        </w:r>
      </w:hyperlink>
    </w:p>
    <w:p w14:paraId="6D32303E" w14:textId="7FF45135"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67" w:history="1">
        <w:r w:rsidR="006041B4" w:rsidRPr="006041B4">
          <w:rPr>
            <w:rStyle w:val="aff8"/>
            <w:rFonts w:eastAsiaTheme="majorEastAsia"/>
            <w:noProof/>
            <w:sz w:val="24"/>
          </w:rPr>
          <w:t>4.7 Обратная задача по циклу и различимость параметров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_Toc244123067 \h </w:instrText>
        </w:r>
        <w:r w:rsidR="006041B4" w:rsidRPr="006041B4">
          <w:rPr>
            <w:noProof/>
            <w:webHidden/>
            <w:sz w:val="24"/>
          </w:rPr>
        </w:r>
        <w:r w:rsidR="006041B4" w:rsidRPr="006041B4">
          <w:rPr>
            <w:noProof/>
            <w:webHidden/>
            <w:sz w:val="24"/>
          </w:rPr>
          <w:fldChar w:fldCharType="separate"/>
        </w:r>
        <w:r w:rsidR="006041B4">
          <w:rPr>
            <w:noProof/>
            <w:webHidden/>
            <w:sz w:val="24"/>
          </w:rPr>
          <w:t>66</w:t>
        </w:r>
        <w:r w:rsidR="006041B4" w:rsidRPr="006041B4">
          <w:rPr>
            <w:noProof/>
            <w:webHidden/>
            <w:sz w:val="24"/>
          </w:rPr>
          <w:fldChar w:fldCharType="end"/>
        </w:r>
      </w:hyperlink>
    </w:p>
    <w:p w14:paraId="3971A260" w14:textId="518292DF"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68" w:history="1">
        <w:r w:rsidR="006041B4" w:rsidRPr="006041B4">
          <w:rPr>
            <w:rStyle w:val="aff8"/>
            <w:rFonts w:eastAsiaTheme="majorEastAsia"/>
            <w:noProof/>
            <w:sz w:val="24"/>
          </w:rPr>
          <w:t>4.8 Синхронность, дыхательное состояние и роль 4D-КТ</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_Toc244123068 \h </w:instrText>
        </w:r>
        <w:r w:rsidR="006041B4" w:rsidRPr="006041B4">
          <w:rPr>
            <w:noProof/>
            <w:webHidden/>
            <w:sz w:val="24"/>
          </w:rPr>
        </w:r>
        <w:r w:rsidR="006041B4" w:rsidRPr="006041B4">
          <w:rPr>
            <w:noProof/>
            <w:webHidden/>
            <w:sz w:val="24"/>
          </w:rPr>
          <w:fldChar w:fldCharType="separate"/>
        </w:r>
        <w:r w:rsidR="006041B4">
          <w:rPr>
            <w:noProof/>
            <w:webHidden/>
            <w:sz w:val="24"/>
          </w:rPr>
          <w:t>67</w:t>
        </w:r>
        <w:r w:rsidR="006041B4" w:rsidRPr="006041B4">
          <w:rPr>
            <w:noProof/>
            <w:webHidden/>
            <w:sz w:val="24"/>
          </w:rPr>
          <w:fldChar w:fldCharType="end"/>
        </w:r>
      </w:hyperlink>
    </w:p>
    <w:p w14:paraId="576F0D6C" w14:textId="300EC89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69" w:history="1">
        <w:r w:rsidR="006041B4" w:rsidRPr="006041B4">
          <w:rPr>
            <w:rStyle w:val="aff8"/>
            <w:rFonts w:eastAsiaTheme="majorEastAsia"/>
            <w:noProof/>
            <w:sz w:val="24"/>
          </w:rPr>
          <w:t>4.9 Критерии проверки и границы выводов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_Toc244123069 \h </w:instrText>
        </w:r>
        <w:r w:rsidR="006041B4" w:rsidRPr="006041B4">
          <w:rPr>
            <w:noProof/>
            <w:webHidden/>
            <w:sz w:val="24"/>
          </w:rPr>
        </w:r>
        <w:r w:rsidR="006041B4" w:rsidRPr="006041B4">
          <w:rPr>
            <w:noProof/>
            <w:webHidden/>
            <w:sz w:val="24"/>
          </w:rPr>
          <w:fldChar w:fldCharType="separate"/>
        </w:r>
        <w:r w:rsidR="006041B4">
          <w:rPr>
            <w:noProof/>
            <w:webHidden/>
            <w:sz w:val="24"/>
          </w:rPr>
          <w:t>68</w:t>
        </w:r>
        <w:r w:rsidR="006041B4" w:rsidRPr="006041B4">
          <w:rPr>
            <w:noProof/>
            <w:webHidden/>
            <w:sz w:val="24"/>
          </w:rPr>
          <w:fldChar w:fldCharType="end"/>
        </w:r>
      </w:hyperlink>
    </w:p>
    <w:p w14:paraId="5A62CC30" w14:textId="065E882B"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070" w:history="1">
        <w:r w:rsidR="006041B4" w:rsidRPr="006041B4">
          <w:rPr>
            <w:rStyle w:val="aff8"/>
            <w:rFonts w:eastAsiaTheme="majorEastAsia"/>
            <w:noProof/>
            <w:sz w:val="24"/>
          </w:rPr>
          <w:t>5 Материалы и экспериментальная методика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_Toc244123070 \h </w:instrText>
        </w:r>
        <w:r w:rsidR="006041B4" w:rsidRPr="006041B4">
          <w:rPr>
            <w:noProof/>
            <w:webHidden/>
            <w:sz w:val="24"/>
          </w:rPr>
        </w:r>
        <w:r w:rsidR="006041B4" w:rsidRPr="006041B4">
          <w:rPr>
            <w:noProof/>
            <w:webHidden/>
            <w:sz w:val="24"/>
          </w:rPr>
          <w:fldChar w:fldCharType="separate"/>
        </w:r>
        <w:r w:rsidR="006041B4">
          <w:rPr>
            <w:noProof/>
            <w:webHidden/>
            <w:sz w:val="24"/>
          </w:rPr>
          <w:t>70</w:t>
        </w:r>
        <w:r w:rsidR="006041B4" w:rsidRPr="006041B4">
          <w:rPr>
            <w:noProof/>
            <w:webHidden/>
            <w:sz w:val="24"/>
          </w:rPr>
          <w:fldChar w:fldCharType="end"/>
        </w:r>
      </w:hyperlink>
    </w:p>
    <w:p w14:paraId="1B40331E" w14:textId="08ED833C"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71" w:history="1">
        <w:r w:rsidR="006041B4" w:rsidRPr="006041B4">
          <w:rPr>
            <w:rStyle w:val="aff8"/>
            <w:rFonts w:eastAsiaTheme="majorEastAsia"/>
            <w:noProof/>
            <w:sz w:val="24"/>
          </w:rPr>
          <w:t>5.1 Состав исследования и единицы наблюдения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_Toc244123071 \h </w:instrText>
        </w:r>
        <w:r w:rsidR="006041B4" w:rsidRPr="006041B4">
          <w:rPr>
            <w:noProof/>
            <w:webHidden/>
            <w:sz w:val="24"/>
          </w:rPr>
        </w:r>
        <w:r w:rsidR="006041B4" w:rsidRPr="006041B4">
          <w:rPr>
            <w:noProof/>
            <w:webHidden/>
            <w:sz w:val="24"/>
          </w:rPr>
          <w:fldChar w:fldCharType="separate"/>
        </w:r>
        <w:r w:rsidR="006041B4">
          <w:rPr>
            <w:noProof/>
            <w:webHidden/>
            <w:sz w:val="24"/>
          </w:rPr>
          <w:t>70</w:t>
        </w:r>
        <w:r w:rsidR="006041B4" w:rsidRPr="006041B4">
          <w:rPr>
            <w:noProof/>
            <w:webHidden/>
            <w:sz w:val="24"/>
          </w:rPr>
          <w:fldChar w:fldCharType="end"/>
        </w:r>
      </w:hyperlink>
    </w:p>
    <w:p w14:paraId="08F5CC09" w14:textId="4451AD0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72" w:history="1">
        <w:r w:rsidR="006041B4" w:rsidRPr="006041B4">
          <w:rPr>
            <w:rStyle w:val="aff8"/>
            <w:rFonts w:eastAsiaTheme="majorEastAsia"/>
            <w:noProof/>
            <w:sz w:val="24"/>
          </w:rPr>
          <w:t>5.2 Экспериментальный корпус и проверка его состава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_Toc244123072 \h </w:instrText>
        </w:r>
        <w:r w:rsidR="006041B4" w:rsidRPr="006041B4">
          <w:rPr>
            <w:noProof/>
            <w:webHidden/>
            <w:sz w:val="24"/>
          </w:rPr>
        </w:r>
        <w:r w:rsidR="006041B4" w:rsidRPr="006041B4">
          <w:rPr>
            <w:noProof/>
            <w:webHidden/>
            <w:sz w:val="24"/>
          </w:rPr>
          <w:fldChar w:fldCharType="separate"/>
        </w:r>
        <w:r w:rsidR="006041B4">
          <w:rPr>
            <w:noProof/>
            <w:webHidden/>
            <w:sz w:val="24"/>
          </w:rPr>
          <w:t>71</w:t>
        </w:r>
        <w:r w:rsidR="006041B4" w:rsidRPr="006041B4">
          <w:rPr>
            <w:noProof/>
            <w:webHidden/>
            <w:sz w:val="24"/>
          </w:rPr>
          <w:fldChar w:fldCharType="end"/>
        </w:r>
      </w:hyperlink>
    </w:p>
    <w:p w14:paraId="58A12958" w14:textId="6FA7C4C8"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73" w:history="1">
        <w:r w:rsidR="006041B4" w:rsidRPr="006041B4">
          <w:rPr>
            <w:rStyle w:val="aff8"/>
            <w:rFonts w:eastAsiaTheme="majorEastAsia"/>
            <w:noProof/>
            <w:sz w:val="24"/>
          </w:rPr>
          <w:t>5.3 КТ, сегментации и пределы анатомического референса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_Toc244123073 \h </w:instrText>
        </w:r>
        <w:r w:rsidR="006041B4" w:rsidRPr="006041B4">
          <w:rPr>
            <w:noProof/>
            <w:webHidden/>
            <w:sz w:val="24"/>
          </w:rPr>
        </w:r>
        <w:r w:rsidR="006041B4" w:rsidRPr="006041B4">
          <w:rPr>
            <w:noProof/>
            <w:webHidden/>
            <w:sz w:val="24"/>
          </w:rPr>
          <w:fldChar w:fldCharType="separate"/>
        </w:r>
        <w:r w:rsidR="006041B4">
          <w:rPr>
            <w:noProof/>
            <w:webHidden/>
            <w:sz w:val="24"/>
          </w:rPr>
          <w:t>73</w:t>
        </w:r>
        <w:r w:rsidR="006041B4" w:rsidRPr="006041B4">
          <w:rPr>
            <w:noProof/>
            <w:webHidden/>
            <w:sz w:val="24"/>
          </w:rPr>
          <w:fldChar w:fldCharType="end"/>
        </w:r>
      </w:hyperlink>
    </w:p>
    <w:p w14:paraId="39BBF806" w14:textId="19FEA89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74" w:history="1">
        <w:r w:rsidR="006041B4" w:rsidRPr="006041B4">
          <w:rPr>
            <w:rStyle w:val="aff8"/>
            <w:rFonts w:eastAsiaTheme="majorEastAsia"/>
            <w:noProof/>
            <w:sz w:val="24"/>
          </w:rPr>
          <w:t>5.4 Электродные монтажи и происхождение координат</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_Toc244123074 \h </w:instrText>
        </w:r>
        <w:r w:rsidR="006041B4" w:rsidRPr="006041B4">
          <w:rPr>
            <w:noProof/>
            <w:webHidden/>
            <w:sz w:val="24"/>
          </w:rPr>
        </w:r>
        <w:r w:rsidR="006041B4" w:rsidRPr="006041B4">
          <w:rPr>
            <w:noProof/>
            <w:webHidden/>
            <w:sz w:val="24"/>
          </w:rPr>
          <w:fldChar w:fldCharType="separate"/>
        </w:r>
        <w:r w:rsidR="006041B4">
          <w:rPr>
            <w:noProof/>
            <w:webHidden/>
            <w:sz w:val="24"/>
          </w:rPr>
          <w:t>74</w:t>
        </w:r>
        <w:r w:rsidR="006041B4" w:rsidRPr="006041B4">
          <w:rPr>
            <w:noProof/>
            <w:webHidden/>
            <w:sz w:val="24"/>
          </w:rPr>
          <w:fldChar w:fldCharType="end"/>
        </w:r>
      </w:hyperlink>
    </w:p>
    <w:p w14:paraId="7B26DCF6" w14:textId="7960CF0A"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75" w:history="1">
        <w:r w:rsidR="006041B4" w:rsidRPr="006041B4">
          <w:rPr>
            <w:rStyle w:val="aff8"/>
            <w:rFonts w:eastAsiaTheme="majorEastAsia"/>
            <w:noProof/>
            <w:sz w:val="24"/>
          </w:rPr>
          <w:t>5.5 Поля записи, временная шкала и файловый контроль</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_Toc244123075 \h </w:instrText>
        </w:r>
        <w:r w:rsidR="006041B4" w:rsidRPr="006041B4">
          <w:rPr>
            <w:noProof/>
            <w:webHidden/>
            <w:sz w:val="24"/>
          </w:rPr>
        </w:r>
        <w:r w:rsidR="006041B4" w:rsidRPr="006041B4">
          <w:rPr>
            <w:noProof/>
            <w:webHidden/>
            <w:sz w:val="24"/>
          </w:rPr>
          <w:fldChar w:fldCharType="separate"/>
        </w:r>
        <w:r w:rsidR="006041B4">
          <w:rPr>
            <w:noProof/>
            <w:webHidden/>
            <w:sz w:val="24"/>
          </w:rPr>
          <w:t>76</w:t>
        </w:r>
        <w:r w:rsidR="006041B4" w:rsidRPr="006041B4">
          <w:rPr>
            <w:noProof/>
            <w:webHidden/>
            <w:sz w:val="24"/>
          </w:rPr>
          <w:fldChar w:fldCharType="end"/>
        </w:r>
      </w:hyperlink>
    </w:p>
    <w:p w14:paraId="1CF7C0F5" w14:textId="49D65375"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76" w:history="1">
        <w:r w:rsidR="006041B4" w:rsidRPr="006041B4">
          <w:rPr>
            <w:rStyle w:val="aff8"/>
            <w:rFonts w:eastAsiaTheme="majorEastAsia"/>
            <w:noProof/>
            <w:sz w:val="24"/>
          </w:rPr>
          <w:t>5.6 Дыхательные пробы и временная опора по ЭКГ</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_Toc244123076 \h </w:instrText>
        </w:r>
        <w:r w:rsidR="006041B4" w:rsidRPr="006041B4">
          <w:rPr>
            <w:noProof/>
            <w:webHidden/>
            <w:sz w:val="24"/>
          </w:rPr>
        </w:r>
        <w:r w:rsidR="006041B4" w:rsidRPr="006041B4">
          <w:rPr>
            <w:noProof/>
            <w:webHidden/>
            <w:sz w:val="24"/>
          </w:rPr>
          <w:fldChar w:fldCharType="separate"/>
        </w:r>
        <w:r w:rsidR="006041B4">
          <w:rPr>
            <w:noProof/>
            <w:webHidden/>
            <w:sz w:val="24"/>
          </w:rPr>
          <w:t>78</w:t>
        </w:r>
        <w:r w:rsidR="006041B4" w:rsidRPr="006041B4">
          <w:rPr>
            <w:noProof/>
            <w:webHidden/>
            <w:sz w:val="24"/>
          </w:rPr>
          <w:fldChar w:fldCharType="end"/>
        </w:r>
      </w:hyperlink>
    </w:p>
    <w:p w14:paraId="67B22695" w14:textId="183DF22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77" w:history="1">
        <w:r w:rsidR="006041B4" w:rsidRPr="006041B4">
          <w:rPr>
            <w:rStyle w:val="aff8"/>
            <w:rFonts w:eastAsiaTheme="majorEastAsia"/>
            <w:noProof/>
            <w:sz w:val="24"/>
          </w:rPr>
          <w:t>5.7 Разделение временных составляющих и формирование циклов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_Toc244123077 \h </w:instrText>
        </w:r>
        <w:r w:rsidR="006041B4" w:rsidRPr="006041B4">
          <w:rPr>
            <w:noProof/>
            <w:webHidden/>
            <w:sz w:val="24"/>
          </w:rPr>
        </w:r>
        <w:r w:rsidR="006041B4" w:rsidRPr="006041B4">
          <w:rPr>
            <w:noProof/>
            <w:webHidden/>
            <w:sz w:val="24"/>
          </w:rPr>
          <w:fldChar w:fldCharType="separate"/>
        </w:r>
        <w:r w:rsidR="006041B4">
          <w:rPr>
            <w:noProof/>
            <w:webHidden/>
            <w:sz w:val="24"/>
          </w:rPr>
          <w:t>79</w:t>
        </w:r>
        <w:r w:rsidR="006041B4" w:rsidRPr="006041B4">
          <w:rPr>
            <w:noProof/>
            <w:webHidden/>
            <w:sz w:val="24"/>
          </w:rPr>
          <w:fldChar w:fldCharType="end"/>
        </w:r>
      </w:hyperlink>
    </w:p>
    <w:p w14:paraId="387F0915" w14:textId="06F8C84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78" w:history="1">
        <w:r w:rsidR="006041B4" w:rsidRPr="006041B4">
          <w:rPr>
            <w:rStyle w:val="aff8"/>
            <w:rFonts w:eastAsiaTheme="majorEastAsia"/>
            <w:noProof/>
            <w:sz w:val="24"/>
          </w:rPr>
          <w:t>5.8 Пример отбора, изменчивость и влияние обработки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_Toc244123078 \h </w:instrText>
        </w:r>
        <w:r w:rsidR="006041B4" w:rsidRPr="006041B4">
          <w:rPr>
            <w:noProof/>
            <w:webHidden/>
            <w:sz w:val="24"/>
          </w:rPr>
        </w:r>
        <w:r w:rsidR="006041B4" w:rsidRPr="006041B4">
          <w:rPr>
            <w:noProof/>
            <w:webHidden/>
            <w:sz w:val="24"/>
          </w:rPr>
          <w:fldChar w:fldCharType="separate"/>
        </w:r>
        <w:r w:rsidR="006041B4">
          <w:rPr>
            <w:noProof/>
            <w:webHidden/>
            <w:sz w:val="24"/>
          </w:rPr>
          <w:t>80</w:t>
        </w:r>
        <w:r w:rsidR="006041B4" w:rsidRPr="006041B4">
          <w:rPr>
            <w:noProof/>
            <w:webHidden/>
            <w:sz w:val="24"/>
          </w:rPr>
          <w:fldChar w:fldCharType="end"/>
        </w:r>
      </w:hyperlink>
    </w:p>
    <w:p w14:paraId="7C8C3421" w14:textId="455678CD"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79" w:history="1">
        <w:r w:rsidR="006041B4" w:rsidRPr="006041B4">
          <w:rPr>
            <w:rStyle w:val="aff8"/>
            <w:rFonts w:eastAsiaTheme="majorEastAsia"/>
            <w:noProof/>
            <w:sz w:val="24"/>
          </w:rPr>
          <w:t>5.9 Поясная ЭИТ: записи, электрическая шкала и монтаж</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_Toc244123079 \h </w:instrText>
        </w:r>
        <w:r w:rsidR="006041B4" w:rsidRPr="006041B4">
          <w:rPr>
            <w:noProof/>
            <w:webHidden/>
            <w:sz w:val="24"/>
          </w:rPr>
        </w:r>
        <w:r w:rsidR="006041B4" w:rsidRPr="006041B4">
          <w:rPr>
            <w:noProof/>
            <w:webHidden/>
            <w:sz w:val="24"/>
          </w:rPr>
          <w:fldChar w:fldCharType="separate"/>
        </w:r>
        <w:r w:rsidR="006041B4">
          <w:rPr>
            <w:noProof/>
            <w:webHidden/>
            <w:sz w:val="24"/>
          </w:rPr>
          <w:t>84</w:t>
        </w:r>
        <w:r w:rsidR="006041B4" w:rsidRPr="006041B4">
          <w:rPr>
            <w:noProof/>
            <w:webHidden/>
            <w:sz w:val="24"/>
          </w:rPr>
          <w:fldChar w:fldCharType="end"/>
        </w:r>
      </w:hyperlink>
    </w:p>
    <w:p w14:paraId="29B8DD76" w14:textId="40267B78"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80" w:history="1">
        <w:r w:rsidR="006041B4" w:rsidRPr="006041B4">
          <w:rPr>
            <w:rStyle w:val="aff8"/>
            <w:rFonts w:eastAsiaTheme="majorEastAsia"/>
            <w:noProof/>
            <w:sz w:val="24"/>
          </w:rPr>
          <w:t>5.10 Синхронность, неопределённость и допустимый результат этапа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_Toc244123080 \h </w:instrText>
        </w:r>
        <w:r w:rsidR="006041B4" w:rsidRPr="006041B4">
          <w:rPr>
            <w:noProof/>
            <w:webHidden/>
            <w:sz w:val="24"/>
          </w:rPr>
        </w:r>
        <w:r w:rsidR="006041B4" w:rsidRPr="006041B4">
          <w:rPr>
            <w:noProof/>
            <w:webHidden/>
            <w:sz w:val="24"/>
          </w:rPr>
          <w:fldChar w:fldCharType="separate"/>
        </w:r>
        <w:r w:rsidR="006041B4">
          <w:rPr>
            <w:noProof/>
            <w:webHidden/>
            <w:sz w:val="24"/>
          </w:rPr>
          <w:t>87</w:t>
        </w:r>
        <w:r w:rsidR="006041B4" w:rsidRPr="006041B4">
          <w:rPr>
            <w:noProof/>
            <w:webHidden/>
            <w:sz w:val="24"/>
          </w:rPr>
          <w:fldChar w:fldCharType="end"/>
        </w:r>
      </w:hyperlink>
    </w:p>
    <w:p w14:paraId="3414BAEE" w14:textId="14678E56"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081" w:history="1">
        <w:r w:rsidR="006041B4" w:rsidRPr="006041B4">
          <w:rPr>
            <w:rStyle w:val="aff8"/>
            <w:rFonts w:eastAsiaTheme="majorEastAsia"/>
            <w:noProof/>
            <w:sz w:val="24"/>
          </w:rPr>
          <w:t>6 Анатомическая модель и аппроксимации сердца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_Toc244123081 \h </w:instrText>
        </w:r>
        <w:r w:rsidR="006041B4" w:rsidRPr="006041B4">
          <w:rPr>
            <w:noProof/>
            <w:webHidden/>
            <w:sz w:val="24"/>
          </w:rPr>
        </w:r>
        <w:r w:rsidR="006041B4" w:rsidRPr="006041B4">
          <w:rPr>
            <w:noProof/>
            <w:webHidden/>
            <w:sz w:val="24"/>
          </w:rPr>
          <w:fldChar w:fldCharType="separate"/>
        </w:r>
        <w:r w:rsidR="006041B4">
          <w:rPr>
            <w:noProof/>
            <w:webHidden/>
            <w:sz w:val="24"/>
          </w:rPr>
          <w:t>89</w:t>
        </w:r>
        <w:r w:rsidR="006041B4" w:rsidRPr="006041B4">
          <w:rPr>
            <w:noProof/>
            <w:webHidden/>
            <w:sz w:val="24"/>
          </w:rPr>
          <w:fldChar w:fldCharType="end"/>
        </w:r>
      </w:hyperlink>
    </w:p>
    <w:p w14:paraId="1A5405BE" w14:textId="2C4F2FD6"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82" w:history="1">
        <w:r w:rsidR="006041B4" w:rsidRPr="006041B4">
          <w:rPr>
            <w:rStyle w:val="aff8"/>
            <w:rFonts w:eastAsiaTheme="majorEastAsia"/>
            <w:noProof/>
            <w:sz w:val="24"/>
          </w:rPr>
          <w:t>6.1 Назначение анатомической опоры и происхождение сегментаций</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_Toc244123082 \h </w:instrText>
        </w:r>
        <w:r w:rsidR="006041B4" w:rsidRPr="006041B4">
          <w:rPr>
            <w:noProof/>
            <w:webHidden/>
            <w:sz w:val="24"/>
          </w:rPr>
        </w:r>
        <w:r w:rsidR="006041B4" w:rsidRPr="006041B4">
          <w:rPr>
            <w:noProof/>
            <w:webHidden/>
            <w:sz w:val="24"/>
          </w:rPr>
          <w:fldChar w:fldCharType="separate"/>
        </w:r>
        <w:r w:rsidR="006041B4">
          <w:rPr>
            <w:noProof/>
            <w:webHidden/>
            <w:sz w:val="24"/>
          </w:rPr>
          <w:t>89</w:t>
        </w:r>
        <w:r w:rsidR="006041B4" w:rsidRPr="006041B4">
          <w:rPr>
            <w:noProof/>
            <w:webHidden/>
            <w:sz w:val="24"/>
          </w:rPr>
          <w:fldChar w:fldCharType="end"/>
        </w:r>
      </w:hyperlink>
    </w:p>
    <w:p w14:paraId="246D163A" w14:textId="71364559"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83" w:history="1">
        <w:r w:rsidR="006041B4" w:rsidRPr="006041B4">
          <w:rPr>
            <w:rStyle w:val="aff8"/>
            <w:rFonts w:eastAsiaTheme="majorEastAsia"/>
            <w:noProof/>
            <w:sz w:val="24"/>
          </w:rPr>
          <w:t>6.2 Координаты, объёмы и технический контроль поверхности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_Toc244123083 \h </w:instrText>
        </w:r>
        <w:r w:rsidR="006041B4" w:rsidRPr="006041B4">
          <w:rPr>
            <w:noProof/>
            <w:webHidden/>
            <w:sz w:val="24"/>
          </w:rPr>
        </w:r>
        <w:r w:rsidR="006041B4" w:rsidRPr="006041B4">
          <w:rPr>
            <w:noProof/>
            <w:webHidden/>
            <w:sz w:val="24"/>
          </w:rPr>
          <w:fldChar w:fldCharType="separate"/>
        </w:r>
        <w:r w:rsidR="006041B4">
          <w:rPr>
            <w:noProof/>
            <w:webHidden/>
            <w:sz w:val="24"/>
          </w:rPr>
          <w:t>90</w:t>
        </w:r>
        <w:r w:rsidR="006041B4" w:rsidRPr="006041B4">
          <w:rPr>
            <w:noProof/>
            <w:webHidden/>
            <w:sz w:val="24"/>
          </w:rPr>
          <w:fldChar w:fldCharType="end"/>
        </w:r>
      </w:hyperlink>
    </w:p>
    <w:p w14:paraId="07FA7E80" w14:textId="4AD31239"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84" w:history="1">
        <w:r w:rsidR="006041B4" w:rsidRPr="006041B4">
          <w:rPr>
            <w:rStyle w:val="aff8"/>
            <w:rFonts w:eastAsiaTheme="majorEastAsia"/>
            <w:noProof/>
            <w:sz w:val="24"/>
          </w:rPr>
          <w:t>6.3 Охват сердечной области и фазовый референс</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_Toc244123084 \h </w:instrText>
        </w:r>
        <w:r w:rsidR="006041B4" w:rsidRPr="006041B4">
          <w:rPr>
            <w:noProof/>
            <w:webHidden/>
            <w:sz w:val="24"/>
          </w:rPr>
        </w:r>
        <w:r w:rsidR="006041B4" w:rsidRPr="006041B4">
          <w:rPr>
            <w:noProof/>
            <w:webHidden/>
            <w:sz w:val="24"/>
          </w:rPr>
          <w:fldChar w:fldCharType="separate"/>
        </w:r>
        <w:r w:rsidR="006041B4">
          <w:rPr>
            <w:noProof/>
            <w:webHidden/>
            <w:sz w:val="24"/>
          </w:rPr>
          <w:t>93</w:t>
        </w:r>
        <w:r w:rsidR="006041B4" w:rsidRPr="006041B4">
          <w:rPr>
            <w:noProof/>
            <w:webHidden/>
            <w:sz w:val="24"/>
          </w:rPr>
          <w:fldChar w:fldCharType="end"/>
        </w:r>
      </w:hyperlink>
    </w:p>
    <w:p w14:paraId="2FD3964B" w14:textId="23F57DAD"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85" w:history="1">
        <w:r w:rsidR="006041B4" w:rsidRPr="006041B4">
          <w:rPr>
            <w:rStyle w:val="aff8"/>
            <w:rFonts w:eastAsiaTheme="majorEastAsia"/>
            <w:noProof/>
            <w:sz w:val="24"/>
          </w:rPr>
          <w:t>6.4 Определения сферы, эллипсоида и индивидуальной формы</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_Toc244123085 \h </w:instrText>
        </w:r>
        <w:r w:rsidR="006041B4" w:rsidRPr="006041B4">
          <w:rPr>
            <w:noProof/>
            <w:webHidden/>
            <w:sz w:val="24"/>
          </w:rPr>
        </w:r>
        <w:r w:rsidR="006041B4" w:rsidRPr="006041B4">
          <w:rPr>
            <w:noProof/>
            <w:webHidden/>
            <w:sz w:val="24"/>
          </w:rPr>
          <w:fldChar w:fldCharType="separate"/>
        </w:r>
        <w:r w:rsidR="006041B4">
          <w:rPr>
            <w:noProof/>
            <w:webHidden/>
            <w:sz w:val="24"/>
          </w:rPr>
          <w:t>95</w:t>
        </w:r>
        <w:r w:rsidR="006041B4" w:rsidRPr="006041B4">
          <w:rPr>
            <w:noProof/>
            <w:webHidden/>
            <w:sz w:val="24"/>
          </w:rPr>
          <w:fldChar w:fldCharType="end"/>
        </w:r>
      </w:hyperlink>
    </w:p>
    <w:p w14:paraId="63399203" w14:textId="720E8E1F"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86" w:history="1">
        <w:r w:rsidR="006041B4" w:rsidRPr="006041B4">
          <w:rPr>
            <w:rStyle w:val="aff8"/>
            <w:rFonts w:eastAsiaTheme="majorEastAsia"/>
            <w:noProof/>
            <w:sz w:val="24"/>
          </w:rPr>
          <w:t>6.5 Геометрическое сравнение</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_Toc244123086 \h </w:instrText>
        </w:r>
        <w:r w:rsidR="006041B4" w:rsidRPr="006041B4">
          <w:rPr>
            <w:noProof/>
            <w:webHidden/>
            <w:sz w:val="24"/>
          </w:rPr>
        </w:r>
        <w:r w:rsidR="006041B4" w:rsidRPr="006041B4">
          <w:rPr>
            <w:noProof/>
            <w:webHidden/>
            <w:sz w:val="24"/>
          </w:rPr>
          <w:fldChar w:fldCharType="separate"/>
        </w:r>
        <w:r w:rsidR="006041B4">
          <w:rPr>
            <w:noProof/>
            <w:webHidden/>
            <w:sz w:val="24"/>
          </w:rPr>
          <w:t>97</w:t>
        </w:r>
        <w:r w:rsidR="006041B4" w:rsidRPr="006041B4">
          <w:rPr>
            <w:noProof/>
            <w:webHidden/>
            <w:sz w:val="24"/>
          </w:rPr>
          <w:fldChar w:fldCharType="end"/>
        </w:r>
      </w:hyperlink>
    </w:p>
    <w:p w14:paraId="32A363F8" w14:textId="4A3E18F3"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87" w:history="1">
        <w:r w:rsidR="006041B4" w:rsidRPr="006041B4">
          <w:rPr>
            <w:rStyle w:val="aff8"/>
            <w:rFonts w:eastAsiaTheme="majorEastAsia"/>
            <w:noProof/>
            <w:sz w:val="24"/>
          </w:rPr>
          <w:t>6.6 Фазовые изменения и точность заданных ограничений</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_Toc244123087 \h </w:instrText>
        </w:r>
        <w:r w:rsidR="006041B4" w:rsidRPr="006041B4">
          <w:rPr>
            <w:noProof/>
            <w:webHidden/>
            <w:sz w:val="24"/>
          </w:rPr>
        </w:r>
        <w:r w:rsidR="006041B4" w:rsidRPr="006041B4">
          <w:rPr>
            <w:noProof/>
            <w:webHidden/>
            <w:sz w:val="24"/>
          </w:rPr>
          <w:fldChar w:fldCharType="separate"/>
        </w:r>
        <w:r w:rsidR="006041B4">
          <w:rPr>
            <w:noProof/>
            <w:webHidden/>
            <w:sz w:val="24"/>
          </w:rPr>
          <w:t>98</w:t>
        </w:r>
        <w:r w:rsidR="006041B4" w:rsidRPr="006041B4">
          <w:rPr>
            <w:noProof/>
            <w:webHidden/>
            <w:sz w:val="24"/>
          </w:rPr>
          <w:fldChar w:fldCharType="end"/>
        </w:r>
      </w:hyperlink>
    </w:p>
    <w:p w14:paraId="413EE3A1" w14:textId="571A75F9"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88" w:history="1">
        <w:r w:rsidR="006041B4" w:rsidRPr="006041B4">
          <w:rPr>
            <w:rStyle w:val="aff8"/>
            <w:rFonts w:eastAsiaTheme="majorEastAsia"/>
            <w:noProof/>
            <w:sz w:val="24"/>
          </w:rPr>
          <w:t>6.7 Численная устойчивость и выбор опорной фазы</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_Toc244123088 \h </w:instrText>
        </w:r>
        <w:r w:rsidR="006041B4" w:rsidRPr="006041B4">
          <w:rPr>
            <w:noProof/>
            <w:webHidden/>
            <w:sz w:val="24"/>
          </w:rPr>
        </w:r>
        <w:r w:rsidR="006041B4" w:rsidRPr="006041B4">
          <w:rPr>
            <w:noProof/>
            <w:webHidden/>
            <w:sz w:val="24"/>
          </w:rPr>
          <w:fldChar w:fldCharType="separate"/>
        </w:r>
        <w:r w:rsidR="006041B4">
          <w:rPr>
            <w:noProof/>
            <w:webHidden/>
            <w:sz w:val="24"/>
          </w:rPr>
          <w:t>102</w:t>
        </w:r>
        <w:r w:rsidR="006041B4" w:rsidRPr="006041B4">
          <w:rPr>
            <w:noProof/>
            <w:webHidden/>
            <w:sz w:val="24"/>
          </w:rPr>
          <w:fldChar w:fldCharType="end"/>
        </w:r>
      </w:hyperlink>
    </w:p>
    <w:p w14:paraId="24AF7CB8" w14:textId="28A2928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89" w:history="1">
        <w:r w:rsidR="006041B4" w:rsidRPr="006041B4">
          <w:rPr>
            <w:rStyle w:val="aff8"/>
            <w:rFonts w:eastAsiaTheme="majorEastAsia"/>
            <w:noProof/>
            <w:sz w:val="24"/>
          </w:rPr>
          <w:t>6.8 Фиксированный центр и референсное перемещение</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_Toc244123089 \h </w:instrText>
        </w:r>
        <w:r w:rsidR="006041B4" w:rsidRPr="006041B4">
          <w:rPr>
            <w:noProof/>
            <w:webHidden/>
            <w:sz w:val="24"/>
          </w:rPr>
        </w:r>
        <w:r w:rsidR="006041B4" w:rsidRPr="006041B4">
          <w:rPr>
            <w:noProof/>
            <w:webHidden/>
            <w:sz w:val="24"/>
          </w:rPr>
          <w:fldChar w:fldCharType="separate"/>
        </w:r>
        <w:r w:rsidR="006041B4">
          <w:rPr>
            <w:noProof/>
            <w:webHidden/>
            <w:sz w:val="24"/>
          </w:rPr>
          <w:t>103</w:t>
        </w:r>
        <w:r w:rsidR="006041B4" w:rsidRPr="006041B4">
          <w:rPr>
            <w:noProof/>
            <w:webHidden/>
            <w:sz w:val="24"/>
          </w:rPr>
          <w:fldChar w:fldCharType="end"/>
        </w:r>
      </w:hyperlink>
    </w:p>
    <w:p w14:paraId="7B506187" w14:textId="3A51B902"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90" w:history="1">
        <w:r w:rsidR="006041B4" w:rsidRPr="006041B4">
          <w:rPr>
            <w:rStyle w:val="aff8"/>
            <w:rFonts w:eastAsiaTheme="majorEastAsia"/>
            <w:noProof/>
            <w:sz w:val="24"/>
          </w:rPr>
          <w:t>6.9 Электрическая эквивалентность и роль тканевых параметров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_Toc244123090 \h </w:instrText>
        </w:r>
        <w:r w:rsidR="006041B4" w:rsidRPr="006041B4">
          <w:rPr>
            <w:noProof/>
            <w:webHidden/>
            <w:sz w:val="24"/>
          </w:rPr>
        </w:r>
        <w:r w:rsidR="006041B4" w:rsidRPr="006041B4">
          <w:rPr>
            <w:noProof/>
            <w:webHidden/>
            <w:sz w:val="24"/>
          </w:rPr>
          <w:fldChar w:fldCharType="separate"/>
        </w:r>
        <w:r w:rsidR="006041B4">
          <w:rPr>
            <w:noProof/>
            <w:webHidden/>
            <w:sz w:val="24"/>
          </w:rPr>
          <w:t>106</w:t>
        </w:r>
        <w:r w:rsidR="006041B4" w:rsidRPr="006041B4">
          <w:rPr>
            <w:noProof/>
            <w:webHidden/>
            <w:sz w:val="24"/>
          </w:rPr>
          <w:fldChar w:fldCharType="end"/>
        </w:r>
      </w:hyperlink>
    </w:p>
    <w:p w14:paraId="55BA6B35" w14:textId="076F70D2"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91" w:history="1">
        <w:r w:rsidR="006041B4" w:rsidRPr="006041B4">
          <w:rPr>
            <w:rStyle w:val="aff8"/>
            <w:rFonts w:eastAsiaTheme="majorEastAsia"/>
            <w:noProof/>
            <w:sz w:val="24"/>
          </w:rPr>
          <w:t>6.10 Границы использования анатомической модели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_Toc244123091 \h </w:instrText>
        </w:r>
        <w:r w:rsidR="006041B4" w:rsidRPr="006041B4">
          <w:rPr>
            <w:noProof/>
            <w:webHidden/>
            <w:sz w:val="24"/>
          </w:rPr>
        </w:r>
        <w:r w:rsidR="006041B4" w:rsidRPr="006041B4">
          <w:rPr>
            <w:noProof/>
            <w:webHidden/>
            <w:sz w:val="24"/>
          </w:rPr>
          <w:fldChar w:fldCharType="separate"/>
        </w:r>
        <w:r w:rsidR="006041B4">
          <w:rPr>
            <w:noProof/>
            <w:webHidden/>
            <w:sz w:val="24"/>
          </w:rPr>
          <w:t>109</w:t>
        </w:r>
        <w:r w:rsidR="006041B4" w:rsidRPr="006041B4">
          <w:rPr>
            <w:noProof/>
            <w:webHidden/>
            <w:sz w:val="24"/>
          </w:rPr>
          <w:fldChar w:fldCharType="end"/>
        </w:r>
      </w:hyperlink>
    </w:p>
    <w:p w14:paraId="6BAFB122" w14:textId="33BE4BC6"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092" w:history="1">
        <w:r w:rsidR="006041B4" w:rsidRPr="006041B4">
          <w:rPr>
            <w:rStyle w:val="aff8"/>
            <w:rFonts w:eastAsiaTheme="majorEastAsia"/>
            <w:noProof/>
            <w:sz w:val="24"/>
          </w:rPr>
          <w:t>7 Прямая электрическая задача и численная реализация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_Toc244123092 \h </w:instrText>
        </w:r>
        <w:r w:rsidR="006041B4" w:rsidRPr="006041B4">
          <w:rPr>
            <w:noProof/>
            <w:webHidden/>
            <w:sz w:val="24"/>
          </w:rPr>
        </w:r>
        <w:r w:rsidR="006041B4" w:rsidRPr="006041B4">
          <w:rPr>
            <w:noProof/>
            <w:webHidden/>
            <w:sz w:val="24"/>
          </w:rPr>
          <w:fldChar w:fldCharType="separate"/>
        </w:r>
        <w:r w:rsidR="006041B4">
          <w:rPr>
            <w:noProof/>
            <w:webHidden/>
            <w:sz w:val="24"/>
          </w:rPr>
          <w:t>110</w:t>
        </w:r>
        <w:r w:rsidR="006041B4" w:rsidRPr="006041B4">
          <w:rPr>
            <w:noProof/>
            <w:webHidden/>
            <w:sz w:val="24"/>
          </w:rPr>
          <w:fldChar w:fldCharType="end"/>
        </w:r>
      </w:hyperlink>
    </w:p>
    <w:p w14:paraId="4E2B603C" w14:textId="5B64D3C6"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93" w:history="1">
        <w:r w:rsidR="006041B4" w:rsidRPr="006041B4">
          <w:rPr>
            <w:rStyle w:val="aff8"/>
            <w:rFonts w:eastAsiaTheme="majorEastAsia"/>
            <w:noProof/>
            <w:sz w:val="24"/>
          </w:rPr>
          <w:t>7.1 Назначение прямой модели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_Toc244123093 \h </w:instrText>
        </w:r>
        <w:r w:rsidR="006041B4" w:rsidRPr="006041B4">
          <w:rPr>
            <w:noProof/>
            <w:webHidden/>
            <w:sz w:val="24"/>
          </w:rPr>
        </w:r>
        <w:r w:rsidR="006041B4" w:rsidRPr="006041B4">
          <w:rPr>
            <w:noProof/>
            <w:webHidden/>
            <w:sz w:val="24"/>
          </w:rPr>
          <w:fldChar w:fldCharType="separate"/>
        </w:r>
        <w:r w:rsidR="006041B4">
          <w:rPr>
            <w:noProof/>
            <w:webHidden/>
            <w:sz w:val="24"/>
          </w:rPr>
          <w:t>110</w:t>
        </w:r>
        <w:r w:rsidR="006041B4" w:rsidRPr="006041B4">
          <w:rPr>
            <w:noProof/>
            <w:webHidden/>
            <w:sz w:val="24"/>
          </w:rPr>
          <w:fldChar w:fldCharType="end"/>
        </w:r>
      </w:hyperlink>
    </w:p>
    <w:p w14:paraId="7117B370" w14:textId="68BE4E10"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94" w:history="1">
        <w:r w:rsidR="006041B4" w:rsidRPr="006041B4">
          <w:rPr>
            <w:rStyle w:val="aff8"/>
            <w:rFonts w:eastAsiaTheme="majorEastAsia"/>
            <w:noProof/>
            <w:sz w:val="24"/>
          </w:rPr>
          <w:t>7.2 Квазистатическое поле и электрические свойства тканей</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_Toc244123094 \h </w:instrText>
        </w:r>
        <w:r w:rsidR="006041B4" w:rsidRPr="006041B4">
          <w:rPr>
            <w:noProof/>
            <w:webHidden/>
            <w:sz w:val="24"/>
          </w:rPr>
        </w:r>
        <w:r w:rsidR="006041B4" w:rsidRPr="006041B4">
          <w:rPr>
            <w:noProof/>
            <w:webHidden/>
            <w:sz w:val="24"/>
          </w:rPr>
          <w:fldChar w:fldCharType="separate"/>
        </w:r>
        <w:r w:rsidR="006041B4">
          <w:rPr>
            <w:noProof/>
            <w:webHidden/>
            <w:sz w:val="24"/>
          </w:rPr>
          <w:t>111</w:t>
        </w:r>
        <w:r w:rsidR="006041B4" w:rsidRPr="006041B4">
          <w:rPr>
            <w:noProof/>
            <w:webHidden/>
            <w:sz w:val="24"/>
          </w:rPr>
          <w:fldChar w:fldCharType="end"/>
        </w:r>
      </w:hyperlink>
    </w:p>
    <w:p w14:paraId="354BC121" w14:textId="26048B8F"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95" w:history="1">
        <w:r w:rsidR="006041B4" w:rsidRPr="006041B4">
          <w:rPr>
            <w:rStyle w:val="aff8"/>
            <w:rFonts w:eastAsiaTheme="majorEastAsia"/>
            <w:noProof/>
            <w:sz w:val="24"/>
          </w:rPr>
          <w:t>7.3 Конечные электроды и полная контактная модель</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_Toc244123095 \h </w:instrText>
        </w:r>
        <w:r w:rsidR="006041B4" w:rsidRPr="006041B4">
          <w:rPr>
            <w:noProof/>
            <w:webHidden/>
            <w:sz w:val="24"/>
          </w:rPr>
        </w:r>
        <w:r w:rsidR="006041B4" w:rsidRPr="006041B4">
          <w:rPr>
            <w:noProof/>
            <w:webHidden/>
            <w:sz w:val="24"/>
          </w:rPr>
          <w:fldChar w:fldCharType="separate"/>
        </w:r>
        <w:r w:rsidR="006041B4">
          <w:rPr>
            <w:noProof/>
            <w:webHidden/>
            <w:sz w:val="24"/>
          </w:rPr>
          <w:t>112</w:t>
        </w:r>
        <w:r w:rsidR="006041B4" w:rsidRPr="006041B4">
          <w:rPr>
            <w:noProof/>
            <w:webHidden/>
            <w:sz w:val="24"/>
          </w:rPr>
          <w:fldChar w:fldCharType="end"/>
        </w:r>
      </w:hyperlink>
    </w:p>
    <w:p w14:paraId="363CE921" w14:textId="761F87A3"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96" w:history="1">
        <w:r w:rsidR="006041B4" w:rsidRPr="006041B4">
          <w:rPr>
            <w:rStyle w:val="aff8"/>
            <w:rFonts w:eastAsiaTheme="majorEastAsia"/>
            <w:noProof/>
            <w:sz w:val="24"/>
          </w:rPr>
          <w:t>7.4 Слабая форма и конечноэлементная система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_Toc244123096 \h </w:instrText>
        </w:r>
        <w:r w:rsidR="006041B4" w:rsidRPr="006041B4">
          <w:rPr>
            <w:noProof/>
            <w:webHidden/>
            <w:sz w:val="24"/>
          </w:rPr>
        </w:r>
        <w:r w:rsidR="006041B4" w:rsidRPr="006041B4">
          <w:rPr>
            <w:noProof/>
            <w:webHidden/>
            <w:sz w:val="24"/>
          </w:rPr>
          <w:fldChar w:fldCharType="separate"/>
        </w:r>
        <w:r w:rsidR="006041B4">
          <w:rPr>
            <w:noProof/>
            <w:webHidden/>
            <w:sz w:val="24"/>
          </w:rPr>
          <w:t>113</w:t>
        </w:r>
        <w:r w:rsidR="006041B4" w:rsidRPr="006041B4">
          <w:rPr>
            <w:noProof/>
            <w:webHidden/>
            <w:sz w:val="24"/>
          </w:rPr>
          <w:fldChar w:fldCharType="end"/>
        </w:r>
      </w:hyperlink>
    </w:p>
    <w:p w14:paraId="59C85E2B" w14:textId="4518A991"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97" w:history="1">
        <w:r w:rsidR="006041B4" w:rsidRPr="006041B4">
          <w:rPr>
            <w:rStyle w:val="aff8"/>
            <w:rFonts w:eastAsiaTheme="majorEastAsia"/>
            <w:noProof/>
            <w:sz w:val="24"/>
          </w:rPr>
          <w:t>7.5 Передаточный импеданс, взаимность и чувствительности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_Toc244123097 \h </w:instrText>
        </w:r>
        <w:r w:rsidR="006041B4" w:rsidRPr="006041B4">
          <w:rPr>
            <w:noProof/>
            <w:webHidden/>
            <w:sz w:val="24"/>
          </w:rPr>
        </w:r>
        <w:r w:rsidR="006041B4" w:rsidRPr="006041B4">
          <w:rPr>
            <w:noProof/>
            <w:webHidden/>
            <w:sz w:val="24"/>
          </w:rPr>
          <w:fldChar w:fldCharType="separate"/>
        </w:r>
        <w:r w:rsidR="006041B4">
          <w:rPr>
            <w:noProof/>
            <w:webHidden/>
            <w:sz w:val="24"/>
          </w:rPr>
          <w:t>116</w:t>
        </w:r>
        <w:r w:rsidR="006041B4" w:rsidRPr="006041B4">
          <w:rPr>
            <w:noProof/>
            <w:webHidden/>
            <w:sz w:val="24"/>
          </w:rPr>
          <w:fldChar w:fldCharType="end"/>
        </w:r>
      </w:hyperlink>
    </w:p>
    <w:p w14:paraId="76D186E3" w14:textId="22C785C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98" w:history="1">
        <w:r w:rsidR="006041B4" w:rsidRPr="006041B4">
          <w:rPr>
            <w:rStyle w:val="aff8"/>
            <w:rFonts w:eastAsiaTheme="majorEastAsia"/>
            <w:noProof/>
            <w:sz w:val="24"/>
          </w:rPr>
          <w:t>7.6 Условия сохранённых расчётов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_Toc244123098 \h </w:instrText>
        </w:r>
        <w:r w:rsidR="006041B4" w:rsidRPr="006041B4">
          <w:rPr>
            <w:noProof/>
            <w:webHidden/>
            <w:sz w:val="24"/>
          </w:rPr>
        </w:r>
        <w:r w:rsidR="006041B4" w:rsidRPr="006041B4">
          <w:rPr>
            <w:noProof/>
            <w:webHidden/>
            <w:sz w:val="24"/>
          </w:rPr>
          <w:fldChar w:fldCharType="separate"/>
        </w:r>
        <w:r w:rsidR="006041B4">
          <w:rPr>
            <w:noProof/>
            <w:webHidden/>
            <w:sz w:val="24"/>
          </w:rPr>
          <w:t>118</w:t>
        </w:r>
        <w:r w:rsidR="006041B4" w:rsidRPr="006041B4">
          <w:rPr>
            <w:noProof/>
            <w:webHidden/>
            <w:sz w:val="24"/>
          </w:rPr>
          <w:fldChar w:fldCharType="end"/>
        </w:r>
      </w:hyperlink>
    </w:p>
    <w:p w14:paraId="5F30A88D" w14:textId="217226E3"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099" w:history="1">
        <w:r w:rsidR="006041B4" w:rsidRPr="006041B4">
          <w:rPr>
            <w:rStyle w:val="aff8"/>
            <w:rFonts w:eastAsiaTheme="majorEastAsia"/>
            <w:noProof/>
            <w:sz w:val="24"/>
          </w:rPr>
          <w:t>7.7 Перенос анатомии и интегрирование материалов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_Toc244123099 \h </w:instrText>
        </w:r>
        <w:r w:rsidR="006041B4" w:rsidRPr="006041B4">
          <w:rPr>
            <w:noProof/>
            <w:webHidden/>
            <w:sz w:val="24"/>
          </w:rPr>
        </w:r>
        <w:r w:rsidR="006041B4" w:rsidRPr="006041B4">
          <w:rPr>
            <w:noProof/>
            <w:webHidden/>
            <w:sz w:val="24"/>
          </w:rPr>
          <w:fldChar w:fldCharType="separate"/>
        </w:r>
        <w:r w:rsidR="006041B4">
          <w:rPr>
            <w:noProof/>
            <w:webHidden/>
            <w:sz w:val="24"/>
          </w:rPr>
          <w:t>121</w:t>
        </w:r>
        <w:r w:rsidR="006041B4" w:rsidRPr="006041B4">
          <w:rPr>
            <w:noProof/>
            <w:webHidden/>
            <w:sz w:val="24"/>
          </w:rPr>
          <w:fldChar w:fldCharType="end"/>
        </w:r>
      </w:hyperlink>
    </w:p>
    <w:p w14:paraId="68BF0D40" w14:textId="4D601BF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00" w:history="1">
        <w:r w:rsidR="006041B4" w:rsidRPr="006041B4">
          <w:rPr>
            <w:rStyle w:val="aff8"/>
            <w:rFonts w:eastAsiaTheme="majorEastAsia"/>
            <w:noProof/>
            <w:sz w:val="24"/>
          </w:rPr>
          <w:t>7.8 Проверки решения, баланса и взаимности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_Toc244123100 \h </w:instrText>
        </w:r>
        <w:r w:rsidR="006041B4" w:rsidRPr="006041B4">
          <w:rPr>
            <w:noProof/>
            <w:webHidden/>
            <w:sz w:val="24"/>
          </w:rPr>
        </w:r>
        <w:r w:rsidR="006041B4" w:rsidRPr="006041B4">
          <w:rPr>
            <w:noProof/>
            <w:webHidden/>
            <w:sz w:val="24"/>
          </w:rPr>
          <w:fldChar w:fldCharType="separate"/>
        </w:r>
        <w:r w:rsidR="006041B4">
          <w:rPr>
            <w:noProof/>
            <w:webHidden/>
            <w:sz w:val="24"/>
          </w:rPr>
          <w:t>124</w:t>
        </w:r>
        <w:r w:rsidR="006041B4" w:rsidRPr="006041B4">
          <w:rPr>
            <w:noProof/>
            <w:webHidden/>
            <w:sz w:val="24"/>
          </w:rPr>
          <w:fldChar w:fldCharType="end"/>
        </w:r>
      </w:hyperlink>
    </w:p>
    <w:p w14:paraId="046C3CE6" w14:textId="2DBF7800"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01" w:history="1">
        <w:r w:rsidR="006041B4" w:rsidRPr="006041B4">
          <w:rPr>
            <w:rStyle w:val="aff8"/>
            <w:rFonts w:eastAsiaTheme="majorEastAsia"/>
            <w:noProof/>
            <w:sz w:val="24"/>
          </w:rPr>
          <w:t>7.9 Электрические отклики и отрицательные результаты</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_Toc244123101 \h </w:instrText>
        </w:r>
        <w:r w:rsidR="006041B4" w:rsidRPr="006041B4">
          <w:rPr>
            <w:noProof/>
            <w:webHidden/>
            <w:sz w:val="24"/>
          </w:rPr>
        </w:r>
        <w:r w:rsidR="006041B4" w:rsidRPr="006041B4">
          <w:rPr>
            <w:noProof/>
            <w:webHidden/>
            <w:sz w:val="24"/>
          </w:rPr>
          <w:fldChar w:fldCharType="separate"/>
        </w:r>
        <w:r w:rsidR="006041B4">
          <w:rPr>
            <w:noProof/>
            <w:webHidden/>
            <w:sz w:val="24"/>
          </w:rPr>
          <w:t>126</w:t>
        </w:r>
        <w:r w:rsidR="006041B4" w:rsidRPr="006041B4">
          <w:rPr>
            <w:noProof/>
            <w:webHidden/>
            <w:sz w:val="24"/>
          </w:rPr>
          <w:fldChar w:fldCharType="end"/>
        </w:r>
      </w:hyperlink>
    </w:p>
    <w:p w14:paraId="47690591" w14:textId="23B670E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02" w:history="1">
        <w:r w:rsidR="006041B4" w:rsidRPr="006041B4">
          <w:rPr>
            <w:rStyle w:val="aff8"/>
            <w:rFonts w:eastAsiaTheme="majorEastAsia"/>
            <w:noProof/>
            <w:sz w:val="24"/>
          </w:rPr>
          <w:t>7.10 Дополнительная проверка шага и квадратуры для трёх форм</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_Toc244123102 \h </w:instrText>
        </w:r>
        <w:r w:rsidR="006041B4" w:rsidRPr="006041B4">
          <w:rPr>
            <w:noProof/>
            <w:webHidden/>
            <w:sz w:val="24"/>
          </w:rPr>
        </w:r>
        <w:r w:rsidR="006041B4" w:rsidRPr="006041B4">
          <w:rPr>
            <w:noProof/>
            <w:webHidden/>
            <w:sz w:val="24"/>
          </w:rPr>
          <w:fldChar w:fldCharType="separate"/>
        </w:r>
        <w:r w:rsidR="006041B4">
          <w:rPr>
            <w:noProof/>
            <w:webHidden/>
            <w:sz w:val="24"/>
          </w:rPr>
          <w:t>129</w:t>
        </w:r>
        <w:r w:rsidR="006041B4" w:rsidRPr="006041B4">
          <w:rPr>
            <w:noProof/>
            <w:webHidden/>
            <w:sz w:val="24"/>
          </w:rPr>
          <w:fldChar w:fldCharType="end"/>
        </w:r>
      </w:hyperlink>
    </w:p>
    <w:p w14:paraId="2307667E" w14:textId="503423D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03" w:history="1">
        <w:r w:rsidR="006041B4" w:rsidRPr="006041B4">
          <w:rPr>
            <w:rStyle w:val="aff8"/>
            <w:rFonts w:eastAsiaTheme="majorEastAsia"/>
            <w:noProof/>
            <w:sz w:val="24"/>
          </w:rPr>
          <w:t>7.11 Использование прямого оператора в дальнейшей методике</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_Toc244123103 \h </w:instrText>
        </w:r>
        <w:r w:rsidR="006041B4" w:rsidRPr="006041B4">
          <w:rPr>
            <w:noProof/>
            <w:webHidden/>
            <w:sz w:val="24"/>
          </w:rPr>
        </w:r>
        <w:r w:rsidR="006041B4" w:rsidRPr="006041B4">
          <w:rPr>
            <w:noProof/>
            <w:webHidden/>
            <w:sz w:val="24"/>
          </w:rPr>
          <w:fldChar w:fldCharType="separate"/>
        </w:r>
        <w:r w:rsidR="006041B4">
          <w:rPr>
            <w:noProof/>
            <w:webHidden/>
            <w:sz w:val="24"/>
          </w:rPr>
          <w:t>133</w:t>
        </w:r>
        <w:r w:rsidR="006041B4" w:rsidRPr="006041B4">
          <w:rPr>
            <w:noProof/>
            <w:webHidden/>
            <w:sz w:val="24"/>
          </w:rPr>
          <w:fldChar w:fldCharType="end"/>
        </w:r>
      </w:hyperlink>
    </w:p>
    <w:p w14:paraId="6DF3A8F1" w14:textId="3FDF71F2"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104" w:history="1">
        <w:r w:rsidR="006041B4" w:rsidRPr="006041B4">
          <w:rPr>
            <w:rStyle w:val="aff8"/>
            <w:rFonts w:eastAsiaTheme="majorEastAsia"/>
            <w:noProof/>
            <w:sz w:val="24"/>
          </w:rPr>
          <w:t>8 Тканевые параметры и поправка к ТТРКГ</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_Toc244123104 \h </w:instrText>
        </w:r>
        <w:r w:rsidR="006041B4" w:rsidRPr="006041B4">
          <w:rPr>
            <w:noProof/>
            <w:webHidden/>
            <w:sz w:val="24"/>
          </w:rPr>
        </w:r>
        <w:r w:rsidR="006041B4" w:rsidRPr="006041B4">
          <w:rPr>
            <w:noProof/>
            <w:webHidden/>
            <w:sz w:val="24"/>
          </w:rPr>
          <w:fldChar w:fldCharType="separate"/>
        </w:r>
        <w:r w:rsidR="006041B4">
          <w:rPr>
            <w:noProof/>
            <w:webHidden/>
            <w:sz w:val="24"/>
          </w:rPr>
          <w:t>135</w:t>
        </w:r>
        <w:r w:rsidR="006041B4" w:rsidRPr="006041B4">
          <w:rPr>
            <w:noProof/>
            <w:webHidden/>
            <w:sz w:val="24"/>
          </w:rPr>
          <w:fldChar w:fldCharType="end"/>
        </w:r>
      </w:hyperlink>
    </w:p>
    <w:p w14:paraId="37A51618" w14:textId="34036A9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05" w:history="1">
        <w:r w:rsidR="006041B4" w:rsidRPr="006041B4">
          <w:rPr>
            <w:rStyle w:val="aff8"/>
            <w:rFonts w:eastAsiaTheme="majorEastAsia"/>
            <w:noProof/>
            <w:sz w:val="24"/>
          </w:rPr>
          <w:t>8.1 Назначение тканевой оценки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_Toc244123105 \h </w:instrText>
        </w:r>
        <w:r w:rsidR="006041B4" w:rsidRPr="006041B4">
          <w:rPr>
            <w:noProof/>
            <w:webHidden/>
            <w:sz w:val="24"/>
          </w:rPr>
        </w:r>
        <w:r w:rsidR="006041B4" w:rsidRPr="006041B4">
          <w:rPr>
            <w:noProof/>
            <w:webHidden/>
            <w:sz w:val="24"/>
          </w:rPr>
          <w:fldChar w:fldCharType="separate"/>
        </w:r>
        <w:r w:rsidR="006041B4">
          <w:rPr>
            <w:noProof/>
            <w:webHidden/>
            <w:sz w:val="24"/>
          </w:rPr>
          <w:t>135</w:t>
        </w:r>
        <w:r w:rsidR="006041B4" w:rsidRPr="006041B4">
          <w:rPr>
            <w:noProof/>
            <w:webHidden/>
            <w:sz w:val="24"/>
          </w:rPr>
          <w:fldChar w:fldCharType="end"/>
        </w:r>
      </w:hyperlink>
    </w:p>
    <w:p w14:paraId="534D69F7" w14:textId="183FFA5E"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06" w:history="1">
        <w:r w:rsidR="006041B4" w:rsidRPr="006041B4">
          <w:rPr>
            <w:rStyle w:val="aff8"/>
            <w:rFonts w:eastAsiaTheme="majorEastAsia"/>
            <w:noProof/>
            <w:sz w:val="24"/>
          </w:rPr>
          <w:t>8.2 Физическая гипотеза боковых сборок</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_Toc244123106 \h </w:instrText>
        </w:r>
        <w:r w:rsidR="006041B4" w:rsidRPr="006041B4">
          <w:rPr>
            <w:noProof/>
            <w:webHidden/>
            <w:sz w:val="24"/>
          </w:rPr>
        </w:r>
        <w:r w:rsidR="006041B4" w:rsidRPr="006041B4">
          <w:rPr>
            <w:noProof/>
            <w:webHidden/>
            <w:sz w:val="24"/>
          </w:rPr>
          <w:fldChar w:fldCharType="separate"/>
        </w:r>
        <w:r w:rsidR="006041B4">
          <w:rPr>
            <w:noProof/>
            <w:webHidden/>
            <w:sz w:val="24"/>
          </w:rPr>
          <w:t>136</w:t>
        </w:r>
        <w:r w:rsidR="006041B4" w:rsidRPr="006041B4">
          <w:rPr>
            <w:noProof/>
            <w:webHidden/>
            <w:sz w:val="24"/>
          </w:rPr>
          <w:fldChar w:fldCharType="end"/>
        </w:r>
      </w:hyperlink>
    </w:p>
    <w:p w14:paraId="5BE6FB00" w14:textId="3B99D9BF"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07" w:history="1">
        <w:r w:rsidR="006041B4" w:rsidRPr="006041B4">
          <w:rPr>
            <w:rStyle w:val="aff8"/>
            <w:rFonts w:eastAsiaTheme="majorEastAsia"/>
            <w:noProof/>
            <w:sz w:val="24"/>
          </w:rPr>
          <w:t>8.3 Базовые и пульсовые результаты боковой проверки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_Toc244123107 \h </w:instrText>
        </w:r>
        <w:r w:rsidR="006041B4" w:rsidRPr="006041B4">
          <w:rPr>
            <w:noProof/>
            <w:webHidden/>
            <w:sz w:val="24"/>
          </w:rPr>
        </w:r>
        <w:r w:rsidR="006041B4" w:rsidRPr="006041B4">
          <w:rPr>
            <w:noProof/>
            <w:webHidden/>
            <w:sz w:val="24"/>
          </w:rPr>
          <w:fldChar w:fldCharType="separate"/>
        </w:r>
        <w:r w:rsidR="006041B4">
          <w:rPr>
            <w:noProof/>
            <w:webHidden/>
            <w:sz w:val="24"/>
          </w:rPr>
          <w:t>137</w:t>
        </w:r>
        <w:r w:rsidR="006041B4" w:rsidRPr="006041B4">
          <w:rPr>
            <w:noProof/>
            <w:webHidden/>
            <w:sz w:val="24"/>
          </w:rPr>
          <w:fldChar w:fldCharType="end"/>
        </w:r>
      </w:hyperlink>
    </w:p>
    <w:p w14:paraId="473819C6" w14:textId="67CC87DF"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08" w:history="1">
        <w:r w:rsidR="006041B4" w:rsidRPr="006041B4">
          <w:rPr>
            <w:rStyle w:val="aff8"/>
            <w:rFonts w:eastAsiaTheme="majorEastAsia"/>
            <w:noProof/>
            <w:sz w:val="24"/>
          </w:rPr>
          <w:t>8.4 Абсолютная и относительная ЭИТ</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_Toc244123108 \h </w:instrText>
        </w:r>
        <w:r w:rsidR="006041B4" w:rsidRPr="006041B4">
          <w:rPr>
            <w:noProof/>
            <w:webHidden/>
            <w:sz w:val="24"/>
          </w:rPr>
        </w:r>
        <w:r w:rsidR="006041B4" w:rsidRPr="006041B4">
          <w:rPr>
            <w:noProof/>
            <w:webHidden/>
            <w:sz w:val="24"/>
          </w:rPr>
          <w:fldChar w:fldCharType="separate"/>
        </w:r>
        <w:r w:rsidR="006041B4">
          <w:rPr>
            <w:noProof/>
            <w:webHidden/>
            <w:sz w:val="24"/>
          </w:rPr>
          <w:t>140</w:t>
        </w:r>
        <w:r w:rsidR="006041B4" w:rsidRPr="006041B4">
          <w:rPr>
            <w:noProof/>
            <w:webHidden/>
            <w:sz w:val="24"/>
          </w:rPr>
          <w:fldChar w:fldCharType="end"/>
        </w:r>
      </w:hyperlink>
    </w:p>
    <w:p w14:paraId="4E41948D" w14:textId="14886B03"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09" w:history="1">
        <w:r w:rsidR="006041B4" w:rsidRPr="006041B4">
          <w:rPr>
            <w:rStyle w:val="aff8"/>
            <w:rFonts w:eastAsiaTheme="majorEastAsia"/>
            <w:noProof/>
            <w:sz w:val="24"/>
          </w:rPr>
          <w:t>8.5 Нормировка прямого расчёта, якобиана и критерия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_Toc244123109 \h </w:instrText>
        </w:r>
        <w:r w:rsidR="006041B4" w:rsidRPr="006041B4">
          <w:rPr>
            <w:noProof/>
            <w:webHidden/>
            <w:sz w:val="24"/>
          </w:rPr>
        </w:r>
        <w:r w:rsidR="006041B4" w:rsidRPr="006041B4">
          <w:rPr>
            <w:noProof/>
            <w:webHidden/>
            <w:sz w:val="24"/>
          </w:rPr>
          <w:fldChar w:fldCharType="separate"/>
        </w:r>
        <w:r w:rsidR="006041B4">
          <w:rPr>
            <w:noProof/>
            <w:webHidden/>
            <w:sz w:val="24"/>
          </w:rPr>
          <w:t>141</w:t>
        </w:r>
        <w:r w:rsidR="006041B4" w:rsidRPr="006041B4">
          <w:rPr>
            <w:noProof/>
            <w:webHidden/>
            <w:sz w:val="24"/>
          </w:rPr>
          <w:fldChar w:fldCharType="end"/>
        </w:r>
      </w:hyperlink>
    </w:p>
    <w:p w14:paraId="44ECB3F9" w14:textId="0FCD64A6"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10" w:history="1">
        <w:r w:rsidR="006041B4" w:rsidRPr="006041B4">
          <w:rPr>
            <w:rStyle w:val="aff8"/>
            <w:rFonts w:eastAsiaTheme="majorEastAsia"/>
            <w:noProof/>
            <w:sz w:val="24"/>
          </w:rPr>
          <w:t>8.6 Различимость параметров и регуляризация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_Toc244123110 \h </w:instrText>
        </w:r>
        <w:r w:rsidR="006041B4" w:rsidRPr="006041B4">
          <w:rPr>
            <w:noProof/>
            <w:webHidden/>
            <w:sz w:val="24"/>
          </w:rPr>
        </w:r>
        <w:r w:rsidR="006041B4" w:rsidRPr="006041B4">
          <w:rPr>
            <w:noProof/>
            <w:webHidden/>
            <w:sz w:val="24"/>
          </w:rPr>
          <w:fldChar w:fldCharType="separate"/>
        </w:r>
        <w:r w:rsidR="006041B4">
          <w:rPr>
            <w:noProof/>
            <w:webHidden/>
            <w:sz w:val="24"/>
          </w:rPr>
          <w:t>143</w:t>
        </w:r>
        <w:r w:rsidR="006041B4" w:rsidRPr="006041B4">
          <w:rPr>
            <w:noProof/>
            <w:webHidden/>
            <w:sz w:val="24"/>
          </w:rPr>
          <w:fldChar w:fldCharType="end"/>
        </w:r>
      </w:hyperlink>
    </w:p>
    <w:p w14:paraId="47C12DA0" w14:textId="356F7629"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11" w:history="1">
        <w:r w:rsidR="006041B4" w:rsidRPr="006041B4">
          <w:rPr>
            <w:rStyle w:val="aff8"/>
            <w:rFonts w:eastAsiaTheme="majorEastAsia"/>
            <w:noProof/>
            <w:sz w:val="24"/>
          </w:rPr>
          <w:t>8.7 Индивидуальная базовая подгонка ЭИТ</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_Toc244123111 \h </w:instrText>
        </w:r>
        <w:r w:rsidR="006041B4" w:rsidRPr="006041B4">
          <w:rPr>
            <w:noProof/>
            <w:webHidden/>
            <w:sz w:val="24"/>
          </w:rPr>
        </w:r>
        <w:r w:rsidR="006041B4" w:rsidRPr="006041B4">
          <w:rPr>
            <w:noProof/>
            <w:webHidden/>
            <w:sz w:val="24"/>
          </w:rPr>
          <w:fldChar w:fldCharType="separate"/>
        </w:r>
        <w:r w:rsidR="006041B4">
          <w:rPr>
            <w:noProof/>
            <w:webHidden/>
            <w:sz w:val="24"/>
          </w:rPr>
          <w:t>144</w:t>
        </w:r>
        <w:r w:rsidR="006041B4" w:rsidRPr="006041B4">
          <w:rPr>
            <w:noProof/>
            <w:webHidden/>
            <w:sz w:val="24"/>
          </w:rPr>
          <w:fldChar w:fldCharType="end"/>
        </w:r>
      </w:hyperlink>
    </w:p>
    <w:p w14:paraId="5900289E" w14:textId="0BF78360"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12" w:history="1">
        <w:r w:rsidR="006041B4" w:rsidRPr="006041B4">
          <w:rPr>
            <w:rStyle w:val="aff8"/>
            <w:rFonts w:eastAsiaTheme="majorEastAsia"/>
            <w:noProof/>
            <w:sz w:val="24"/>
          </w:rPr>
          <w:t>8.8 Пульсовая инверсия и сопоставление нормировок</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_Toc244123112 \h </w:instrText>
        </w:r>
        <w:r w:rsidR="006041B4" w:rsidRPr="006041B4">
          <w:rPr>
            <w:noProof/>
            <w:webHidden/>
            <w:sz w:val="24"/>
          </w:rPr>
        </w:r>
        <w:r w:rsidR="006041B4" w:rsidRPr="006041B4">
          <w:rPr>
            <w:noProof/>
            <w:webHidden/>
            <w:sz w:val="24"/>
          </w:rPr>
          <w:fldChar w:fldCharType="separate"/>
        </w:r>
        <w:r w:rsidR="006041B4">
          <w:rPr>
            <w:noProof/>
            <w:webHidden/>
            <w:sz w:val="24"/>
          </w:rPr>
          <w:t>147</w:t>
        </w:r>
        <w:r w:rsidR="006041B4" w:rsidRPr="006041B4">
          <w:rPr>
            <w:noProof/>
            <w:webHidden/>
            <w:sz w:val="24"/>
          </w:rPr>
          <w:fldChar w:fldCharType="end"/>
        </w:r>
      </w:hyperlink>
    </w:p>
    <w:p w14:paraId="762318E6" w14:textId="5A30659D"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13" w:history="1">
        <w:r w:rsidR="006041B4" w:rsidRPr="006041B4">
          <w:rPr>
            <w:rStyle w:val="aff8"/>
            <w:rFonts w:eastAsiaTheme="majorEastAsia"/>
            <w:noProof/>
            <w:sz w:val="24"/>
          </w:rPr>
          <w:t>8.9 Перенос тканевых изменений в монтаж «рука–рука»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_Toc244123113 \h </w:instrText>
        </w:r>
        <w:r w:rsidR="006041B4" w:rsidRPr="006041B4">
          <w:rPr>
            <w:noProof/>
            <w:webHidden/>
            <w:sz w:val="24"/>
          </w:rPr>
        </w:r>
        <w:r w:rsidR="006041B4" w:rsidRPr="006041B4">
          <w:rPr>
            <w:noProof/>
            <w:webHidden/>
            <w:sz w:val="24"/>
          </w:rPr>
          <w:fldChar w:fldCharType="separate"/>
        </w:r>
        <w:r w:rsidR="006041B4">
          <w:rPr>
            <w:noProof/>
            <w:webHidden/>
            <w:sz w:val="24"/>
          </w:rPr>
          <w:t>150</w:t>
        </w:r>
        <w:r w:rsidR="006041B4" w:rsidRPr="006041B4">
          <w:rPr>
            <w:noProof/>
            <w:webHidden/>
            <w:sz w:val="24"/>
          </w:rPr>
          <w:fldChar w:fldCharType="end"/>
        </w:r>
      </w:hyperlink>
    </w:p>
    <w:p w14:paraId="3B7F3826" w14:textId="42EDB348"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14" w:history="1">
        <w:r w:rsidR="006041B4" w:rsidRPr="006041B4">
          <w:rPr>
            <w:rStyle w:val="aff8"/>
            <w:rFonts w:eastAsiaTheme="majorEastAsia"/>
            <w:noProof/>
            <w:sz w:val="24"/>
          </w:rPr>
          <w:t>8.10 Геометрический сигнал в тканевой инверсии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_Toc244123114 \h </w:instrText>
        </w:r>
        <w:r w:rsidR="006041B4" w:rsidRPr="006041B4">
          <w:rPr>
            <w:noProof/>
            <w:webHidden/>
            <w:sz w:val="24"/>
          </w:rPr>
        </w:r>
        <w:r w:rsidR="006041B4" w:rsidRPr="006041B4">
          <w:rPr>
            <w:noProof/>
            <w:webHidden/>
            <w:sz w:val="24"/>
          </w:rPr>
          <w:fldChar w:fldCharType="separate"/>
        </w:r>
        <w:r w:rsidR="006041B4">
          <w:rPr>
            <w:noProof/>
            <w:webHidden/>
            <w:sz w:val="24"/>
          </w:rPr>
          <w:t>152</w:t>
        </w:r>
        <w:r w:rsidR="006041B4" w:rsidRPr="006041B4">
          <w:rPr>
            <w:noProof/>
            <w:webHidden/>
            <w:sz w:val="24"/>
          </w:rPr>
          <w:fldChar w:fldCharType="end"/>
        </w:r>
      </w:hyperlink>
    </w:p>
    <w:p w14:paraId="1A99E8BE" w14:textId="09E3BFE9"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15" w:history="1">
        <w:r w:rsidR="006041B4" w:rsidRPr="006041B4">
          <w:rPr>
            <w:rStyle w:val="aff8"/>
            <w:rFonts w:eastAsiaTheme="majorEastAsia"/>
            <w:noProof/>
            <w:sz w:val="24"/>
          </w:rPr>
          <w:t>8.11 Неопределённость поправки и зависимость ошибок</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_Toc244123115 \h </w:instrText>
        </w:r>
        <w:r w:rsidR="006041B4" w:rsidRPr="006041B4">
          <w:rPr>
            <w:noProof/>
            <w:webHidden/>
            <w:sz w:val="24"/>
          </w:rPr>
        </w:r>
        <w:r w:rsidR="006041B4" w:rsidRPr="006041B4">
          <w:rPr>
            <w:noProof/>
            <w:webHidden/>
            <w:sz w:val="24"/>
          </w:rPr>
          <w:fldChar w:fldCharType="separate"/>
        </w:r>
        <w:r w:rsidR="006041B4">
          <w:rPr>
            <w:noProof/>
            <w:webHidden/>
            <w:sz w:val="24"/>
          </w:rPr>
          <w:t>154</w:t>
        </w:r>
        <w:r w:rsidR="006041B4" w:rsidRPr="006041B4">
          <w:rPr>
            <w:noProof/>
            <w:webHidden/>
            <w:sz w:val="24"/>
          </w:rPr>
          <w:fldChar w:fldCharType="end"/>
        </w:r>
      </w:hyperlink>
    </w:p>
    <w:p w14:paraId="1D8279D2" w14:textId="753B78B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16" w:history="1">
        <w:r w:rsidR="006041B4" w:rsidRPr="006041B4">
          <w:rPr>
            <w:rStyle w:val="aff8"/>
            <w:rFonts w:eastAsiaTheme="majorEastAsia"/>
            <w:noProof/>
            <w:sz w:val="24"/>
          </w:rPr>
          <w:t>8.12 Достигнутый результат и границы передачи в сердечную задачу</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_Toc244123116 \h </w:instrText>
        </w:r>
        <w:r w:rsidR="006041B4" w:rsidRPr="006041B4">
          <w:rPr>
            <w:noProof/>
            <w:webHidden/>
            <w:sz w:val="24"/>
          </w:rPr>
        </w:r>
        <w:r w:rsidR="006041B4" w:rsidRPr="006041B4">
          <w:rPr>
            <w:noProof/>
            <w:webHidden/>
            <w:sz w:val="24"/>
          </w:rPr>
          <w:fldChar w:fldCharType="separate"/>
        </w:r>
        <w:r w:rsidR="006041B4">
          <w:rPr>
            <w:noProof/>
            <w:webHidden/>
            <w:sz w:val="24"/>
          </w:rPr>
          <w:t>160</w:t>
        </w:r>
        <w:r w:rsidR="006041B4" w:rsidRPr="006041B4">
          <w:rPr>
            <w:noProof/>
            <w:webHidden/>
            <w:sz w:val="24"/>
          </w:rPr>
          <w:fldChar w:fldCharType="end"/>
        </w:r>
      </w:hyperlink>
    </w:p>
    <w:p w14:paraId="31883AFE" w14:textId="73F0ED3D"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117" w:history="1">
        <w:r w:rsidR="006041B4" w:rsidRPr="006041B4">
          <w:rPr>
            <w:rStyle w:val="aff8"/>
            <w:rFonts w:eastAsiaTheme="majorEastAsia"/>
            <w:noProof/>
            <w:sz w:val="24"/>
          </w:rPr>
          <w:t>9 Восстановление динамики целого сердца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_Toc244123117 \h </w:instrText>
        </w:r>
        <w:r w:rsidR="006041B4" w:rsidRPr="006041B4">
          <w:rPr>
            <w:noProof/>
            <w:webHidden/>
            <w:sz w:val="24"/>
          </w:rPr>
        </w:r>
        <w:r w:rsidR="006041B4" w:rsidRPr="006041B4">
          <w:rPr>
            <w:noProof/>
            <w:webHidden/>
            <w:sz w:val="24"/>
          </w:rPr>
          <w:fldChar w:fldCharType="separate"/>
        </w:r>
        <w:r w:rsidR="006041B4">
          <w:rPr>
            <w:noProof/>
            <w:webHidden/>
            <w:sz w:val="24"/>
          </w:rPr>
          <w:t>162</w:t>
        </w:r>
        <w:r w:rsidR="006041B4" w:rsidRPr="006041B4">
          <w:rPr>
            <w:noProof/>
            <w:webHidden/>
            <w:sz w:val="24"/>
          </w:rPr>
          <w:fldChar w:fldCharType="end"/>
        </w:r>
      </w:hyperlink>
    </w:p>
    <w:p w14:paraId="524BE39C" w14:textId="75A3CA53"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18" w:history="1">
        <w:r w:rsidR="006041B4" w:rsidRPr="006041B4">
          <w:rPr>
            <w:rStyle w:val="aff8"/>
            <w:rFonts w:eastAsiaTheme="majorEastAsia"/>
            <w:noProof/>
            <w:sz w:val="24"/>
          </w:rPr>
          <w:t>9.1 Оцениваемая величина и границы имеющихся данных</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_Toc244123118 \h </w:instrText>
        </w:r>
        <w:r w:rsidR="006041B4" w:rsidRPr="006041B4">
          <w:rPr>
            <w:noProof/>
            <w:webHidden/>
            <w:sz w:val="24"/>
          </w:rPr>
        </w:r>
        <w:r w:rsidR="006041B4" w:rsidRPr="006041B4">
          <w:rPr>
            <w:noProof/>
            <w:webHidden/>
            <w:sz w:val="24"/>
          </w:rPr>
          <w:fldChar w:fldCharType="separate"/>
        </w:r>
        <w:r w:rsidR="006041B4">
          <w:rPr>
            <w:noProof/>
            <w:webHidden/>
            <w:sz w:val="24"/>
          </w:rPr>
          <w:t>162</w:t>
        </w:r>
        <w:r w:rsidR="006041B4" w:rsidRPr="006041B4">
          <w:rPr>
            <w:noProof/>
            <w:webHidden/>
            <w:sz w:val="24"/>
          </w:rPr>
          <w:fldChar w:fldCharType="end"/>
        </w:r>
      </w:hyperlink>
    </w:p>
    <w:p w14:paraId="4467C07F" w14:textId="39074691"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19" w:history="1">
        <w:r w:rsidR="006041B4" w:rsidRPr="006041B4">
          <w:rPr>
            <w:rStyle w:val="aff8"/>
            <w:rFonts w:eastAsiaTheme="majorEastAsia"/>
            <w:noProof/>
            <w:sz w:val="24"/>
          </w:rPr>
          <w:t>9.2 Объём, положение, форма и эффективное сопротивление</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_Toc244123119 \h </w:instrText>
        </w:r>
        <w:r w:rsidR="006041B4" w:rsidRPr="006041B4">
          <w:rPr>
            <w:noProof/>
            <w:webHidden/>
            <w:sz w:val="24"/>
          </w:rPr>
        </w:r>
        <w:r w:rsidR="006041B4" w:rsidRPr="006041B4">
          <w:rPr>
            <w:noProof/>
            <w:webHidden/>
            <w:sz w:val="24"/>
          </w:rPr>
          <w:fldChar w:fldCharType="separate"/>
        </w:r>
        <w:r w:rsidR="006041B4">
          <w:rPr>
            <w:noProof/>
            <w:webHidden/>
            <w:sz w:val="24"/>
          </w:rPr>
          <w:t>163</w:t>
        </w:r>
        <w:r w:rsidR="006041B4" w:rsidRPr="006041B4">
          <w:rPr>
            <w:noProof/>
            <w:webHidden/>
            <w:sz w:val="24"/>
          </w:rPr>
          <w:fldChar w:fldCharType="end"/>
        </w:r>
      </w:hyperlink>
    </w:p>
    <w:p w14:paraId="5B50A665" w14:textId="75D60D19"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20" w:history="1">
        <w:r w:rsidR="006041B4" w:rsidRPr="006041B4">
          <w:rPr>
            <w:rStyle w:val="aff8"/>
            <w:rFonts w:eastAsiaTheme="majorEastAsia"/>
            <w:noProof/>
            <w:sz w:val="24"/>
          </w:rPr>
          <w:t>9.3 Нелинейная обратная задача и её линеаризация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_Toc244123120 \h </w:instrText>
        </w:r>
        <w:r w:rsidR="006041B4" w:rsidRPr="006041B4">
          <w:rPr>
            <w:noProof/>
            <w:webHidden/>
            <w:sz w:val="24"/>
          </w:rPr>
        </w:r>
        <w:r w:rsidR="006041B4" w:rsidRPr="006041B4">
          <w:rPr>
            <w:noProof/>
            <w:webHidden/>
            <w:sz w:val="24"/>
          </w:rPr>
          <w:fldChar w:fldCharType="separate"/>
        </w:r>
        <w:r w:rsidR="006041B4">
          <w:rPr>
            <w:noProof/>
            <w:webHidden/>
            <w:sz w:val="24"/>
          </w:rPr>
          <w:t>164</w:t>
        </w:r>
        <w:r w:rsidR="006041B4" w:rsidRPr="006041B4">
          <w:rPr>
            <w:noProof/>
            <w:webHidden/>
            <w:sz w:val="24"/>
          </w:rPr>
          <w:fldChar w:fldCharType="end"/>
        </w:r>
      </w:hyperlink>
    </w:p>
    <w:p w14:paraId="400C5DDD" w14:textId="2D0DB03C"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21" w:history="1">
        <w:r w:rsidR="006041B4" w:rsidRPr="006041B4">
          <w:rPr>
            <w:rStyle w:val="aff8"/>
            <w:rFonts w:eastAsiaTheme="majorEastAsia"/>
            <w:noProof/>
            <w:sz w:val="24"/>
          </w:rPr>
          <w:t>9.4 Различимость и ошибка при исключении движения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_Toc244123121 \h </w:instrText>
        </w:r>
        <w:r w:rsidR="006041B4" w:rsidRPr="006041B4">
          <w:rPr>
            <w:noProof/>
            <w:webHidden/>
            <w:sz w:val="24"/>
          </w:rPr>
        </w:r>
        <w:r w:rsidR="006041B4" w:rsidRPr="006041B4">
          <w:rPr>
            <w:noProof/>
            <w:webHidden/>
            <w:sz w:val="24"/>
          </w:rPr>
          <w:fldChar w:fldCharType="separate"/>
        </w:r>
        <w:r w:rsidR="006041B4">
          <w:rPr>
            <w:noProof/>
            <w:webHidden/>
            <w:sz w:val="24"/>
          </w:rPr>
          <w:t>167</w:t>
        </w:r>
        <w:r w:rsidR="006041B4" w:rsidRPr="006041B4">
          <w:rPr>
            <w:noProof/>
            <w:webHidden/>
            <w:sz w:val="24"/>
          </w:rPr>
          <w:fldChar w:fldCharType="end"/>
        </w:r>
      </w:hyperlink>
    </w:p>
    <w:p w14:paraId="3579B3B7" w14:textId="790CBCA3"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22" w:history="1">
        <w:r w:rsidR="006041B4" w:rsidRPr="006041B4">
          <w:rPr>
            <w:rStyle w:val="aff8"/>
            <w:rFonts w:eastAsiaTheme="majorEastAsia"/>
            <w:noProof/>
            <w:sz w:val="24"/>
          </w:rPr>
          <w:t>9.5 Фиксированная опора и движение, заданное из 4D-КТ</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_Toc244123122 \h </w:instrText>
        </w:r>
        <w:r w:rsidR="006041B4" w:rsidRPr="006041B4">
          <w:rPr>
            <w:noProof/>
            <w:webHidden/>
            <w:sz w:val="24"/>
          </w:rPr>
        </w:r>
        <w:r w:rsidR="006041B4" w:rsidRPr="006041B4">
          <w:rPr>
            <w:noProof/>
            <w:webHidden/>
            <w:sz w:val="24"/>
          </w:rPr>
          <w:fldChar w:fldCharType="separate"/>
        </w:r>
        <w:r w:rsidR="006041B4">
          <w:rPr>
            <w:noProof/>
            <w:webHidden/>
            <w:sz w:val="24"/>
          </w:rPr>
          <w:t>169</w:t>
        </w:r>
        <w:r w:rsidR="006041B4" w:rsidRPr="006041B4">
          <w:rPr>
            <w:noProof/>
            <w:webHidden/>
            <w:sz w:val="24"/>
          </w:rPr>
          <w:fldChar w:fldCharType="end"/>
        </w:r>
      </w:hyperlink>
    </w:p>
    <w:p w14:paraId="18F03173" w14:textId="392E17EC"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23" w:history="1">
        <w:r w:rsidR="006041B4" w:rsidRPr="006041B4">
          <w:rPr>
            <w:rStyle w:val="aff8"/>
            <w:rFonts w:eastAsiaTheme="majorEastAsia"/>
            <w:noProof/>
            <w:sz w:val="24"/>
          </w:rPr>
          <w:t>9.6 Электрическое сравнение при общих и собственных свойствах форм</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_Toc244123123 \h </w:instrText>
        </w:r>
        <w:r w:rsidR="006041B4" w:rsidRPr="006041B4">
          <w:rPr>
            <w:noProof/>
            <w:webHidden/>
            <w:sz w:val="24"/>
          </w:rPr>
        </w:r>
        <w:r w:rsidR="006041B4" w:rsidRPr="006041B4">
          <w:rPr>
            <w:noProof/>
            <w:webHidden/>
            <w:sz w:val="24"/>
          </w:rPr>
          <w:fldChar w:fldCharType="separate"/>
        </w:r>
        <w:r w:rsidR="006041B4">
          <w:rPr>
            <w:noProof/>
            <w:webHidden/>
            <w:sz w:val="24"/>
          </w:rPr>
          <w:t>173</w:t>
        </w:r>
        <w:r w:rsidR="006041B4" w:rsidRPr="006041B4">
          <w:rPr>
            <w:noProof/>
            <w:webHidden/>
            <w:sz w:val="24"/>
          </w:rPr>
          <w:fldChar w:fldCharType="end"/>
        </w:r>
      </w:hyperlink>
    </w:p>
    <w:p w14:paraId="51A5C492" w14:textId="38832882"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24" w:history="1">
        <w:r w:rsidR="006041B4" w:rsidRPr="006041B4">
          <w:rPr>
            <w:rStyle w:val="aff8"/>
            <w:rFonts w:eastAsiaTheme="majorEastAsia"/>
            <w:noProof/>
            <w:sz w:val="24"/>
          </w:rPr>
          <w:t>9.7 Чувствительность к движению и заданным масштабам параметров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_Toc244123124 \h </w:instrText>
        </w:r>
        <w:r w:rsidR="006041B4" w:rsidRPr="006041B4">
          <w:rPr>
            <w:noProof/>
            <w:webHidden/>
            <w:sz w:val="24"/>
          </w:rPr>
        </w:r>
        <w:r w:rsidR="006041B4" w:rsidRPr="006041B4">
          <w:rPr>
            <w:noProof/>
            <w:webHidden/>
            <w:sz w:val="24"/>
          </w:rPr>
          <w:fldChar w:fldCharType="separate"/>
        </w:r>
        <w:r w:rsidR="006041B4">
          <w:rPr>
            <w:noProof/>
            <w:webHidden/>
            <w:sz w:val="24"/>
          </w:rPr>
          <w:t>175</w:t>
        </w:r>
        <w:r w:rsidR="006041B4" w:rsidRPr="006041B4">
          <w:rPr>
            <w:noProof/>
            <w:webHidden/>
            <w:sz w:val="24"/>
          </w:rPr>
          <w:fldChar w:fldCharType="end"/>
        </w:r>
      </w:hyperlink>
    </w:p>
    <w:p w14:paraId="5F72ECEE" w14:textId="4B0EC7F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25" w:history="1">
        <w:r w:rsidR="006041B4" w:rsidRPr="006041B4">
          <w:rPr>
            <w:rStyle w:val="aff8"/>
            <w:rFonts w:eastAsiaTheme="majorEastAsia"/>
            <w:noProof/>
            <w:sz w:val="24"/>
          </w:rPr>
          <w:t>9.8 Различимость параметров и отказы переноса электрического отклика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_Toc244123125 \h </w:instrText>
        </w:r>
        <w:r w:rsidR="006041B4" w:rsidRPr="006041B4">
          <w:rPr>
            <w:noProof/>
            <w:webHidden/>
            <w:sz w:val="24"/>
          </w:rPr>
        </w:r>
        <w:r w:rsidR="006041B4" w:rsidRPr="006041B4">
          <w:rPr>
            <w:noProof/>
            <w:webHidden/>
            <w:sz w:val="24"/>
          </w:rPr>
          <w:fldChar w:fldCharType="separate"/>
        </w:r>
        <w:r w:rsidR="006041B4">
          <w:rPr>
            <w:noProof/>
            <w:webHidden/>
            <w:sz w:val="24"/>
          </w:rPr>
          <w:t>178</w:t>
        </w:r>
        <w:r w:rsidR="006041B4" w:rsidRPr="006041B4">
          <w:rPr>
            <w:noProof/>
            <w:webHidden/>
            <w:sz w:val="24"/>
          </w:rPr>
          <w:fldChar w:fldCharType="end"/>
        </w:r>
      </w:hyperlink>
    </w:p>
    <w:p w14:paraId="56F842C6" w14:textId="2522A10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26" w:history="1">
        <w:r w:rsidR="006041B4" w:rsidRPr="006041B4">
          <w:rPr>
            <w:rStyle w:val="aff8"/>
            <w:rFonts w:eastAsiaTheme="majorEastAsia"/>
            <w:noProof/>
            <w:sz w:val="24"/>
          </w:rPr>
          <w:t>9.9 Влияние тканевого смешения на восстановление объёма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_Toc244123126 \h </w:instrText>
        </w:r>
        <w:r w:rsidR="006041B4" w:rsidRPr="006041B4">
          <w:rPr>
            <w:noProof/>
            <w:webHidden/>
            <w:sz w:val="24"/>
          </w:rPr>
        </w:r>
        <w:r w:rsidR="006041B4" w:rsidRPr="006041B4">
          <w:rPr>
            <w:noProof/>
            <w:webHidden/>
            <w:sz w:val="24"/>
          </w:rPr>
          <w:fldChar w:fldCharType="separate"/>
        </w:r>
        <w:r w:rsidR="006041B4">
          <w:rPr>
            <w:noProof/>
            <w:webHidden/>
            <w:sz w:val="24"/>
          </w:rPr>
          <w:t>181</w:t>
        </w:r>
        <w:r w:rsidR="006041B4" w:rsidRPr="006041B4">
          <w:rPr>
            <w:noProof/>
            <w:webHidden/>
            <w:sz w:val="24"/>
          </w:rPr>
          <w:fldChar w:fldCharType="end"/>
        </w:r>
      </w:hyperlink>
    </w:p>
    <w:p w14:paraId="0D267761" w14:textId="525D31B1"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27" w:history="1">
        <w:r w:rsidR="006041B4" w:rsidRPr="006041B4">
          <w:rPr>
            <w:rStyle w:val="aff8"/>
            <w:rFonts w:eastAsiaTheme="majorEastAsia"/>
            <w:noProof/>
            <w:sz w:val="24"/>
          </w:rPr>
          <w:t>9.10 Уточнение шага и знак координатной чувствительности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_Toc244123127 \h </w:instrText>
        </w:r>
        <w:r w:rsidR="006041B4" w:rsidRPr="006041B4">
          <w:rPr>
            <w:noProof/>
            <w:webHidden/>
            <w:sz w:val="24"/>
          </w:rPr>
        </w:r>
        <w:r w:rsidR="006041B4" w:rsidRPr="006041B4">
          <w:rPr>
            <w:noProof/>
            <w:webHidden/>
            <w:sz w:val="24"/>
          </w:rPr>
          <w:fldChar w:fldCharType="separate"/>
        </w:r>
        <w:r w:rsidR="006041B4">
          <w:rPr>
            <w:noProof/>
            <w:webHidden/>
            <w:sz w:val="24"/>
          </w:rPr>
          <w:t>183</w:t>
        </w:r>
        <w:r w:rsidR="006041B4" w:rsidRPr="006041B4">
          <w:rPr>
            <w:noProof/>
            <w:webHidden/>
            <w:sz w:val="24"/>
          </w:rPr>
          <w:fldChar w:fldCharType="end"/>
        </w:r>
      </w:hyperlink>
    </w:p>
    <w:p w14:paraId="17BE88BA" w14:textId="5BE6A27C"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28" w:history="1">
        <w:r w:rsidR="006041B4" w:rsidRPr="006041B4">
          <w:rPr>
            <w:rStyle w:val="aff8"/>
            <w:rFonts w:eastAsiaTheme="majorEastAsia"/>
            <w:noProof/>
            <w:sz w:val="24"/>
          </w:rPr>
          <w:t>9.11 Различимость по трём альтернативным монтажам</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_Toc244123128 \h </w:instrText>
        </w:r>
        <w:r w:rsidR="006041B4" w:rsidRPr="006041B4">
          <w:rPr>
            <w:noProof/>
            <w:webHidden/>
            <w:sz w:val="24"/>
          </w:rPr>
        </w:r>
        <w:r w:rsidR="006041B4" w:rsidRPr="006041B4">
          <w:rPr>
            <w:noProof/>
            <w:webHidden/>
            <w:sz w:val="24"/>
          </w:rPr>
          <w:fldChar w:fldCharType="separate"/>
        </w:r>
        <w:r w:rsidR="006041B4">
          <w:rPr>
            <w:noProof/>
            <w:webHidden/>
            <w:sz w:val="24"/>
          </w:rPr>
          <w:t>185</w:t>
        </w:r>
        <w:r w:rsidR="006041B4" w:rsidRPr="006041B4">
          <w:rPr>
            <w:noProof/>
            <w:webHidden/>
            <w:sz w:val="24"/>
          </w:rPr>
          <w:fldChar w:fldCharType="end"/>
        </w:r>
      </w:hyperlink>
    </w:p>
    <w:p w14:paraId="038FFBCD" w14:textId="6DDBE445"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29" w:history="1">
        <w:r w:rsidR="006041B4" w:rsidRPr="006041B4">
          <w:rPr>
            <w:rStyle w:val="aff8"/>
            <w:rFonts w:eastAsiaTheme="majorEastAsia"/>
            <w:noProof/>
            <w:sz w:val="24"/>
          </w:rPr>
          <w:t>9.12 Совместные конечные изменения и остаток суперпозиции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_Toc244123129 \h </w:instrText>
        </w:r>
        <w:r w:rsidR="006041B4" w:rsidRPr="006041B4">
          <w:rPr>
            <w:noProof/>
            <w:webHidden/>
            <w:sz w:val="24"/>
          </w:rPr>
        </w:r>
        <w:r w:rsidR="006041B4" w:rsidRPr="006041B4">
          <w:rPr>
            <w:noProof/>
            <w:webHidden/>
            <w:sz w:val="24"/>
          </w:rPr>
          <w:fldChar w:fldCharType="separate"/>
        </w:r>
        <w:r w:rsidR="006041B4">
          <w:rPr>
            <w:noProof/>
            <w:webHidden/>
            <w:sz w:val="24"/>
          </w:rPr>
          <w:t>187</w:t>
        </w:r>
        <w:r w:rsidR="006041B4" w:rsidRPr="006041B4">
          <w:rPr>
            <w:noProof/>
            <w:webHidden/>
            <w:sz w:val="24"/>
          </w:rPr>
          <w:fldChar w:fldCharType="end"/>
        </w:r>
      </w:hyperlink>
    </w:p>
    <w:p w14:paraId="45BB8BBD" w14:textId="1B9BA8AA"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30" w:history="1">
        <w:r w:rsidR="006041B4" w:rsidRPr="006041B4">
          <w:rPr>
            <w:rStyle w:val="aff8"/>
            <w:rFonts w:eastAsiaTheme="majorEastAsia"/>
            <w:noProof/>
            <w:sz w:val="24"/>
          </w:rPr>
          <w:t>9.13 Конечная компенсация объёма изменением сопротивления сердца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_Toc244123130 \h </w:instrText>
        </w:r>
        <w:r w:rsidR="006041B4" w:rsidRPr="006041B4">
          <w:rPr>
            <w:noProof/>
            <w:webHidden/>
            <w:sz w:val="24"/>
          </w:rPr>
        </w:r>
        <w:r w:rsidR="006041B4" w:rsidRPr="006041B4">
          <w:rPr>
            <w:noProof/>
            <w:webHidden/>
            <w:sz w:val="24"/>
          </w:rPr>
          <w:fldChar w:fldCharType="separate"/>
        </w:r>
        <w:r w:rsidR="006041B4">
          <w:rPr>
            <w:noProof/>
            <w:webHidden/>
            <w:sz w:val="24"/>
          </w:rPr>
          <w:t>189</w:t>
        </w:r>
        <w:r w:rsidR="006041B4" w:rsidRPr="006041B4">
          <w:rPr>
            <w:noProof/>
            <w:webHidden/>
            <w:sz w:val="24"/>
          </w:rPr>
          <w:fldChar w:fldCharType="end"/>
        </w:r>
      </w:hyperlink>
    </w:p>
    <w:p w14:paraId="46ECA834" w14:textId="157ED25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31" w:history="1">
        <w:r w:rsidR="006041B4" w:rsidRPr="006041B4">
          <w:rPr>
            <w:rStyle w:val="aff8"/>
            <w:rFonts w:eastAsiaTheme="majorEastAsia"/>
            <w:noProof/>
            <w:sz w:val="24"/>
          </w:rPr>
          <w:t>9.14 Перенос объёмной чувствительности на пробы исходной анатомии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_Toc244123131 \h </w:instrText>
        </w:r>
        <w:r w:rsidR="006041B4" w:rsidRPr="006041B4">
          <w:rPr>
            <w:noProof/>
            <w:webHidden/>
            <w:sz w:val="24"/>
          </w:rPr>
        </w:r>
        <w:r w:rsidR="006041B4" w:rsidRPr="006041B4">
          <w:rPr>
            <w:noProof/>
            <w:webHidden/>
            <w:sz w:val="24"/>
          </w:rPr>
          <w:fldChar w:fldCharType="separate"/>
        </w:r>
        <w:r w:rsidR="006041B4">
          <w:rPr>
            <w:noProof/>
            <w:webHidden/>
            <w:sz w:val="24"/>
          </w:rPr>
          <w:t>191</w:t>
        </w:r>
        <w:r w:rsidR="006041B4" w:rsidRPr="006041B4">
          <w:rPr>
            <w:noProof/>
            <w:webHidden/>
            <w:sz w:val="24"/>
          </w:rPr>
          <w:fldChar w:fldCharType="end"/>
        </w:r>
      </w:hyperlink>
    </w:p>
    <w:p w14:paraId="7FFDA4DC" w14:textId="74D8250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32" w:history="1">
        <w:r w:rsidR="006041B4" w:rsidRPr="006041B4">
          <w:rPr>
            <w:rStyle w:val="aff8"/>
            <w:rFonts w:eastAsiaTheme="majorEastAsia"/>
            <w:noProof/>
            <w:sz w:val="24"/>
          </w:rPr>
          <w:t>9.15 Достигнутый результат и условия дальнейшего восстановления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_Toc244123132 \h </w:instrText>
        </w:r>
        <w:r w:rsidR="006041B4" w:rsidRPr="006041B4">
          <w:rPr>
            <w:noProof/>
            <w:webHidden/>
            <w:sz w:val="24"/>
          </w:rPr>
        </w:r>
        <w:r w:rsidR="006041B4" w:rsidRPr="006041B4">
          <w:rPr>
            <w:noProof/>
            <w:webHidden/>
            <w:sz w:val="24"/>
          </w:rPr>
          <w:fldChar w:fldCharType="separate"/>
        </w:r>
        <w:r w:rsidR="006041B4">
          <w:rPr>
            <w:noProof/>
            <w:webHidden/>
            <w:sz w:val="24"/>
          </w:rPr>
          <w:t>192</w:t>
        </w:r>
        <w:r w:rsidR="006041B4" w:rsidRPr="006041B4">
          <w:rPr>
            <w:noProof/>
            <w:webHidden/>
            <w:sz w:val="24"/>
          </w:rPr>
          <w:fldChar w:fldCharType="end"/>
        </w:r>
      </w:hyperlink>
    </w:p>
    <w:p w14:paraId="40AA812F" w14:textId="5B7A32C0"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133" w:history="1">
        <w:r w:rsidR="006041B4" w:rsidRPr="006041B4">
          <w:rPr>
            <w:rStyle w:val="aff8"/>
            <w:rFonts w:eastAsiaTheme="majorEastAsia"/>
            <w:noProof/>
            <w:sz w:val="24"/>
          </w:rPr>
          <w:t>10 Камерные объёмы и расчёт УО и ФВ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_Toc244123133 \h </w:instrText>
        </w:r>
        <w:r w:rsidR="006041B4" w:rsidRPr="006041B4">
          <w:rPr>
            <w:noProof/>
            <w:webHidden/>
            <w:sz w:val="24"/>
          </w:rPr>
        </w:r>
        <w:r w:rsidR="006041B4" w:rsidRPr="006041B4">
          <w:rPr>
            <w:noProof/>
            <w:webHidden/>
            <w:sz w:val="24"/>
          </w:rPr>
          <w:fldChar w:fldCharType="separate"/>
        </w:r>
        <w:r w:rsidR="006041B4">
          <w:rPr>
            <w:noProof/>
            <w:webHidden/>
            <w:sz w:val="24"/>
          </w:rPr>
          <w:t>195</w:t>
        </w:r>
        <w:r w:rsidR="006041B4" w:rsidRPr="006041B4">
          <w:rPr>
            <w:noProof/>
            <w:webHidden/>
            <w:sz w:val="24"/>
          </w:rPr>
          <w:fldChar w:fldCharType="end"/>
        </w:r>
      </w:hyperlink>
    </w:p>
    <w:p w14:paraId="682ACC40" w14:textId="01F0726A"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34" w:history="1">
        <w:r w:rsidR="006041B4" w:rsidRPr="006041B4">
          <w:rPr>
            <w:rStyle w:val="aff8"/>
            <w:rFonts w:eastAsiaTheme="majorEastAsia"/>
            <w:noProof/>
            <w:sz w:val="24"/>
          </w:rPr>
          <w:t>10.1 Сердечная область и объёмы отдельных камер</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_Toc244123134 \h </w:instrText>
        </w:r>
        <w:r w:rsidR="006041B4" w:rsidRPr="006041B4">
          <w:rPr>
            <w:noProof/>
            <w:webHidden/>
            <w:sz w:val="24"/>
          </w:rPr>
        </w:r>
        <w:r w:rsidR="006041B4" w:rsidRPr="006041B4">
          <w:rPr>
            <w:noProof/>
            <w:webHidden/>
            <w:sz w:val="24"/>
          </w:rPr>
          <w:fldChar w:fldCharType="separate"/>
        </w:r>
        <w:r w:rsidR="006041B4">
          <w:rPr>
            <w:noProof/>
            <w:webHidden/>
            <w:sz w:val="24"/>
          </w:rPr>
          <w:t>195</w:t>
        </w:r>
        <w:r w:rsidR="006041B4" w:rsidRPr="006041B4">
          <w:rPr>
            <w:noProof/>
            <w:webHidden/>
            <w:sz w:val="24"/>
          </w:rPr>
          <w:fldChar w:fldCharType="end"/>
        </w:r>
      </w:hyperlink>
    </w:p>
    <w:p w14:paraId="4CEAADD5" w14:textId="4B91ED9E"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35" w:history="1">
        <w:r w:rsidR="006041B4" w:rsidRPr="006041B4">
          <w:rPr>
            <w:rStyle w:val="aff8"/>
            <w:rFonts w:eastAsiaTheme="majorEastAsia"/>
            <w:noProof/>
            <w:sz w:val="24"/>
          </w:rPr>
          <w:t>10.2 Камерные функции, механические фазы и доступное окно наблюдения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_Toc244123135 \h </w:instrText>
        </w:r>
        <w:r w:rsidR="006041B4" w:rsidRPr="006041B4">
          <w:rPr>
            <w:noProof/>
            <w:webHidden/>
            <w:sz w:val="24"/>
          </w:rPr>
        </w:r>
        <w:r w:rsidR="006041B4" w:rsidRPr="006041B4">
          <w:rPr>
            <w:noProof/>
            <w:webHidden/>
            <w:sz w:val="24"/>
          </w:rPr>
          <w:fldChar w:fldCharType="separate"/>
        </w:r>
        <w:r w:rsidR="006041B4">
          <w:rPr>
            <w:noProof/>
            <w:webHidden/>
            <w:sz w:val="24"/>
          </w:rPr>
          <w:t>197</w:t>
        </w:r>
        <w:r w:rsidR="006041B4" w:rsidRPr="006041B4">
          <w:rPr>
            <w:noProof/>
            <w:webHidden/>
            <w:sz w:val="24"/>
          </w:rPr>
          <w:fldChar w:fldCharType="end"/>
        </w:r>
      </w:hyperlink>
    </w:p>
    <w:p w14:paraId="621BA483" w14:textId="46AC0DD3"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36" w:history="1">
        <w:r w:rsidR="006041B4" w:rsidRPr="006041B4">
          <w:rPr>
            <w:rStyle w:val="aff8"/>
            <w:rFonts w:eastAsiaTheme="majorEastAsia"/>
            <w:noProof/>
            <w:sz w:val="24"/>
          </w:rPr>
          <w:t>10.3 Одна КТ-опора и связь целого сердца с камерами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_Toc244123136 \h </w:instrText>
        </w:r>
        <w:r w:rsidR="006041B4" w:rsidRPr="006041B4">
          <w:rPr>
            <w:noProof/>
            <w:webHidden/>
            <w:sz w:val="24"/>
          </w:rPr>
        </w:r>
        <w:r w:rsidR="006041B4" w:rsidRPr="006041B4">
          <w:rPr>
            <w:noProof/>
            <w:webHidden/>
            <w:sz w:val="24"/>
          </w:rPr>
          <w:fldChar w:fldCharType="separate"/>
        </w:r>
        <w:r w:rsidR="006041B4">
          <w:rPr>
            <w:noProof/>
            <w:webHidden/>
            <w:sz w:val="24"/>
          </w:rPr>
          <w:t>199</w:t>
        </w:r>
        <w:r w:rsidR="006041B4" w:rsidRPr="006041B4">
          <w:rPr>
            <w:noProof/>
            <w:webHidden/>
            <w:sz w:val="24"/>
          </w:rPr>
          <w:fldChar w:fldCharType="end"/>
        </w:r>
      </w:hyperlink>
    </w:p>
    <w:p w14:paraId="59831127" w14:textId="481D1396"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37" w:history="1">
        <w:r w:rsidR="006041B4" w:rsidRPr="006041B4">
          <w:rPr>
            <w:rStyle w:val="aff8"/>
            <w:rFonts w:eastAsiaTheme="majorEastAsia"/>
            <w:noProof/>
            <w:sz w:val="24"/>
          </w:rPr>
          <w:t>10.4 Сохранённые анатомические калибровки и их перенос</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_Toc244123137 \h </w:instrText>
        </w:r>
        <w:r w:rsidR="006041B4" w:rsidRPr="006041B4">
          <w:rPr>
            <w:noProof/>
            <w:webHidden/>
            <w:sz w:val="24"/>
          </w:rPr>
        </w:r>
        <w:r w:rsidR="006041B4" w:rsidRPr="006041B4">
          <w:rPr>
            <w:noProof/>
            <w:webHidden/>
            <w:sz w:val="24"/>
          </w:rPr>
          <w:fldChar w:fldCharType="separate"/>
        </w:r>
        <w:r w:rsidR="006041B4">
          <w:rPr>
            <w:noProof/>
            <w:webHidden/>
            <w:sz w:val="24"/>
          </w:rPr>
          <w:t>201</w:t>
        </w:r>
        <w:r w:rsidR="006041B4" w:rsidRPr="006041B4">
          <w:rPr>
            <w:noProof/>
            <w:webHidden/>
            <w:sz w:val="24"/>
          </w:rPr>
          <w:fldChar w:fldCharType="end"/>
        </w:r>
      </w:hyperlink>
    </w:p>
    <w:p w14:paraId="1435DDA9" w14:textId="779B450C"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38" w:history="1">
        <w:r w:rsidR="006041B4" w:rsidRPr="006041B4">
          <w:rPr>
            <w:rStyle w:val="aff8"/>
            <w:rFonts w:eastAsiaTheme="majorEastAsia"/>
            <w:noProof/>
            <w:sz w:val="24"/>
          </w:rPr>
          <w:t>10.5 Проверочные зависимости камерных объёмов от ТТРКГ</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_Toc244123138 \h </w:instrText>
        </w:r>
        <w:r w:rsidR="006041B4" w:rsidRPr="006041B4">
          <w:rPr>
            <w:noProof/>
            <w:webHidden/>
            <w:sz w:val="24"/>
          </w:rPr>
        </w:r>
        <w:r w:rsidR="006041B4" w:rsidRPr="006041B4">
          <w:rPr>
            <w:noProof/>
            <w:webHidden/>
            <w:sz w:val="24"/>
          </w:rPr>
          <w:fldChar w:fldCharType="separate"/>
        </w:r>
        <w:r w:rsidR="006041B4">
          <w:rPr>
            <w:noProof/>
            <w:webHidden/>
            <w:sz w:val="24"/>
          </w:rPr>
          <w:t>205</w:t>
        </w:r>
        <w:r w:rsidR="006041B4" w:rsidRPr="006041B4">
          <w:rPr>
            <w:noProof/>
            <w:webHidden/>
            <w:sz w:val="24"/>
          </w:rPr>
          <w:fldChar w:fldCharType="end"/>
        </w:r>
      </w:hyperlink>
    </w:p>
    <w:p w14:paraId="718563B9" w14:textId="28E6A09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39" w:history="1">
        <w:r w:rsidR="006041B4" w:rsidRPr="006041B4">
          <w:rPr>
            <w:rStyle w:val="aff8"/>
            <w:rFonts w:eastAsiaTheme="majorEastAsia"/>
            <w:noProof/>
            <w:sz w:val="24"/>
          </w:rPr>
          <w:t>10.6 Проверка экстремумов и ошибки функциональных показателей</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_Toc244123139 \h </w:instrText>
        </w:r>
        <w:r w:rsidR="006041B4" w:rsidRPr="006041B4">
          <w:rPr>
            <w:noProof/>
            <w:webHidden/>
            <w:sz w:val="24"/>
          </w:rPr>
        </w:r>
        <w:r w:rsidR="006041B4" w:rsidRPr="006041B4">
          <w:rPr>
            <w:noProof/>
            <w:webHidden/>
            <w:sz w:val="24"/>
          </w:rPr>
          <w:fldChar w:fldCharType="separate"/>
        </w:r>
        <w:r w:rsidR="006041B4">
          <w:rPr>
            <w:noProof/>
            <w:webHidden/>
            <w:sz w:val="24"/>
          </w:rPr>
          <w:t>209</w:t>
        </w:r>
        <w:r w:rsidR="006041B4" w:rsidRPr="006041B4">
          <w:rPr>
            <w:noProof/>
            <w:webHidden/>
            <w:sz w:val="24"/>
          </w:rPr>
          <w:fldChar w:fldCharType="end"/>
        </w:r>
      </w:hyperlink>
    </w:p>
    <w:p w14:paraId="254FAD6A" w14:textId="66279003"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40" w:history="1">
        <w:r w:rsidR="006041B4" w:rsidRPr="006041B4">
          <w:rPr>
            <w:rStyle w:val="aff8"/>
            <w:rFonts w:eastAsiaTheme="majorEastAsia"/>
            <w:noProof/>
            <w:sz w:val="24"/>
          </w:rPr>
          <w:t>10.7 Распространение ошибок с учётом общей КТ-опоры и ковариации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_Toc244123140 \h </w:instrText>
        </w:r>
        <w:r w:rsidR="006041B4" w:rsidRPr="006041B4">
          <w:rPr>
            <w:noProof/>
            <w:webHidden/>
            <w:sz w:val="24"/>
          </w:rPr>
        </w:r>
        <w:r w:rsidR="006041B4" w:rsidRPr="006041B4">
          <w:rPr>
            <w:noProof/>
            <w:webHidden/>
            <w:sz w:val="24"/>
          </w:rPr>
          <w:fldChar w:fldCharType="separate"/>
        </w:r>
        <w:r w:rsidR="006041B4">
          <w:rPr>
            <w:noProof/>
            <w:webHidden/>
            <w:sz w:val="24"/>
          </w:rPr>
          <w:t>212</w:t>
        </w:r>
        <w:r w:rsidR="006041B4" w:rsidRPr="006041B4">
          <w:rPr>
            <w:noProof/>
            <w:webHidden/>
            <w:sz w:val="24"/>
          </w:rPr>
          <w:fldChar w:fldCharType="end"/>
        </w:r>
      </w:hyperlink>
    </w:p>
    <w:p w14:paraId="7CBC8310" w14:textId="44C0F035"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41" w:history="1">
        <w:r w:rsidR="006041B4" w:rsidRPr="006041B4">
          <w:rPr>
            <w:rStyle w:val="aff8"/>
            <w:rFonts w:eastAsiaTheme="majorEastAsia"/>
            <w:noProof/>
            <w:sz w:val="24"/>
          </w:rPr>
          <w:t>10.8 Смысл проверочных метрик и достигнутый результат</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_Toc244123141 \h </w:instrText>
        </w:r>
        <w:r w:rsidR="006041B4" w:rsidRPr="006041B4">
          <w:rPr>
            <w:noProof/>
            <w:webHidden/>
            <w:sz w:val="24"/>
          </w:rPr>
        </w:r>
        <w:r w:rsidR="006041B4" w:rsidRPr="006041B4">
          <w:rPr>
            <w:noProof/>
            <w:webHidden/>
            <w:sz w:val="24"/>
          </w:rPr>
          <w:fldChar w:fldCharType="separate"/>
        </w:r>
        <w:r w:rsidR="006041B4">
          <w:rPr>
            <w:noProof/>
            <w:webHidden/>
            <w:sz w:val="24"/>
          </w:rPr>
          <w:t>215</w:t>
        </w:r>
        <w:r w:rsidR="006041B4" w:rsidRPr="006041B4">
          <w:rPr>
            <w:noProof/>
            <w:webHidden/>
            <w:sz w:val="24"/>
          </w:rPr>
          <w:fldChar w:fldCharType="end"/>
        </w:r>
      </w:hyperlink>
    </w:p>
    <w:p w14:paraId="66FCE88F" w14:textId="051631C4"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142" w:history="1">
        <w:r w:rsidR="006041B4" w:rsidRPr="006041B4">
          <w:rPr>
            <w:rStyle w:val="aff8"/>
            <w:rFonts w:eastAsiaTheme="majorEastAsia"/>
            <w:noProof/>
            <w:sz w:val="24"/>
          </w:rPr>
          <w:t>11 Результаты проверки методики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_Toc244123142 \h </w:instrText>
        </w:r>
        <w:r w:rsidR="006041B4" w:rsidRPr="006041B4">
          <w:rPr>
            <w:noProof/>
            <w:webHidden/>
            <w:sz w:val="24"/>
          </w:rPr>
        </w:r>
        <w:r w:rsidR="006041B4" w:rsidRPr="006041B4">
          <w:rPr>
            <w:noProof/>
            <w:webHidden/>
            <w:sz w:val="24"/>
          </w:rPr>
          <w:fldChar w:fldCharType="separate"/>
        </w:r>
        <w:r w:rsidR="006041B4">
          <w:rPr>
            <w:noProof/>
            <w:webHidden/>
            <w:sz w:val="24"/>
          </w:rPr>
          <w:t>217</w:t>
        </w:r>
        <w:r w:rsidR="006041B4" w:rsidRPr="006041B4">
          <w:rPr>
            <w:noProof/>
            <w:webHidden/>
            <w:sz w:val="24"/>
          </w:rPr>
          <w:fldChar w:fldCharType="end"/>
        </w:r>
      </w:hyperlink>
    </w:p>
    <w:p w14:paraId="0F729796" w14:textId="25B25F09"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43" w:history="1">
        <w:r w:rsidR="006041B4" w:rsidRPr="006041B4">
          <w:rPr>
            <w:rStyle w:val="aff8"/>
            <w:rFonts w:eastAsiaTheme="majorEastAsia"/>
            <w:noProof/>
            <w:sz w:val="24"/>
          </w:rPr>
          <w:t>11.1 Предмет проверки и уровни доказательности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_Toc244123143 \h </w:instrText>
        </w:r>
        <w:r w:rsidR="006041B4" w:rsidRPr="006041B4">
          <w:rPr>
            <w:noProof/>
            <w:webHidden/>
            <w:sz w:val="24"/>
          </w:rPr>
        </w:r>
        <w:r w:rsidR="006041B4" w:rsidRPr="006041B4">
          <w:rPr>
            <w:noProof/>
            <w:webHidden/>
            <w:sz w:val="24"/>
          </w:rPr>
          <w:fldChar w:fldCharType="separate"/>
        </w:r>
        <w:r w:rsidR="006041B4">
          <w:rPr>
            <w:noProof/>
            <w:webHidden/>
            <w:sz w:val="24"/>
          </w:rPr>
          <w:t>217</w:t>
        </w:r>
        <w:r w:rsidR="006041B4" w:rsidRPr="006041B4">
          <w:rPr>
            <w:noProof/>
            <w:webHidden/>
            <w:sz w:val="24"/>
          </w:rPr>
          <w:fldChar w:fldCharType="end"/>
        </w:r>
      </w:hyperlink>
    </w:p>
    <w:p w14:paraId="3A2DFC9B" w14:textId="307A75B4"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44" w:history="1">
        <w:r w:rsidR="006041B4" w:rsidRPr="006041B4">
          <w:rPr>
            <w:rStyle w:val="aff8"/>
            <w:rFonts w:eastAsiaTheme="majorEastAsia"/>
            <w:noProof/>
            <w:sz w:val="24"/>
          </w:rPr>
          <w:t>11.2 Численная точность и её отличие от точности физической модели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_Toc244123144 \h </w:instrText>
        </w:r>
        <w:r w:rsidR="006041B4" w:rsidRPr="006041B4">
          <w:rPr>
            <w:noProof/>
            <w:webHidden/>
            <w:sz w:val="24"/>
          </w:rPr>
        </w:r>
        <w:r w:rsidR="006041B4" w:rsidRPr="006041B4">
          <w:rPr>
            <w:noProof/>
            <w:webHidden/>
            <w:sz w:val="24"/>
          </w:rPr>
          <w:fldChar w:fldCharType="separate"/>
        </w:r>
        <w:r w:rsidR="006041B4">
          <w:rPr>
            <w:noProof/>
            <w:webHidden/>
            <w:sz w:val="24"/>
          </w:rPr>
          <w:t>220</w:t>
        </w:r>
        <w:r w:rsidR="006041B4" w:rsidRPr="006041B4">
          <w:rPr>
            <w:noProof/>
            <w:webHidden/>
            <w:sz w:val="24"/>
          </w:rPr>
          <w:fldChar w:fldCharType="end"/>
        </w:r>
      </w:hyperlink>
    </w:p>
    <w:p w14:paraId="1140991C" w14:textId="25C508D7"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45" w:history="1">
        <w:r w:rsidR="006041B4" w:rsidRPr="006041B4">
          <w:rPr>
            <w:rStyle w:val="aff8"/>
            <w:rFonts w:eastAsiaTheme="majorEastAsia"/>
            <w:noProof/>
            <w:sz w:val="24"/>
          </w:rPr>
          <w:t>11.3 Электрическая эквивалентность и отрицательные модельные результаты</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_Toc244123145 \h </w:instrText>
        </w:r>
        <w:r w:rsidR="006041B4" w:rsidRPr="006041B4">
          <w:rPr>
            <w:noProof/>
            <w:webHidden/>
            <w:sz w:val="24"/>
          </w:rPr>
        </w:r>
        <w:r w:rsidR="006041B4" w:rsidRPr="006041B4">
          <w:rPr>
            <w:noProof/>
            <w:webHidden/>
            <w:sz w:val="24"/>
          </w:rPr>
          <w:fldChar w:fldCharType="separate"/>
        </w:r>
        <w:r w:rsidR="006041B4">
          <w:rPr>
            <w:noProof/>
            <w:webHidden/>
            <w:sz w:val="24"/>
          </w:rPr>
          <w:t>223</w:t>
        </w:r>
        <w:r w:rsidR="006041B4" w:rsidRPr="006041B4">
          <w:rPr>
            <w:noProof/>
            <w:webHidden/>
            <w:sz w:val="24"/>
          </w:rPr>
          <w:fldChar w:fldCharType="end"/>
        </w:r>
      </w:hyperlink>
    </w:p>
    <w:p w14:paraId="763E6FA1" w14:textId="3E7E4F72"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46" w:history="1">
        <w:r w:rsidR="006041B4" w:rsidRPr="006041B4">
          <w:rPr>
            <w:rStyle w:val="aff8"/>
            <w:rFonts w:eastAsiaTheme="majorEastAsia"/>
            <w:noProof/>
            <w:sz w:val="24"/>
          </w:rPr>
          <w:t>11.4 Отложенные данные: что действительно исключалось из подбора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_Toc244123146 \h </w:instrText>
        </w:r>
        <w:r w:rsidR="006041B4" w:rsidRPr="006041B4">
          <w:rPr>
            <w:noProof/>
            <w:webHidden/>
            <w:sz w:val="24"/>
          </w:rPr>
        </w:r>
        <w:r w:rsidR="006041B4" w:rsidRPr="006041B4">
          <w:rPr>
            <w:noProof/>
            <w:webHidden/>
            <w:sz w:val="24"/>
          </w:rPr>
          <w:fldChar w:fldCharType="separate"/>
        </w:r>
        <w:r w:rsidR="006041B4">
          <w:rPr>
            <w:noProof/>
            <w:webHidden/>
            <w:sz w:val="24"/>
          </w:rPr>
          <w:t>228</w:t>
        </w:r>
        <w:r w:rsidR="006041B4" w:rsidRPr="006041B4">
          <w:rPr>
            <w:noProof/>
            <w:webHidden/>
            <w:sz w:val="24"/>
          </w:rPr>
          <w:fldChar w:fldCharType="end"/>
        </w:r>
      </w:hyperlink>
    </w:p>
    <w:p w14:paraId="544D76FD" w14:textId="26A7E38A"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47" w:history="1">
        <w:r w:rsidR="006041B4" w:rsidRPr="006041B4">
          <w:rPr>
            <w:rStyle w:val="aff8"/>
            <w:rFonts w:eastAsiaTheme="majorEastAsia"/>
            <w:noProof/>
            <w:sz w:val="24"/>
          </w:rPr>
          <w:t>11.5 Проверка на электрических циклах и ошибочное совпадение функционального показателя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_Toc244123147 \h </w:instrText>
        </w:r>
        <w:r w:rsidR="006041B4" w:rsidRPr="006041B4">
          <w:rPr>
            <w:noProof/>
            <w:webHidden/>
            <w:sz w:val="24"/>
          </w:rPr>
        </w:r>
        <w:r w:rsidR="006041B4" w:rsidRPr="006041B4">
          <w:rPr>
            <w:noProof/>
            <w:webHidden/>
            <w:sz w:val="24"/>
          </w:rPr>
          <w:fldChar w:fldCharType="separate"/>
        </w:r>
        <w:r w:rsidR="006041B4">
          <w:rPr>
            <w:noProof/>
            <w:webHidden/>
            <w:sz w:val="24"/>
          </w:rPr>
          <w:t>231</w:t>
        </w:r>
        <w:r w:rsidR="006041B4" w:rsidRPr="006041B4">
          <w:rPr>
            <w:noProof/>
            <w:webHidden/>
            <w:sz w:val="24"/>
          </w:rPr>
          <w:fldChar w:fldCharType="end"/>
        </w:r>
      </w:hyperlink>
    </w:p>
    <w:p w14:paraId="3ADA995C" w14:textId="18A495B6"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48" w:history="1">
        <w:r w:rsidR="006041B4" w:rsidRPr="006041B4">
          <w:rPr>
            <w:rStyle w:val="aff8"/>
            <w:rFonts w:eastAsiaTheme="majorEastAsia"/>
            <w:noProof/>
            <w:sz w:val="24"/>
          </w:rPr>
          <w:t>11.6 Шум, неопределённость и зависимость ошибок</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_Toc244123148 \h </w:instrText>
        </w:r>
        <w:r w:rsidR="006041B4" w:rsidRPr="006041B4">
          <w:rPr>
            <w:noProof/>
            <w:webHidden/>
            <w:sz w:val="24"/>
          </w:rPr>
        </w:r>
        <w:r w:rsidR="006041B4" w:rsidRPr="006041B4">
          <w:rPr>
            <w:noProof/>
            <w:webHidden/>
            <w:sz w:val="24"/>
          </w:rPr>
          <w:fldChar w:fldCharType="separate"/>
        </w:r>
        <w:r w:rsidR="006041B4">
          <w:rPr>
            <w:noProof/>
            <w:webHidden/>
            <w:sz w:val="24"/>
          </w:rPr>
          <w:t>234</w:t>
        </w:r>
        <w:r w:rsidR="006041B4" w:rsidRPr="006041B4">
          <w:rPr>
            <w:noProof/>
            <w:webHidden/>
            <w:sz w:val="24"/>
          </w:rPr>
          <w:fldChar w:fldCharType="end"/>
        </w:r>
      </w:hyperlink>
    </w:p>
    <w:p w14:paraId="6F3A22E7" w14:textId="6F62D92C"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49" w:history="1">
        <w:r w:rsidR="006041B4" w:rsidRPr="006041B4">
          <w:rPr>
            <w:rStyle w:val="aff8"/>
            <w:rFonts w:eastAsiaTheme="majorEastAsia"/>
            <w:noProof/>
            <w:sz w:val="24"/>
          </w:rPr>
          <w:t>11.7 Критерии следующей проверки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_Toc244123149 \h </w:instrText>
        </w:r>
        <w:r w:rsidR="006041B4" w:rsidRPr="006041B4">
          <w:rPr>
            <w:noProof/>
            <w:webHidden/>
            <w:sz w:val="24"/>
          </w:rPr>
        </w:r>
        <w:r w:rsidR="006041B4" w:rsidRPr="006041B4">
          <w:rPr>
            <w:noProof/>
            <w:webHidden/>
            <w:sz w:val="24"/>
          </w:rPr>
          <w:fldChar w:fldCharType="separate"/>
        </w:r>
        <w:r w:rsidR="006041B4">
          <w:rPr>
            <w:noProof/>
            <w:webHidden/>
            <w:sz w:val="24"/>
          </w:rPr>
          <w:t>237</w:t>
        </w:r>
        <w:r w:rsidR="006041B4" w:rsidRPr="006041B4">
          <w:rPr>
            <w:noProof/>
            <w:webHidden/>
            <w:sz w:val="24"/>
          </w:rPr>
          <w:fldChar w:fldCharType="end"/>
        </w:r>
      </w:hyperlink>
    </w:p>
    <w:p w14:paraId="2459F8DF" w14:textId="2B664C4C"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50" w:history="1">
        <w:r w:rsidR="006041B4" w:rsidRPr="006041B4">
          <w:rPr>
            <w:rStyle w:val="aff8"/>
            <w:rFonts w:eastAsiaTheme="majorEastAsia"/>
            <w:noProof/>
            <w:sz w:val="24"/>
          </w:rPr>
          <w:t>11.8 Состояние переходов целевой методики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_Toc244123150 \h </w:instrText>
        </w:r>
        <w:r w:rsidR="006041B4" w:rsidRPr="006041B4">
          <w:rPr>
            <w:noProof/>
            <w:webHidden/>
            <w:sz w:val="24"/>
          </w:rPr>
        </w:r>
        <w:r w:rsidR="006041B4" w:rsidRPr="006041B4">
          <w:rPr>
            <w:noProof/>
            <w:webHidden/>
            <w:sz w:val="24"/>
          </w:rPr>
          <w:fldChar w:fldCharType="separate"/>
        </w:r>
        <w:r w:rsidR="006041B4">
          <w:rPr>
            <w:noProof/>
            <w:webHidden/>
            <w:sz w:val="24"/>
          </w:rPr>
          <w:t>239</w:t>
        </w:r>
        <w:r w:rsidR="006041B4" w:rsidRPr="006041B4">
          <w:rPr>
            <w:noProof/>
            <w:webHidden/>
            <w:sz w:val="24"/>
          </w:rPr>
          <w:fldChar w:fldCharType="end"/>
        </w:r>
      </w:hyperlink>
    </w:p>
    <w:p w14:paraId="2AAD4DB8" w14:textId="5468BC00"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151" w:history="1">
        <w:r w:rsidR="006041B4" w:rsidRPr="006041B4">
          <w:rPr>
            <w:rStyle w:val="aff8"/>
            <w:rFonts w:eastAsiaTheme="majorEastAsia"/>
            <w:noProof/>
            <w:sz w:val="24"/>
          </w:rPr>
          <w:t>12 Обсуждение и границы применимости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_Toc244123151 \h </w:instrText>
        </w:r>
        <w:r w:rsidR="006041B4" w:rsidRPr="006041B4">
          <w:rPr>
            <w:noProof/>
            <w:webHidden/>
            <w:sz w:val="24"/>
          </w:rPr>
        </w:r>
        <w:r w:rsidR="006041B4" w:rsidRPr="006041B4">
          <w:rPr>
            <w:noProof/>
            <w:webHidden/>
            <w:sz w:val="24"/>
          </w:rPr>
          <w:fldChar w:fldCharType="separate"/>
        </w:r>
        <w:r w:rsidR="006041B4">
          <w:rPr>
            <w:noProof/>
            <w:webHidden/>
            <w:sz w:val="24"/>
          </w:rPr>
          <w:t>241</w:t>
        </w:r>
        <w:r w:rsidR="006041B4" w:rsidRPr="006041B4">
          <w:rPr>
            <w:noProof/>
            <w:webHidden/>
            <w:sz w:val="24"/>
          </w:rPr>
          <w:fldChar w:fldCharType="end"/>
        </w:r>
      </w:hyperlink>
    </w:p>
    <w:p w14:paraId="558B42FD" w14:textId="32E1E89E"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52" w:history="1">
        <w:r w:rsidR="006041B4" w:rsidRPr="006041B4">
          <w:rPr>
            <w:rStyle w:val="aff8"/>
            <w:rFonts w:eastAsiaTheme="majorEastAsia"/>
            <w:noProof/>
            <w:sz w:val="24"/>
          </w:rPr>
          <w:t>12.1 Что полученные результаты позволяют утверждать о методике</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_Toc244123152 \h </w:instrText>
        </w:r>
        <w:r w:rsidR="006041B4" w:rsidRPr="006041B4">
          <w:rPr>
            <w:noProof/>
            <w:webHidden/>
            <w:sz w:val="24"/>
          </w:rPr>
        </w:r>
        <w:r w:rsidR="006041B4" w:rsidRPr="006041B4">
          <w:rPr>
            <w:noProof/>
            <w:webHidden/>
            <w:sz w:val="24"/>
          </w:rPr>
          <w:fldChar w:fldCharType="separate"/>
        </w:r>
        <w:r w:rsidR="006041B4">
          <w:rPr>
            <w:noProof/>
            <w:webHidden/>
            <w:sz w:val="24"/>
          </w:rPr>
          <w:t>241</w:t>
        </w:r>
        <w:r w:rsidR="006041B4" w:rsidRPr="006041B4">
          <w:rPr>
            <w:noProof/>
            <w:webHidden/>
            <w:sz w:val="24"/>
          </w:rPr>
          <w:fldChar w:fldCharType="end"/>
        </w:r>
      </w:hyperlink>
    </w:p>
    <w:p w14:paraId="5A95D81F" w14:textId="34126B1B"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53" w:history="1">
        <w:r w:rsidR="006041B4" w:rsidRPr="006041B4">
          <w:rPr>
            <w:rStyle w:val="aff8"/>
            <w:rFonts w:eastAsiaTheme="majorEastAsia"/>
            <w:noProof/>
            <w:sz w:val="24"/>
          </w:rPr>
          <w:t>12.2 Соотношение с литературой, техническими и патентными аналогами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_Toc244123153 \h </w:instrText>
        </w:r>
        <w:r w:rsidR="006041B4" w:rsidRPr="006041B4">
          <w:rPr>
            <w:noProof/>
            <w:webHidden/>
            <w:sz w:val="24"/>
          </w:rPr>
        </w:r>
        <w:r w:rsidR="006041B4" w:rsidRPr="006041B4">
          <w:rPr>
            <w:noProof/>
            <w:webHidden/>
            <w:sz w:val="24"/>
          </w:rPr>
          <w:fldChar w:fldCharType="separate"/>
        </w:r>
        <w:r w:rsidR="006041B4">
          <w:rPr>
            <w:noProof/>
            <w:webHidden/>
            <w:sz w:val="24"/>
          </w:rPr>
          <w:t>242</w:t>
        </w:r>
        <w:r w:rsidR="006041B4" w:rsidRPr="006041B4">
          <w:rPr>
            <w:noProof/>
            <w:webHidden/>
            <w:sz w:val="24"/>
          </w:rPr>
          <w:fldChar w:fldCharType="end"/>
        </w:r>
      </w:hyperlink>
    </w:p>
    <w:p w14:paraId="419112E6" w14:textId="3F99EA0F"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54" w:history="1">
        <w:r w:rsidR="006041B4" w:rsidRPr="006041B4">
          <w:rPr>
            <w:rStyle w:val="aff8"/>
            <w:rFonts w:eastAsiaTheme="majorEastAsia"/>
            <w:noProof/>
            <w:sz w:val="24"/>
          </w:rPr>
          <w:t>12.3 Анатомическая опора и пределы геометрического упрощения</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_Toc244123154 \h </w:instrText>
        </w:r>
        <w:r w:rsidR="006041B4" w:rsidRPr="006041B4">
          <w:rPr>
            <w:noProof/>
            <w:webHidden/>
            <w:sz w:val="24"/>
          </w:rPr>
        </w:r>
        <w:r w:rsidR="006041B4" w:rsidRPr="006041B4">
          <w:rPr>
            <w:noProof/>
            <w:webHidden/>
            <w:sz w:val="24"/>
          </w:rPr>
          <w:fldChar w:fldCharType="separate"/>
        </w:r>
        <w:r w:rsidR="006041B4">
          <w:rPr>
            <w:noProof/>
            <w:webHidden/>
            <w:sz w:val="24"/>
          </w:rPr>
          <w:t>244</w:t>
        </w:r>
        <w:r w:rsidR="006041B4" w:rsidRPr="006041B4">
          <w:rPr>
            <w:noProof/>
            <w:webHidden/>
            <w:sz w:val="24"/>
          </w:rPr>
          <w:fldChar w:fldCharType="end"/>
        </w:r>
      </w:hyperlink>
    </w:p>
    <w:p w14:paraId="758EE222" w14:textId="54A85A45"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55" w:history="1">
        <w:r w:rsidR="006041B4" w:rsidRPr="006041B4">
          <w:rPr>
            <w:rStyle w:val="aff8"/>
            <w:rFonts w:eastAsiaTheme="majorEastAsia"/>
            <w:noProof/>
            <w:sz w:val="24"/>
          </w:rPr>
          <w:t>12.4 Тканевая поправка и альтернативные объяснения остатка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_Toc244123155 \h </w:instrText>
        </w:r>
        <w:r w:rsidR="006041B4" w:rsidRPr="006041B4">
          <w:rPr>
            <w:noProof/>
            <w:webHidden/>
            <w:sz w:val="24"/>
          </w:rPr>
        </w:r>
        <w:r w:rsidR="006041B4" w:rsidRPr="006041B4">
          <w:rPr>
            <w:noProof/>
            <w:webHidden/>
            <w:sz w:val="24"/>
          </w:rPr>
          <w:fldChar w:fldCharType="separate"/>
        </w:r>
        <w:r w:rsidR="006041B4">
          <w:rPr>
            <w:noProof/>
            <w:webHidden/>
            <w:sz w:val="24"/>
          </w:rPr>
          <w:t>246</w:t>
        </w:r>
        <w:r w:rsidR="006041B4" w:rsidRPr="006041B4">
          <w:rPr>
            <w:noProof/>
            <w:webHidden/>
            <w:sz w:val="24"/>
          </w:rPr>
          <w:fldChar w:fldCharType="end"/>
        </w:r>
      </w:hyperlink>
    </w:p>
    <w:p w14:paraId="058637BA" w14:textId="4DC3FFC9"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56" w:history="1">
        <w:r w:rsidR="006041B4" w:rsidRPr="006041B4">
          <w:rPr>
            <w:rStyle w:val="aff8"/>
            <w:rFonts w:eastAsiaTheme="majorEastAsia"/>
            <w:noProof/>
            <w:sz w:val="24"/>
          </w:rPr>
          <w:t>12.5 Движение и практическая различимость объёма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_Toc244123156 \h </w:instrText>
        </w:r>
        <w:r w:rsidR="006041B4" w:rsidRPr="006041B4">
          <w:rPr>
            <w:noProof/>
            <w:webHidden/>
            <w:sz w:val="24"/>
          </w:rPr>
        </w:r>
        <w:r w:rsidR="006041B4" w:rsidRPr="006041B4">
          <w:rPr>
            <w:noProof/>
            <w:webHidden/>
            <w:sz w:val="24"/>
          </w:rPr>
          <w:fldChar w:fldCharType="separate"/>
        </w:r>
        <w:r w:rsidR="006041B4">
          <w:rPr>
            <w:noProof/>
            <w:webHidden/>
            <w:sz w:val="24"/>
          </w:rPr>
          <w:t>249</w:t>
        </w:r>
        <w:r w:rsidR="006041B4" w:rsidRPr="006041B4">
          <w:rPr>
            <w:noProof/>
            <w:webHidden/>
            <w:sz w:val="24"/>
          </w:rPr>
          <w:fldChar w:fldCharType="end"/>
        </w:r>
      </w:hyperlink>
    </w:p>
    <w:p w14:paraId="09149A57" w14:textId="60F9137A"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57" w:history="1">
        <w:r w:rsidR="006041B4" w:rsidRPr="006041B4">
          <w:rPr>
            <w:rStyle w:val="aff8"/>
            <w:rFonts w:eastAsiaTheme="majorEastAsia"/>
            <w:noProof/>
            <w:sz w:val="24"/>
          </w:rPr>
          <w:t>12.6 Почему успех промежуточного расчёта не означает точности УО и ФВ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_Toc244123157 \h </w:instrText>
        </w:r>
        <w:r w:rsidR="006041B4" w:rsidRPr="006041B4">
          <w:rPr>
            <w:noProof/>
            <w:webHidden/>
            <w:sz w:val="24"/>
          </w:rPr>
        </w:r>
        <w:r w:rsidR="006041B4" w:rsidRPr="006041B4">
          <w:rPr>
            <w:noProof/>
            <w:webHidden/>
            <w:sz w:val="24"/>
          </w:rPr>
          <w:fldChar w:fldCharType="separate"/>
        </w:r>
        <w:r w:rsidR="006041B4">
          <w:rPr>
            <w:noProof/>
            <w:webHidden/>
            <w:sz w:val="24"/>
          </w:rPr>
          <w:t>252</w:t>
        </w:r>
        <w:r w:rsidR="006041B4" w:rsidRPr="006041B4">
          <w:rPr>
            <w:noProof/>
            <w:webHidden/>
            <w:sz w:val="24"/>
          </w:rPr>
          <w:fldChar w:fldCharType="end"/>
        </w:r>
      </w:hyperlink>
    </w:p>
    <w:p w14:paraId="76719ED2" w14:textId="48F0F0F6"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58" w:history="1">
        <w:r w:rsidR="006041B4" w:rsidRPr="006041B4">
          <w:rPr>
            <w:rStyle w:val="aff8"/>
            <w:rFonts w:eastAsiaTheme="majorEastAsia"/>
            <w:noProof/>
            <w:sz w:val="24"/>
          </w:rPr>
          <w:t>12.7 Последовательное сокращение входных данных</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_Toc244123158 \h </w:instrText>
        </w:r>
        <w:r w:rsidR="006041B4" w:rsidRPr="006041B4">
          <w:rPr>
            <w:noProof/>
            <w:webHidden/>
            <w:sz w:val="24"/>
          </w:rPr>
        </w:r>
        <w:r w:rsidR="006041B4" w:rsidRPr="006041B4">
          <w:rPr>
            <w:noProof/>
            <w:webHidden/>
            <w:sz w:val="24"/>
          </w:rPr>
          <w:fldChar w:fldCharType="separate"/>
        </w:r>
        <w:r w:rsidR="006041B4">
          <w:rPr>
            <w:noProof/>
            <w:webHidden/>
            <w:sz w:val="24"/>
          </w:rPr>
          <w:t>255</w:t>
        </w:r>
        <w:r w:rsidR="006041B4" w:rsidRPr="006041B4">
          <w:rPr>
            <w:noProof/>
            <w:webHidden/>
            <w:sz w:val="24"/>
          </w:rPr>
          <w:fldChar w:fldCharType="end"/>
        </w:r>
      </w:hyperlink>
    </w:p>
    <w:p w14:paraId="7FE6C65C" w14:textId="14B32208" w:rsidR="006041B4" w:rsidRPr="006041B4" w:rsidRDefault="006B31AF" w:rsidP="006041B4">
      <w:pPr>
        <w:pStyle w:val="2c"/>
        <w:tabs>
          <w:tab w:val="right" w:leader="dot" w:pos="9345"/>
        </w:tabs>
        <w:spacing w:after="60" w:line="240" w:lineRule="auto"/>
        <w:ind w:left="0" w:firstLine="0"/>
        <w:jc w:val="left"/>
        <w:rPr>
          <w:rFonts w:eastAsiaTheme="minorEastAsia"/>
          <w:noProof/>
          <w:color w:val="auto"/>
          <w:sz w:val="24"/>
          <w:lang w:eastAsia="ru-RU"/>
        </w:rPr>
      </w:pPr>
      <w:hyperlink w:anchor="_Toc244123159" w:history="1">
        <w:r w:rsidR="006041B4" w:rsidRPr="006041B4">
          <w:rPr>
            <w:rStyle w:val="aff8"/>
            <w:rFonts w:eastAsiaTheme="majorEastAsia"/>
            <w:noProof/>
            <w:sz w:val="24"/>
          </w:rPr>
          <w:t>12.8 Выполненные проверки и нерешённые переходы между этапами</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_Toc244123159 \h </w:instrText>
        </w:r>
        <w:r w:rsidR="006041B4" w:rsidRPr="006041B4">
          <w:rPr>
            <w:noProof/>
            <w:webHidden/>
            <w:sz w:val="24"/>
          </w:rPr>
        </w:r>
        <w:r w:rsidR="006041B4" w:rsidRPr="006041B4">
          <w:rPr>
            <w:noProof/>
            <w:webHidden/>
            <w:sz w:val="24"/>
          </w:rPr>
          <w:fldChar w:fldCharType="separate"/>
        </w:r>
        <w:r w:rsidR="006041B4">
          <w:rPr>
            <w:noProof/>
            <w:webHidden/>
            <w:sz w:val="24"/>
          </w:rPr>
          <w:t>256</w:t>
        </w:r>
        <w:r w:rsidR="006041B4" w:rsidRPr="006041B4">
          <w:rPr>
            <w:noProof/>
            <w:webHidden/>
            <w:sz w:val="24"/>
          </w:rPr>
          <w:fldChar w:fldCharType="end"/>
        </w:r>
      </w:hyperlink>
    </w:p>
    <w:p w14:paraId="5354C32A" w14:textId="5EA6FA4A"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160" w:history="1">
        <w:r w:rsidR="006041B4" w:rsidRPr="006041B4">
          <w:rPr>
            <w:rStyle w:val="aff8"/>
            <w:rFonts w:eastAsiaTheme="majorEastAsia"/>
            <w:noProof/>
            <w:sz w:val="24"/>
          </w:rPr>
          <w:t>Заключение</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_Toc244123160 \h </w:instrText>
        </w:r>
        <w:r w:rsidR="006041B4" w:rsidRPr="006041B4">
          <w:rPr>
            <w:noProof/>
            <w:webHidden/>
            <w:sz w:val="24"/>
          </w:rPr>
        </w:r>
        <w:r w:rsidR="006041B4" w:rsidRPr="006041B4">
          <w:rPr>
            <w:noProof/>
            <w:webHidden/>
            <w:sz w:val="24"/>
          </w:rPr>
          <w:fldChar w:fldCharType="separate"/>
        </w:r>
        <w:r w:rsidR="006041B4">
          <w:rPr>
            <w:noProof/>
            <w:webHidden/>
            <w:sz w:val="24"/>
          </w:rPr>
          <w:t>261</w:t>
        </w:r>
        <w:r w:rsidR="006041B4" w:rsidRPr="006041B4">
          <w:rPr>
            <w:noProof/>
            <w:webHidden/>
            <w:sz w:val="24"/>
          </w:rPr>
          <w:fldChar w:fldCharType="end"/>
        </w:r>
      </w:hyperlink>
    </w:p>
    <w:p w14:paraId="75CFF2F4" w14:textId="1F3AF877"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161" w:history="1">
        <w:r w:rsidR="006041B4" w:rsidRPr="006041B4">
          <w:rPr>
            <w:rStyle w:val="aff8"/>
            <w:rFonts w:eastAsiaTheme="majorEastAsia"/>
            <w:noProof/>
            <w:sz w:val="24"/>
          </w:rPr>
          <w:t>Список использованных источников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_Toc244123161 \h </w:instrText>
        </w:r>
        <w:r w:rsidR="006041B4" w:rsidRPr="006041B4">
          <w:rPr>
            <w:noProof/>
            <w:webHidden/>
            <w:sz w:val="24"/>
          </w:rPr>
        </w:r>
        <w:r w:rsidR="006041B4" w:rsidRPr="006041B4">
          <w:rPr>
            <w:noProof/>
            <w:webHidden/>
            <w:sz w:val="24"/>
          </w:rPr>
          <w:fldChar w:fldCharType="separate"/>
        </w:r>
        <w:r w:rsidR="006041B4">
          <w:rPr>
            <w:noProof/>
            <w:webHidden/>
            <w:sz w:val="24"/>
          </w:rPr>
          <w:t>266</w:t>
        </w:r>
        <w:r w:rsidR="006041B4" w:rsidRPr="006041B4">
          <w:rPr>
            <w:noProof/>
            <w:webHidden/>
            <w:sz w:val="24"/>
          </w:rPr>
          <w:fldChar w:fldCharType="end"/>
        </w:r>
      </w:hyperlink>
    </w:p>
    <w:p w14:paraId="45A86C88" w14:textId="17B6A4AF"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162" w:history="1">
        <w:r w:rsidR="006041B4" w:rsidRPr="006041B4">
          <w:rPr>
            <w:rStyle w:val="aff8"/>
            <w:rFonts w:eastAsiaTheme="majorEastAsia"/>
            <w:noProof/>
            <w:sz w:val="24"/>
          </w:rPr>
          <w:t>Приложение А Соответствие содержания задачам отчёта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_Toc244123162 \h </w:instrText>
        </w:r>
        <w:r w:rsidR="006041B4" w:rsidRPr="006041B4">
          <w:rPr>
            <w:noProof/>
            <w:webHidden/>
            <w:sz w:val="24"/>
          </w:rPr>
        </w:r>
        <w:r w:rsidR="006041B4" w:rsidRPr="006041B4">
          <w:rPr>
            <w:noProof/>
            <w:webHidden/>
            <w:sz w:val="24"/>
          </w:rPr>
          <w:fldChar w:fldCharType="separate"/>
        </w:r>
        <w:r w:rsidR="006041B4">
          <w:rPr>
            <w:noProof/>
            <w:webHidden/>
            <w:sz w:val="24"/>
          </w:rPr>
          <w:t>275</w:t>
        </w:r>
        <w:r w:rsidR="006041B4" w:rsidRPr="006041B4">
          <w:rPr>
            <w:noProof/>
            <w:webHidden/>
            <w:sz w:val="24"/>
          </w:rPr>
          <w:fldChar w:fldCharType="end"/>
        </w:r>
      </w:hyperlink>
    </w:p>
    <w:p w14:paraId="69587AD7" w14:textId="0FD32D4C"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163" w:history="1">
        <w:r w:rsidR="006041B4" w:rsidRPr="006041B4">
          <w:rPr>
            <w:rStyle w:val="aff8"/>
            <w:rFonts w:eastAsiaTheme="majorEastAsia"/>
            <w:noProof/>
            <w:sz w:val="24"/>
          </w:rPr>
          <w:t>Приложение Б Состав электронного комплекта</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_Toc244123163 \h </w:instrText>
        </w:r>
        <w:r w:rsidR="006041B4" w:rsidRPr="006041B4">
          <w:rPr>
            <w:noProof/>
            <w:webHidden/>
            <w:sz w:val="24"/>
          </w:rPr>
        </w:r>
        <w:r w:rsidR="006041B4" w:rsidRPr="006041B4">
          <w:rPr>
            <w:noProof/>
            <w:webHidden/>
            <w:sz w:val="24"/>
          </w:rPr>
          <w:fldChar w:fldCharType="separate"/>
        </w:r>
        <w:r w:rsidR="006041B4">
          <w:rPr>
            <w:noProof/>
            <w:webHidden/>
            <w:sz w:val="24"/>
          </w:rPr>
          <w:t>277</w:t>
        </w:r>
        <w:r w:rsidR="006041B4" w:rsidRPr="006041B4">
          <w:rPr>
            <w:noProof/>
            <w:webHidden/>
            <w:sz w:val="24"/>
          </w:rPr>
          <w:fldChar w:fldCharType="end"/>
        </w:r>
      </w:hyperlink>
    </w:p>
    <w:p w14:paraId="026D775B" w14:textId="6D841632" w:rsidR="006041B4" w:rsidRPr="006041B4" w:rsidRDefault="006B31AF" w:rsidP="006041B4">
      <w:pPr>
        <w:pStyle w:val="15"/>
        <w:tabs>
          <w:tab w:val="right" w:leader="dot" w:pos="9345"/>
        </w:tabs>
        <w:spacing w:after="60" w:line="240" w:lineRule="auto"/>
        <w:ind w:firstLine="0"/>
        <w:jc w:val="left"/>
        <w:rPr>
          <w:rFonts w:eastAsiaTheme="minorEastAsia"/>
          <w:noProof/>
          <w:color w:val="auto"/>
          <w:sz w:val="24"/>
          <w:lang w:eastAsia="ru-RU"/>
        </w:rPr>
      </w:pPr>
      <w:hyperlink w:anchor="_Toc244123164" w:history="1">
        <w:r w:rsidR="006041B4" w:rsidRPr="006041B4">
          <w:rPr>
            <w:rStyle w:val="aff8"/>
            <w:rFonts w:eastAsiaTheme="majorEastAsia"/>
            <w:noProof/>
            <w:sz w:val="24"/>
          </w:rPr>
          <w:t>Приложение В Порядок использования программных исходников</w:t>
        </w:r>
        <w:r w:rsidR="006041B4" w:rsidRPr="006041B4">
          <w:rPr>
            <w:noProof/>
            <w:webHidden/>
            <w:sz w:val="24"/>
          </w:rPr>
          <w:tab/>
        </w:r>
        <w:r w:rsidR="006041B4" w:rsidRPr="006041B4">
          <w:rPr>
            <w:noProof/>
            <w:webHidden/>
            <w:sz w:val="24"/>
          </w:rPr>
          <w:fldChar w:fldCharType="begin"/>
        </w:r>
        <w:r w:rsidR="006041B4" w:rsidRPr="006041B4">
          <w:rPr>
            <w:noProof/>
            <w:webHidden/>
            <w:sz w:val="24"/>
          </w:rPr>
          <w:instrText xml:space="preserve"> PAGEREF _Toc244123164 \h </w:instrText>
        </w:r>
        <w:r w:rsidR="006041B4" w:rsidRPr="006041B4">
          <w:rPr>
            <w:noProof/>
            <w:webHidden/>
            <w:sz w:val="24"/>
          </w:rPr>
        </w:r>
        <w:r w:rsidR="006041B4" w:rsidRPr="006041B4">
          <w:rPr>
            <w:noProof/>
            <w:webHidden/>
            <w:sz w:val="24"/>
          </w:rPr>
          <w:fldChar w:fldCharType="separate"/>
        </w:r>
        <w:r w:rsidR="006041B4">
          <w:rPr>
            <w:noProof/>
            <w:webHidden/>
            <w:sz w:val="24"/>
          </w:rPr>
          <w:t>279</w:t>
        </w:r>
        <w:r w:rsidR="006041B4" w:rsidRPr="006041B4">
          <w:rPr>
            <w:noProof/>
            <w:webHidden/>
            <w:sz w:val="24"/>
          </w:rPr>
          <w:fldChar w:fldCharType="end"/>
        </w:r>
      </w:hyperlink>
    </w:p>
    <w:p w14:paraId="7A726376" w14:textId="3C888B17" w:rsidR="003416EE" w:rsidRPr="006041B4" w:rsidRDefault="006041B4" w:rsidP="006041B4">
      <w:pPr>
        <w:pStyle w:val="FirstParagraph"/>
        <w:spacing w:line="20" w:lineRule="exact"/>
        <w:ind w:firstLine="0"/>
        <w:jc w:val="left"/>
        <w:rPr>
          <w:sz w:val="2"/>
        </w:rPr>
      </w:pPr>
      <w:r w:rsidRPr="006041B4">
        <w:rPr>
          <w:sz w:val="2"/>
        </w:rPr>
        <w:fldChar w:fldCharType="end"/>
      </w:r>
    </w:p>
    <w:p w14:paraId="115E8E8C" w14:textId="77777777" w:rsidR="003416EE" w:rsidRDefault="006041B4">
      <w:pPr>
        <w:pStyle w:val="1"/>
      </w:pPr>
      <w:bookmarkStart w:id="81" w:name="_Toc244123033"/>
      <w:bookmarkStart w:id="82" w:name="обозначения-и-сокращения"/>
      <w:bookmarkEnd w:id="80"/>
      <w:r>
        <w:lastRenderedPageBreak/>
        <w:t>Обозначения и сокращения</w:t>
      </w:r>
      <w:bookmarkEnd w:id="81"/>
    </w:p>
    <w:p w14:paraId="738F3AE4" w14:textId="5D275DFC" w:rsidR="003416EE" w:rsidRPr="00674711" w:rsidDel="003E6BE7" w:rsidRDefault="006041B4">
      <w:pPr>
        <w:pStyle w:val="FirstParagraph"/>
        <w:rPr>
          <w:del w:id="83" w:author="Nik K" w:date="2026-10-29T00:30:00Z"/>
          <w:lang w:val="ru-RU"/>
          <w:rPrChange w:id="84" w:author="Nik K" w:date="2026-10-29T00:17:00Z">
            <w:rPr>
              <w:del w:id="85" w:author="Nik K" w:date="2026-10-29T00:30:00Z"/>
            </w:rPr>
          </w:rPrChange>
        </w:rPr>
      </w:pPr>
      <w:del w:id="86" w:author="Nik K" w:date="2026-10-29T00:30:00Z">
        <w:r w:rsidRPr="00674711" w:rsidDel="003E6BE7">
          <w:rPr>
            <w:lang w:val="ru-RU"/>
            <w:rPrChange w:id="87" w:author="Nik K" w:date="2026-10-29T00:17:00Z">
              <w:rPr/>
            </w:rPrChange>
          </w:rPr>
          <w:delText>Обозначения вводятся повторно при первом содержательном использовании в соответствующей главе. В таблице приведены основные величины; специальные индексы и локальные параметры определяются рядом с формулами.</w:delText>
        </w:r>
      </w:del>
    </w:p>
    <w:p w14:paraId="58D33935" w14:textId="4A4D724D" w:rsidR="003416EE" w:rsidRDefault="006041B4">
      <w:pPr>
        <w:pStyle w:val="af"/>
      </w:pPr>
      <w:del w:id="88" w:author="Nik K" w:date="2026-10-29T00:30:00Z">
        <w:r w:rsidDel="003E6BE7">
          <w:delText>Основные обозначения и единицы</w:delText>
        </w:r>
      </w:del>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64"/>
        <w:gridCol w:w="4245"/>
        <w:gridCol w:w="3386"/>
      </w:tblGrid>
      <w:tr w:rsidR="003416EE" w14:paraId="354C7269" w14:textId="77777777">
        <w:trPr>
          <w:cantSplit/>
          <w:tblHeader/>
        </w:trPr>
        <w:tc>
          <w:tcPr>
            <w:tcW w:w="1837" w:type="dxa"/>
            <w:shd w:val="clear" w:color="auto" w:fill="EDEDED"/>
          </w:tcPr>
          <w:p w14:paraId="3A46942D" w14:textId="77777777" w:rsidR="003416EE" w:rsidRDefault="006041B4">
            <w:pPr>
              <w:keepNext/>
              <w:spacing w:before="60" w:after="60" w:line="240" w:lineRule="auto"/>
              <w:ind w:firstLine="0"/>
              <w:jc w:val="left"/>
            </w:pPr>
            <w:r>
              <w:rPr>
                <w:b/>
                <w:sz w:val="22"/>
              </w:rPr>
              <w:t>Обозначение</w:t>
            </w:r>
          </w:p>
        </w:tc>
        <w:tc>
          <w:tcPr>
            <w:tcW w:w="4182" w:type="dxa"/>
            <w:shd w:val="clear" w:color="auto" w:fill="EDEDED"/>
          </w:tcPr>
          <w:p w14:paraId="40AF47BB" w14:textId="77777777" w:rsidR="003416EE" w:rsidRDefault="006041B4">
            <w:pPr>
              <w:keepNext/>
              <w:spacing w:before="60" w:after="60" w:line="240" w:lineRule="auto"/>
              <w:ind w:firstLine="0"/>
              <w:jc w:val="left"/>
            </w:pPr>
            <w:r>
              <w:rPr>
                <w:b/>
                <w:sz w:val="22"/>
              </w:rPr>
              <w:t>Величина или понятие</w:t>
            </w:r>
          </w:p>
        </w:tc>
        <w:tc>
          <w:tcPr>
            <w:tcW w:w="3336" w:type="dxa"/>
            <w:shd w:val="clear" w:color="auto" w:fill="EDEDED"/>
          </w:tcPr>
          <w:p w14:paraId="1F5FB26B" w14:textId="77777777" w:rsidR="003416EE" w:rsidRDefault="006041B4">
            <w:pPr>
              <w:keepNext/>
              <w:spacing w:before="60" w:after="60" w:line="240" w:lineRule="auto"/>
              <w:ind w:firstLine="0"/>
              <w:jc w:val="left"/>
            </w:pPr>
            <w:r>
              <w:rPr>
                <w:b/>
                <w:sz w:val="22"/>
              </w:rPr>
              <w:t>Единица или пояснение</w:t>
            </w:r>
          </w:p>
        </w:tc>
      </w:tr>
      <w:tr w:rsidR="003416EE" w14:paraId="5BA91EC4" w14:textId="77777777">
        <w:trPr>
          <w:cantSplit/>
        </w:trPr>
        <w:tc>
          <w:tcPr>
            <w:tcW w:w="1837" w:type="dxa"/>
          </w:tcPr>
          <w:p w14:paraId="50CE012F" w14:textId="77777777" w:rsidR="003416EE" w:rsidRDefault="006041B4">
            <w:pPr>
              <w:spacing w:before="60" w:after="60" w:line="240" w:lineRule="auto"/>
              <w:ind w:firstLine="0"/>
              <w:jc w:val="left"/>
            </w:pPr>
            <w:r>
              <w:rPr>
                <w:sz w:val="22"/>
              </w:rPr>
              <w:t>КТ; 4D-КТ</w:t>
            </w:r>
          </w:p>
        </w:tc>
        <w:tc>
          <w:tcPr>
            <w:tcW w:w="4182" w:type="dxa"/>
          </w:tcPr>
          <w:p w14:paraId="0A103627" w14:textId="77777777" w:rsidR="003416EE" w:rsidRDefault="006041B4">
            <w:pPr>
              <w:spacing w:before="60" w:after="60" w:line="240" w:lineRule="auto"/>
              <w:ind w:firstLine="0"/>
              <w:jc w:val="left"/>
            </w:pPr>
            <w:r>
              <w:rPr>
                <w:sz w:val="22"/>
              </w:rPr>
              <w:t xml:space="preserve">Компьютерная томография; последовательность пространственных реконструкций </w:t>
            </w:r>
            <w:proofErr w:type="spellStart"/>
            <w:r>
              <w:rPr>
                <w:sz w:val="22"/>
              </w:rPr>
              <w:t>кардиоцикла</w:t>
            </w:r>
            <w:proofErr w:type="spellEnd"/>
          </w:p>
        </w:tc>
        <w:tc>
          <w:tcPr>
            <w:tcW w:w="3336" w:type="dxa"/>
          </w:tcPr>
          <w:p w14:paraId="2AFA33FC" w14:textId="4A365CF6" w:rsidR="003416EE" w:rsidRDefault="006041B4">
            <w:pPr>
              <w:spacing w:before="60" w:after="60" w:line="240" w:lineRule="auto"/>
              <w:ind w:firstLine="0"/>
              <w:jc w:val="left"/>
            </w:pPr>
            <w:del w:id="89" w:author="Nik K" w:date="2026-10-29T00:30:00Z">
              <w:r w:rsidDel="003E6BE7">
                <w:rPr>
                  <w:sz w:val="22"/>
                </w:rPr>
                <w:delText>Анатомическая опора и референс разработки</w:delText>
              </w:r>
            </w:del>
            <w:ins w:id="90" w:author="Nik K" w:date="2026-10-29T00:30:00Z">
              <w:r w:rsidR="003E6BE7">
                <w:rPr>
                  <w:sz w:val="22"/>
                </w:rPr>
                <w:t>Источник верифицированных анатомических моделей добровольцев для последующего кон</w:t>
              </w:r>
            </w:ins>
            <w:ins w:id="91" w:author="Nik K" w:date="2026-10-29T00:31:00Z">
              <w:r w:rsidR="003E6BE7">
                <w:rPr>
                  <w:sz w:val="22"/>
                </w:rPr>
                <w:t>ечно-элементного моделирования.</w:t>
              </w:r>
            </w:ins>
          </w:p>
        </w:tc>
      </w:tr>
      <w:tr w:rsidR="003416EE" w14:paraId="17CFD6DA" w14:textId="77777777">
        <w:trPr>
          <w:cantSplit/>
        </w:trPr>
        <w:tc>
          <w:tcPr>
            <w:tcW w:w="1837" w:type="dxa"/>
          </w:tcPr>
          <w:p w14:paraId="020E2557" w14:textId="77777777" w:rsidR="003416EE" w:rsidRDefault="006041B4">
            <w:pPr>
              <w:spacing w:before="60" w:after="60" w:line="240" w:lineRule="auto"/>
              <w:ind w:firstLine="0"/>
              <w:jc w:val="left"/>
            </w:pPr>
            <w:r>
              <w:rPr>
                <w:sz w:val="22"/>
              </w:rPr>
              <w:t>ЭКГ</w:t>
            </w:r>
          </w:p>
        </w:tc>
        <w:tc>
          <w:tcPr>
            <w:tcW w:w="4182" w:type="dxa"/>
          </w:tcPr>
          <w:p w14:paraId="73BB2FCD" w14:textId="77777777" w:rsidR="003416EE" w:rsidRDefault="006041B4">
            <w:pPr>
              <w:spacing w:before="60" w:after="60" w:line="240" w:lineRule="auto"/>
              <w:ind w:firstLine="0"/>
              <w:jc w:val="left"/>
            </w:pPr>
            <w:r>
              <w:rPr>
                <w:sz w:val="22"/>
              </w:rPr>
              <w:t>Электрокардиограмма</w:t>
            </w:r>
          </w:p>
        </w:tc>
        <w:tc>
          <w:tcPr>
            <w:tcW w:w="3336" w:type="dxa"/>
          </w:tcPr>
          <w:p w14:paraId="6F25CA53" w14:textId="77777777" w:rsidR="003416EE" w:rsidRDefault="006041B4">
            <w:pPr>
              <w:spacing w:before="60" w:after="60" w:line="240" w:lineRule="auto"/>
              <w:ind w:firstLine="0"/>
              <w:jc w:val="left"/>
            </w:pPr>
            <w:del w:id="92" w:author="Nik K" w:date="2026-10-29T00:31:00Z">
              <w:r w:rsidDel="003E6BE7">
                <w:rPr>
                  <w:sz w:val="22"/>
                </w:rPr>
                <w:delText>Электрические временные ориентиры</w:delText>
              </w:r>
            </w:del>
          </w:p>
        </w:tc>
      </w:tr>
      <w:tr w:rsidR="003416EE" w14:paraId="40807255" w14:textId="77777777">
        <w:trPr>
          <w:cantSplit/>
        </w:trPr>
        <w:tc>
          <w:tcPr>
            <w:tcW w:w="1837" w:type="dxa"/>
          </w:tcPr>
          <w:p w14:paraId="1B72370C" w14:textId="77777777" w:rsidR="003416EE" w:rsidRDefault="006041B4">
            <w:pPr>
              <w:spacing w:before="60" w:after="60" w:line="240" w:lineRule="auto"/>
              <w:ind w:firstLine="0"/>
              <w:jc w:val="left"/>
            </w:pPr>
            <w:r>
              <w:rPr>
                <w:sz w:val="22"/>
              </w:rPr>
              <w:t>ЭИТ</w:t>
            </w:r>
          </w:p>
        </w:tc>
        <w:tc>
          <w:tcPr>
            <w:tcW w:w="4182" w:type="dxa"/>
          </w:tcPr>
          <w:p w14:paraId="07B696A3" w14:textId="77777777" w:rsidR="003416EE" w:rsidRDefault="006041B4">
            <w:pPr>
              <w:spacing w:before="60" w:after="60" w:line="240" w:lineRule="auto"/>
              <w:ind w:firstLine="0"/>
              <w:jc w:val="left"/>
            </w:pPr>
            <w:proofErr w:type="spellStart"/>
            <w:r>
              <w:rPr>
                <w:sz w:val="22"/>
              </w:rPr>
              <w:t>Электроимпедансная</w:t>
            </w:r>
            <w:proofErr w:type="spellEnd"/>
            <w:r>
              <w:rPr>
                <w:sz w:val="22"/>
              </w:rPr>
              <w:t xml:space="preserve"> томография</w:t>
            </w:r>
          </w:p>
        </w:tc>
        <w:tc>
          <w:tcPr>
            <w:tcW w:w="3336" w:type="dxa"/>
          </w:tcPr>
          <w:p w14:paraId="02BDA570" w14:textId="77777777" w:rsidR="003416EE" w:rsidRDefault="006041B4">
            <w:pPr>
              <w:spacing w:before="60" w:after="60" w:line="240" w:lineRule="auto"/>
              <w:ind w:firstLine="0"/>
              <w:jc w:val="left"/>
            </w:pPr>
            <w:r>
              <w:rPr>
                <w:sz w:val="22"/>
              </w:rPr>
              <w:t>В данной работе — в том числе поясная многоканальная регистрация</w:t>
            </w:r>
          </w:p>
        </w:tc>
      </w:tr>
      <w:tr w:rsidR="003416EE" w14:paraId="27245CE2" w14:textId="77777777">
        <w:trPr>
          <w:cantSplit/>
        </w:trPr>
        <w:tc>
          <w:tcPr>
            <w:tcW w:w="1837" w:type="dxa"/>
          </w:tcPr>
          <w:p w14:paraId="1AAF0D03" w14:textId="77777777" w:rsidR="003416EE" w:rsidRDefault="006041B4">
            <w:pPr>
              <w:spacing w:before="60" w:after="60" w:line="240" w:lineRule="auto"/>
              <w:ind w:firstLine="0"/>
              <w:jc w:val="left"/>
            </w:pPr>
            <w:r>
              <w:rPr>
                <w:sz w:val="22"/>
              </w:rPr>
              <w:t>ТТРКГ</w:t>
            </w:r>
          </w:p>
        </w:tc>
        <w:tc>
          <w:tcPr>
            <w:tcW w:w="4182" w:type="dxa"/>
          </w:tcPr>
          <w:p w14:paraId="4892E64F" w14:textId="74F6F643" w:rsidR="003416EE" w:rsidRDefault="006041B4">
            <w:pPr>
              <w:spacing w:before="60" w:after="60" w:line="240" w:lineRule="auto"/>
              <w:ind w:firstLine="0"/>
              <w:jc w:val="left"/>
            </w:pPr>
            <w:r>
              <w:rPr>
                <w:sz w:val="22"/>
              </w:rPr>
              <w:t>Принятое в проекте обозначение</w:t>
            </w:r>
            <w:ins w:id="93" w:author="Nik K" w:date="2026-10-29T00:31:00Z">
              <w:r w:rsidR="003E6BE7">
                <w:rPr>
                  <w:sz w:val="22"/>
                </w:rPr>
                <w:t xml:space="preserve"> «транспонированного</w:t>
              </w:r>
            </w:ins>
            <w:r>
              <w:rPr>
                <w:sz w:val="22"/>
              </w:rPr>
              <w:t xml:space="preserve"> трансторакального отведения «рука–рука»</w:t>
            </w:r>
            <w:ins w:id="94" w:author="Nik K" w:date="2026-10-29T00:31:00Z">
              <w:r w:rsidR="003E6BE7">
                <w:rPr>
                  <w:sz w:val="22"/>
                </w:rPr>
                <w:t>»</w:t>
              </w:r>
            </w:ins>
          </w:p>
        </w:tc>
        <w:tc>
          <w:tcPr>
            <w:tcW w:w="3336" w:type="dxa"/>
          </w:tcPr>
          <w:p w14:paraId="469A43B5" w14:textId="77777777" w:rsidR="003416EE" w:rsidRDefault="006041B4">
            <w:pPr>
              <w:spacing w:before="60" w:after="60" w:line="240" w:lineRule="auto"/>
              <w:ind w:firstLine="0"/>
              <w:jc w:val="left"/>
            </w:pPr>
            <w:r>
              <w:rPr>
                <w:sz w:val="22"/>
              </w:rPr>
              <w:t>Конкретная схема и приборные условия указаны в экспериментальной части</w:t>
            </w:r>
          </w:p>
        </w:tc>
      </w:tr>
      <w:tr w:rsidR="003416EE" w14:paraId="0F713B4F" w14:textId="77777777">
        <w:trPr>
          <w:cantSplit/>
        </w:trPr>
        <w:tc>
          <w:tcPr>
            <w:tcW w:w="1837" w:type="dxa"/>
          </w:tcPr>
          <w:p w14:paraId="390C13AF" w14:textId="77777777" w:rsidR="003416EE" w:rsidRDefault="006041B4">
            <w:pPr>
              <w:spacing w:before="60" w:after="60" w:line="240" w:lineRule="auto"/>
              <w:ind w:firstLine="0"/>
              <w:jc w:val="left"/>
            </w:pPr>
            <w:r>
              <w:rPr>
                <w:sz w:val="22"/>
              </w:rPr>
              <w:t>ЛЖ; ПЖ; ЛП; ПП</w:t>
            </w:r>
          </w:p>
        </w:tc>
        <w:tc>
          <w:tcPr>
            <w:tcW w:w="4182" w:type="dxa"/>
          </w:tcPr>
          <w:p w14:paraId="1F5BE24A" w14:textId="77777777" w:rsidR="003416EE" w:rsidRDefault="006041B4">
            <w:pPr>
              <w:spacing w:before="60" w:after="60" w:line="240" w:lineRule="auto"/>
              <w:ind w:firstLine="0"/>
              <w:jc w:val="left"/>
            </w:pPr>
            <w:r>
              <w:rPr>
                <w:sz w:val="22"/>
              </w:rPr>
              <w:t>Левый и правый желудочки; левое и правое предсердия</w:t>
            </w:r>
          </w:p>
        </w:tc>
        <w:tc>
          <w:tcPr>
            <w:tcW w:w="3336" w:type="dxa"/>
          </w:tcPr>
          <w:p w14:paraId="2304EFD3" w14:textId="66CAD931" w:rsidR="003416EE" w:rsidRDefault="006041B4">
            <w:pPr>
              <w:spacing w:before="60" w:after="60" w:line="240" w:lineRule="auto"/>
              <w:ind w:firstLine="0"/>
              <w:jc w:val="left"/>
            </w:pPr>
            <w:r>
              <w:rPr>
                <w:sz w:val="22"/>
              </w:rPr>
              <w:t xml:space="preserve">Анатомические </w:t>
            </w:r>
            <w:del w:id="95" w:author="Nik K" w:date="2026-10-29T00:32:00Z">
              <w:r w:rsidDel="003E6BE7">
                <w:rPr>
                  <w:sz w:val="22"/>
                </w:rPr>
                <w:delText>камеры</w:delText>
              </w:r>
            </w:del>
            <w:ins w:id="96" w:author="Nik K" w:date="2026-10-29T00:32:00Z">
              <w:r w:rsidR="003E6BE7">
                <w:rPr>
                  <w:sz w:val="22"/>
                </w:rPr>
                <w:t>отделы сердца</w:t>
              </w:r>
            </w:ins>
          </w:p>
        </w:tc>
      </w:tr>
      <w:tr w:rsidR="003416EE" w14:paraId="383CEADD" w14:textId="77777777">
        <w:trPr>
          <w:cantSplit/>
        </w:trPr>
        <w:tc>
          <w:tcPr>
            <w:tcW w:w="1837" w:type="dxa"/>
          </w:tcPr>
          <w:p w14:paraId="05FD0E62" w14:textId="77777777" w:rsidR="003416EE" w:rsidRDefault="006041B4">
            <w:pPr>
              <w:spacing w:before="60" w:after="60" w:line="240" w:lineRule="auto"/>
              <w:ind w:firstLine="0"/>
              <w:jc w:val="left"/>
            </w:pPr>
            <w:r>
              <w:rPr>
                <w:sz w:val="22"/>
              </w:rPr>
              <w:t>КДО; КСО</w:t>
            </w:r>
          </w:p>
        </w:tc>
        <w:tc>
          <w:tcPr>
            <w:tcW w:w="4182" w:type="dxa"/>
          </w:tcPr>
          <w:p w14:paraId="581D806B" w14:textId="77777777" w:rsidR="003416EE" w:rsidRDefault="006041B4">
            <w:pPr>
              <w:spacing w:before="60" w:after="60" w:line="240" w:lineRule="auto"/>
              <w:ind w:firstLine="0"/>
              <w:jc w:val="left"/>
            </w:pPr>
            <w:r>
              <w:rPr>
                <w:sz w:val="22"/>
              </w:rPr>
              <w:t>Конечно-диастолический и конечно-систолический объёмы выбранного желудочка</w:t>
            </w:r>
          </w:p>
        </w:tc>
        <w:tc>
          <w:tcPr>
            <w:tcW w:w="3336" w:type="dxa"/>
          </w:tcPr>
          <w:p w14:paraId="7ED47943" w14:textId="77777777" w:rsidR="003416EE" w:rsidRDefault="006041B4">
            <w:pPr>
              <w:spacing w:before="60" w:after="60" w:line="240" w:lineRule="auto"/>
              <w:ind w:firstLine="0"/>
              <w:jc w:val="left"/>
            </w:pPr>
            <w:r>
              <w:rPr>
                <w:sz w:val="22"/>
              </w:rPr>
              <w:t>мл</w:t>
            </w:r>
          </w:p>
        </w:tc>
      </w:tr>
      <w:tr w:rsidR="003416EE" w14:paraId="31B5FA8B" w14:textId="77777777">
        <w:trPr>
          <w:cantSplit/>
        </w:trPr>
        <w:tc>
          <w:tcPr>
            <w:tcW w:w="1837" w:type="dxa"/>
          </w:tcPr>
          <w:p w14:paraId="140AECF1" w14:textId="77777777" w:rsidR="003416EE" w:rsidRDefault="006041B4">
            <w:pPr>
              <w:spacing w:before="60" w:after="60" w:line="240" w:lineRule="auto"/>
              <w:ind w:firstLine="0"/>
              <w:jc w:val="left"/>
            </w:pPr>
            <w:r>
              <w:rPr>
                <w:sz w:val="22"/>
              </w:rPr>
              <w:t xml:space="preserve">УО; </w:t>
            </w:r>
            <m:oMath>
              <m:r>
                <w:rPr>
                  <w:rFonts w:ascii="Cambria Math" w:hAnsi="Cambria Math"/>
                  <w:sz w:val="22"/>
                </w:rPr>
                <m:t>SV</m:t>
              </m:r>
            </m:oMath>
          </w:p>
        </w:tc>
        <w:tc>
          <w:tcPr>
            <w:tcW w:w="4182" w:type="dxa"/>
          </w:tcPr>
          <w:p w14:paraId="02308610" w14:textId="77777777" w:rsidR="003416EE" w:rsidRDefault="006041B4">
            <w:pPr>
              <w:spacing w:before="60" w:after="60" w:line="240" w:lineRule="auto"/>
              <w:ind w:firstLine="0"/>
              <w:jc w:val="left"/>
            </w:pPr>
            <w:r>
              <w:rPr>
                <w:sz w:val="22"/>
              </w:rPr>
              <w:t>Ударный объём</w:t>
            </w:r>
          </w:p>
        </w:tc>
        <w:tc>
          <w:tcPr>
            <w:tcW w:w="3336" w:type="dxa"/>
          </w:tcPr>
          <w:p w14:paraId="1A93C33F" w14:textId="77777777" w:rsidR="003416EE" w:rsidRDefault="006041B4">
            <w:pPr>
              <w:spacing w:before="60" w:after="60" w:line="240" w:lineRule="auto"/>
              <w:ind w:firstLine="0"/>
              <w:jc w:val="left"/>
            </w:pPr>
            <w:r>
              <w:rPr>
                <w:sz w:val="22"/>
              </w:rPr>
              <w:t>мл</w:t>
            </w:r>
          </w:p>
        </w:tc>
      </w:tr>
      <w:tr w:rsidR="003416EE" w14:paraId="6BC3DDD0" w14:textId="77777777">
        <w:trPr>
          <w:cantSplit/>
        </w:trPr>
        <w:tc>
          <w:tcPr>
            <w:tcW w:w="1837" w:type="dxa"/>
          </w:tcPr>
          <w:p w14:paraId="2D5968E2" w14:textId="77777777" w:rsidR="003416EE" w:rsidRDefault="006041B4">
            <w:pPr>
              <w:spacing w:before="60" w:after="60" w:line="240" w:lineRule="auto"/>
              <w:ind w:firstLine="0"/>
              <w:jc w:val="left"/>
            </w:pPr>
            <w:r>
              <w:rPr>
                <w:sz w:val="22"/>
              </w:rPr>
              <w:t xml:space="preserve">ФВ; </w:t>
            </w:r>
            <m:oMath>
              <m:r>
                <w:rPr>
                  <w:rFonts w:ascii="Cambria Math" w:hAnsi="Cambria Math"/>
                  <w:sz w:val="22"/>
                </w:rPr>
                <m:t>EF</m:t>
              </m:r>
            </m:oMath>
          </w:p>
        </w:tc>
        <w:tc>
          <w:tcPr>
            <w:tcW w:w="4182" w:type="dxa"/>
          </w:tcPr>
          <w:p w14:paraId="5A197D64" w14:textId="77777777" w:rsidR="003416EE" w:rsidRDefault="006041B4">
            <w:pPr>
              <w:spacing w:before="60" w:after="60" w:line="240" w:lineRule="auto"/>
              <w:ind w:firstLine="0"/>
              <w:jc w:val="left"/>
            </w:pPr>
            <w:r>
              <w:rPr>
                <w:sz w:val="22"/>
              </w:rPr>
              <w:t>Фракция выброса</w:t>
            </w:r>
          </w:p>
        </w:tc>
        <w:tc>
          <w:tcPr>
            <w:tcW w:w="3336" w:type="dxa"/>
          </w:tcPr>
          <w:p w14:paraId="1EEC569F" w14:textId="77777777" w:rsidR="003416EE" w:rsidRDefault="006041B4">
            <w:pPr>
              <w:spacing w:before="60" w:after="60" w:line="240" w:lineRule="auto"/>
              <w:ind w:firstLine="0"/>
              <w:jc w:val="left"/>
            </w:pPr>
            <m:oMath>
              <m:r>
                <w:rPr>
                  <w:rFonts w:ascii="Cambria Math" w:hAnsi="Cambria Math"/>
                  <w:sz w:val="22"/>
                </w:rPr>
                <m:t>EF</m:t>
              </m:r>
            </m:oMath>
            <w:r>
              <w:rPr>
                <w:sz w:val="22"/>
              </w:rPr>
              <w:t xml:space="preserve"> — безразмерная доля; ФВ = </w:t>
            </w:r>
            <m:oMath>
              <m:r>
                <w:rPr>
                  <w:rFonts w:ascii="Cambria Math" w:hAnsi="Cambria Math"/>
                  <w:sz w:val="22"/>
                </w:rPr>
                <m:t>100EF</m:t>
              </m:r>
            </m:oMath>
            <w:r>
              <w:rPr>
                <w:sz w:val="22"/>
              </w:rPr>
              <w:t xml:space="preserve"> в процентах</w:t>
            </w:r>
          </w:p>
        </w:tc>
      </w:tr>
      <w:tr w:rsidR="003416EE" w14:paraId="3844A550" w14:textId="77777777">
        <w:trPr>
          <w:cantSplit/>
        </w:trPr>
        <w:tc>
          <w:tcPr>
            <w:tcW w:w="1837" w:type="dxa"/>
          </w:tcPr>
          <w:p w14:paraId="54215C6A" w14:textId="77777777" w:rsidR="003416EE" w:rsidRDefault="006041B4">
            <w:pPr>
              <w:spacing w:before="60" w:after="60" w:line="240" w:lineRule="auto"/>
              <w:ind w:firstLine="0"/>
              <w:jc w:val="left"/>
            </w:pPr>
            <w:r>
              <w:rPr>
                <w:sz w:val="22"/>
              </w:rPr>
              <w:t xml:space="preserve">ЧСС; </w:t>
            </w:r>
            <m:oMath>
              <m:r>
                <w:rPr>
                  <w:rFonts w:ascii="Cambria Math" w:hAnsi="Cambria Math"/>
                  <w:sz w:val="22"/>
                </w:rPr>
                <m:t>HR</m:t>
              </m:r>
            </m:oMath>
          </w:p>
        </w:tc>
        <w:tc>
          <w:tcPr>
            <w:tcW w:w="4182" w:type="dxa"/>
          </w:tcPr>
          <w:p w14:paraId="1EE31F0F" w14:textId="77777777" w:rsidR="003416EE" w:rsidRDefault="006041B4">
            <w:pPr>
              <w:spacing w:before="60" w:after="60" w:line="240" w:lineRule="auto"/>
              <w:ind w:firstLine="0"/>
              <w:jc w:val="left"/>
            </w:pPr>
            <w:r>
              <w:rPr>
                <w:sz w:val="22"/>
              </w:rPr>
              <w:t>Частота сердечных сокращений</w:t>
            </w:r>
          </w:p>
        </w:tc>
        <w:tc>
          <w:tcPr>
            <w:tcW w:w="3336" w:type="dxa"/>
          </w:tcPr>
          <w:p w14:paraId="0A2B400B" w14:textId="77777777" w:rsidR="003416EE" w:rsidRDefault="006041B4">
            <w:pPr>
              <w:spacing w:before="60" w:after="60" w:line="240" w:lineRule="auto"/>
              <w:ind w:firstLine="0"/>
              <w:jc w:val="left"/>
            </w:pPr>
            <w:r>
              <w:rPr>
                <w:sz w:val="22"/>
              </w:rPr>
              <w:t>мин⁻¹</w:t>
            </w:r>
          </w:p>
        </w:tc>
      </w:tr>
      <w:tr w:rsidR="003416EE" w14:paraId="04FA35CA" w14:textId="77777777">
        <w:trPr>
          <w:cantSplit/>
        </w:trPr>
        <w:tc>
          <w:tcPr>
            <w:tcW w:w="1837" w:type="dxa"/>
          </w:tcPr>
          <w:p w14:paraId="3C86B432" w14:textId="77777777" w:rsidR="003416EE" w:rsidRDefault="006041B4">
            <w:pPr>
              <w:spacing w:before="60" w:after="60" w:line="240" w:lineRule="auto"/>
              <w:ind w:firstLine="0"/>
              <w:jc w:val="left"/>
            </w:pPr>
            <w:r>
              <w:rPr>
                <w:sz w:val="22"/>
              </w:rPr>
              <w:t xml:space="preserve">МОК; </w:t>
            </w:r>
            <m:oMath>
              <m:r>
                <w:rPr>
                  <w:rFonts w:ascii="Cambria Math" w:hAnsi="Cambria Math"/>
                  <w:sz w:val="22"/>
                </w:rPr>
                <m:t>CO</m:t>
              </m:r>
            </m:oMath>
          </w:p>
        </w:tc>
        <w:tc>
          <w:tcPr>
            <w:tcW w:w="4182" w:type="dxa"/>
          </w:tcPr>
          <w:p w14:paraId="16BBBC9B" w14:textId="77777777" w:rsidR="003416EE" w:rsidRDefault="006041B4">
            <w:pPr>
              <w:spacing w:before="60" w:after="60" w:line="240" w:lineRule="auto"/>
              <w:ind w:firstLine="0"/>
              <w:jc w:val="left"/>
            </w:pPr>
            <w:r>
              <w:rPr>
                <w:sz w:val="22"/>
              </w:rPr>
              <w:t>Минутный объём кровообращения</w:t>
            </w:r>
          </w:p>
        </w:tc>
        <w:tc>
          <w:tcPr>
            <w:tcW w:w="3336" w:type="dxa"/>
          </w:tcPr>
          <w:p w14:paraId="3B3F4300" w14:textId="77777777" w:rsidR="003416EE" w:rsidRDefault="006041B4">
            <w:pPr>
              <w:spacing w:before="60" w:after="60" w:line="240" w:lineRule="auto"/>
              <w:ind w:firstLine="0"/>
              <w:jc w:val="left"/>
            </w:pPr>
            <w:r>
              <w:rPr>
                <w:sz w:val="22"/>
              </w:rPr>
              <w:t>л/мин</w:t>
            </w:r>
          </w:p>
        </w:tc>
      </w:tr>
      <w:tr w:rsidR="003416EE" w14:paraId="3E143594" w14:textId="77777777">
        <w:trPr>
          <w:cantSplit/>
        </w:trPr>
        <w:tc>
          <w:tcPr>
            <w:tcW w:w="1837" w:type="dxa"/>
          </w:tcPr>
          <w:p w14:paraId="0DEE313F" w14:textId="77777777" w:rsidR="003416EE" w:rsidRDefault="006041B4">
            <w:pPr>
              <w:spacing w:before="60" w:after="60" w:line="240" w:lineRule="auto"/>
              <w:ind w:firstLine="0"/>
              <w:jc w:val="left"/>
            </w:pPr>
            <m:oMath>
              <m:r>
                <w:rPr>
                  <w:rFonts w:ascii="Cambria Math" w:hAnsi="Cambria Math"/>
                  <w:sz w:val="22"/>
                </w:rPr>
                <m:t>u</m:t>
              </m:r>
            </m:oMath>
            <w:r>
              <w:rPr>
                <w:sz w:val="22"/>
              </w:rPr>
              <w:t xml:space="preserve">, </w:t>
            </w:r>
            <m:oMath>
              <m:r>
                <w:rPr>
                  <w:rFonts w:ascii="Cambria Math" w:hAnsi="Cambria Math"/>
                  <w:sz w:val="22"/>
                </w:rPr>
                <m:t>U</m:t>
              </m:r>
            </m:oMath>
          </w:p>
        </w:tc>
        <w:tc>
          <w:tcPr>
            <w:tcW w:w="4182" w:type="dxa"/>
          </w:tcPr>
          <w:p w14:paraId="05E3ED78" w14:textId="77777777" w:rsidR="003416EE" w:rsidRDefault="006041B4">
            <w:pPr>
              <w:spacing w:before="60" w:after="60" w:line="240" w:lineRule="auto"/>
              <w:ind w:firstLine="0"/>
              <w:jc w:val="left"/>
            </w:pPr>
            <w:r>
              <w:rPr>
                <w:sz w:val="22"/>
              </w:rPr>
              <w:t>Потенциал в проводнике и потенциал электрода</w:t>
            </w:r>
          </w:p>
        </w:tc>
        <w:tc>
          <w:tcPr>
            <w:tcW w:w="3336" w:type="dxa"/>
          </w:tcPr>
          <w:p w14:paraId="1419D52F" w14:textId="77777777" w:rsidR="003416EE" w:rsidRDefault="006041B4">
            <w:pPr>
              <w:spacing w:before="60" w:after="60" w:line="240" w:lineRule="auto"/>
              <w:ind w:firstLine="0"/>
              <w:jc w:val="left"/>
            </w:pPr>
            <w:r>
              <w:rPr>
                <w:sz w:val="22"/>
              </w:rPr>
              <w:t>В</w:t>
            </w:r>
          </w:p>
        </w:tc>
      </w:tr>
      <w:tr w:rsidR="003416EE" w14:paraId="744B224B" w14:textId="77777777">
        <w:trPr>
          <w:cantSplit/>
        </w:trPr>
        <w:tc>
          <w:tcPr>
            <w:tcW w:w="1837" w:type="dxa"/>
          </w:tcPr>
          <w:p w14:paraId="28584FE0" w14:textId="77777777" w:rsidR="003416EE" w:rsidRDefault="006041B4">
            <w:pPr>
              <w:spacing w:before="60" w:after="60" w:line="240" w:lineRule="auto"/>
              <w:ind w:firstLine="0"/>
              <w:jc w:val="left"/>
            </w:pPr>
            <m:oMathPara>
              <m:oMath>
                <m:r>
                  <w:rPr>
                    <w:rFonts w:ascii="Cambria Math" w:hAnsi="Cambria Math"/>
                    <w:sz w:val="22"/>
                  </w:rPr>
                  <m:t>I</m:t>
                </m:r>
              </m:oMath>
            </m:oMathPara>
          </w:p>
        </w:tc>
        <w:tc>
          <w:tcPr>
            <w:tcW w:w="4182" w:type="dxa"/>
          </w:tcPr>
          <w:p w14:paraId="5EFD076F" w14:textId="77777777" w:rsidR="003416EE" w:rsidRDefault="006041B4">
            <w:pPr>
              <w:spacing w:before="60" w:after="60" w:line="240" w:lineRule="auto"/>
              <w:ind w:firstLine="0"/>
              <w:jc w:val="left"/>
            </w:pPr>
            <w:r>
              <w:rPr>
                <w:sz w:val="22"/>
              </w:rPr>
              <w:t>Электрический ток</w:t>
            </w:r>
          </w:p>
        </w:tc>
        <w:tc>
          <w:tcPr>
            <w:tcW w:w="3336" w:type="dxa"/>
          </w:tcPr>
          <w:p w14:paraId="2C131CF8" w14:textId="77777777" w:rsidR="003416EE" w:rsidRDefault="006041B4">
            <w:pPr>
              <w:spacing w:before="60" w:after="60" w:line="240" w:lineRule="auto"/>
              <w:ind w:firstLine="0"/>
              <w:jc w:val="left"/>
            </w:pPr>
            <w:r>
              <w:rPr>
                <w:sz w:val="22"/>
              </w:rPr>
              <w:t>А</w:t>
            </w:r>
          </w:p>
        </w:tc>
      </w:tr>
      <w:tr w:rsidR="003416EE" w14:paraId="79068829" w14:textId="77777777">
        <w:trPr>
          <w:cantSplit/>
        </w:trPr>
        <w:tc>
          <w:tcPr>
            <w:tcW w:w="1837" w:type="dxa"/>
          </w:tcPr>
          <w:p w14:paraId="016F8D0A" w14:textId="77777777" w:rsidR="003416EE" w:rsidRDefault="006041B4">
            <w:pPr>
              <w:spacing w:before="60" w:after="60" w:line="240" w:lineRule="auto"/>
              <w:ind w:firstLine="0"/>
              <w:jc w:val="left"/>
            </w:pPr>
            <m:oMathPara>
              <m:oMath>
                <m:r>
                  <w:rPr>
                    <w:rFonts w:ascii="Cambria Math" w:hAnsi="Cambria Math"/>
                    <w:sz w:val="22"/>
                  </w:rPr>
                  <w:lastRenderedPageBreak/>
                  <m:t>Z</m:t>
                </m:r>
              </m:oMath>
            </m:oMathPara>
          </w:p>
        </w:tc>
        <w:tc>
          <w:tcPr>
            <w:tcW w:w="4182" w:type="dxa"/>
          </w:tcPr>
          <w:p w14:paraId="2F825A6D" w14:textId="77777777" w:rsidR="003416EE" w:rsidRDefault="006041B4">
            <w:pPr>
              <w:spacing w:before="60" w:after="60" w:line="240" w:lineRule="auto"/>
              <w:ind w:firstLine="0"/>
              <w:jc w:val="left"/>
            </w:pPr>
            <w:r>
              <w:rPr>
                <w:sz w:val="22"/>
              </w:rPr>
              <w:t>Измеряемый или рассчитанный передаточный импеданс</w:t>
            </w:r>
          </w:p>
        </w:tc>
        <w:tc>
          <w:tcPr>
            <w:tcW w:w="3336" w:type="dxa"/>
          </w:tcPr>
          <w:p w14:paraId="36D3DE5E" w14:textId="77777777" w:rsidR="003416EE" w:rsidRDefault="006041B4">
            <w:pPr>
              <w:spacing w:before="60" w:after="60" w:line="240" w:lineRule="auto"/>
              <w:ind w:firstLine="0"/>
              <w:jc w:val="left"/>
            </w:pPr>
            <w:r>
              <w:rPr>
                <w:sz w:val="22"/>
              </w:rPr>
              <w:t>Ом</w:t>
            </w:r>
          </w:p>
        </w:tc>
      </w:tr>
      <w:tr w:rsidR="003416EE" w14:paraId="05E87DC6" w14:textId="77777777">
        <w:trPr>
          <w:cantSplit/>
        </w:trPr>
        <w:tc>
          <w:tcPr>
            <w:tcW w:w="1837" w:type="dxa"/>
          </w:tcPr>
          <w:p w14:paraId="0AA2847C" w14:textId="77777777" w:rsidR="003416EE" w:rsidRDefault="006041B4">
            <w:pPr>
              <w:spacing w:before="60" w:after="60" w:line="240" w:lineRule="auto"/>
              <w:ind w:firstLine="0"/>
              <w:jc w:val="left"/>
            </w:pPr>
            <m:oMath>
              <m:r>
                <w:rPr>
                  <w:rFonts w:ascii="Cambria Math" w:hAnsi="Cambria Math"/>
                  <w:sz w:val="22"/>
                </w:rPr>
                <m:t>σ</m:t>
              </m:r>
            </m:oMath>
            <w:r>
              <w:rPr>
                <w:sz w:val="22"/>
              </w:rPr>
              <w:t xml:space="preserve">, </w:t>
            </w:r>
            <m:oMath>
              <m:r>
                <w:rPr>
                  <w:rFonts w:ascii="Cambria Math" w:hAnsi="Cambria Math"/>
                  <w:sz w:val="22"/>
                </w:rPr>
                <m:t>ρ</m:t>
              </m:r>
            </m:oMath>
          </w:p>
        </w:tc>
        <w:tc>
          <w:tcPr>
            <w:tcW w:w="4182" w:type="dxa"/>
          </w:tcPr>
          <w:p w14:paraId="17C138A1" w14:textId="77777777" w:rsidR="003416EE" w:rsidRDefault="006041B4">
            <w:pPr>
              <w:spacing w:before="60" w:after="60" w:line="240" w:lineRule="auto"/>
              <w:ind w:firstLine="0"/>
              <w:jc w:val="left"/>
            </w:pPr>
            <w:r>
              <w:rPr>
                <w:sz w:val="22"/>
              </w:rPr>
              <w:t>Удельная проводимость и удельное сопротивление</w:t>
            </w:r>
          </w:p>
        </w:tc>
        <w:tc>
          <w:tcPr>
            <w:tcW w:w="3336" w:type="dxa"/>
          </w:tcPr>
          <w:p w14:paraId="6AA63913" w14:textId="77777777" w:rsidR="003416EE" w:rsidRDefault="006041B4">
            <w:pPr>
              <w:spacing w:before="60" w:after="60" w:line="240" w:lineRule="auto"/>
              <w:ind w:firstLine="0"/>
              <w:jc w:val="left"/>
            </w:pPr>
            <w:r>
              <w:rPr>
                <w:sz w:val="22"/>
              </w:rPr>
              <w:t xml:space="preserve">См/м; </w:t>
            </w:r>
            <w:proofErr w:type="spellStart"/>
            <w:r>
              <w:rPr>
                <w:sz w:val="22"/>
              </w:rPr>
              <w:t>Ом·м</w:t>
            </w:r>
            <w:proofErr w:type="spellEnd"/>
          </w:p>
        </w:tc>
      </w:tr>
      <w:tr w:rsidR="003416EE" w14:paraId="3845C94D" w14:textId="77777777">
        <w:trPr>
          <w:cantSplit/>
        </w:trPr>
        <w:tc>
          <w:tcPr>
            <w:tcW w:w="1837" w:type="dxa"/>
          </w:tcPr>
          <w:p w14:paraId="432DCFAC" w14:textId="77777777" w:rsidR="003416EE" w:rsidRDefault="006B31AF">
            <w:pPr>
              <w:spacing w:before="60" w:after="60" w:line="240" w:lineRule="auto"/>
              <w:ind w:firstLine="0"/>
              <w:jc w:val="left"/>
            </w:pPr>
            <m:oMathPara>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oMath>
            </m:oMathPara>
          </w:p>
        </w:tc>
        <w:tc>
          <w:tcPr>
            <w:tcW w:w="4182" w:type="dxa"/>
          </w:tcPr>
          <w:p w14:paraId="4F84E2E8" w14:textId="77777777" w:rsidR="003416EE" w:rsidRDefault="006041B4">
            <w:pPr>
              <w:spacing w:before="60" w:after="60" w:line="240" w:lineRule="auto"/>
              <w:ind w:firstLine="0"/>
              <w:jc w:val="left"/>
            </w:pPr>
            <w:r>
              <w:rPr>
                <w:sz w:val="22"/>
              </w:rPr>
              <w:t>Удельный контактный импеданс электрода в полной электродной модели</w:t>
            </w:r>
          </w:p>
        </w:tc>
        <w:tc>
          <w:tcPr>
            <w:tcW w:w="3336" w:type="dxa"/>
          </w:tcPr>
          <w:p w14:paraId="3801CDED" w14:textId="77777777" w:rsidR="003416EE" w:rsidRDefault="006041B4">
            <w:pPr>
              <w:spacing w:before="60" w:after="60" w:line="240" w:lineRule="auto"/>
              <w:ind w:firstLine="0"/>
              <w:jc w:val="left"/>
            </w:pPr>
            <w:r>
              <w:rPr>
                <w:sz w:val="22"/>
              </w:rPr>
              <w:t>Ом·м²</w:t>
            </w:r>
          </w:p>
        </w:tc>
      </w:tr>
      <w:tr w:rsidR="003416EE" w14:paraId="4A7A3B7A" w14:textId="77777777">
        <w:trPr>
          <w:cantSplit/>
        </w:trPr>
        <w:tc>
          <w:tcPr>
            <w:tcW w:w="1837" w:type="dxa"/>
          </w:tcPr>
          <w:p w14:paraId="68485E65" w14:textId="77777777" w:rsidR="003416EE" w:rsidRDefault="006041B4">
            <w:pPr>
              <w:spacing w:before="60" w:after="60" w:line="240" w:lineRule="auto"/>
              <w:ind w:firstLine="0"/>
              <w:jc w:val="left"/>
            </w:pPr>
            <m:oMath>
              <m:r>
                <w:rPr>
                  <w:rFonts w:ascii="Cambria Math" w:hAnsi="Cambria Math"/>
                  <w:sz w:val="22"/>
                </w:rPr>
                <m:t>V</m:t>
              </m:r>
            </m:oMath>
            <w:r>
              <w:rPr>
                <w:sz w:val="22"/>
              </w:rPr>
              <w:t xml:space="preserve">, </w:t>
            </w: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p>
        </w:tc>
        <w:tc>
          <w:tcPr>
            <w:tcW w:w="4182" w:type="dxa"/>
          </w:tcPr>
          <w:p w14:paraId="3B5A3736" w14:textId="77777777" w:rsidR="003416EE" w:rsidRDefault="006041B4">
            <w:pPr>
              <w:spacing w:before="60" w:after="60" w:line="240" w:lineRule="auto"/>
              <w:ind w:firstLine="0"/>
              <w:jc w:val="left"/>
            </w:pPr>
            <w:r>
              <w:rPr>
                <w:sz w:val="22"/>
              </w:rPr>
              <w:t>Объём указанной области; объём целого сердца в принятом геометрическом определении</w:t>
            </w:r>
          </w:p>
        </w:tc>
        <w:tc>
          <w:tcPr>
            <w:tcW w:w="3336" w:type="dxa"/>
          </w:tcPr>
          <w:p w14:paraId="0F04E963" w14:textId="77777777" w:rsidR="003416EE" w:rsidRDefault="006041B4">
            <w:pPr>
              <w:spacing w:before="60" w:after="60" w:line="240" w:lineRule="auto"/>
              <w:ind w:firstLine="0"/>
              <w:jc w:val="left"/>
            </w:pPr>
            <w:r>
              <w:rPr>
                <w:sz w:val="22"/>
              </w:rPr>
              <w:t>мл, если не указано иное</w:t>
            </w:r>
          </w:p>
        </w:tc>
      </w:tr>
      <w:tr w:rsidR="003416EE" w14:paraId="36B61228" w14:textId="77777777">
        <w:trPr>
          <w:cantSplit/>
        </w:trPr>
        <w:tc>
          <w:tcPr>
            <w:tcW w:w="1837" w:type="dxa"/>
          </w:tcPr>
          <w:p w14:paraId="4E48A038" w14:textId="77777777" w:rsidR="003416EE" w:rsidRDefault="006041B4">
            <w:pPr>
              <w:spacing w:before="60" w:after="60" w:line="240" w:lineRule="auto"/>
              <w:ind w:firstLine="0"/>
              <w:jc w:val="left"/>
            </w:pPr>
            <m:oMathPara>
              <m:oMath>
                <m:r>
                  <w:rPr>
                    <w:rFonts w:ascii="Cambria Math" w:hAnsi="Cambria Math"/>
                    <w:sz w:val="22"/>
                  </w:rPr>
                  <m:t>J</m:t>
                </m:r>
              </m:oMath>
            </m:oMathPara>
          </w:p>
        </w:tc>
        <w:tc>
          <w:tcPr>
            <w:tcW w:w="4182" w:type="dxa"/>
          </w:tcPr>
          <w:p w14:paraId="53376992" w14:textId="77777777" w:rsidR="003416EE" w:rsidRDefault="006041B4">
            <w:pPr>
              <w:spacing w:before="60" w:after="60" w:line="240" w:lineRule="auto"/>
              <w:ind w:firstLine="0"/>
              <w:jc w:val="left"/>
            </w:pPr>
            <w:r>
              <w:rPr>
                <w:sz w:val="22"/>
              </w:rPr>
              <w:t>Матрица чувствительности наблюдений к указанным параметрам</w:t>
            </w:r>
          </w:p>
        </w:tc>
        <w:tc>
          <w:tcPr>
            <w:tcW w:w="3336" w:type="dxa"/>
          </w:tcPr>
          <w:p w14:paraId="0FD9EF17" w14:textId="77777777" w:rsidR="003416EE" w:rsidRDefault="006041B4">
            <w:pPr>
              <w:spacing w:before="60" w:after="60" w:line="240" w:lineRule="auto"/>
              <w:ind w:firstLine="0"/>
              <w:jc w:val="left"/>
            </w:pPr>
            <w:r>
              <w:rPr>
                <w:sz w:val="22"/>
              </w:rPr>
              <w:t>Единицы зависят от наблюдений и параметризации</w:t>
            </w:r>
          </w:p>
        </w:tc>
      </w:tr>
      <w:tr w:rsidR="003416EE" w14:paraId="3F7E994F" w14:textId="77777777">
        <w:trPr>
          <w:cantSplit/>
        </w:trPr>
        <w:tc>
          <w:tcPr>
            <w:tcW w:w="1837" w:type="dxa"/>
          </w:tcPr>
          <w:p w14:paraId="01E36958" w14:textId="77777777" w:rsidR="003416EE" w:rsidRDefault="006041B4">
            <w:pPr>
              <w:spacing w:before="60" w:after="60" w:line="240" w:lineRule="auto"/>
              <w:ind w:firstLine="0"/>
              <w:jc w:val="left"/>
            </w:pPr>
            <w:r>
              <w:rPr>
                <w:sz w:val="22"/>
              </w:rPr>
              <w:t>FEM</w:t>
            </w:r>
          </w:p>
        </w:tc>
        <w:tc>
          <w:tcPr>
            <w:tcW w:w="4182" w:type="dxa"/>
          </w:tcPr>
          <w:p w14:paraId="0C4CFC29" w14:textId="77777777" w:rsidR="003416EE" w:rsidRDefault="006041B4">
            <w:pPr>
              <w:spacing w:before="60" w:after="60" w:line="240" w:lineRule="auto"/>
              <w:ind w:firstLine="0"/>
              <w:jc w:val="left"/>
            </w:pPr>
            <w:r>
              <w:rPr>
                <w:sz w:val="22"/>
              </w:rPr>
              <w:t>Метод конечных элементов</w:t>
            </w:r>
          </w:p>
        </w:tc>
        <w:tc>
          <w:tcPr>
            <w:tcW w:w="3336" w:type="dxa"/>
          </w:tcPr>
          <w:p w14:paraId="0072644D" w14:textId="77777777" w:rsidR="003416EE" w:rsidRDefault="006041B4">
            <w:pPr>
              <w:spacing w:before="60" w:after="60" w:line="240" w:lineRule="auto"/>
              <w:ind w:firstLine="0"/>
              <w:jc w:val="left"/>
            </w:pPr>
            <w:r>
              <w:rPr>
                <w:sz w:val="22"/>
              </w:rPr>
              <w:t>Численное решение прямой электрической задачи</w:t>
            </w:r>
          </w:p>
        </w:tc>
      </w:tr>
      <w:tr w:rsidR="003416EE" w14:paraId="601663A8" w14:textId="77777777">
        <w:trPr>
          <w:cantSplit/>
        </w:trPr>
        <w:tc>
          <w:tcPr>
            <w:tcW w:w="1837" w:type="dxa"/>
          </w:tcPr>
          <w:p w14:paraId="76CC30E2" w14:textId="77777777" w:rsidR="003416EE" w:rsidRDefault="006041B4">
            <w:pPr>
              <w:spacing w:before="60" w:after="60" w:line="240" w:lineRule="auto"/>
              <w:ind w:firstLine="0"/>
              <w:jc w:val="left"/>
            </w:pPr>
            <w:r>
              <w:rPr>
                <w:sz w:val="22"/>
              </w:rPr>
              <w:t>CEM</w:t>
            </w:r>
          </w:p>
        </w:tc>
        <w:tc>
          <w:tcPr>
            <w:tcW w:w="4182" w:type="dxa"/>
          </w:tcPr>
          <w:p w14:paraId="127C53ED" w14:textId="77777777" w:rsidR="003416EE" w:rsidRDefault="006041B4">
            <w:pPr>
              <w:spacing w:before="60" w:after="60" w:line="240" w:lineRule="auto"/>
              <w:ind w:firstLine="0"/>
              <w:jc w:val="left"/>
            </w:pPr>
            <w:r>
              <w:rPr>
                <w:sz w:val="22"/>
              </w:rPr>
              <w:t>Полная электродная модель</w:t>
            </w:r>
          </w:p>
        </w:tc>
        <w:tc>
          <w:tcPr>
            <w:tcW w:w="3336" w:type="dxa"/>
          </w:tcPr>
          <w:p w14:paraId="46AC6E75" w14:textId="77777777" w:rsidR="003416EE" w:rsidRDefault="006041B4">
            <w:pPr>
              <w:spacing w:before="60" w:after="60" w:line="240" w:lineRule="auto"/>
              <w:ind w:firstLine="0"/>
              <w:jc w:val="left"/>
            </w:pPr>
            <w:r>
              <w:rPr>
                <w:sz w:val="22"/>
              </w:rPr>
              <w:t>Конечная площадь электрода и контактные условия</w:t>
            </w:r>
          </w:p>
        </w:tc>
      </w:tr>
      <w:tr w:rsidR="003416EE" w14:paraId="6FFCDF55" w14:textId="77777777">
        <w:trPr>
          <w:cantSplit/>
        </w:trPr>
        <w:tc>
          <w:tcPr>
            <w:tcW w:w="1837" w:type="dxa"/>
          </w:tcPr>
          <w:p w14:paraId="55FA061D" w14:textId="77777777" w:rsidR="003416EE" w:rsidRDefault="006041B4">
            <w:pPr>
              <w:spacing w:before="60" w:after="60" w:line="240" w:lineRule="auto"/>
              <w:ind w:firstLine="0"/>
              <w:jc w:val="left"/>
            </w:pPr>
            <w:r>
              <w:rPr>
                <w:sz w:val="22"/>
              </w:rPr>
              <w:t>RMSE</w:t>
            </w:r>
          </w:p>
        </w:tc>
        <w:tc>
          <w:tcPr>
            <w:tcW w:w="4182" w:type="dxa"/>
          </w:tcPr>
          <w:p w14:paraId="73C95774" w14:textId="77777777" w:rsidR="003416EE" w:rsidRDefault="006041B4">
            <w:pPr>
              <w:spacing w:before="60" w:after="60" w:line="240" w:lineRule="auto"/>
              <w:ind w:firstLine="0"/>
              <w:jc w:val="left"/>
            </w:pPr>
            <w:r>
              <w:rPr>
                <w:sz w:val="22"/>
              </w:rPr>
              <w:t>Корень из средней квадратичной ошибки</w:t>
            </w:r>
          </w:p>
        </w:tc>
        <w:tc>
          <w:tcPr>
            <w:tcW w:w="3336" w:type="dxa"/>
          </w:tcPr>
          <w:p w14:paraId="0E2D03F1" w14:textId="77777777" w:rsidR="003416EE" w:rsidRDefault="006041B4">
            <w:pPr>
              <w:spacing w:before="60" w:after="60" w:line="240" w:lineRule="auto"/>
              <w:ind w:firstLine="0"/>
              <w:jc w:val="left"/>
            </w:pPr>
            <w:r>
              <w:rPr>
                <w:sz w:val="22"/>
              </w:rPr>
              <w:t>Единица оцениваемой величины</w:t>
            </w:r>
          </w:p>
        </w:tc>
      </w:tr>
      <w:tr w:rsidR="003416EE" w14:paraId="5733CA64" w14:textId="77777777">
        <w:trPr>
          <w:cantSplit/>
        </w:trPr>
        <w:tc>
          <w:tcPr>
            <w:tcW w:w="1837" w:type="dxa"/>
          </w:tcPr>
          <w:p w14:paraId="5310B537" w14:textId="77777777" w:rsidR="003416EE" w:rsidRDefault="006041B4">
            <w:pPr>
              <w:spacing w:before="60" w:after="60" w:line="240" w:lineRule="auto"/>
              <w:ind w:firstLine="0"/>
              <w:jc w:val="left"/>
            </w:pPr>
            <w:r>
              <w:rPr>
                <w:sz w:val="22"/>
              </w:rPr>
              <w:t>SD</w:t>
            </w:r>
          </w:p>
        </w:tc>
        <w:tc>
          <w:tcPr>
            <w:tcW w:w="4182" w:type="dxa"/>
          </w:tcPr>
          <w:p w14:paraId="4304EA34" w14:textId="77777777" w:rsidR="003416EE" w:rsidRDefault="006041B4">
            <w:pPr>
              <w:spacing w:before="60" w:after="60" w:line="240" w:lineRule="auto"/>
              <w:ind w:firstLine="0"/>
              <w:jc w:val="left"/>
            </w:pPr>
            <w:r>
              <w:rPr>
                <w:sz w:val="22"/>
              </w:rPr>
              <w:t>Стандартное отклонение</w:t>
            </w:r>
          </w:p>
        </w:tc>
        <w:tc>
          <w:tcPr>
            <w:tcW w:w="3336" w:type="dxa"/>
          </w:tcPr>
          <w:p w14:paraId="2E99A3F5" w14:textId="77777777" w:rsidR="003416EE" w:rsidRDefault="006041B4">
            <w:pPr>
              <w:spacing w:before="60" w:after="60" w:line="240" w:lineRule="auto"/>
              <w:ind w:firstLine="0"/>
              <w:jc w:val="left"/>
            </w:pPr>
            <w:r>
              <w:rPr>
                <w:sz w:val="22"/>
              </w:rPr>
              <w:t>Указаны величина, выборка и правило расчёта</w:t>
            </w:r>
          </w:p>
        </w:tc>
      </w:tr>
      <w:tr w:rsidR="003416EE" w14:paraId="2F61D889" w14:textId="77777777">
        <w:trPr>
          <w:cantSplit/>
        </w:trPr>
        <w:tc>
          <w:tcPr>
            <w:tcW w:w="1837" w:type="dxa"/>
          </w:tcPr>
          <w:p w14:paraId="78E836BE" w14:textId="77777777" w:rsidR="003416EE" w:rsidRDefault="006041B4">
            <w:pPr>
              <w:spacing w:before="60" w:after="60" w:line="240" w:lineRule="auto"/>
              <w:ind w:firstLine="0"/>
              <w:jc w:val="left"/>
            </w:pPr>
            <w:r>
              <w:rPr>
                <w:sz w:val="22"/>
              </w:rPr>
              <w:t>QC</w:t>
            </w:r>
          </w:p>
        </w:tc>
        <w:tc>
          <w:tcPr>
            <w:tcW w:w="4182" w:type="dxa"/>
          </w:tcPr>
          <w:p w14:paraId="7F88FDBF" w14:textId="77777777" w:rsidR="003416EE" w:rsidRDefault="006041B4">
            <w:pPr>
              <w:spacing w:before="60" w:after="60" w:line="240" w:lineRule="auto"/>
              <w:ind w:firstLine="0"/>
              <w:jc w:val="left"/>
            </w:pPr>
            <w:r>
              <w:rPr>
                <w:sz w:val="22"/>
              </w:rPr>
              <w:t>Контроль качества данных или численного результата</w:t>
            </w:r>
          </w:p>
        </w:tc>
        <w:tc>
          <w:tcPr>
            <w:tcW w:w="3336" w:type="dxa"/>
          </w:tcPr>
          <w:p w14:paraId="457B89CA" w14:textId="77777777" w:rsidR="003416EE" w:rsidRDefault="006041B4">
            <w:pPr>
              <w:spacing w:before="60" w:after="60" w:line="240" w:lineRule="auto"/>
              <w:ind w:firstLine="0"/>
              <w:jc w:val="left"/>
            </w:pPr>
            <w:r>
              <w:rPr>
                <w:sz w:val="22"/>
              </w:rPr>
              <w:t>Конкретные проверки описаны в соответствующем разделе</w:t>
            </w:r>
          </w:p>
        </w:tc>
      </w:tr>
    </w:tbl>
    <w:p w14:paraId="57BCC48D" w14:textId="77777777" w:rsidR="003416EE" w:rsidRDefault="006041B4">
      <w:pPr>
        <w:pStyle w:val="1"/>
      </w:pPr>
      <w:bookmarkStart w:id="97" w:name="_Toc244123034"/>
      <w:bookmarkStart w:id="98" w:name="введение"/>
      <w:bookmarkEnd w:id="82"/>
      <w:r>
        <w:lastRenderedPageBreak/>
        <w:t>Введение</w:t>
      </w:r>
      <w:bookmarkEnd w:id="97"/>
    </w:p>
    <w:p w14:paraId="7FCD4BAE" w14:textId="322DB236" w:rsidR="003416EE" w:rsidRPr="00674711" w:rsidRDefault="006041B4">
      <w:pPr>
        <w:pStyle w:val="FirstParagraph"/>
        <w:rPr>
          <w:lang w:val="ru-RU"/>
          <w:rPrChange w:id="99" w:author="Nik K" w:date="2026-10-29T00:17:00Z">
            <w:rPr/>
          </w:rPrChange>
        </w:rPr>
      </w:pPr>
      <w:r w:rsidRPr="00674711">
        <w:rPr>
          <w:lang w:val="ru-RU"/>
          <w:rPrChange w:id="100" w:author="Nik K" w:date="2026-10-29T00:17:00Z">
            <w:rPr/>
          </w:rPrChange>
        </w:rPr>
        <w:t xml:space="preserve">Количественная оценка сердечной функции требует </w:t>
      </w:r>
      <w:ins w:id="101" w:author="Nik K" w:date="2026-10-29T00:33:00Z">
        <w:r w:rsidR="003E6BE7">
          <w:rPr>
            <w:lang w:val="ru-RU"/>
          </w:rPr>
          <w:t xml:space="preserve">доказанной, описанной математической функцией, </w:t>
        </w:r>
      </w:ins>
      <w:r w:rsidRPr="00674711">
        <w:rPr>
          <w:lang w:val="ru-RU"/>
          <w:rPrChange w:id="102" w:author="Nik K" w:date="2026-10-29T00:17:00Z">
            <w:rPr/>
          </w:rPrChange>
        </w:rPr>
        <w:t xml:space="preserve">связи между зарегистрированным сигналом и определённой физиологической величиной. В рассматриваемой работе такими величинами служат ударный объём и фракция выброса выбранного желудочка. Их вычисление предполагает определение объёмов в </w:t>
      </w:r>
      <w:del w:id="103" w:author="Nik K" w:date="2026-10-29T00:34:00Z">
        <w:r w:rsidRPr="00674711" w:rsidDel="003E6BE7">
          <w:rPr>
            <w:lang w:val="ru-RU"/>
            <w:rPrChange w:id="104" w:author="Nik K" w:date="2026-10-29T00:17:00Z">
              <w:rPr/>
            </w:rPrChange>
          </w:rPr>
          <w:delText>механически обоснованных</w:delText>
        </w:r>
      </w:del>
      <w:ins w:id="105" w:author="Nik K" w:date="2026-10-29T00:34:00Z">
        <w:r w:rsidR="003E6BE7">
          <w:rPr>
            <w:lang w:val="ru-RU"/>
          </w:rPr>
          <w:t xml:space="preserve"> определённых фазах</w:t>
        </w:r>
      </w:ins>
      <w:r w:rsidRPr="00674711">
        <w:rPr>
          <w:lang w:val="ru-RU"/>
          <w:rPrChange w:id="106" w:author="Nik K" w:date="2026-10-29T00:17:00Z">
            <w:rPr/>
          </w:rPrChange>
        </w:rPr>
        <w:t xml:space="preserve"> </w:t>
      </w:r>
      <w:del w:id="107" w:author="Nik K" w:date="2026-10-29T00:34:00Z">
        <w:r w:rsidRPr="00674711" w:rsidDel="003E6BE7">
          <w:rPr>
            <w:lang w:val="ru-RU"/>
            <w:rPrChange w:id="108" w:author="Nik K" w:date="2026-10-29T00:17:00Z">
              <w:rPr/>
            </w:rPrChange>
          </w:rPr>
          <w:delText xml:space="preserve">состояниях </w:delText>
        </w:r>
      </w:del>
      <w:r w:rsidRPr="00674711">
        <w:rPr>
          <w:lang w:val="ru-RU"/>
          <w:rPrChange w:id="109" w:author="Nik K" w:date="2026-10-29T00:17:00Z">
            <w:rPr/>
          </w:rPrChange>
        </w:rPr>
        <w:t>сердечного цикла. Поэтому задач</w:t>
      </w:r>
      <w:ins w:id="110" w:author="Nik K" w:date="2026-10-29T00:34:00Z">
        <w:r w:rsidR="003E6BE7">
          <w:rPr>
            <w:lang w:val="ru-RU"/>
          </w:rPr>
          <w:t>ей текущего</w:t>
        </w:r>
      </w:ins>
      <w:del w:id="111" w:author="Nik K" w:date="2026-10-29T00:34:00Z">
        <w:r w:rsidRPr="00674711" w:rsidDel="003E6BE7">
          <w:rPr>
            <w:lang w:val="ru-RU"/>
            <w:rPrChange w:id="112" w:author="Nik K" w:date="2026-10-29T00:17:00Z">
              <w:rPr/>
            </w:rPrChange>
          </w:rPr>
          <w:delText>а</w:delText>
        </w:r>
      </w:del>
      <w:r w:rsidRPr="00674711">
        <w:rPr>
          <w:lang w:val="ru-RU"/>
          <w:rPrChange w:id="113" w:author="Nik K" w:date="2026-10-29T00:17:00Z">
            <w:rPr/>
          </w:rPrChange>
        </w:rPr>
        <w:t xml:space="preserve"> исследования </w:t>
      </w:r>
      <w:del w:id="114" w:author="Nik K" w:date="2026-10-29T00:34:00Z">
        <w:r w:rsidRPr="00674711" w:rsidDel="003E6BE7">
          <w:rPr>
            <w:lang w:val="ru-RU"/>
            <w:rPrChange w:id="115" w:author="Nik K" w:date="2026-10-29T00:17:00Z">
              <w:rPr/>
            </w:rPrChange>
          </w:rPr>
          <w:delText>включает</w:delText>
        </w:r>
      </w:del>
      <w:ins w:id="116" w:author="Nik K" w:date="2026-10-29T00:34:00Z">
        <w:r w:rsidR="003E6BE7">
          <w:rPr>
            <w:lang w:val="ru-RU"/>
          </w:rPr>
          <w:t>является</w:t>
        </w:r>
      </w:ins>
      <w:ins w:id="117" w:author="Nik K" w:date="2026-10-29T00:35:00Z">
        <w:r w:rsidR="003E6BE7">
          <w:rPr>
            <w:lang w:val="ru-RU"/>
          </w:rPr>
          <w:t xml:space="preserve"> разработка методики расчёта функциональных характеристик работы сердца на основании полученный на добровольцах ан</w:t>
        </w:r>
      </w:ins>
      <w:ins w:id="118" w:author="Nik K" w:date="2026-10-29T00:36:00Z">
        <w:r w:rsidR="003E6BE7">
          <w:rPr>
            <w:lang w:val="ru-RU"/>
          </w:rPr>
          <w:t xml:space="preserve">атомических моделей и полученных во время эксперимента данных </w:t>
        </w:r>
        <w:proofErr w:type="spellStart"/>
        <w:r w:rsidR="003E6BE7">
          <w:rPr>
            <w:lang w:val="ru-RU"/>
          </w:rPr>
          <w:t>электроимпедансных</w:t>
        </w:r>
        <w:proofErr w:type="spellEnd"/>
        <w:r w:rsidR="003E6BE7">
          <w:rPr>
            <w:lang w:val="ru-RU"/>
          </w:rPr>
          <w:t xml:space="preserve"> измерений, с последующей оценкой</w:t>
        </w:r>
      </w:ins>
      <w:ins w:id="119" w:author="Nik K" w:date="2026-10-29T00:37:00Z">
        <w:r w:rsidR="003E6BE7">
          <w:rPr>
            <w:lang w:val="ru-RU"/>
          </w:rPr>
          <w:t xml:space="preserve"> точности данных расчётов</w:t>
        </w:r>
        <w:proofErr w:type="gramStart"/>
        <w:r w:rsidR="003E6BE7">
          <w:rPr>
            <w:lang w:val="ru-RU"/>
          </w:rPr>
          <w:t>.</w:t>
        </w:r>
      </w:ins>
      <w:proofErr w:type="gramEnd"/>
      <w:r w:rsidRPr="00674711">
        <w:rPr>
          <w:lang w:val="ru-RU"/>
          <w:rPrChange w:id="120" w:author="Nik K" w:date="2026-10-29T00:17:00Z">
            <w:rPr/>
          </w:rPrChange>
        </w:rPr>
        <w:t xml:space="preserve"> </w:t>
      </w:r>
      <w:del w:id="121" w:author="Nik K" w:date="2026-10-29T00:37:00Z">
        <w:r w:rsidRPr="00674711" w:rsidDel="003E6BE7">
          <w:rPr>
            <w:lang w:val="ru-RU"/>
            <w:rPrChange w:id="122" w:author="Nik K" w:date="2026-10-29T00:17:00Z">
              <w:rPr/>
            </w:rPrChange>
          </w:rPr>
          <w:delText>как получение электрических измерений, так и проверку всех преобразований, связывающих эти измерения с камерными объёмами.</w:delText>
        </w:r>
      </w:del>
    </w:p>
    <w:p w14:paraId="01DD5916" w14:textId="185C5CF0" w:rsidR="003416EE" w:rsidRDefault="006041B4">
      <w:pPr>
        <w:pStyle w:val="af"/>
      </w:pPr>
      <w:del w:id="123" w:author="Nik K" w:date="2026-10-29T00:37:00Z">
        <w:r w:rsidDel="00A101C1">
          <w:delText>В электроимпедансной постановке наблюдением является отклик проводящей среды на заданный ток. Его с</w:delText>
        </w:r>
      </w:del>
      <w:proofErr w:type="spellStart"/>
      <w:ins w:id="124" w:author="Nik K" w:date="2026-10-29T00:38:00Z">
        <w:r w:rsidR="00A101C1">
          <w:t>С</w:t>
        </w:r>
      </w:ins>
      <w:del w:id="125" w:author="Nik K" w:date="2026-10-29T00:40:00Z">
        <w:r w:rsidDel="00A101C1">
          <w:delText>вязь с сердечной динамикой зависит</w:delText>
        </w:r>
      </w:del>
      <w:ins w:id="126" w:author="Nik K" w:date="2026-10-29T00:40:00Z">
        <w:r w:rsidR="00A101C1">
          <w:t>На</w:t>
        </w:r>
        <w:proofErr w:type="spellEnd"/>
        <w:r w:rsidR="00A101C1">
          <w:t xml:space="preserve"> снимаемые </w:t>
        </w:r>
        <w:proofErr w:type="spellStart"/>
        <w:r w:rsidR="00A101C1">
          <w:t>тетраполярным</w:t>
        </w:r>
        <w:proofErr w:type="spellEnd"/>
        <w:r w:rsidR="00A101C1">
          <w:t xml:space="preserve"> методом сигналы </w:t>
        </w:r>
        <w:proofErr w:type="spellStart"/>
        <w:r w:rsidR="00A101C1">
          <w:t>трансторакальной</w:t>
        </w:r>
        <w:proofErr w:type="spellEnd"/>
        <w:r w:rsidR="00A101C1">
          <w:t xml:space="preserve"> реокардиографии влияет множество факторов:</w:t>
        </w:r>
      </w:ins>
      <w:r>
        <w:t xml:space="preserve"> </w:t>
      </w:r>
      <w:ins w:id="127" w:author="Nik K" w:date="2026-10-29T00:41:00Z">
        <w:r w:rsidR="00A101C1">
          <w:t>анатомическое особенности пациента</w:t>
        </w:r>
      </w:ins>
      <w:del w:id="128" w:author="Nik K" w:date="2026-10-29T00:41:00Z">
        <w:r w:rsidDel="00A101C1">
          <w:delText>от пространственной геометрии</w:delText>
        </w:r>
      </w:del>
      <w:r>
        <w:t xml:space="preserve">, </w:t>
      </w:r>
      <w:ins w:id="129" w:author="Nik K" w:date="2026-10-29T00:41:00Z">
        <w:r w:rsidR="00A101C1">
          <w:t xml:space="preserve">электрофизиологические </w:t>
        </w:r>
      </w:ins>
      <w:r>
        <w:t>свойств</w:t>
      </w:r>
      <w:ins w:id="130" w:author="Nik K" w:date="2026-10-29T00:41:00Z">
        <w:r w:rsidR="00A101C1">
          <w:t>а</w:t>
        </w:r>
      </w:ins>
      <w:r>
        <w:t xml:space="preserve"> </w:t>
      </w:r>
      <w:proofErr w:type="spellStart"/>
      <w:r>
        <w:t>тканей</w:t>
      </w:r>
      <w:ins w:id="131" w:author="Nik K" w:date="2026-10-29T00:41:00Z">
        <w:r w:rsidR="00A101C1">
          <w:t>,</w:t>
        </w:r>
      </w:ins>
      <w:del w:id="132" w:author="Nik K" w:date="2026-10-29T00:41:00Z">
        <w:r w:rsidDel="00A101C1">
          <w:delText xml:space="preserve"> и </w:delText>
        </w:r>
      </w:del>
      <w:r>
        <w:t>расположения</w:t>
      </w:r>
      <w:proofErr w:type="spellEnd"/>
      <w:r>
        <w:t xml:space="preserve"> электродов, </w:t>
      </w:r>
      <w:ins w:id="133" w:author="Nik K" w:date="2026-10-29T00:41:00Z">
        <w:r w:rsidR="00A101C1">
          <w:t xml:space="preserve">и степень допущений </w:t>
        </w:r>
      </w:ins>
      <w:r>
        <w:t xml:space="preserve">принятых </w:t>
      </w:r>
      <w:proofErr w:type="spellStart"/>
      <w:r>
        <w:t>в</w:t>
      </w:r>
      <w:del w:id="134" w:author="Nik K" w:date="2026-10-29T00:41:00Z">
        <w:r w:rsidDel="00A101C1">
          <w:delText xml:space="preserve"> прямой</w:delText>
        </w:r>
      </w:del>
      <w:ins w:id="135" w:author="Nik K" w:date="2026-10-29T00:41:00Z">
        <w:r w:rsidR="00A101C1">
          <w:t>конкретной</w:t>
        </w:r>
      </w:ins>
      <w:proofErr w:type="spellEnd"/>
      <w:ins w:id="136" w:author="Nik K" w:date="2026-10-29T00:42:00Z">
        <w:r w:rsidR="00A101C1">
          <w:t xml:space="preserve"> математической</w:t>
        </w:r>
      </w:ins>
      <w:ins w:id="137" w:author="Nik K" w:date="2026-10-29T00:41:00Z">
        <w:r w:rsidR="00A101C1">
          <w:t xml:space="preserve"> модели</w:t>
        </w:r>
      </w:ins>
      <w:del w:id="138" w:author="Nik K" w:date="2026-10-29T00:42:00Z">
        <w:r w:rsidDel="00A101C1">
          <w:delText xml:space="preserve"> модели</w:delText>
        </w:r>
      </w:del>
      <w:r>
        <w:t xml:space="preserve">. </w:t>
      </w:r>
      <w:ins w:id="139" w:author="Nik K" w:date="2026-10-29T00:38:00Z">
        <w:r w:rsidR="00A101C1">
          <w:t>С течением времени</w:t>
        </w:r>
      </w:ins>
      <w:del w:id="140" w:author="Nik K" w:date="2026-10-29T00:38:00Z">
        <w:r w:rsidDel="00A101C1">
          <w:delText>При изменении</w:delText>
        </w:r>
      </w:del>
      <w:r>
        <w:t xml:space="preserve"> </w:t>
      </w:r>
      <w:del w:id="141" w:author="Nik K" w:date="2026-10-29T00:38:00Z">
        <w:r w:rsidDel="00A101C1">
          <w:delText>состояния</w:delText>
        </w:r>
      </w:del>
      <w:r>
        <w:t xml:space="preserve"> могут одновременно изменяться несколько</w:t>
      </w:r>
      <w:ins w:id="142" w:author="Nik K" w:date="2026-10-29T00:38:00Z">
        <w:r w:rsidR="00A101C1">
          <w:t xml:space="preserve"> физиологических</w:t>
        </w:r>
      </w:ins>
      <w:r>
        <w:t xml:space="preserve"> параметров. Научная проблема состоит в определении того, какие из них различимы по доступным измерениям и какая точность конечного </w:t>
      </w:r>
      <w:del w:id="143" w:author="Nik K" w:date="2026-10-29T00:39:00Z">
        <w:r w:rsidDel="00A101C1">
          <w:delText>показателя</w:delText>
        </w:r>
      </w:del>
      <w:ins w:id="144" w:author="Nik K" w:date="2026-10-29T00:39:00Z">
        <w:r w:rsidR="00A101C1">
          <w:t>получаемого значения</w:t>
        </w:r>
      </w:ins>
      <w:r>
        <w:t xml:space="preserve"> сохраняется при принят</w:t>
      </w:r>
      <w:del w:id="145" w:author="Nik K" w:date="2026-10-29T00:39:00Z">
        <w:r w:rsidDel="00A101C1">
          <w:delText>ом</w:delText>
        </w:r>
      </w:del>
      <w:ins w:id="146" w:author="Nik K" w:date="2026-10-29T00:39:00Z">
        <w:r w:rsidR="00A101C1">
          <w:t>ых допущениях и упрощениях</w:t>
        </w:r>
      </w:ins>
      <w:del w:id="147" w:author="Nik K" w:date="2026-10-29T00:39:00Z">
        <w:r w:rsidDel="00A101C1">
          <w:delText xml:space="preserve"> сокращении описания</w:delText>
        </w:r>
      </w:del>
      <w:r>
        <w:t>. Этот вопрос требует сопоставления физических предпосылок с экспериментальными данными; одной воспроизводимой формы сигнала для количественного вывода недостаточно.</w:t>
      </w:r>
    </w:p>
    <w:p w14:paraId="23AF52AC" w14:textId="3CA6BE48" w:rsidR="003416EE" w:rsidRDefault="00A101C1">
      <w:pPr>
        <w:pStyle w:val="af"/>
      </w:pPr>
      <w:ins w:id="148" w:author="Nik K" w:date="2026-10-29T00:44:00Z">
        <w:r>
          <w:lastRenderedPageBreak/>
          <w:t>Использование результатов</w:t>
        </w:r>
      </w:ins>
      <w:del w:id="149" w:author="Nik K" w:date="2026-10-29T00:44:00Z">
        <w:r w:rsidR="006041B4" w:rsidDel="00A101C1">
          <w:delText>Индивидуальная</w:delText>
        </w:r>
      </w:del>
      <w:r w:rsidR="006041B4">
        <w:t xml:space="preserve"> КТ</w:t>
      </w:r>
      <w:ins w:id="150" w:author="Nik K" w:date="2026-10-29T00:44:00Z">
        <w:r>
          <w:t xml:space="preserve"> </w:t>
        </w:r>
        <w:proofErr w:type="spellStart"/>
        <w:r>
          <w:t>исследовния</w:t>
        </w:r>
      </w:ins>
      <w:proofErr w:type="spellEnd"/>
      <w:r w:rsidR="006041B4">
        <w:t xml:space="preserve"> </w:t>
      </w:r>
      <w:ins w:id="151" w:author="Nik K" w:date="2026-10-29T00:44:00Z">
        <w:r>
          <w:t>позволяет с доста</w:t>
        </w:r>
      </w:ins>
      <w:ins w:id="152" w:author="Nik K" w:date="2026-10-29T00:45:00Z">
        <w:r>
          <w:t xml:space="preserve">точной точностью </w:t>
        </w:r>
      </w:ins>
      <w:r w:rsidR="006041B4">
        <w:t>зада</w:t>
      </w:r>
      <w:del w:id="153" w:author="Nik K" w:date="2026-10-29T00:45:00Z">
        <w:r w:rsidR="006041B4" w:rsidDel="00A101C1">
          <w:delText>ёт</w:delText>
        </w:r>
      </w:del>
      <w:ins w:id="154" w:author="Nik K" w:date="2026-10-29T00:45:00Z">
        <w:r>
          <w:t>ть</w:t>
        </w:r>
      </w:ins>
      <w:r w:rsidR="006041B4">
        <w:t xml:space="preserve"> </w:t>
      </w:r>
      <w:ins w:id="155" w:author="Nik K" w:date="2026-10-29T00:46:00Z">
        <w:r>
          <w:t xml:space="preserve">конечное </w:t>
        </w:r>
      </w:ins>
      <w:r w:rsidR="006041B4">
        <w:t>анатомическое состояние, относительно которого можно строить пространственную модель</w:t>
      </w:r>
      <w:ins w:id="156" w:author="Nik K" w:date="2026-10-29T00:46:00Z">
        <w:r>
          <w:t xml:space="preserve"> конкретного добровольца, выдвигать гипотезы</w:t>
        </w:r>
      </w:ins>
      <w:r w:rsidR="006041B4">
        <w:t xml:space="preserve"> и </w:t>
      </w:r>
      <w:ins w:id="157" w:author="Nik K" w:date="2026-10-29T00:46:00Z">
        <w:r>
          <w:t xml:space="preserve">точечно </w:t>
        </w:r>
      </w:ins>
      <w:r w:rsidR="006041B4">
        <w:t xml:space="preserve">исследовать влияние отдельных </w:t>
      </w:r>
      <w:proofErr w:type="gramStart"/>
      <w:r w:rsidR="006041B4">
        <w:t>факторов</w:t>
      </w:r>
      <w:proofErr w:type="gramEnd"/>
      <w:ins w:id="158" w:author="Nik K" w:date="2026-10-29T00:46:00Z">
        <w:r>
          <w:t xml:space="preserve"> но фиксируемые показатели </w:t>
        </w:r>
      </w:ins>
      <w:ins w:id="159" w:author="Nik K" w:date="2026-10-29T00:47:00Z">
        <w:r>
          <w:t>ТТРКГ</w:t>
        </w:r>
      </w:ins>
      <w:r w:rsidR="006041B4">
        <w:t xml:space="preserve">. </w:t>
      </w:r>
      <w:ins w:id="160" w:author="Nik K" w:date="2026-10-29T00:47:00Z">
        <w:r w:rsidR="003D0FA5">
          <w:t xml:space="preserve">Во время проведения КТ </w:t>
        </w:r>
      </w:ins>
      <w:ins w:id="161" w:author="Nik K" w:date="2026-10-29T00:48:00Z">
        <w:r w:rsidR="003D0FA5">
          <w:t xml:space="preserve">для каждого добровольца </w:t>
        </w:r>
      </w:ins>
      <w:ins w:id="162" w:author="Nik K" w:date="2026-10-29T00:47:00Z">
        <w:r w:rsidR="003D0FA5">
          <w:t>были получены как 3</w:t>
        </w:r>
        <w:r w:rsidR="003D0FA5">
          <w:rPr>
            <w:lang w:val="en-US"/>
          </w:rPr>
          <w:t>D</w:t>
        </w:r>
        <w:r w:rsidR="003D0FA5" w:rsidRPr="003D0FA5">
          <w:rPr>
            <w:rPrChange w:id="163" w:author="Nik K" w:date="2026-10-29T00:47:00Z">
              <w:rPr>
                <w:lang w:val="en-US"/>
              </w:rPr>
            </w:rPrChange>
          </w:rPr>
          <w:t xml:space="preserve"> </w:t>
        </w:r>
        <w:r w:rsidR="003D0FA5">
          <w:t>модель в состоянии «на глубоко</w:t>
        </w:r>
      </w:ins>
      <w:ins w:id="164" w:author="Nik K" w:date="2026-10-29T00:48:00Z">
        <w:r w:rsidR="003D0FA5">
          <w:t>м вдохе», так и 4</w:t>
        </w:r>
        <w:r w:rsidR="003D0FA5">
          <w:rPr>
            <w:lang w:val="en-US"/>
          </w:rPr>
          <w:t>D</w:t>
        </w:r>
        <w:r w:rsidR="003D0FA5" w:rsidRPr="003D0FA5">
          <w:rPr>
            <w:rPrChange w:id="165" w:author="Nik K" w:date="2026-10-29T00:48:00Z">
              <w:rPr>
                <w:lang w:val="en-US"/>
              </w:rPr>
            </w:rPrChange>
          </w:rPr>
          <w:t>-</w:t>
        </w:r>
        <w:r w:rsidR="003D0FA5">
          <w:t xml:space="preserve">КТ модель одного полного </w:t>
        </w:r>
        <w:proofErr w:type="spellStart"/>
        <w:r w:rsidR="003D0FA5">
          <w:t>кардиоцикла</w:t>
        </w:r>
        <w:proofErr w:type="spellEnd"/>
        <w:r w:rsidR="003D0FA5">
          <w:t xml:space="preserve">. </w:t>
        </w:r>
      </w:ins>
      <w:r w:rsidR="006041B4">
        <w:t xml:space="preserve">Для </w:t>
      </w:r>
      <w:del w:id="166" w:author="Nik K" w:date="2026-10-29T00:49:00Z">
        <w:r w:rsidR="006041B4" w:rsidDel="003D0FA5">
          <w:delText>текущей отчётной</w:delText>
        </w:r>
      </w:del>
      <w:ins w:id="167" w:author="Nik K" w:date="2026-10-29T00:49:00Z">
        <w:r w:rsidR="003D0FA5">
          <w:t xml:space="preserve"> поставленной</w:t>
        </w:r>
      </w:ins>
      <w:r w:rsidR="006041B4">
        <w:t xml:space="preserve"> задачи</w:t>
      </w:r>
      <w:ins w:id="168" w:author="Nik K" w:date="2026-10-29T00:49:00Z">
        <w:r w:rsidR="003D0FA5">
          <w:t xml:space="preserve"> разработки методики было выбрана гипотеза о возможности</w:t>
        </w:r>
      </w:ins>
      <w:del w:id="169" w:author="Nik K" w:date="2026-10-29T00:49:00Z">
        <w:r w:rsidR="006041B4" w:rsidDel="003D0FA5">
          <w:delText xml:space="preserve"> при</w:delText>
        </w:r>
      </w:del>
      <w:r w:rsidR="006041B4">
        <w:t xml:space="preserve"> применени</w:t>
      </w:r>
      <w:del w:id="170" w:author="Nik K" w:date="2026-10-29T00:49:00Z">
        <w:r w:rsidR="006041B4" w:rsidDel="003D0FA5">
          <w:delText>и</w:delText>
        </w:r>
      </w:del>
      <w:ins w:id="171" w:author="Nik K" w:date="2026-10-29T00:49:00Z">
        <w:r w:rsidR="003D0FA5">
          <w:t>я</w:t>
        </w:r>
      </w:ins>
      <w:r w:rsidR="006041B4">
        <w:t xml:space="preserve"> </w:t>
      </w:r>
      <w:del w:id="172" w:author="Nik K" w:date="2026-10-29T00:49:00Z">
        <w:r w:rsidR="006041B4" w:rsidDel="003D0FA5">
          <w:delText xml:space="preserve">допускается </w:delText>
        </w:r>
      </w:del>
      <w:r w:rsidR="006041B4">
        <w:t>одн</w:t>
      </w:r>
      <w:del w:id="173" w:author="Nik K" w:date="2026-10-29T00:49:00Z">
        <w:r w:rsidR="006041B4" w:rsidDel="003D0FA5">
          <w:delText>а</w:delText>
        </w:r>
      </w:del>
      <w:ins w:id="174" w:author="Nik K" w:date="2026-10-29T00:49:00Z">
        <w:r w:rsidR="003D0FA5">
          <w:t>ой</w:t>
        </w:r>
      </w:ins>
      <w:r w:rsidR="006041B4">
        <w:t xml:space="preserve"> КТ-фаза. Полные динамические серии</w:t>
      </w:r>
      <w:ins w:id="175" w:author="Nik K" w:date="2026-10-29T00:50:00Z">
        <w:r w:rsidR="003D0FA5">
          <w:t xml:space="preserve"> были использованы лишь</w:t>
        </w:r>
      </w:ins>
      <w:del w:id="176" w:author="Nik K" w:date="2026-10-29T00:50:00Z">
        <w:r w:rsidR="006041B4" w:rsidDel="003D0FA5">
          <w:delText xml:space="preserve"> используются</w:delText>
        </w:r>
      </w:del>
      <w:r w:rsidR="006041B4">
        <w:t xml:space="preserve"> для проверки аппроксимаций и </w:t>
      </w:r>
      <w:ins w:id="177" w:author="Nik K" w:date="2026-10-29T00:50:00Z">
        <w:r w:rsidR="003D0FA5">
          <w:t>оценки изменения объёмов отдельных камер сердца</w:t>
        </w:r>
      </w:ins>
      <w:del w:id="178" w:author="Nik K" w:date="2026-10-29T00:50:00Z">
        <w:r w:rsidR="006041B4" w:rsidDel="003D0FA5">
          <w:delText>камерных соотношений</w:delText>
        </w:r>
      </w:del>
      <w:r w:rsidR="006041B4">
        <w:t xml:space="preserve"> на этапе разработки. </w:t>
      </w:r>
      <w:del w:id="179" w:author="Nik K" w:date="2026-10-29T00:50:00Z">
        <w:r w:rsidR="006041B4" w:rsidDel="003D0FA5">
          <w:delText>Такое разделение задаёт существенное ограничение: в расчёте, заявленном как восстановление по одному снимку, последующие объёмы, центры и формы сердца не могут быть заранее взяты из проверочной 4D-последовательности.</w:delText>
        </w:r>
      </w:del>
    </w:p>
    <w:p w14:paraId="18035460" w14:textId="2D6F26C9" w:rsidR="003416EE" w:rsidDel="003D0FA5" w:rsidRDefault="006041B4" w:rsidP="003D0FA5">
      <w:pPr>
        <w:pStyle w:val="af"/>
        <w:rPr>
          <w:del w:id="180" w:author="Nik K" w:date="2026-10-29T00:56:00Z"/>
        </w:rPr>
      </w:pPr>
      <w:r>
        <w:t xml:space="preserve">Цель работы — разработать и проверить звенья методики определения ударного объёма и </w:t>
      </w:r>
      <w:del w:id="181" w:author="Nik K" w:date="2026-10-29T00:51:00Z">
        <w:r w:rsidDel="003D0FA5">
          <w:delText>фракции выброса</w:delText>
        </w:r>
      </w:del>
      <w:ins w:id="182" w:author="Nik K" w:date="2026-10-29T00:51:00Z">
        <w:r w:rsidR="003D0FA5">
          <w:t>других гемодинамических характерист</w:t>
        </w:r>
      </w:ins>
      <w:ins w:id="183" w:author="Nik K" w:date="2026-10-29T00:52:00Z">
        <w:r w:rsidR="003D0FA5">
          <w:t>ик</w:t>
        </w:r>
      </w:ins>
      <w:r>
        <w:t xml:space="preserve"> по </w:t>
      </w:r>
      <w:proofErr w:type="spellStart"/>
      <w:r>
        <w:t>электроимпедансным</w:t>
      </w:r>
      <w:proofErr w:type="spellEnd"/>
      <w:r>
        <w:t xml:space="preserve"> измерениям</w:t>
      </w:r>
      <w:del w:id="184" w:author="Nik K" w:date="2026-10-29T00:52:00Z">
        <w:r w:rsidDel="003D0FA5">
          <w:delText xml:space="preserve"> с использованием одной индивидуальной КТ-опоры</w:delText>
        </w:r>
      </w:del>
      <w:r>
        <w:t>.</w:t>
      </w:r>
      <w:del w:id="185" w:author="Nik K" w:date="2026-10-29T00:56:00Z">
        <w:r w:rsidDel="003D0FA5">
          <w:delText xml:space="preserve"> Исследуемая последовательность включает получение тканевых параметров по поясной ЭИТ, расчёт соответствующей поправки в фактическое отведение ТТРКГ, оценку динамики целого сердца и обоснованное преобразование к камерным показателям. ЭКГ используется для временного согласования при наличии соответствующей синхронной регистрации. Её наличие не заменяет измерения пространственного движения или механического референса.</w:delText>
        </w:r>
      </w:del>
    </w:p>
    <w:p w14:paraId="52C8A0B8" w14:textId="1C2FC523" w:rsidR="003416EE" w:rsidRDefault="006041B4" w:rsidP="00362566">
      <w:pPr>
        <w:pStyle w:val="af"/>
      </w:pPr>
      <w:del w:id="186" w:author="Nik K" w:date="2026-10-29T00:56:00Z">
        <w:r w:rsidDel="003D0FA5">
          <w:delText>Выбор этой последовательности рассматривается как проверяемая постановка</w:delText>
        </w:r>
      </w:del>
      <w:r>
        <w:t xml:space="preserve">. В первых трёх главах анализируются научные основания, существующие технические решения и патентные публикации. По их результатам в главе 4 формулируются требования, задачи и допущения. </w:t>
      </w:r>
      <w:r>
        <w:lastRenderedPageBreak/>
        <w:t>Главы 5–10 раскрывают экспериментальные материалы и расчётные переходы, включая альтернативные модели и контрольные сравнения. Главы 11–12 объединяют фактические результаты и определяют границы вывода. Такая структура позволяет проследить</w:t>
      </w:r>
      <w:ins w:id="187" w:author="Nik K" w:date="2026-10-29T00:54:00Z">
        <w:r w:rsidR="003D0FA5">
          <w:t xml:space="preserve"> зависимость гипотез, направлений моделирования</w:t>
        </w:r>
      </w:ins>
      <w:ins w:id="188" w:author="Nik K" w:date="2026-10-29T00:55:00Z">
        <w:r w:rsidR="003D0FA5">
          <w:t xml:space="preserve"> и применимости получаемых результатов</w:t>
        </w:r>
      </w:ins>
      <w:del w:id="189" w:author="Nik K" w:date="2026-10-29T00:54:00Z">
        <w:r w:rsidDel="003D0FA5">
          <w:delText>, какое основание имеет каждое звено методики и какой проверкой оно поддерживается</w:delText>
        </w:r>
      </w:del>
      <w:r>
        <w:t>.</w:t>
      </w:r>
    </w:p>
    <w:p w14:paraId="75CA955F" w14:textId="3791E1C3" w:rsidR="003416EE" w:rsidDel="003D0FA5" w:rsidRDefault="006041B4">
      <w:pPr>
        <w:pStyle w:val="af"/>
        <w:rPr>
          <w:del w:id="190" w:author="Nik K" w:date="2026-10-29T00:55:00Z"/>
        </w:rPr>
      </w:pPr>
      <w:del w:id="191" w:author="Nik K" w:date="2026-10-29T00:55:00Z">
        <w:r w:rsidDel="003D0FA5">
          <w:delText>Содержание отчёта отражает этап разработки. Сохранённые вычислительные результаты не заменяют ещё не выполненного согласованного экспериментального расчёта конечных функций. Разновременность КТ и электрических записей, неопределённость положения электродов, условность части тканевых параметров и ограничения камерного референса учитываются при интерпретации соответствующих сравнений. Наличие отрицательного результата или неразличимости параметров служит основанием для уточнения постановки и условий её применения.</w:delText>
        </w:r>
      </w:del>
    </w:p>
    <w:p w14:paraId="77D1583E" w14:textId="25E56F85" w:rsidR="003416EE" w:rsidDel="003D0FA5" w:rsidRDefault="006041B4">
      <w:pPr>
        <w:pStyle w:val="af"/>
        <w:rPr>
          <w:del w:id="192" w:author="Nik K" w:date="2026-10-29T00:53:00Z"/>
        </w:rPr>
      </w:pPr>
      <w:del w:id="193" w:author="Nik K" w:date="2026-10-29T00:53:00Z">
        <w:r w:rsidDel="003D0FA5">
          <w:delText>При чтении результатов различаются следующие статусы. Подтверждённый факт означает установленное происхождение материала, условие протокола или проверенное техническое свойство. Экспериментальное наблюдение относится к реально записанным сигналам в указанной сессии; физическая причина наблюдения может оставаться неизвестной. Допущение задаёт условие расчёта и само по себе не считается измерением. Результат математической модели подтверждён только внутри указанной постановки и диапазона её проверки. Валидированный результат требует названного референса, критерия и границ сравнения; частная валидация не распространяется на всю методику. Нерешённый вопрос обозначает недостающую проверку, неоднозначность или неустановленную точность. Сводное соответствие этих статусов основным переходам приведено в главе 11.</w:delText>
        </w:r>
      </w:del>
    </w:p>
    <w:p w14:paraId="353330BE" w14:textId="77777777" w:rsidR="003416EE" w:rsidRDefault="006041B4">
      <w:pPr>
        <w:pStyle w:val="1"/>
      </w:pPr>
      <w:bookmarkStart w:id="194" w:name="_Toc244123035"/>
      <w:bookmarkStart w:id="195" w:name="X69c0028c91299fe979d6458160316f84da09980"/>
      <w:bookmarkEnd w:id="98"/>
      <w:r>
        <w:lastRenderedPageBreak/>
        <w:t>1 Литературный обзор методов оценки функций сердца</w:t>
      </w:r>
      <w:bookmarkEnd w:id="194"/>
    </w:p>
    <w:p w14:paraId="07E1CA5C" w14:textId="77777777" w:rsidR="003416EE" w:rsidRDefault="006041B4">
      <w:pPr>
        <w:pStyle w:val="21"/>
      </w:pPr>
      <w:bookmarkStart w:id="196" w:name="_Toc244123036"/>
      <w:bookmarkStart w:id="197" w:name="X1cd84f0dc4136be3c87c8d8876dba7dc9405c69"/>
      <w:r>
        <w:t>1.1 Измерительная задача и границы литературного анализа</w:t>
      </w:r>
      <w:bookmarkEnd w:id="196"/>
    </w:p>
    <w:p w14:paraId="7C1CDD05" w14:textId="493A9937" w:rsidR="003416EE" w:rsidRPr="00674711" w:rsidRDefault="006041B4">
      <w:pPr>
        <w:pStyle w:val="FirstParagraph"/>
        <w:rPr>
          <w:lang w:val="ru-RU"/>
          <w:rPrChange w:id="198" w:author="Nik K" w:date="2026-10-29T00:17:00Z">
            <w:rPr/>
          </w:rPrChange>
        </w:rPr>
      </w:pPr>
      <w:r w:rsidRPr="00674711">
        <w:rPr>
          <w:lang w:val="ru-RU"/>
          <w:rPrChange w:id="199" w:author="Nik K" w:date="2026-10-29T00:17:00Z">
            <w:rPr/>
          </w:rPrChange>
        </w:rPr>
        <w:t>Неинвазивная оценка функций сердца требует обоснованного перехода от регистрируемого сигнала к физиологической величине. Для электроимпедансного метода этот переход особенно существенен: прибор измеряет электрический отклик грудной клетки, тогда как ударный объём выражается в миллилитрах, а фракция выброса характеризует опорожнение определённой камеры</w:t>
      </w:r>
      <w:ins w:id="200" w:author="Nik K" w:date="2026-10-29T00:57:00Z">
        <w:r w:rsidR="003D0FA5">
          <w:rPr>
            <w:lang w:val="ru-RU"/>
          </w:rPr>
          <w:t xml:space="preserve"> сердца</w:t>
        </w:r>
      </w:ins>
      <w:r w:rsidRPr="00674711">
        <w:rPr>
          <w:lang w:val="ru-RU"/>
          <w:rPrChange w:id="201" w:author="Nik K" w:date="2026-10-29T00:17:00Z">
            <w:rPr/>
          </w:rPrChange>
        </w:rPr>
        <w:t xml:space="preserve">. Периодичность </w:t>
      </w:r>
      <w:proofErr w:type="spellStart"/>
      <w:ins w:id="202" w:author="Nik K" w:date="2026-10-29T00:57:00Z">
        <w:r w:rsidR="00813930">
          <w:rPr>
            <w:lang w:val="ru-RU"/>
          </w:rPr>
          <w:t>электроимпедасного</w:t>
        </w:r>
        <w:proofErr w:type="spellEnd"/>
        <w:r w:rsidR="00813930">
          <w:rPr>
            <w:lang w:val="ru-RU"/>
          </w:rPr>
          <w:t xml:space="preserve"> </w:t>
        </w:r>
      </w:ins>
      <w:r w:rsidRPr="00674711">
        <w:rPr>
          <w:lang w:val="ru-RU"/>
          <w:rPrChange w:id="203" w:author="Nik K" w:date="2026-10-29T00:17:00Z">
            <w:rPr/>
          </w:rPrChange>
        </w:rPr>
        <w:t>сигнала и его согласованность с электрокардиограммой (ЭКГ) показывают связь с сердечным циклом, но не устанавливают, какая доля изменения обусловлена выбросом крови, движением сердца или изменением свойств окружающих тканей. Поэтому литературное обоснование методики должно соединять физическое объяснение сигнала с независимой проверкой конечных показателей.</w:t>
      </w:r>
    </w:p>
    <w:p w14:paraId="7A581275" w14:textId="48B6435B" w:rsidR="003416EE" w:rsidDel="00813930" w:rsidRDefault="006041B4">
      <w:pPr>
        <w:pStyle w:val="af"/>
        <w:rPr>
          <w:del w:id="204" w:author="Nik K" w:date="2026-10-29T00:58:00Z"/>
        </w:rPr>
      </w:pPr>
      <w:del w:id="205" w:author="Nik K" w:date="2026-10-29T00:58:00Z">
        <w:r w:rsidDel="00813930">
          <w:delText>В настоящей главе рассматривается вопрос: какие результаты литературы позволяют обосновать восстановление ударного объёма и фракции выброса по сигналам трансторакального отведения «рука–рука» (ТТРКГ) с одной индивидуальной анатомической опорой по компьютерной томографии (КТ) и тканевыми поправками, получаемыми средствами электроимпедансной томографии? Принятое отведение не отождествляется с любой опубликованной схемой импедансной кардиографии (ИКГ). Электроимпедансная томография (ЭИТ) рассматривается как источник дополнительных электрических измерений для оценки свойств тканей. Их пригодность для поправки к ТТРКГ также является предметом проверки.</w:delText>
        </w:r>
      </w:del>
    </w:p>
    <w:p w14:paraId="1FC90645" w14:textId="3847751D" w:rsidR="003416EE" w:rsidDel="00813930" w:rsidRDefault="006041B4">
      <w:pPr>
        <w:pStyle w:val="af"/>
        <w:rPr>
          <w:del w:id="206" w:author="Nik K" w:date="2026-10-29T00:58:00Z"/>
        </w:rPr>
      </w:pPr>
      <w:del w:id="207" w:author="Nik K" w:date="2026-10-29T00:58:00Z">
        <w:r w:rsidDel="00813930">
          <w:delText xml:space="preserve">Основой служит предоставленный тематический корпус из 59 уникальных публикаций 1966–2025 гг., его библиография, карточки и реестр доказательств, а также целевые повторные сверки, выполненные при подготовке отчёта. По паспорту корпуса для 55 публикаций были доступны полнотекстовые материалы, для четырёх — библиографические сведения или </w:delText>
        </w:r>
        <w:r w:rsidDel="00813930">
          <w:lastRenderedPageBreak/>
          <w:delText>рефераты. Эти числа характеризуют исходную подборку, а не объём повторно прочитанной литературы. В настоящую главу включены источники, непосредственно относящиеся к определению целевых величин, происхождению импедансного сигнала, геометрии, ЭИТ и оценке согласия. Дополнительно проверены адресные публикации о влиянии движения на ЭИТ, проверке ЭИТ-оценок УО у людей, происхождении тканевых параметров и камерной волюметрии. Полный список фактически цитируемых работ приведён в конце отчёта.</w:delText>
        </w:r>
      </w:del>
    </w:p>
    <w:p w14:paraId="7E0250F7" w14:textId="65921A85" w:rsidR="003416EE" w:rsidDel="00813930" w:rsidRDefault="006041B4">
      <w:pPr>
        <w:pStyle w:val="af"/>
        <w:rPr>
          <w:del w:id="208" w:author="Nik K" w:date="2026-10-29T00:58:00Z"/>
        </w:rPr>
      </w:pPr>
      <w:del w:id="209" w:author="Nik K" w:date="2026-10-29T00:58:00Z">
        <w:r w:rsidDel="00813930">
          <w:delText>Обзор является тематическим. Заранее зарегистрированного протокола исчерпывающего поиска, новой оценки риска систематической ошибки всех исследований и собственного метаанализа здесь нет. Опубликованные клинические результаты не переносятся на исследуемый прибор как его характеристики. Сравнение технических изделий и патентных формул составляет предмет глав 2 и 3; ниже рассматриваются научные основания выбранной схемы и пределы их применимости.</w:delText>
        </w:r>
      </w:del>
    </w:p>
    <w:p w14:paraId="39E91402" w14:textId="77777777" w:rsidR="003416EE" w:rsidRDefault="006041B4">
      <w:pPr>
        <w:pStyle w:val="21"/>
      </w:pPr>
      <w:bookmarkStart w:id="210" w:name="_Toc244123037"/>
      <w:bookmarkStart w:id="211" w:name="Xf02747e94e065a523fd5ef943f237ab25d673eb"/>
      <w:bookmarkEnd w:id="197"/>
      <w:r>
        <w:t xml:space="preserve">1.2 Ударный объём, фракция выброса и способы получения </w:t>
      </w:r>
      <w:proofErr w:type="spellStart"/>
      <w:r>
        <w:t>референсных</w:t>
      </w:r>
      <w:proofErr w:type="spellEnd"/>
      <w:r>
        <w:t xml:space="preserve"> значений</w:t>
      </w:r>
      <w:bookmarkEnd w:id="210"/>
    </w:p>
    <w:p w14:paraId="3DB1695E" w14:textId="77777777" w:rsidR="003416EE" w:rsidRPr="00674711" w:rsidRDefault="006041B4">
      <w:pPr>
        <w:pStyle w:val="FirstParagraph"/>
        <w:keepNext/>
        <w:rPr>
          <w:lang w:val="ru-RU"/>
          <w:rPrChange w:id="212" w:author="Nik K" w:date="2026-10-29T00:17:00Z">
            <w:rPr/>
          </w:rPrChange>
        </w:rPr>
      </w:pPr>
      <w:r w:rsidRPr="00674711">
        <w:rPr>
          <w:lang w:val="ru-RU"/>
          <w:rPrChange w:id="213" w:author="Nik K" w:date="2026-10-29T00:17:00Z">
            <w:rPr/>
          </w:rPrChange>
        </w:rPr>
        <w:t xml:space="preserve">Ударный объём (УО, в англоязычной литературе </w:t>
      </w:r>
      <w:r>
        <w:t>SV</w:t>
      </w:r>
      <w:r w:rsidRPr="00674711">
        <w:rPr>
          <w:lang w:val="ru-RU"/>
          <w:rPrChange w:id="214" w:author="Nik K" w:date="2026-10-29T00:17:00Z">
            <w:rPr/>
          </w:rPrChange>
        </w:rPr>
        <w:t xml:space="preserve">) и фракция выброса отвечают на разные вопросы. Для выбранного желудочка объёмное определение УО связывает конечный диастолический объём (КДО) и конечный систолический объём (КСО). Фракция выброса нормирует эту разность на КДО; далее </w:t>
      </w:r>
      <m:oMath>
        <m:r>
          <w:rPr>
            <w:rFonts w:ascii="Cambria Math" w:hAnsi="Cambria Math"/>
          </w:rPr>
          <m:t>EF</m:t>
        </m:r>
      </m:oMath>
      <w:r w:rsidRPr="00674711">
        <w:rPr>
          <w:lang w:val="ru-RU"/>
          <w:rPrChange w:id="215" w:author="Nik K" w:date="2026-10-29T00:17:00Z">
            <w:rPr/>
          </w:rPrChange>
        </w:rPr>
        <w:t xml:space="preserve"> обозначает безразмерную долю, а ФВ — её численное значение в процентах:</w:t>
      </w:r>
    </w:p>
    <w:p w14:paraId="5A24106A"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УО=</m:t>
          </m:r>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КС</m:t>
              </m:r>
            </m:sub>
          </m:sSub>
          <m:r>
            <m:rPr>
              <m:sty m:val="p"/>
            </m:rPr>
            <w:rPr>
              <w:rFonts w:ascii="Cambria Math" w:hAnsi="Cambria Math"/>
            </w:rPr>
            <m:t>,</m:t>
          </m:r>
          <m:r>
            <w:rPr>
              <w:rFonts w:ascii="Cambria Math" w:hAnsi="Cambria Math"/>
            </w:rPr>
            <m:t>  EF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КС</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КД</m:t>
                  </m:r>
                </m:sub>
              </m:sSub>
            </m:den>
          </m:f>
          <m:r>
            <m:rPr>
              <m:sty m:val="p"/>
            </m:rPr>
            <w:rPr>
              <w:rFonts w:ascii="Cambria Math" w:hAnsi="Cambria Math"/>
            </w:rPr>
            <m:t>,</m:t>
          </m:r>
          <m:r>
            <w:rPr>
              <w:rFonts w:ascii="Cambria Math" w:hAnsi="Cambria Math"/>
            </w:rPr>
            <m:t>  </m:t>
          </m:r>
          <m:r>
            <m:rPr>
              <m:sty m:val="p"/>
            </m:rPr>
            <w:rPr>
              <w:rFonts w:ascii="Cambria Math" w:hAnsi="Cambria Math"/>
            </w:rPr>
            <m:t>ФВ[%]=</m:t>
          </m:r>
          <m:r>
            <w:rPr>
              <w:rFonts w:ascii="Cambria Math" w:hAnsi="Cambria Math"/>
            </w:rPr>
            <m:t>100 EF</m:t>
          </m:r>
          <m:r>
            <m:rPr>
              <m:sty m:val="p"/>
            </m:rPr>
            <w:rPr>
              <w:rFonts w:ascii="Cambria Math" w:hAnsi="Cambria Math"/>
            </w:rPr>
            <m:t>.</m:t>
          </m:r>
          <m:r>
            <w:rPr>
              <w:rFonts w:ascii="Cambria Math" w:hAnsi="Cambria Math"/>
            </w:rPr>
            <m:t>  </m:t>
          </m:r>
          <m:r>
            <m:rPr>
              <m:nor/>
            </m:rPr>
            <m:t>(1.1)</m:t>
          </m:r>
        </m:oMath>
      </m:oMathPara>
    </w:p>
    <w:p w14:paraId="3496A779" w14:textId="28632A51" w:rsidR="003416EE" w:rsidRPr="00674711" w:rsidRDefault="006041B4">
      <w:pPr>
        <w:pStyle w:val="FirstParagraph"/>
        <w:rPr>
          <w:lang w:val="ru-RU"/>
          <w:rPrChange w:id="216" w:author="Nik K" w:date="2026-10-29T00:17:00Z">
            <w:rPr/>
          </w:rPrChange>
        </w:rPr>
      </w:pPr>
      <w:r w:rsidRPr="00674711">
        <w:rPr>
          <w:lang w:val="ru-RU"/>
          <w:rPrChange w:id="217" w:author="Nik K" w:date="2026-10-29T00:17:00Z">
            <w:rPr/>
          </w:rPrChange>
        </w:rPr>
        <w:t xml:space="preserve">Объёмы и УО выражаются в мл; при </w:t>
      </w:r>
      <m:oMath>
        <m:r>
          <w:rPr>
            <w:rFonts w:ascii="Cambria Math" w:hAnsi="Cambria Math"/>
            <w:lang w:val="ru-RU"/>
            <w:rPrChange w:id="218" w:author="Nik K" w:date="2026-10-29T00:17:00Z">
              <w:rPr>
                <w:rFonts w:ascii="Cambria Math" w:hAnsi="Cambria Math"/>
              </w:rPr>
            </w:rPrChange>
          </w:rPr>
          <m:t>0</m:t>
        </m:r>
        <m:r>
          <m:rPr>
            <m:sty m:val="p"/>
          </m:rPr>
          <w:rPr>
            <w:rFonts w:ascii="Cambria Math" w:hAnsi="Cambria Math"/>
            <w:lang w:val="ru-RU"/>
            <w:rPrChange w:id="219" w:author="Nik K" w:date="2026-10-29T00:17:00Z">
              <w:rPr>
                <w:rFonts w:ascii="Cambria Math" w:hAnsi="Cambria Math"/>
              </w:rPr>
            </w:rPrChange>
          </w:rPr>
          <m:t>≤</m:t>
        </m:r>
        <m:sSub>
          <m:sSubPr>
            <m:ctrlPr>
              <w:rPr>
                <w:rFonts w:ascii="Cambria Math" w:hAnsi="Cambria Math"/>
              </w:rPr>
            </m:ctrlPr>
          </m:sSubPr>
          <m:e>
            <m:r>
              <w:rPr>
                <w:rFonts w:ascii="Cambria Math" w:hAnsi="Cambria Math"/>
              </w:rPr>
              <m:t>V</m:t>
            </m:r>
          </m:e>
          <m:sub>
            <m:r>
              <m:rPr>
                <m:sty m:val="p"/>
              </m:rPr>
              <w:rPr>
                <w:rFonts w:ascii="Cambria Math" w:hAnsi="Cambria Math"/>
                <w:lang w:val="ru-RU"/>
                <w:rPrChange w:id="220" w:author="Nik K" w:date="2026-10-29T00:17:00Z">
                  <w:rPr>
                    <w:rFonts w:ascii="Cambria Math" w:hAnsi="Cambria Math"/>
                  </w:rPr>
                </w:rPrChange>
              </w:rPr>
              <m:t>КС</m:t>
            </m:r>
          </m:sub>
        </m:sSub>
        <m:r>
          <m:rPr>
            <m:sty m:val="p"/>
          </m:rPr>
          <w:rPr>
            <w:rFonts w:ascii="Cambria Math" w:hAnsi="Cambria Math"/>
            <w:lang w:val="ru-RU"/>
            <w:rPrChange w:id="221" w:author="Nik K" w:date="2026-10-29T00:17:00Z">
              <w:rPr>
                <w:rFonts w:ascii="Cambria Math" w:hAnsi="Cambria Math"/>
              </w:rPr>
            </w:rPrChange>
          </w:rPr>
          <m:t>≤</m:t>
        </m:r>
        <m:sSub>
          <m:sSubPr>
            <m:ctrlPr>
              <w:rPr>
                <w:rFonts w:ascii="Cambria Math" w:hAnsi="Cambria Math"/>
              </w:rPr>
            </m:ctrlPr>
          </m:sSubPr>
          <m:e>
            <m:r>
              <w:rPr>
                <w:rFonts w:ascii="Cambria Math" w:hAnsi="Cambria Math"/>
              </w:rPr>
              <m:t>V</m:t>
            </m:r>
          </m:e>
          <m:sub>
            <m:r>
              <m:rPr>
                <m:sty m:val="p"/>
              </m:rPr>
              <w:rPr>
                <w:rFonts w:ascii="Cambria Math" w:hAnsi="Cambria Math"/>
                <w:lang w:val="ru-RU"/>
                <w:rPrChange w:id="222" w:author="Nik K" w:date="2026-10-29T00:17:00Z">
                  <w:rPr>
                    <w:rFonts w:ascii="Cambria Math" w:hAnsi="Cambria Math"/>
                  </w:rPr>
                </w:rPrChange>
              </w:rPr>
              <m:t>КД</m:t>
            </m:r>
          </m:sub>
        </m:sSub>
      </m:oMath>
      <w:r w:rsidRPr="00674711">
        <w:rPr>
          <w:lang w:val="ru-RU"/>
          <w:rPrChange w:id="223" w:author="Nik K" w:date="2026-10-29T00:17:00Z">
            <w:rPr/>
          </w:rPrChange>
        </w:rPr>
        <w:t xml:space="preserve"> и </w:t>
      </w:r>
      <m:oMath>
        <m:sSub>
          <m:sSubPr>
            <m:ctrlPr>
              <w:rPr>
                <w:rFonts w:ascii="Cambria Math" w:hAnsi="Cambria Math"/>
              </w:rPr>
            </m:ctrlPr>
          </m:sSubPr>
          <m:e>
            <m:r>
              <w:rPr>
                <w:rFonts w:ascii="Cambria Math" w:hAnsi="Cambria Math"/>
              </w:rPr>
              <m:t>V</m:t>
            </m:r>
          </m:e>
          <m:sub>
            <m:r>
              <m:rPr>
                <m:sty m:val="p"/>
              </m:rPr>
              <w:rPr>
                <w:rFonts w:ascii="Cambria Math" w:hAnsi="Cambria Math"/>
                <w:lang w:val="ru-RU"/>
                <w:rPrChange w:id="224" w:author="Nik K" w:date="2026-10-29T00:17:00Z">
                  <w:rPr>
                    <w:rFonts w:ascii="Cambria Math" w:hAnsi="Cambria Math"/>
                  </w:rPr>
                </w:rPrChange>
              </w:rPr>
              <m:t>КД</m:t>
            </m:r>
          </m:sub>
        </m:sSub>
        <m:r>
          <m:rPr>
            <m:sty m:val="p"/>
          </m:rPr>
          <w:rPr>
            <w:rFonts w:ascii="Cambria Math" w:hAnsi="Cambria Math"/>
            <w:lang w:val="ru-RU"/>
            <w:rPrChange w:id="225" w:author="Nik K" w:date="2026-10-29T00:17:00Z">
              <w:rPr>
                <w:rFonts w:ascii="Cambria Math" w:hAnsi="Cambria Math"/>
              </w:rPr>
            </w:rPrChange>
          </w:rPr>
          <m:t>&gt;</m:t>
        </m:r>
        <m:r>
          <w:rPr>
            <w:rFonts w:ascii="Cambria Math" w:hAnsi="Cambria Math"/>
            <w:lang w:val="ru-RU"/>
            <w:rPrChange w:id="226" w:author="Nik K" w:date="2026-10-29T00:17:00Z">
              <w:rPr>
                <w:rFonts w:ascii="Cambria Math" w:hAnsi="Cambria Math"/>
              </w:rPr>
            </w:rPrChange>
          </w:rPr>
          <m:t>0</m:t>
        </m:r>
      </m:oMath>
      <w:r w:rsidRPr="00674711">
        <w:rPr>
          <w:lang w:val="ru-RU"/>
          <w:rPrChange w:id="227" w:author="Nik K" w:date="2026-10-29T00:17:00Z">
            <w:rPr/>
          </w:rPrChange>
        </w:rPr>
        <w:t xml:space="preserve"> доля </w:t>
      </w:r>
      <m:oMath>
        <m:r>
          <w:rPr>
            <w:rFonts w:ascii="Cambria Math" w:hAnsi="Cambria Math"/>
          </w:rPr>
          <m:t>EF</m:t>
        </m:r>
      </m:oMath>
      <w:r w:rsidRPr="00674711">
        <w:rPr>
          <w:lang w:val="ru-RU"/>
          <w:rPrChange w:id="228" w:author="Nik K" w:date="2026-10-29T00:17:00Z">
            <w:rPr/>
          </w:rPrChange>
        </w:rPr>
        <w:t xml:space="preserve"> находится между 0 и 1, ФВ — между 0 и 100%. Такое объёмное определение используется, в частности, в рекомендациях по количественной эхокардиографической оценке камер </w:t>
      </w:r>
      <w:r w:rsidR="006B31AF">
        <w:fldChar w:fldCharType="begin"/>
      </w:r>
      <w:r w:rsidR="006B31AF" w:rsidRPr="00674711">
        <w:rPr>
          <w:lang w:val="ru-RU"/>
          <w:rPrChange w:id="229" w:author="Nik K" w:date="2026-10-29T00:17:00Z">
            <w:rPr/>
          </w:rPrChange>
        </w:rPr>
        <w:instrText xml:space="preserve"> </w:instrText>
      </w:r>
      <w:r w:rsidR="006B31AF">
        <w:instrText>HYPERLINK</w:instrText>
      </w:r>
      <w:r w:rsidR="006B31AF" w:rsidRPr="00674711">
        <w:rPr>
          <w:lang w:val="ru-RU"/>
          <w:rPrChange w:id="230" w:author="Nik K" w:date="2026-10-29T00:17:00Z">
            <w:rPr/>
          </w:rPrChange>
        </w:rPr>
        <w:instrText xml:space="preserve"> "</w:instrText>
      </w:r>
      <w:r w:rsidR="006B31AF">
        <w:instrText>https</w:instrText>
      </w:r>
      <w:r w:rsidR="006B31AF" w:rsidRPr="00674711">
        <w:rPr>
          <w:lang w:val="ru-RU"/>
          <w:rPrChange w:id="231" w:author="Nik K" w:date="2026-10-29T00:17:00Z">
            <w:rPr/>
          </w:rPrChange>
        </w:rPr>
        <w:instrText>://</w:instrText>
      </w:r>
      <w:r w:rsidR="006B31AF">
        <w:instrText>doi</w:instrText>
      </w:r>
      <w:r w:rsidR="006B31AF" w:rsidRPr="00674711">
        <w:rPr>
          <w:lang w:val="ru-RU"/>
          <w:rPrChange w:id="232" w:author="Nik K" w:date="2026-10-29T00:17:00Z">
            <w:rPr/>
          </w:rPrChange>
        </w:rPr>
        <w:instrText>.</w:instrText>
      </w:r>
      <w:r w:rsidR="006B31AF">
        <w:instrText>org</w:instrText>
      </w:r>
      <w:r w:rsidR="006B31AF" w:rsidRPr="00674711">
        <w:rPr>
          <w:lang w:val="ru-RU"/>
          <w:rPrChange w:id="233" w:author="Nik K" w:date="2026-10-29T00:17:00Z">
            <w:rPr/>
          </w:rPrChange>
        </w:rPr>
        <w:instrText>/10.1016/</w:instrText>
      </w:r>
      <w:r w:rsidR="006B31AF">
        <w:instrText>j</w:instrText>
      </w:r>
      <w:r w:rsidR="006B31AF" w:rsidRPr="00674711">
        <w:rPr>
          <w:lang w:val="ru-RU"/>
          <w:rPrChange w:id="234" w:author="Nik K" w:date="2026-10-29T00:17:00Z">
            <w:rPr/>
          </w:rPrChange>
        </w:rPr>
        <w:instrText>.</w:instrText>
      </w:r>
      <w:r w:rsidR="006B31AF">
        <w:instrText>echo</w:instrText>
      </w:r>
      <w:r w:rsidR="006B31AF" w:rsidRPr="00674711">
        <w:rPr>
          <w:lang w:val="ru-RU"/>
          <w:rPrChange w:id="235" w:author="Nik K" w:date="2026-10-29T00:17:00Z">
            <w:rPr/>
          </w:rPrChange>
        </w:rPr>
        <w:instrText>.2014.10.003" \</w:instrText>
      </w:r>
      <w:r w:rsidR="006B31AF">
        <w:instrText>h</w:instrText>
      </w:r>
      <w:r w:rsidR="006B31AF" w:rsidRPr="00674711">
        <w:rPr>
          <w:lang w:val="ru-RU"/>
          <w:rPrChange w:id="236" w:author="Nik K" w:date="2026-10-29T00:17:00Z">
            <w:rPr/>
          </w:rPrChange>
        </w:rPr>
        <w:instrText xml:space="preserve"> </w:instrText>
      </w:r>
      <w:r w:rsidR="006B31AF">
        <w:fldChar w:fldCharType="separate"/>
      </w:r>
      <w:r w:rsidRPr="00674711">
        <w:rPr>
          <w:lang w:val="ru-RU"/>
          <w:rPrChange w:id="237" w:author="Nik K" w:date="2026-10-29T00:17:00Z">
            <w:rPr/>
          </w:rPrChange>
        </w:rPr>
        <w:t>[1, §2.2, с. 7]</w:t>
      </w:r>
      <w:r w:rsidR="006B31AF">
        <w:fldChar w:fldCharType="end"/>
      </w:r>
      <w:r w:rsidRPr="00674711">
        <w:rPr>
          <w:lang w:val="ru-RU"/>
          <w:rPrChange w:id="238" w:author="Nik K" w:date="2026-10-29T00:17:00Z">
            <w:rPr/>
          </w:rPrChange>
        </w:rPr>
        <w:t xml:space="preserve">. Сохранение одинакового </w:t>
      </w:r>
      <w:r w:rsidRPr="00674711">
        <w:rPr>
          <w:lang w:val="ru-RU"/>
          <w:rPrChange w:id="239" w:author="Nik K" w:date="2026-10-29T00:17:00Z">
            <w:rPr/>
          </w:rPrChange>
        </w:rPr>
        <w:lastRenderedPageBreak/>
        <w:t>УО при разных КДО даёт разные ФВ; следовательно, даже точная оценка УО не устраняет необходимости определить исходный камерный объём. В модели целого сердца дополнительно требуется установить связь внешней геометрии с полостью конкретного желудочка.</w:t>
      </w:r>
    </w:p>
    <w:p w14:paraId="12A39531" w14:textId="77777777" w:rsidR="003416EE" w:rsidRDefault="006041B4">
      <w:pPr>
        <w:pStyle w:val="af"/>
      </w:pPr>
      <w:r>
        <w:t>Минутный объём кровообращения (МОК, CO), обычно называемый в англоязычной литературе сердечным выбросом, определяется также частотой сердечных сокращений (ЧСС). Для одних и тех же временных интервалов расчёта</w:t>
      </w:r>
    </w:p>
    <w:p w14:paraId="289F302D"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МОК=</m:t>
          </m:r>
          <m:f>
            <m:fPr>
              <m:ctrlPr>
                <w:rPr>
                  <w:rFonts w:ascii="Cambria Math" w:hAnsi="Cambria Math"/>
                </w:rPr>
              </m:ctrlPr>
            </m:fPr>
            <m:num>
              <m:r>
                <m:rPr>
                  <m:sty m:val="p"/>
                </m:rPr>
                <w:rPr>
                  <w:rFonts w:ascii="Cambria Math" w:hAnsi="Cambria Math"/>
                </w:rPr>
                <m:t>УО⋅ЧСС</m:t>
              </m:r>
            </m:num>
            <m:den>
              <m:r>
                <w:rPr>
                  <w:rFonts w:ascii="Cambria Math" w:hAnsi="Cambria Math"/>
                </w:rPr>
                <m:t>1000</m:t>
              </m:r>
            </m:den>
          </m:f>
          <m:r>
            <m:rPr>
              <m:sty m:val="p"/>
            </m:rPr>
            <w:rPr>
              <w:rFonts w:ascii="Cambria Math" w:hAnsi="Cambria Math"/>
            </w:rPr>
            <m:t>,</m:t>
          </m:r>
          <m:r>
            <w:rPr>
              <w:rFonts w:ascii="Cambria Math" w:hAnsi="Cambria Math"/>
            </w:rPr>
            <m:t>  </m:t>
          </m:r>
          <m:r>
            <m:rPr>
              <m:sty m:val="p"/>
            </m:rPr>
            <w:rPr>
              <w:rFonts w:ascii="Cambria Math" w:hAnsi="Cambria Math"/>
            </w:rPr>
            <m:t>СИ=</m:t>
          </m:r>
          <m:f>
            <m:fPr>
              <m:ctrlPr>
                <w:rPr>
                  <w:rFonts w:ascii="Cambria Math" w:hAnsi="Cambria Math"/>
                </w:rPr>
              </m:ctrlPr>
            </m:fPr>
            <m:num>
              <m:r>
                <m:rPr>
                  <m:sty m:val="p"/>
                </m:rPr>
                <w:rPr>
                  <w:rFonts w:ascii="Cambria Math" w:hAnsi="Cambria Math"/>
                </w:rPr>
                <m:t>МОК</m:t>
              </m:r>
            </m:num>
            <m:den>
              <m:sSub>
                <m:sSubPr>
                  <m:ctrlPr>
                    <w:rPr>
                      <w:rFonts w:ascii="Cambria Math" w:hAnsi="Cambria Math"/>
                    </w:rPr>
                  </m:ctrlPr>
                </m:sSubPr>
                <m:e>
                  <m:r>
                    <w:rPr>
                      <w:rFonts w:ascii="Cambria Math" w:hAnsi="Cambria Math"/>
                    </w:rPr>
                    <m:t>S</m:t>
                  </m:r>
                </m:e>
                <m:sub>
                  <m:r>
                    <m:rPr>
                      <m:sty m:val="p"/>
                    </m:rPr>
                    <w:rPr>
                      <w:rFonts w:ascii="Cambria Math" w:hAnsi="Cambria Math"/>
                    </w:rPr>
                    <m:t>тела</m:t>
                  </m:r>
                </m:sub>
              </m:sSub>
            </m:den>
          </m:f>
          <m:r>
            <m:rPr>
              <m:sty m:val="p"/>
            </m:rPr>
            <w:rPr>
              <w:rFonts w:ascii="Cambria Math" w:hAnsi="Cambria Math"/>
            </w:rPr>
            <m:t>.</m:t>
          </m:r>
          <m:r>
            <w:rPr>
              <w:rFonts w:ascii="Cambria Math" w:hAnsi="Cambria Math"/>
            </w:rPr>
            <m:t>  </m:t>
          </m:r>
          <m:r>
            <m:rPr>
              <m:nor/>
            </m:rPr>
            <m:t>(1.2)</m:t>
          </m:r>
        </m:oMath>
      </m:oMathPara>
    </w:p>
    <w:p w14:paraId="7E07EABD" w14:textId="77777777" w:rsidR="003416EE" w:rsidRPr="00674711" w:rsidRDefault="006041B4">
      <w:pPr>
        <w:pStyle w:val="FirstParagraph"/>
        <w:rPr>
          <w:lang w:val="ru-RU"/>
          <w:rPrChange w:id="240" w:author="Nik K" w:date="2026-10-29T00:17:00Z">
            <w:rPr/>
          </w:rPrChange>
        </w:rPr>
      </w:pPr>
      <w:r w:rsidRPr="00674711">
        <w:rPr>
          <w:lang w:val="ru-RU"/>
          <w:rPrChange w:id="241" w:author="Nik K" w:date="2026-10-29T00:17:00Z">
            <w:rPr/>
          </w:rPrChange>
        </w:rPr>
        <w:t xml:space="preserve">Здесь ЧСС выражается в мин⁻¹, МОК — в л/мин, площадь поверхности тела </w:t>
      </w:r>
      <m:oMath>
        <m:sSub>
          <m:sSubPr>
            <m:ctrlPr>
              <w:rPr>
                <w:rFonts w:ascii="Cambria Math" w:hAnsi="Cambria Math"/>
              </w:rPr>
            </m:ctrlPr>
          </m:sSubPr>
          <m:e>
            <m:r>
              <w:rPr>
                <w:rFonts w:ascii="Cambria Math" w:hAnsi="Cambria Math"/>
              </w:rPr>
              <m:t>S</m:t>
            </m:r>
          </m:e>
          <m:sub>
            <m:r>
              <m:rPr>
                <m:sty m:val="p"/>
              </m:rPr>
              <w:rPr>
                <w:rFonts w:ascii="Cambria Math" w:hAnsi="Cambria Math"/>
                <w:lang w:val="ru-RU"/>
                <w:rPrChange w:id="242" w:author="Nik K" w:date="2026-10-29T00:17:00Z">
                  <w:rPr>
                    <w:rFonts w:ascii="Cambria Math" w:hAnsi="Cambria Math"/>
                  </w:rPr>
                </w:rPrChange>
              </w:rPr>
              <m:t>тела</m:t>
            </m:r>
          </m:sub>
        </m:sSub>
      </m:oMath>
      <w:r w:rsidRPr="00674711">
        <w:rPr>
          <w:lang w:val="ru-RU"/>
          <w:rPrChange w:id="243" w:author="Nik K" w:date="2026-10-29T00:17:00Z">
            <w:rPr/>
          </w:rPrChange>
        </w:rPr>
        <w:t xml:space="preserve"> — в м², сердечный индекс СИ — в л/(мин·м²). Множитель 1000 переводит миллилитры в литры. При усреднении меняющихся сигналов необходимо сохранять правило получ</w:t>
      </w:r>
      <w:proofErr w:type="spellStart"/>
      <w:r w:rsidRPr="00674711">
        <w:rPr>
          <w:lang w:val="ru-RU"/>
          <w:rPrChange w:id="244" w:author="Nik K" w:date="2026-10-29T00:17:00Z">
            <w:rPr/>
          </w:rPrChange>
        </w:rPr>
        <w:t>ения</w:t>
      </w:r>
      <w:proofErr w:type="spellEnd"/>
      <w:r w:rsidRPr="00674711">
        <w:rPr>
          <w:lang w:val="ru-RU"/>
          <w:rPrChange w:id="245" w:author="Nik K" w:date="2026-10-29T00:17:00Z">
            <w:rPr/>
          </w:rPrChange>
        </w:rPr>
        <w:t xml:space="preserve"> УО и ЧСС: произведение двух отдельно усреднённых величин не тождественно среднему их произведения. Сопоставления </w:t>
      </w:r>
      <w:r>
        <w:t>CO</w:t>
      </w:r>
      <w:r w:rsidRPr="00674711">
        <w:rPr>
          <w:lang w:val="ru-RU"/>
          <w:rPrChange w:id="246" w:author="Nik K" w:date="2026-10-29T00:17:00Z">
            <w:rPr/>
          </w:rPrChange>
        </w:rPr>
        <w:t xml:space="preserve">, </w:t>
      </w:r>
      <w:r>
        <w:t>CI</w:t>
      </w:r>
      <w:r w:rsidRPr="00674711">
        <w:rPr>
          <w:lang w:val="ru-RU"/>
          <w:rPrChange w:id="247" w:author="Nik K" w:date="2026-10-29T00:17:00Z">
            <w:rPr/>
          </w:rPrChange>
        </w:rPr>
        <w:t xml:space="preserve">, </w:t>
      </w:r>
      <w:r>
        <w:t>SV</w:t>
      </w:r>
      <w:r w:rsidRPr="00674711">
        <w:rPr>
          <w:lang w:val="ru-RU"/>
          <w:rPrChange w:id="248" w:author="Nik K" w:date="2026-10-29T00:17:00Z">
            <w:rPr/>
          </w:rPrChange>
        </w:rPr>
        <w:t xml:space="preserve"> и </w:t>
      </w:r>
      <w:r>
        <w:t>EF</w:t>
      </w:r>
      <w:r w:rsidRPr="00674711">
        <w:rPr>
          <w:lang w:val="ru-RU"/>
          <w:rPrChange w:id="249" w:author="Nik K" w:date="2026-10-29T00:17:00Z">
            <w:rPr/>
          </w:rPrChange>
        </w:rPr>
        <w:t xml:space="preserve"> нельзя объединять только потому, что все эти показатели характеризуют кровообращение.</w:t>
      </w:r>
    </w:p>
    <w:p w14:paraId="10C53DF0" w14:textId="7F5B2BC8" w:rsidR="003416EE" w:rsidRDefault="006041B4">
      <w:pPr>
        <w:pStyle w:val="af"/>
      </w:pPr>
      <w:r>
        <w:t xml:space="preserve">Разные методы получают референс различным путём. </w:t>
      </w:r>
      <w:proofErr w:type="spellStart"/>
      <w:r>
        <w:t>Термодилюция</w:t>
      </w:r>
      <w:proofErr w:type="spellEnd"/>
      <w:r>
        <w:t xml:space="preserve"> оценивает поток по изменению температуры после введения индикатора; результат зависит от процедуры измерения и усреднения. Эхокардиография позволяет оценивать камерные объёмы и поток, но эти два способа также следует различать. В рекомендациях Lang и </w:t>
      </w:r>
      <w:proofErr w:type="spellStart"/>
      <w:r>
        <w:t>соавт</w:t>
      </w:r>
      <w:proofErr w:type="spellEnd"/>
      <w:r>
        <w:t xml:space="preserve">. для двумерной оценки объёма левого желудочка (ЛЖ) используется </w:t>
      </w:r>
      <w:proofErr w:type="spellStart"/>
      <w:r>
        <w:t>биплановый</w:t>
      </w:r>
      <w:proofErr w:type="spellEnd"/>
      <w:r>
        <w:t xml:space="preserve"> метод дисков; при достаточном качестве изображений рассматривается трёхмерная оценка. Выбор конечной диастолы и конечной систолы связывается с механическими событиями или экстремумами размеров камеры, поэтому отметка ЭКГ сама по себе не заменяет проверку этих фаз </w:t>
      </w:r>
      <w:hyperlink r:id="rId7">
        <w:r>
          <w:t>[21, §1.2 и 2, с. 3–7]</w:t>
        </w:r>
      </w:hyperlink>
      <w:r>
        <w:t>.</w:t>
      </w:r>
    </w:p>
    <w:p w14:paraId="79E5DB9A" w14:textId="1058FC1C" w:rsidR="003416EE" w:rsidRDefault="006041B4">
      <w:pPr>
        <w:pStyle w:val="af"/>
      </w:pPr>
      <w:r>
        <w:t xml:space="preserve">Клинический консенсус по гемодинамическому мониторингу подчёркивает необходимость выбирать метод с учётом задачи, условий применения и результатов проверки в соответствующей группе пациентов </w:t>
      </w:r>
      <w:hyperlink r:id="rId8">
        <w:r>
          <w:t>[2]</w:t>
        </w:r>
      </w:hyperlink>
      <w:r>
        <w:t xml:space="preserve">. </w:t>
      </w:r>
      <w:del w:id="250" w:author="Nik K" w:date="2026-10-29T00:59:00Z">
        <w:r w:rsidDel="00813930">
          <w:delText>Это методический принцип, а не доказательство точности конкретного электроимпедансного алгоритма. Н</w:delText>
        </w:r>
      </w:del>
      <w:del w:id="251" w:author="Nik K" w:date="2026-10-29T01:00:00Z">
        <w:r w:rsidDel="00813930">
          <w:delText>аличие сосудистого доступа у референсного метода не делает его безошибочным; равным образом отсутствие такого доступа у исследуемого метода не подтверждает его пригодности для количественного измерения.</w:delText>
        </w:r>
      </w:del>
    </w:p>
    <w:p w14:paraId="0226A4BA" w14:textId="4E097A44" w:rsidR="003416EE" w:rsidRDefault="006041B4">
      <w:pPr>
        <w:pStyle w:val="af"/>
      </w:pPr>
      <w:del w:id="252" w:author="Nik K" w:date="2026-10-29T01:02:00Z">
        <w:r w:rsidDel="00813930">
          <w:delText xml:space="preserve">В данном проекте принятым </w:delText>
        </w:r>
      </w:del>
      <w:del w:id="253" w:author="Nik K" w:date="2026-10-29T01:01:00Z">
        <w:r w:rsidDel="00813930">
          <w:delText xml:space="preserve">референсом разработки остаётся имеющаяся динамическая </w:delText>
        </w:r>
      </w:del>
      <w:del w:id="254" w:author="Nik K" w:date="2026-10-29T01:02:00Z">
        <w:r w:rsidDel="00813930">
          <w:delText>КТ-сегментаци</w:delText>
        </w:r>
      </w:del>
      <w:del w:id="255" w:author="Nik K" w:date="2026-10-29T01:01:00Z">
        <w:r w:rsidDel="00813930">
          <w:delText>я</w:delText>
        </w:r>
      </w:del>
      <w:del w:id="256" w:author="Nik K" w:date="2026-10-29T01:02:00Z">
        <w:r w:rsidDel="00813930">
          <w:delText xml:space="preserve">: пространственные реконструкции нескольких фаз сердечного цикла, далее 4D-КТ. </w:delText>
        </w:r>
      </w:del>
      <w:del w:id="257" w:author="Nik K" w:date="2026-10-29T01:01:00Z">
        <w:r w:rsidDel="00813930">
          <w:delText>Её</w:delText>
        </w:r>
      </w:del>
      <w:del w:id="258" w:author="Nik K" w:date="2026-10-29T01:02:00Z">
        <w:r w:rsidDel="00813930">
          <w:delText xml:space="preserve"> роль — задать геометрические величины для проверки с учётом ошибок сегментации, полноты цикла и выбора фаз. При применении предусмотрена одна статическая КТ-опора. Если её фаза не установлена как конечная диастола, объём этого снимка нельзя подставлять в знаменатель (1.1) без отдельного преобразования. </w:delText>
        </w:r>
      </w:del>
      <w:r>
        <w:t>Результатом обзора на этом уровне является разделение трёх задач: оценки потока, оценки камерного объёма и оценки относительного опорожнения камеры. Успех одной из них не подтверждает остальные автоматически.</w:t>
      </w:r>
    </w:p>
    <w:p w14:paraId="1F8A17C3" w14:textId="77777777" w:rsidR="003416EE" w:rsidRDefault="006041B4">
      <w:pPr>
        <w:pStyle w:val="21"/>
      </w:pPr>
      <w:bookmarkStart w:id="259" w:name="_Toc244123038"/>
      <w:bookmarkStart w:id="260" w:name="X09e875254a7ad2fd9346ca9bfda935e57610053"/>
      <w:bookmarkEnd w:id="211"/>
      <w:r>
        <w:t xml:space="preserve">1.3 Физическое содержание классических формул </w:t>
      </w:r>
      <w:proofErr w:type="spellStart"/>
      <w:r>
        <w:t>импедансной</w:t>
      </w:r>
      <w:proofErr w:type="spellEnd"/>
      <w:r>
        <w:t xml:space="preserve"> кардиографии</w:t>
      </w:r>
      <w:bookmarkEnd w:id="259"/>
    </w:p>
    <w:p w14:paraId="0FBE636B" w14:textId="2C8BB7D6" w:rsidR="003416EE" w:rsidRPr="00674711" w:rsidRDefault="00813930">
      <w:pPr>
        <w:pStyle w:val="FirstParagraph"/>
        <w:rPr>
          <w:lang w:val="ru-RU"/>
          <w:rPrChange w:id="261" w:author="Nik K" w:date="2026-10-29T00:17:00Z">
            <w:rPr/>
          </w:rPrChange>
        </w:rPr>
      </w:pPr>
      <w:ins w:id="262" w:author="Nik K" w:date="2026-10-29T01:02:00Z">
        <w:r>
          <w:rPr>
            <w:lang w:val="ru-RU"/>
          </w:rPr>
          <w:t>При</w:t>
        </w:r>
      </w:ins>
      <w:del w:id="263" w:author="Nik K" w:date="2026-10-29T01:02:00Z">
        <w:r w:rsidR="006041B4" w:rsidRPr="00674711" w:rsidDel="00813930">
          <w:rPr>
            <w:lang w:val="ru-RU"/>
            <w:rPrChange w:id="264" w:author="Nik K" w:date="2026-10-29T00:17:00Z">
              <w:rPr/>
            </w:rPrChange>
          </w:rPr>
          <w:delText>В</w:delText>
        </w:r>
      </w:del>
      <w:r w:rsidR="006041B4" w:rsidRPr="00674711">
        <w:rPr>
          <w:lang w:val="ru-RU"/>
          <w:rPrChange w:id="265" w:author="Nik K" w:date="2026-10-29T00:17:00Z">
            <w:rPr/>
          </w:rPrChange>
        </w:rPr>
        <w:t xml:space="preserve"> тетраполярной регистрации одна пара электродов задаёт ток, другая измеряет разность потенциалов. Передаточный импеданс определяется отношением измеренного напряжения к возбуждающему току и выражается в омах. Его базовый уровень </w:t>
      </w:r>
      <m:oMath>
        <m:sSub>
          <m:sSubPr>
            <m:ctrlPr>
              <w:rPr>
                <w:rFonts w:ascii="Cambria Math" w:hAnsi="Cambria Math"/>
              </w:rPr>
            </m:ctrlPr>
          </m:sSubPr>
          <m:e>
            <m:r>
              <w:rPr>
                <w:rFonts w:ascii="Cambria Math" w:hAnsi="Cambria Math"/>
              </w:rPr>
              <m:t>Z</m:t>
            </m:r>
          </m:e>
          <m:sub>
            <m:r>
              <w:rPr>
                <w:rFonts w:ascii="Cambria Math" w:hAnsi="Cambria Math"/>
                <w:lang w:val="ru-RU"/>
                <w:rPrChange w:id="266" w:author="Nik K" w:date="2026-10-29T00:17:00Z">
                  <w:rPr>
                    <w:rFonts w:ascii="Cambria Math" w:hAnsi="Cambria Math"/>
                  </w:rPr>
                </w:rPrChange>
              </w:rPr>
              <m:t>0</m:t>
            </m:r>
          </m:sub>
        </m:sSub>
      </m:oMath>
      <w:r w:rsidR="006041B4" w:rsidRPr="00674711">
        <w:rPr>
          <w:lang w:val="ru-RU"/>
          <w:rPrChange w:id="267" w:author="Nik K" w:date="2026-10-29T00:17:00Z">
            <w:rPr/>
          </w:rPrChange>
        </w:rPr>
        <w:t xml:space="preserve"> и пульсовое изменение </w:t>
      </w:r>
      <m:oMath>
        <m:r>
          <m:rPr>
            <m:sty m:val="p"/>
          </m:rPr>
          <w:rPr>
            <w:rFonts w:ascii="Cambria Math" w:hAnsi="Cambria Math"/>
          </w:rPr>
          <m:t>Δ</m:t>
        </m:r>
        <m:r>
          <w:rPr>
            <w:rFonts w:ascii="Cambria Math" w:hAnsi="Cambria Math"/>
          </w:rPr>
          <m:t>Z</m:t>
        </m:r>
        <m:r>
          <m:rPr>
            <m:sty m:val="p"/>
          </m:rPr>
          <w:rPr>
            <w:rFonts w:ascii="Cambria Math" w:hAnsi="Cambria Math"/>
            <w:lang w:val="ru-RU"/>
            <w:rPrChange w:id="268" w:author="Nik K" w:date="2026-10-29T00:17:00Z">
              <w:rPr>
                <w:rFonts w:ascii="Cambria Math" w:hAnsi="Cambria Math"/>
              </w:rPr>
            </w:rPrChange>
          </w:rPr>
          <m:t>(</m:t>
        </m:r>
        <m:r>
          <w:rPr>
            <w:rFonts w:ascii="Cambria Math" w:hAnsi="Cambria Math"/>
          </w:rPr>
          <m:t>t</m:t>
        </m:r>
        <m:r>
          <m:rPr>
            <m:sty m:val="p"/>
          </m:rPr>
          <w:rPr>
            <w:rFonts w:ascii="Cambria Math" w:hAnsi="Cambria Math"/>
            <w:lang w:val="ru-RU"/>
            <w:rPrChange w:id="269" w:author="Nik K" w:date="2026-10-29T00:17:00Z">
              <w:rPr>
                <w:rFonts w:ascii="Cambria Math" w:hAnsi="Cambria Math"/>
              </w:rPr>
            </w:rPrChange>
          </w:rPr>
          <m:t>)</m:t>
        </m:r>
      </m:oMath>
      <w:r w:rsidR="006041B4" w:rsidRPr="00674711">
        <w:rPr>
          <w:lang w:val="ru-RU"/>
          <w:rPrChange w:id="270" w:author="Nik K" w:date="2026-10-29T00:17:00Z">
            <w:rPr/>
          </w:rPrChange>
        </w:rPr>
        <w:t xml:space="preserve"> относятся к определённому </w:t>
      </w:r>
      <w:del w:id="271" w:author="Nik K" w:date="2026-10-29T01:02:00Z">
        <w:r w:rsidR="006041B4" w:rsidRPr="00674711" w:rsidDel="00813930">
          <w:rPr>
            <w:lang w:val="ru-RU"/>
            <w:rPrChange w:id="272" w:author="Nik K" w:date="2026-10-29T00:17:00Z">
              <w:rPr/>
            </w:rPrChange>
          </w:rPr>
          <w:delText>монтажу</w:delText>
        </w:r>
      </w:del>
      <w:ins w:id="273" w:author="Nik K" w:date="2026-10-29T01:02:00Z">
        <w:r>
          <w:rPr>
            <w:lang w:val="ru-RU"/>
          </w:rPr>
          <w:t>расположению электродов</w:t>
        </w:r>
      </w:ins>
      <w:r w:rsidR="006041B4" w:rsidRPr="00674711">
        <w:rPr>
          <w:lang w:val="ru-RU"/>
          <w:rPrChange w:id="274" w:author="Nik K" w:date="2026-10-29T00:17:00Z">
            <w:rPr/>
          </w:rPrChange>
        </w:rPr>
        <w:t>, частоте и состоянию проводящего объёма</w:t>
      </w:r>
      <w:ins w:id="275" w:author="Nik K" w:date="2026-10-29T01:02:00Z">
        <w:r>
          <w:rPr>
            <w:lang w:val="ru-RU"/>
          </w:rPr>
          <w:t xml:space="preserve"> биологических тканей</w:t>
        </w:r>
      </w:ins>
      <w:r w:rsidR="006041B4" w:rsidRPr="00674711">
        <w:rPr>
          <w:lang w:val="ru-RU"/>
          <w:rPrChange w:id="276" w:author="Nik K" w:date="2026-10-29T00:17:00Z">
            <w:rPr/>
          </w:rPrChange>
        </w:rPr>
        <w:t xml:space="preserve">. Производная </w:t>
      </w:r>
      <m:oMath>
        <m:r>
          <w:rPr>
            <w:rFonts w:ascii="Cambria Math" w:hAnsi="Cambria Math"/>
          </w:rPr>
          <m:t>dZ</m:t>
        </m:r>
        <m:r>
          <m:rPr>
            <m:sty m:val="p"/>
          </m:rPr>
          <w:rPr>
            <w:rFonts w:ascii="Cambria Math" w:hAnsi="Cambria Math"/>
            <w:lang w:val="ru-RU"/>
            <w:rPrChange w:id="277" w:author="Nik K" w:date="2026-10-29T00:17:00Z">
              <w:rPr>
                <w:rFonts w:ascii="Cambria Math" w:hAnsi="Cambria Math"/>
              </w:rPr>
            </w:rPrChange>
          </w:rPr>
          <m:t>/</m:t>
        </m:r>
        <m:r>
          <w:rPr>
            <w:rFonts w:ascii="Cambria Math" w:hAnsi="Cambria Math"/>
          </w:rPr>
          <m:t>dt</m:t>
        </m:r>
      </m:oMath>
      <w:r w:rsidR="006041B4" w:rsidRPr="00674711">
        <w:rPr>
          <w:lang w:val="ru-RU"/>
          <w:rPrChange w:id="278" w:author="Nik K" w:date="2026-10-29T00:17:00Z">
            <w:rPr/>
          </w:rPrChange>
        </w:rPr>
        <w:t xml:space="preserve"> характеризует скорость изменения этого электрического отклика. Она не становится скоростью изменения камерного объёма до введения ф</w:t>
      </w:r>
      <w:proofErr w:type="spellStart"/>
      <w:r w:rsidR="006041B4" w:rsidRPr="00674711">
        <w:rPr>
          <w:lang w:val="ru-RU"/>
          <w:rPrChange w:id="279" w:author="Nik K" w:date="2026-10-29T00:17:00Z">
            <w:rPr/>
          </w:rPrChange>
        </w:rPr>
        <w:t>изической</w:t>
      </w:r>
      <w:proofErr w:type="spellEnd"/>
      <w:r w:rsidR="006041B4" w:rsidRPr="00674711">
        <w:rPr>
          <w:lang w:val="ru-RU"/>
          <w:rPrChange w:id="280" w:author="Nik K" w:date="2026-10-29T00:17:00Z">
            <w:rPr/>
          </w:rPrChange>
        </w:rPr>
        <w:t xml:space="preserve"> либо эмпирической связи.</w:t>
      </w:r>
    </w:p>
    <w:p w14:paraId="15F8C69B" w14:textId="77777777" w:rsidR="003416EE" w:rsidRDefault="006041B4">
      <w:pPr>
        <w:pStyle w:val="af"/>
        <w:keepNext/>
      </w:pPr>
      <w:r>
        <w:lastRenderedPageBreak/>
        <w:t xml:space="preserve">Классическая формула </w:t>
      </w:r>
      <w:proofErr w:type="spellStart"/>
      <w:r>
        <w:t>Кубичека</w:t>
      </w:r>
      <w:proofErr w:type="spellEnd"/>
      <w:r>
        <w:t xml:space="preserve"> в изложении </w:t>
      </w:r>
      <w:proofErr w:type="spellStart"/>
      <w:r>
        <w:t>Sherwood</w:t>
      </w:r>
      <w:proofErr w:type="spellEnd"/>
      <w:r>
        <w:t xml:space="preserve"> и </w:t>
      </w:r>
      <w:proofErr w:type="spellStart"/>
      <w:r>
        <w:t>соавт</w:t>
      </w:r>
      <w:proofErr w:type="spellEnd"/>
      <w:r>
        <w:t>. имеет вид</w:t>
      </w:r>
    </w:p>
    <w:p w14:paraId="03E7EDC5"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m:rPr>
                  <m:sty m:val="p"/>
                </m:rPr>
                <w:rPr>
                  <w:rFonts w:ascii="Cambria Math" w:hAnsi="Cambria Math"/>
                </w:rPr>
                <m:t>УО</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sSubSup>
                <m:sSubSupPr>
                  <m:ctrlPr>
                    <w:rPr>
                      <w:rFonts w:ascii="Cambria Math" w:hAnsi="Cambria Math"/>
                    </w:rPr>
                  </m:ctrlPr>
                </m:sSubSupPr>
                <m:e>
                  <m:r>
                    <w:rPr>
                      <w:rFonts w:ascii="Cambria Math" w:hAnsi="Cambria Math"/>
                    </w:rPr>
                    <m:t>Z</m:t>
                  </m:r>
                </m:e>
                <m:sub>
                  <m:r>
                    <w:rPr>
                      <w:rFonts w:ascii="Cambria Math" w:hAnsi="Cambria Math"/>
                    </w:rPr>
                    <m:t>0</m:t>
                  </m:r>
                </m:sub>
                <m:sup>
                  <m:r>
                    <w:rPr>
                      <w:rFonts w:ascii="Cambria Math" w:hAnsi="Cambria Math"/>
                    </w:rPr>
                    <m:t>2</m:t>
                  </m:r>
                </m:sup>
              </m:sSubSup>
            </m:den>
          </m:f>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r>
            <w:rPr>
              <w:rFonts w:ascii="Cambria Math" w:hAnsi="Cambria Math"/>
            </w:rPr>
            <m:t> D</m:t>
          </m:r>
          <m:r>
            <m:rPr>
              <m:sty m:val="p"/>
            </m:rPr>
            <w:rPr>
              <w:rFonts w:ascii="Cambria Math" w:hAnsi="Cambria Math"/>
            </w:rPr>
            <m:t>,</m:t>
          </m:r>
          <m:r>
            <w:rPr>
              <w:rFonts w:ascii="Cambria Math" w:hAnsi="Cambria Math"/>
            </w:rPr>
            <m:t>  D</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dZ</m:t>
                      </m:r>
                    </m:num>
                    <m:den>
                      <m:r>
                        <w:rPr>
                          <w:rFonts w:ascii="Cambria Math" w:hAnsi="Cambria Math"/>
                        </w:rPr>
                        <m:t>dt</m:t>
                      </m:r>
                    </m:den>
                  </m:f>
                </m:e>
              </m:d>
            </m:e>
            <m:sub>
              <m:r>
                <m:rPr>
                  <m:sty m:val="p"/>
                </m:rPr>
                <w:rPr>
                  <w:rFonts w:ascii="Cambria Math" w:hAnsi="Cambria Math"/>
                </w:rPr>
                <m:t>пик систолы</m:t>
              </m:r>
            </m:sub>
          </m:sSub>
          <m:r>
            <m:rPr>
              <m:sty m:val="p"/>
            </m:rPr>
            <w:rPr>
              <w:rFonts w:ascii="Cambria Math" w:hAnsi="Cambria Math"/>
            </w:rPr>
            <m:t>.</m:t>
          </m:r>
          <m:r>
            <w:rPr>
              <w:rFonts w:ascii="Cambria Math" w:hAnsi="Cambria Math"/>
            </w:rPr>
            <m:t>  </m:t>
          </m:r>
          <m:r>
            <m:rPr>
              <m:nor/>
            </m:rPr>
            <m:t>(1.3)</m:t>
          </m:r>
        </m:oMath>
      </m:oMathPara>
    </w:p>
    <w:p w14:paraId="739960A6" w14:textId="3A66E1D8" w:rsidR="003416EE" w:rsidRPr="00674711" w:rsidRDefault="006041B4">
      <w:pPr>
        <w:pStyle w:val="FirstParagraph"/>
        <w:rPr>
          <w:lang w:val="ru-RU"/>
          <w:rPrChange w:id="281" w:author="Nik K" w:date="2026-10-29T00:17:00Z">
            <w:rPr/>
          </w:rPrChange>
        </w:rPr>
      </w:pPr>
      <w:r w:rsidRPr="00674711">
        <w:rPr>
          <w:lang w:val="ru-RU"/>
          <w:rPrChange w:id="282" w:author="Nik K" w:date="2026-10-29T00:17:00Z">
            <w:rPr/>
          </w:rPrChange>
        </w:rPr>
        <w:t xml:space="preserve">Здесь </w:t>
      </w:r>
      <m:oMath>
        <m:sSub>
          <m:sSubPr>
            <m:ctrlPr>
              <w:rPr>
                <w:rFonts w:ascii="Cambria Math" w:hAnsi="Cambria Math"/>
              </w:rPr>
            </m:ctrlPr>
          </m:sSubPr>
          <m:e>
            <m:r>
              <w:rPr>
                <w:rFonts w:ascii="Cambria Math" w:hAnsi="Cambria Math"/>
              </w:rPr>
              <m:t>ρ</m:t>
            </m:r>
          </m:e>
          <m:sub>
            <m:r>
              <w:rPr>
                <w:rFonts w:ascii="Cambria Math" w:hAnsi="Cambria Math"/>
              </w:rPr>
              <m:t>b</m:t>
            </m:r>
          </m:sub>
        </m:sSub>
      </m:oMath>
      <w:r w:rsidRPr="00674711">
        <w:rPr>
          <w:lang w:val="ru-RU"/>
          <w:rPrChange w:id="283" w:author="Nik K" w:date="2026-10-29T00:17:00Z">
            <w:rPr/>
          </w:rPrChange>
        </w:rPr>
        <w:t xml:space="preserve"> — принятое удельное сопротивление крови, Ом·см; </w:t>
      </w:r>
      <m:oMath>
        <m:r>
          <w:rPr>
            <w:rFonts w:ascii="Cambria Math" w:hAnsi="Cambria Math"/>
          </w:rPr>
          <m:t>L</m:t>
        </m:r>
      </m:oMath>
      <w:r w:rsidRPr="00674711">
        <w:rPr>
          <w:lang w:val="ru-RU"/>
          <w:rPrChange w:id="284" w:author="Nik K" w:date="2026-10-29T00:17:00Z">
            <w:rPr/>
          </w:rPrChange>
        </w:rPr>
        <w:t xml:space="preserve"> — длина исследуемого проводящего сегмента между измерительными уровнями, см; </w:t>
      </w:r>
      <m:oMath>
        <m:sSub>
          <m:sSubPr>
            <m:ctrlPr>
              <w:rPr>
                <w:rFonts w:ascii="Cambria Math" w:hAnsi="Cambria Math"/>
              </w:rPr>
            </m:ctrlPr>
          </m:sSubPr>
          <m:e>
            <m:r>
              <w:rPr>
                <w:rFonts w:ascii="Cambria Math" w:hAnsi="Cambria Math"/>
              </w:rPr>
              <m:t>Z</m:t>
            </m:r>
          </m:e>
          <m:sub>
            <m:r>
              <w:rPr>
                <w:rFonts w:ascii="Cambria Math" w:hAnsi="Cambria Math"/>
                <w:lang w:val="ru-RU"/>
                <w:rPrChange w:id="285" w:author="Nik K" w:date="2026-10-29T00:17:00Z">
                  <w:rPr>
                    <w:rFonts w:ascii="Cambria Math" w:hAnsi="Cambria Math"/>
                  </w:rPr>
                </w:rPrChange>
              </w:rPr>
              <m:t>0</m:t>
            </m:r>
          </m:sub>
        </m:sSub>
      </m:oMath>
      <w:r w:rsidRPr="00674711">
        <w:rPr>
          <w:lang w:val="ru-RU"/>
          <w:rPrChange w:id="286" w:author="Nik K" w:date="2026-10-29T00:17:00Z">
            <w:rPr/>
          </w:rPrChange>
        </w:rPr>
        <w:t xml:space="preserve"> — базовый импеданс, Ом; </w:t>
      </w:r>
      <m:oMath>
        <m:sSub>
          <m:sSubPr>
            <m:ctrlPr>
              <w:rPr>
                <w:rFonts w:ascii="Cambria Math" w:hAnsi="Cambria Math"/>
              </w:rPr>
            </m:ctrlPr>
          </m:sSubPr>
          <m:e>
            <m:r>
              <w:rPr>
                <w:rFonts w:ascii="Cambria Math" w:hAnsi="Cambria Math"/>
              </w:rPr>
              <m:t>T</m:t>
            </m:r>
          </m:e>
          <m:sub>
            <m:r>
              <m:rPr>
                <m:sty m:val="p"/>
              </m:rPr>
              <w:rPr>
                <w:rFonts w:ascii="Cambria Math" w:hAnsi="Cambria Math"/>
                <w:lang w:val="ru-RU"/>
                <w:rPrChange w:id="287" w:author="Nik K" w:date="2026-10-29T00:17:00Z">
                  <w:rPr>
                    <w:rFonts w:ascii="Cambria Math" w:hAnsi="Cambria Math"/>
                  </w:rPr>
                </w:rPrChange>
              </w:rPr>
              <m:t>изг</m:t>
            </m:r>
          </m:sub>
        </m:sSub>
      </m:oMath>
      <w:r w:rsidRPr="00674711">
        <w:rPr>
          <w:lang w:val="ru-RU"/>
          <w:rPrChange w:id="288" w:author="Nik K" w:date="2026-10-29T00:17:00Z">
            <w:rPr/>
          </w:rPrChange>
        </w:rPr>
        <w:t xml:space="preserve"> — длительность изгнания крови из ЛЖ, с; </w:t>
      </w:r>
      <m:oMath>
        <m:r>
          <w:rPr>
            <w:rFonts w:ascii="Cambria Math" w:hAnsi="Cambria Math"/>
          </w:rPr>
          <m:t>D</m:t>
        </m:r>
      </m:oMath>
      <w:r w:rsidRPr="00674711">
        <w:rPr>
          <w:lang w:val="ru-RU"/>
          <w:rPrChange w:id="289" w:author="Nik K" w:date="2026-10-29T00:17:00Z">
            <w:rPr/>
          </w:rPrChange>
        </w:rPr>
        <w:t xml:space="preserve"> — модуль систолического экстремума производной, Ом/с. При таких единицах результат получается в см³, то есть мл. В традиционном отображении ИКГ положительный пик часто соответствует отрицательному экстремуму производной исходного импеданса; знак следует о</w:t>
      </w:r>
      <w:proofErr w:type="spellStart"/>
      <w:r w:rsidRPr="00674711">
        <w:rPr>
          <w:lang w:val="ru-RU"/>
          <w:rPrChange w:id="290" w:author="Nik K" w:date="2026-10-29T00:17:00Z">
            <w:rPr/>
          </w:rPrChange>
        </w:rPr>
        <w:t>пределять</w:t>
      </w:r>
      <w:proofErr w:type="spellEnd"/>
      <w:r w:rsidRPr="00674711">
        <w:rPr>
          <w:lang w:val="ru-RU"/>
          <w:rPrChange w:id="291" w:author="Nik K" w:date="2026-10-29T00:17:00Z">
            <w:rPr/>
          </w:rPrChange>
        </w:rPr>
        <w:t xml:space="preserve"> по фактически регистрируемой величине </w:t>
      </w:r>
      <w:r w:rsidR="006B31AF">
        <w:fldChar w:fldCharType="begin"/>
      </w:r>
      <w:r w:rsidR="006B31AF" w:rsidRPr="00674711">
        <w:rPr>
          <w:lang w:val="ru-RU"/>
          <w:rPrChange w:id="292" w:author="Nik K" w:date="2026-10-29T00:17:00Z">
            <w:rPr/>
          </w:rPrChange>
        </w:rPr>
        <w:instrText xml:space="preserve"> </w:instrText>
      </w:r>
      <w:r w:rsidR="006B31AF">
        <w:instrText>HYPERLINK</w:instrText>
      </w:r>
      <w:r w:rsidR="006B31AF" w:rsidRPr="00674711">
        <w:rPr>
          <w:lang w:val="ru-RU"/>
          <w:rPrChange w:id="293" w:author="Nik K" w:date="2026-10-29T00:17:00Z">
            <w:rPr/>
          </w:rPrChange>
        </w:rPr>
        <w:instrText xml:space="preserve"> "</w:instrText>
      </w:r>
      <w:r w:rsidR="006B31AF">
        <w:instrText>https</w:instrText>
      </w:r>
      <w:r w:rsidR="006B31AF" w:rsidRPr="00674711">
        <w:rPr>
          <w:lang w:val="ru-RU"/>
          <w:rPrChange w:id="294" w:author="Nik K" w:date="2026-10-29T00:17:00Z">
            <w:rPr/>
          </w:rPrChange>
        </w:rPr>
        <w:instrText>://</w:instrText>
      </w:r>
      <w:r w:rsidR="006B31AF">
        <w:instrText>doi</w:instrText>
      </w:r>
      <w:r w:rsidR="006B31AF" w:rsidRPr="00674711">
        <w:rPr>
          <w:lang w:val="ru-RU"/>
          <w:rPrChange w:id="295" w:author="Nik K" w:date="2026-10-29T00:17:00Z">
            <w:rPr/>
          </w:rPrChange>
        </w:rPr>
        <w:instrText>.</w:instrText>
      </w:r>
      <w:r w:rsidR="006B31AF">
        <w:instrText>org</w:instrText>
      </w:r>
      <w:r w:rsidR="006B31AF" w:rsidRPr="00674711">
        <w:rPr>
          <w:lang w:val="ru-RU"/>
          <w:rPrChange w:id="296" w:author="Nik K" w:date="2026-10-29T00:17:00Z">
            <w:rPr/>
          </w:rPrChange>
        </w:rPr>
        <w:instrText>/10.1111/</w:instrText>
      </w:r>
      <w:r w:rsidR="006B31AF">
        <w:instrText>j</w:instrText>
      </w:r>
      <w:r w:rsidR="006B31AF" w:rsidRPr="00674711">
        <w:rPr>
          <w:lang w:val="ru-RU"/>
          <w:rPrChange w:id="297" w:author="Nik K" w:date="2026-10-29T00:17:00Z">
            <w:rPr/>
          </w:rPrChange>
        </w:rPr>
        <w:instrText>.1469-8986.1990.</w:instrText>
      </w:r>
      <w:r w:rsidR="006B31AF">
        <w:instrText>tb</w:instrText>
      </w:r>
      <w:r w:rsidR="006B31AF" w:rsidRPr="00674711">
        <w:rPr>
          <w:lang w:val="ru-RU"/>
          <w:rPrChange w:id="298" w:author="Nik K" w:date="2026-10-29T00:17:00Z">
            <w:rPr/>
          </w:rPrChange>
        </w:rPr>
        <w:instrText>02171.</w:instrText>
      </w:r>
      <w:r w:rsidR="006B31AF">
        <w:instrText>x</w:instrText>
      </w:r>
      <w:r w:rsidR="006B31AF" w:rsidRPr="00674711">
        <w:rPr>
          <w:lang w:val="ru-RU"/>
          <w:rPrChange w:id="299" w:author="Nik K" w:date="2026-10-29T00:17:00Z">
            <w:rPr/>
          </w:rPrChange>
        </w:rPr>
        <w:instrText>" \</w:instrText>
      </w:r>
      <w:r w:rsidR="006B31AF">
        <w:instrText>h</w:instrText>
      </w:r>
      <w:r w:rsidR="006B31AF" w:rsidRPr="00674711">
        <w:rPr>
          <w:lang w:val="ru-RU"/>
          <w:rPrChange w:id="300" w:author="Nik K" w:date="2026-10-29T00:17:00Z">
            <w:rPr/>
          </w:rPrChange>
        </w:rPr>
        <w:instrText xml:space="preserve"> </w:instrText>
      </w:r>
      <w:r w:rsidR="006B31AF">
        <w:fldChar w:fldCharType="separate"/>
      </w:r>
      <w:r w:rsidRPr="00674711">
        <w:rPr>
          <w:lang w:val="ru-RU"/>
          <w:rPrChange w:id="301" w:author="Nik K" w:date="2026-10-29T00:17:00Z">
            <w:rPr/>
          </w:rPrChange>
        </w:rPr>
        <w:t>[3, с. 2–3 и 10]</w:t>
      </w:r>
      <w:r w:rsidR="006B31AF">
        <w:fldChar w:fldCharType="end"/>
      </w:r>
      <w:r w:rsidRPr="00674711">
        <w:rPr>
          <w:lang w:val="ru-RU"/>
          <w:rPrChange w:id="302" w:author="Nik K" w:date="2026-10-29T00:17:00Z">
            <w:rPr/>
          </w:rPrChange>
        </w:rPr>
        <w:t>.</w:t>
      </w:r>
    </w:p>
    <w:p w14:paraId="5E1DC873" w14:textId="38C4CC23" w:rsidR="003416EE" w:rsidRDefault="006041B4">
      <w:pPr>
        <w:pStyle w:val="af"/>
      </w:pPr>
      <w:r>
        <w:t xml:space="preserve">Формула (1.3) показывает, что объёмная оценка зависит одновременно от электрического свойства крови, геометрии, амплитуды и времени. При неизменных остальных входах УО пропорционален квадрату </w:t>
      </w:r>
      <m:oMath>
        <m:r>
          <w:rPr>
            <w:rFonts w:ascii="Cambria Math" w:hAnsi="Cambria Math"/>
          </w:rPr>
          <m:t>L</m:t>
        </m:r>
      </m:oMath>
      <w:r>
        <w:t xml:space="preserve"> и обратно пропорционален квадрату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w:t>
      </w:r>
      <w:del w:id="303" w:author="Nik K" w:date="2026-10-29T01:03:00Z">
        <w:r w:rsidDel="00813930">
          <w:delText xml:space="preserve">Это математическое свойство уравнения, а не измеренная чувствительность исследуемой ТТРКГ. Оно </w:delText>
        </w:r>
      </w:del>
      <w:ins w:id="304" w:author="Nik K" w:date="2026-10-29T01:03:00Z">
        <w:r w:rsidR="00813930">
          <w:t>Это</w:t>
        </w:r>
        <w:r w:rsidR="00813930">
          <w:t xml:space="preserve"> </w:t>
        </w:r>
      </w:ins>
      <w:r>
        <w:t>объясняет, почему изменение электродной схемы н</w:t>
      </w:r>
      <w:proofErr w:type="spellStart"/>
      <w:r>
        <w:t>ельзя</w:t>
      </w:r>
      <w:proofErr w:type="spellEnd"/>
      <w:r>
        <w:t xml:space="preserve"> учитывать одной заменой расстояния: меняются сам исследуемый объём и распределение электрической чувствительности.</w:t>
      </w:r>
    </w:p>
    <w:p w14:paraId="379FBF44" w14:textId="77777777" w:rsidR="003416EE" w:rsidRDefault="006041B4">
      <w:pPr>
        <w:pStyle w:val="af"/>
      </w:pPr>
      <w:r>
        <w:t xml:space="preserve">Связь с простейшей геометрией можно показать для однородного цилиндрического проводника. Если его длина </w:t>
      </w:r>
      <m:oMath>
        <m:r>
          <w:rPr>
            <w:rFonts w:ascii="Cambria Math" w:hAnsi="Cambria Math"/>
          </w:rPr>
          <m:t>L</m:t>
        </m:r>
      </m:oMath>
      <w:r>
        <w:t xml:space="preserve">, объём </w:t>
      </w:r>
      <m:oMath>
        <m:r>
          <w:rPr>
            <w:rFonts w:ascii="Cambria Math" w:hAnsi="Cambria Math"/>
          </w:rPr>
          <m:t>V</m:t>
        </m:r>
      </m:oMath>
      <w:r>
        <w:t xml:space="preserve"> и удельное сопроти</w:t>
      </w:r>
      <w:proofErr w:type="spellStart"/>
      <w:r>
        <w:t>вление</w:t>
      </w:r>
      <w:proofErr w:type="spellEnd"/>
      <w:r>
        <w:t xml:space="preserve"> </w:t>
      </w:r>
      <m:oMath>
        <m:r>
          <w:rPr>
            <w:rFonts w:ascii="Cambria Math" w:hAnsi="Cambria Math"/>
          </w:rPr>
          <m:t>ρ</m:t>
        </m:r>
      </m:oMath>
      <w:r>
        <w:t xml:space="preserve"> заданы в согласованных единицах, то</w:t>
      </w:r>
    </w:p>
    <w:p w14:paraId="0679653B" w14:textId="77777777" w:rsidR="003416EE" w:rsidRDefault="006041B4">
      <w:pPr>
        <w:pStyle w:val="af"/>
        <w:spacing w:before="120" w:after="120" w:line="264" w:lineRule="auto"/>
        <w:ind w:firstLine="0"/>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ρ</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V</m:t>
              </m:r>
            </m:den>
          </m:f>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dZ</m:t>
              </m:r>
            </m:num>
            <m:den>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dρ</m:t>
              </m:r>
            </m:num>
            <m:den>
              <m:r>
                <w:rPr>
                  <w:rFonts w:ascii="Cambria Math" w:hAnsi="Cambria Math"/>
                </w:rPr>
                <m:t>ρ</m:t>
              </m:r>
            </m:den>
          </m:f>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dL</m:t>
              </m:r>
            </m:num>
            <m:den>
              <m:r>
                <w:rPr>
                  <w:rFonts w:ascii="Cambria Math" w:hAnsi="Cambria Math"/>
                </w:rPr>
                <m:t>L</m:t>
              </m:r>
            </m:den>
          </m:f>
          <m:r>
            <m:rPr>
              <m:sty m:val="p"/>
            </m:rP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V</m:t>
              </m:r>
            </m:den>
          </m:f>
          <m:r>
            <m:rPr>
              <m:sty m:val="p"/>
            </m:rPr>
            <w:rPr>
              <w:rFonts w:ascii="Cambria Math" w:hAnsi="Cambria Math"/>
            </w:rPr>
            <m:t>.</m:t>
          </m:r>
          <m:r>
            <w:rPr>
              <w:rFonts w:ascii="Cambria Math" w:hAnsi="Cambria Math"/>
            </w:rPr>
            <m:t>  </m:t>
          </m:r>
          <m:r>
            <m:rPr>
              <m:nor/>
            </m:rPr>
            <m:t>(1.4)</m:t>
          </m:r>
        </m:oMath>
      </m:oMathPara>
    </w:p>
    <w:p w14:paraId="7A2D2D85" w14:textId="17F2E2F4" w:rsidR="003416EE" w:rsidRPr="00674711" w:rsidRDefault="006041B4">
      <w:pPr>
        <w:pStyle w:val="FirstParagraph"/>
        <w:rPr>
          <w:lang w:val="ru-RU"/>
          <w:rPrChange w:id="305" w:author="Nik K" w:date="2026-10-29T00:17:00Z">
            <w:rPr/>
          </w:rPrChange>
        </w:rPr>
      </w:pPr>
      <w:r w:rsidRPr="00674711">
        <w:rPr>
          <w:lang w:val="ru-RU"/>
          <w:rPrChange w:id="306" w:author="Nik K" w:date="2026-10-29T00:17:00Z">
            <w:rPr/>
          </w:rPrChange>
        </w:rPr>
        <w:t xml:space="preserve">Вторая часть (1.4) является дифференциалом первой при положительных </w:t>
      </w:r>
      <m:oMath>
        <m:r>
          <w:rPr>
            <w:rFonts w:ascii="Cambria Math" w:hAnsi="Cambria Math"/>
          </w:rPr>
          <m:t>Z</m:t>
        </m:r>
      </m:oMath>
      <w:r w:rsidRPr="00674711">
        <w:rPr>
          <w:lang w:val="ru-RU"/>
          <w:rPrChange w:id="307" w:author="Nik K" w:date="2026-10-29T00:17:00Z">
            <w:rPr/>
          </w:rPrChange>
        </w:rPr>
        <w:t xml:space="preserve">, </w:t>
      </w:r>
      <m:oMath>
        <m:r>
          <w:rPr>
            <w:rFonts w:ascii="Cambria Math" w:hAnsi="Cambria Math"/>
          </w:rPr>
          <m:t>ρ</m:t>
        </m:r>
      </m:oMath>
      <w:r w:rsidRPr="00674711">
        <w:rPr>
          <w:lang w:val="ru-RU"/>
          <w:rPrChange w:id="308" w:author="Nik K" w:date="2026-10-29T00:17:00Z">
            <w:rPr/>
          </w:rPrChange>
        </w:rPr>
        <w:t xml:space="preserve">, </w:t>
      </w:r>
      <m:oMath>
        <m:r>
          <w:rPr>
            <w:rFonts w:ascii="Cambria Math" w:hAnsi="Cambria Math"/>
          </w:rPr>
          <m:t>L</m:t>
        </m:r>
      </m:oMath>
      <w:r w:rsidRPr="00674711">
        <w:rPr>
          <w:lang w:val="ru-RU"/>
          <w:rPrChange w:id="309" w:author="Nik K" w:date="2026-10-29T00:17:00Z">
            <w:rPr/>
          </w:rPrChange>
        </w:rPr>
        <w:t xml:space="preserve"> и </w:t>
      </w:r>
      <m:oMath>
        <m:r>
          <w:rPr>
            <w:rFonts w:ascii="Cambria Math" w:hAnsi="Cambria Math"/>
          </w:rPr>
          <m:t>V</m:t>
        </m:r>
      </m:oMath>
      <w:r w:rsidRPr="00674711">
        <w:rPr>
          <w:lang w:val="ru-RU"/>
          <w:rPrChange w:id="310" w:author="Nik K" w:date="2026-10-29T00:17:00Z">
            <w:rPr/>
          </w:rPrChange>
        </w:rPr>
        <w:t xml:space="preserve">. Подобное разложение рассмотрено </w:t>
      </w:r>
      <w:r>
        <w:t>Bernstein</w:t>
      </w:r>
      <w:r w:rsidRPr="00674711">
        <w:rPr>
          <w:lang w:val="ru-RU"/>
          <w:rPrChange w:id="311" w:author="Nik K" w:date="2026-10-29T00:17:00Z">
            <w:rPr/>
          </w:rPrChange>
        </w:rPr>
        <w:t xml:space="preserve"> и </w:t>
      </w:r>
      <w:proofErr w:type="spellStart"/>
      <w:r>
        <w:t>Lemmens</w:t>
      </w:r>
      <w:proofErr w:type="spellEnd"/>
      <w:r w:rsidRPr="00674711">
        <w:rPr>
          <w:lang w:val="ru-RU"/>
          <w:rPrChange w:id="312" w:author="Nik K" w:date="2026-10-29T00:17:00Z">
            <w:rPr/>
          </w:rPrChange>
        </w:rPr>
        <w:t xml:space="preserve"> для проводящего сосудистого сегмента </w:t>
      </w:r>
      <w:r w:rsidR="006B31AF">
        <w:fldChar w:fldCharType="begin"/>
      </w:r>
      <w:r w:rsidR="006B31AF" w:rsidRPr="00674711">
        <w:rPr>
          <w:lang w:val="ru-RU"/>
          <w:rPrChange w:id="313" w:author="Nik K" w:date="2026-10-29T00:17:00Z">
            <w:rPr/>
          </w:rPrChange>
        </w:rPr>
        <w:instrText xml:space="preserve"> </w:instrText>
      </w:r>
      <w:r w:rsidR="006B31AF">
        <w:instrText>HYPERLINK</w:instrText>
      </w:r>
      <w:r w:rsidR="006B31AF" w:rsidRPr="00674711">
        <w:rPr>
          <w:lang w:val="ru-RU"/>
          <w:rPrChange w:id="314" w:author="Nik K" w:date="2026-10-29T00:17:00Z">
            <w:rPr/>
          </w:rPrChange>
        </w:rPr>
        <w:instrText xml:space="preserve"> "</w:instrText>
      </w:r>
      <w:r w:rsidR="006B31AF">
        <w:instrText>https</w:instrText>
      </w:r>
      <w:r w:rsidR="006B31AF" w:rsidRPr="00674711">
        <w:rPr>
          <w:lang w:val="ru-RU"/>
          <w:rPrChange w:id="315" w:author="Nik K" w:date="2026-10-29T00:17:00Z">
            <w:rPr/>
          </w:rPrChange>
        </w:rPr>
        <w:instrText>://</w:instrText>
      </w:r>
      <w:r w:rsidR="006B31AF">
        <w:instrText>doi</w:instrText>
      </w:r>
      <w:r w:rsidR="006B31AF" w:rsidRPr="00674711">
        <w:rPr>
          <w:lang w:val="ru-RU"/>
          <w:rPrChange w:id="316" w:author="Nik K" w:date="2026-10-29T00:17:00Z">
            <w:rPr/>
          </w:rPrChange>
        </w:rPr>
        <w:instrText>.</w:instrText>
      </w:r>
      <w:r w:rsidR="006B31AF">
        <w:instrText>org</w:instrText>
      </w:r>
      <w:r w:rsidR="006B31AF" w:rsidRPr="00674711">
        <w:rPr>
          <w:lang w:val="ru-RU"/>
          <w:rPrChange w:id="317" w:author="Nik K" w:date="2026-10-29T00:17:00Z">
            <w:rPr/>
          </w:rPrChange>
        </w:rPr>
        <w:instrText>/10.1007/</w:instrText>
      </w:r>
      <w:r w:rsidR="006B31AF">
        <w:instrText>BF</w:instrText>
      </w:r>
      <w:r w:rsidR="006B31AF" w:rsidRPr="00674711">
        <w:rPr>
          <w:lang w:val="ru-RU"/>
          <w:rPrChange w:id="318" w:author="Nik K" w:date="2026-10-29T00:17:00Z">
            <w:rPr/>
          </w:rPrChange>
        </w:rPr>
        <w:instrText>02344724" \</w:instrText>
      </w:r>
      <w:r w:rsidR="006B31AF">
        <w:instrText>h</w:instrText>
      </w:r>
      <w:r w:rsidR="006B31AF" w:rsidRPr="00674711">
        <w:rPr>
          <w:lang w:val="ru-RU"/>
          <w:rPrChange w:id="319" w:author="Nik K" w:date="2026-10-29T00:17:00Z">
            <w:rPr/>
          </w:rPrChange>
        </w:rPr>
        <w:instrText xml:space="preserve"> </w:instrText>
      </w:r>
      <w:r w:rsidR="006B31AF">
        <w:fldChar w:fldCharType="separate"/>
      </w:r>
      <w:r w:rsidRPr="00674711">
        <w:rPr>
          <w:lang w:val="ru-RU"/>
          <w:rPrChange w:id="320" w:author="Nik K" w:date="2026-10-29T00:17:00Z">
            <w:rPr/>
          </w:rPrChange>
        </w:rPr>
        <w:t>[4, §2.3, с. 445]</w:t>
      </w:r>
      <w:r w:rsidR="006B31AF">
        <w:fldChar w:fldCharType="end"/>
      </w:r>
      <w:r w:rsidRPr="00674711">
        <w:rPr>
          <w:lang w:val="ru-RU"/>
          <w:rPrChange w:id="321" w:author="Nik K" w:date="2026-10-29T00:17:00Z">
            <w:rPr/>
          </w:rPrChange>
        </w:rPr>
        <w:t xml:space="preserve">. Только при фиксированных длине и удельном сопротивлении электрическое изменение </w:t>
      </w:r>
      <w:r w:rsidRPr="00674711">
        <w:rPr>
          <w:lang w:val="ru-RU"/>
          <w:rPrChange w:id="322" w:author="Nik K" w:date="2026-10-29T00:17:00Z">
            <w:rPr/>
          </w:rPrChange>
        </w:rPr>
        <w:lastRenderedPageBreak/>
        <w:t>сводится к объёмному. Реальная грудная клетка неоднородна, поэтому (1.4) служит пояснением неоднозначности, а не её прямой расчётной моделью.</w:t>
      </w:r>
    </w:p>
    <w:p w14:paraId="32384426" w14:textId="77777777" w:rsidR="003416EE" w:rsidRDefault="006041B4">
      <w:pPr>
        <w:pStyle w:val="af"/>
        <w:keepNext/>
      </w:pPr>
      <w:r>
        <w:t xml:space="preserve">В формулах семейства </w:t>
      </w:r>
      <w:proofErr w:type="spellStart"/>
      <w:r>
        <w:t>Sramek</w:t>
      </w:r>
      <w:proofErr w:type="spellEnd"/>
      <w:r>
        <w:t xml:space="preserve"> геометрический множитель заменяется объёмом эффективного проводника. В записи, приведённой </w:t>
      </w:r>
      <w:proofErr w:type="spellStart"/>
      <w:r>
        <w:t>Bernstein</w:t>
      </w:r>
      <w:proofErr w:type="spellEnd"/>
      <w:r>
        <w:t xml:space="preserve"> и </w:t>
      </w:r>
      <w:proofErr w:type="spellStart"/>
      <w:r>
        <w:t>Lemmens</w:t>
      </w:r>
      <w:proofErr w:type="spellEnd"/>
      <w:r>
        <w:t xml:space="preserve">, формула </w:t>
      </w:r>
      <w:proofErr w:type="spellStart"/>
      <w:r>
        <w:t>Sramek</w:t>
      </w:r>
      <w:proofErr w:type="spellEnd"/>
      <w:r>
        <w:t xml:space="preserve"> и её антропометрическая модификация имеют вид</w:t>
      </w:r>
    </w:p>
    <w:p w14:paraId="339B30F5"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m:rPr>
                  <m:sty m:val="p"/>
                </m:rPr>
                <w:rPr>
                  <w:rFonts w:ascii="Cambria Math" w:hAnsi="Cambria Math"/>
                </w:rPr>
                <m:t>УО</m:t>
              </m:r>
            </m:e>
            <m:sub>
              <m:r>
                <w:rPr>
                  <w:rFonts w:ascii="Cambria Math" w:hAnsi="Cambria Math"/>
                </w:rPr>
                <m:t>S</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4</m:t>
              </m:r>
              <m:r>
                <m:rPr>
                  <m:sty m:val="p"/>
                </m:rPr>
                <w:rPr>
                  <w:rFonts w:ascii="Cambria Math" w:hAnsi="Cambria Math"/>
                </w:rPr>
                <m:t>,</m:t>
              </m:r>
              <m:r>
                <w:rPr>
                  <w:rFonts w:ascii="Cambria Math" w:hAnsi="Cambria Math"/>
                </w:rPr>
                <m:t>25</m:t>
              </m:r>
            </m:den>
          </m:f>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m:t>
                  </m:r>
                </m:sub>
              </m:sSub>
            </m:den>
          </m:f>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УО</m:t>
              </m:r>
            </m:e>
            <m:sub>
              <m:r>
                <w:rPr>
                  <w:rFonts w:ascii="Cambria Math" w:hAnsi="Cambria Math"/>
                </w:rPr>
                <m:t>SB</m:t>
              </m:r>
            </m:sub>
          </m:sSub>
          <m:r>
            <m:rPr>
              <m:sty m:val="p"/>
            </m:rPr>
            <w:rPr>
              <w:rFonts w:ascii="Cambria Math" w:hAnsi="Cambria Math"/>
            </w:rPr>
            <m:t>=</m:t>
          </m:r>
          <m:r>
            <w:rPr>
              <w:rFonts w:ascii="Cambria Math" w:hAnsi="Cambria Math"/>
            </w:rPr>
            <m:t>δ</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4</m:t>
              </m:r>
              <m:r>
                <m:rPr>
                  <m:sty m:val="p"/>
                </m:rPr>
                <w:rPr>
                  <w:rFonts w:ascii="Cambria Math" w:hAnsi="Cambria Math"/>
                </w:rPr>
                <m:t>,</m:t>
              </m:r>
              <m:r>
                <w:rPr>
                  <w:rFonts w:ascii="Cambria Math" w:hAnsi="Cambria Math"/>
                </w:rPr>
                <m:t>25</m:t>
              </m:r>
            </m:den>
          </m:f>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0</m:t>
                  </m:r>
                </m:sub>
              </m:sSub>
            </m:den>
          </m:f>
          <m:sSub>
            <m:sSubPr>
              <m:ctrlPr>
                <w:rPr>
                  <w:rFonts w:ascii="Cambria Math" w:hAnsi="Cambria Math"/>
                </w:rPr>
              </m:ctrlPr>
            </m:sSubPr>
            <m:e>
              <m:r>
                <w:rPr>
                  <w:rFonts w:ascii="Cambria Math" w:hAnsi="Cambria Math"/>
                </w:rPr>
                <m:t>T</m:t>
              </m:r>
            </m:e>
            <m:sub>
              <m:r>
                <m:rPr>
                  <m:sty m:val="p"/>
                </m:rPr>
                <w:rPr>
                  <w:rFonts w:ascii="Cambria Math" w:hAnsi="Cambria Math"/>
                </w:rPr>
                <m:t>изг</m:t>
              </m:r>
            </m:sub>
          </m:sSub>
          <m:r>
            <m:rPr>
              <m:sty m:val="p"/>
            </m:rPr>
            <w:rPr>
              <w:rFonts w:ascii="Cambria Math" w:hAnsi="Cambria Math"/>
            </w:rPr>
            <m:t>.</m:t>
          </m:r>
          <m:r>
            <w:rPr>
              <w:rFonts w:ascii="Cambria Math" w:hAnsi="Cambria Math"/>
            </w:rPr>
            <m:t>  </m:t>
          </m:r>
          <m:r>
            <m:rPr>
              <m:nor/>
            </m:rPr>
            <m:t>(1.5)</m:t>
          </m:r>
        </m:oMath>
      </m:oMathPara>
    </w:p>
    <w:p w14:paraId="63B207F6" w14:textId="77777777" w:rsidR="003416EE" w:rsidRPr="00674711" w:rsidRDefault="006041B4">
      <w:pPr>
        <w:pStyle w:val="FirstParagraph"/>
        <w:rPr>
          <w:lang w:val="ru-RU"/>
          <w:rPrChange w:id="323" w:author="Nik K" w:date="2026-10-29T00:17:00Z">
            <w:rPr/>
          </w:rPrChange>
        </w:rPr>
      </w:pPr>
      <w:r w:rsidRPr="00674711">
        <w:rPr>
          <w:lang w:val="ru-RU"/>
          <w:rPrChange w:id="324" w:author="Nik K" w:date="2026-10-29T00:17:00Z">
            <w:rPr/>
          </w:rPrChange>
        </w:rPr>
        <w:t xml:space="preserve">Здесь </w:t>
      </w:r>
      <m:oMath>
        <m:r>
          <w:rPr>
            <w:rFonts w:ascii="Cambria Math" w:hAnsi="Cambria Math"/>
          </w:rPr>
          <m:t>L</m:t>
        </m:r>
      </m:oMath>
      <w:r w:rsidRPr="00674711">
        <w:rPr>
          <w:lang w:val="ru-RU"/>
          <w:rPrChange w:id="325" w:author="Nik K" w:date="2026-10-29T00:17:00Z">
            <w:rPr/>
          </w:rPrChange>
        </w:rPr>
        <w:t xml:space="preserve"> выражено в см, </w:t>
      </w:r>
      <m:oMath>
        <m:sSup>
          <m:sSupPr>
            <m:ctrlPr>
              <w:rPr>
                <w:rFonts w:ascii="Cambria Math" w:hAnsi="Cambria Math"/>
              </w:rPr>
            </m:ctrlPr>
          </m:sSupPr>
          <m:e>
            <m:r>
              <w:rPr>
                <w:rFonts w:ascii="Cambria Math" w:hAnsi="Cambria Math"/>
              </w:rPr>
              <m:t>L</m:t>
            </m:r>
          </m:e>
          <m:sup>
            <m:r>
              <w:rPr>
                <w:rFonts w:ascii="Cambria Math" w:hAnsi="Cambria Math"/>
                <w:lang w:val="ru-RU"/>
                <w:rPrChange w:id="326" w:author="Nik K" w:date="2026-10-29T00:17:00Z">
                  <w:rPr>
                    <w:rFonts w:ascii="Cambria Math" w:hAnsi="Cambria Math"/>
                  </w:rPr>
                </w:rPrChange>
              </w:rPr>
              <m:t>3</m:t>
            </m:r>
          </m:sup>
        </m:sSup>
        <m:r>
          <m:rPr>
            <m:sty m:val="p"/>
          </m:rPr>
          <w:rPr>
            <w:rFonts w:ascii="Cambria Math" w:hAnsi="Cambria Math"/>
            <w:lang w:val="ru-RU"/>
            <w:rPrChange w:id="327" w:author="Nik K" w:date="2026-10-29T00:17:00Z">
              <w:rPr>
                <w:rFonts w:ascii="Cambria Math" w:hAnsi="Cambria Math"/>
              </w:rPr>
            </w:rPrChange>
          </w:rPr>
          <m:t>/</m:t>
        </m:r>
        <m:r>
          <w:rPr>
            <w:rFonts w:ascii="Cambria Math" w:hAnsi="Cambria Math"/>
            <w:lang w:val="ru-RU"/>
            <w:rPrChange w:id="328" w:author="Nik K" w:date="2026-10-29T00:17:00Z">
              <w:rPr>
                <w:rFonts w:ascii="Cambria Math" w:hAnsi="Cambria Math"/>
              </w:rPr>
            </w:rPrChange>
          </w:rPr>
          <m:t>4</m:t>
        </m:r>
        <m:r>
          <m:rPr>
            <m:sty m:val="p"/>
          </m:rPr>
          <w:rPr>
            <w:rFonts w:ascii="Cambria Math" w:hAnsi="Cambria Math"/>
            <w:lang w:val="ru-RU"/>
            <w:rPrChange w:id="329" w:author="Nik K" w:date="2026-10-29T00:17:00Z">
              <w:rPr>
                <w:rFonts w:ascii="Cambria Math" w:hAnsi="Cambria Math"/>
              </w:rPr>
            </w:rPrChange>
          </w:rPr>
          <m:t>,</m:t>
        </m:r>
        <m:r>
          <w:rPr>
            <w:rFonts w:ascii="Cambria Math" w:hAnsi="Cambria Math"/>
            <w:lang w:val="ru-RU"/>
            <w:rPrChange w:id="330" w:author="Nik K" w:date="2026-10-29T00:17:00Z">
              <w:rPr>
                <w:rFonts w:ascii="Cambria Math" w:hAnsi="Cambria Math"/>
              </w:rPr>
            </w:rPrChange>
          </w:rPr>
          <m:t>25</m:t>
        </m:r>
      </m:oMath>
      <w:r w:rsidRPr="00674711">
        <w:rPr>
          <w:lang w:val="ru-RU"/>
          <w:rPrChange w:id="331" w:author="Nik K" w:date="2026-10-29T00:17:00Z">
            <w:rPr/>
          </w:rPrChange>
        </w:rPr>
        <w:t xml:space="preserve"> — в мл, </w:t>
      </w:r>
      <m:oMath>
        <m:r>
          <w:rPr>
            <w:rFonts w:ascii="Cambria Math" w:hAnsi="Cambria Math"/>
          </w:rPr>
          <m:t>D</m:t>
        </m:r>
        <m:r>
          <m:rPr>
            <m:sty m:val="p"/>
          </m:rPr>
          <w:rPr>
            <w:rFonts w:ascii="Cambria Math" w:hAnsi="Cambria Math"/>
            <w:lang w:val="ru-RU"/>
            <w:rPrChange w:id="332" w:author="Nik K" w:date="2026-10-29T00:17:00Z">
              <w:rPr>
                <w:rFonts w:ascii="Cambria Math" w:hAnsi="Cambria Math"/>
              </w:rPr>
            </w:rPrChange>
          </w:rPr>
          <m:t>/</m:t>
        </m:r>
        <m:sSub>
          <m:sSubPr>
            <m:ctrlPr>
              <w:rPr>
                <w:rFonts w:ascii="Cambria Math" w:hAnsi="Cambria Math"/>
              </w:rPr>
            </m:ctrlPr>
          </m:sSubPr>
          <m:e>
            <m:r>
              <w:rPr>
                <w:rFonts w:ascii="Cambria Math" w:hAnsi="Cambria Math"/>
              </w:rPr>
              <m:t>Z</m:t>
            </m:r>
          </m:e>
          <m:sub>
            <m:r>
              <w:rPr>
                <w:rFonts w:ascii="Cambria Math" w:hAnsi="Cambria Math"/>
                <w:lang w:val="ru-RU"/>
                <w:rPrChange w:id="333" w:author="Nik K" w:date="2026-10-29T00:17:00Z">
                  <w:rPr>
                    <w:rFonts w:ascii="Cambria Math" w:hAnsi="Cambria Math"/>
                  </w:rPr>
                </w:rPrChange>
              </w:rPr>
              <m:t>0</m:t>
            </m:r>
          </m:sub>
        </m:sSub>
      </m:oMath>
      <w:r w:rsidRPr="00674711">
        <w:rPr>
          <w:lang w:val="ru-RU"/>
          <w:rPrChange w:id="334" w:author="Nik K" w:date="2026-10-29T00:17:00Z">
            <w:rPr/>
          </w:rPrChange>
        </w:rPr>
        <w:t xml:space="preserve"> — в с⁻¹; </w:t>
      </w:r>
      <m:oMath>
        <m:r>
          <w:rPr>
            <w:rFonts w:ascii="Cambria Math" w:hAnsi="Cambria Math"/>
          </w:rPr>
          <m:t>δ</m:t>
        </m:r>
      </m:oMath>
      <w:r w:rsidRPr="00674711">
        <w:rPr>
          <w:lang w:val="ru-RU"/>
          <w:rPrChange w:id="335" w:author="Nik K" w:date="2026-10-29T00:17:00Z">
            <w:rPr/>
          </w:rPrChange>
        </w:rPr>
        <w:t xml:space="preserve"> является безразмерной антропометрической поправкой. В сравнении авторов длина приближённо определялась как </w:t>
      </w:r>
      <m:oMath>
        <m:r>
          <w:rPr>
            <w:rFonts w:ascii="Cambria Math" w:hAnsi="Cambria Math"/>
            <w:lang w:val="ru-RU"/>
            <w:rPrChange w:id="336" w:author="Nik K" w:date="2026-10-29T00:17:00Z">
              <w:rPr>
                <w:rFonts w:ascii="Cambria Math" w:hAnsi="Cambria Math"/>
              </w:rPr>
            </w:rPrChange>
          </w:rPr>
          <m:t>0</m:t>
        </m:r>
        <m:r>
          <m:rPr>
            <m:sty m:val="p"/>
          </m:rPr>
          <w:rPr>
            <w:rFonts w:ascii="Cambria Math" w:hAnsi="Cambria Math"/>
            <w:lang w:val="ru-RU"/>
            <w:rPrChange w:id="337" w:author="Nik K" w:date="2026-10-29T00:17:00Z">
              <w:rPr>
                <w:rFonts w:ascii="Cambria Math" w:hAnsi="Cambria Math"/>
              </w:rPr>
            </w:rPrChange>
          </w:rPr>
          <m:t>,</m:t>
        </m:r>
        <m:r>
          <w:rPr>
            <w:rFonts w:ascii="Cambria Math" w:hAnsi="Cambria Math"/>
            <w:lang w:val="ru-RU"/>
            <w:rPrChange w:id="338" w:author="Nik K" w:date="2026-10-29T00:17:00Z">
              <w:rPr>
                <w:rFonts w:ascii="Cambria Math" w:hAnsi="Cambria Math"/>
              </w:rPr>
            </w:rPrChange>
          </w:rPr>
          <m:t>17</m:t>
        </m:r>
        <m:r>
          <w:rPr>
            <w:rFonts w:ascii="Cambria Math" w:hAnsi="Cambria Math"/>
          </w:rPr>
          <m:t>H</m:t>
        </m:r>
      </m:oMath>
      <w:r w:rsidRPr="00674711">
        <w:rPr>
          <w:lang w:val="ru-RU"/>
          <w:rPrChange w:id="339" w:author="Nik K" w:date="2026-10-29T00:17:00Z">
            <w:rPr/>
          </w:rPrChange>
        </w:rPr>
        <w:t xml:space="preserve">, где </w:t>
      </w:r>
      <m:oMath>
        <m:r>
          <w:rPr>
            <w:rFonts w:ascii="Cambria Math" w:hAnsi="Cambria Math"/>
          </w:rPr>
          <m:t>H</m:t>
        </m:r>
      </m:oMath>
      <w:r w:rsidRPr="00674711">
        <w:rPr>
          <w:lang w:val="ru-RU"/>
          <w:rPrChange w:id="340" w:author="Nik K" w:date="2026-10-29T00:17:00Z">
            <w:rPr/>
          </w:rPrChange>
        </w:rPr>
        <w:t xml:space="preserve"> — рост в сантиметрах. Это конкретная реализация сравнения, а не установленная длина токового пути любого человека. Кубическая зависимость усиливает влияние выбранной геометрической оценки; сама поправка не добавляет пространственной информации к одному исходному сигналу.</w:t>
      </w:r>
    </w:p>
    <w:p w14:paraId="3FE843DB" w14:textId="5BF9690E" w:rsidR="003416EE" w:rsidRDefault="006041B4">
      <w:pPr>
        <w:pStyle w:val="af"/>
      </w:pPr>
      <w:proofErr w:type="spellStart"/>
      <w:r>
        <w:t>Bernstein</w:t>
      </w:r>
      <w:proofErr w:type="spellEnd"/>
      <w:r>
        <w:t xml:space="preserve"> и </w:t>
      </w:r>
      <w:proofErr w:type="spellStart"/>
      <w:r>
        <w:t>Lemmens</w:t>
      </w:r>
      <w:proofErr w:type="spellEnd"/>
      <w:r>
        <w:t xml:space="preserve"> предложили также уравнение N с преобразованием нормированной производной и эффективным объёмом проводника, связанным с массой тела. Авторы связывают сигнал с движением крови и изменением её электрических свойств; такая трактовка отличается от исключительно объёмной. В сравнении у 106 послеоперационных кардиохирургических пациентов МОК составил 6,06 ± 1,48 л/мин по N и 5,97 ± 1,41 л/мин по </w:t>
      </w:r>
      <w:proofErr w:type="spellStart"/>
      <w:r>
        <w:t>термодилюции</w:t>
      </w:r>
      <w:proofErr w:type="spellEnd"/>
      <w:r>
        <w:t xml:space="preserve">; формулы K, S и SB дали соответственно 3,70 ± 1,53; 4,16 ± 1,83 и 4,37 ± 1,82 л/мин. Приведены средние и стандартные отклонения. Для N пределы согласия составляли −32…+30% от среднего двух оценок </w:t>
      </w:r>
      <w:hyperlink r:id="rId9">
        <w:r>
          <w:t>[4, с. 443, 448, табл. 2]</w:t>
        </w:r>
      </w:hyperlink>
      <w:r>
        <w:t>.</w:t>
      </w:r>
    </w:p>
    <w:p w14:paraId="4C7FFA15" w14:textId="2E4FE898" w:rsidR="003416EE" w:rsidRDefault="006041B4">
      <w:pPr>
        <w:pStyle w:val="af"/>
      </w:pPr>
      <w:r>
        <w:t xml:space="preserve">Это положительное сравнительное свидетельство имеет существенное условие: время изгнания определяли по инвазивной лучевой артериальной кривой давления. Коэффициенты N были заданы до сбора данных, а сравнение проводилось по одной паре усреднённых оценок на пациента. Следовательно, работа подтверждает результат конкретного сочетания входов и не проверяет полностью электрическое определение всех величин. </w:t>
      </w:r>
      <w:r>
        <w:lastRenderedPageBreak/>
        <w:t xml:space="preserve">Сопоставление также показывает, что близость среднего CO к референсу не разрешает спор о механизме формирования </w:t>
      </w:r>
      <m:oMath>
        <m:r>
          <w:rPr>
            <w:rFonts w:ascii="Cambria Math" w:hAnsi="Cambria Math"/>
          </w:rPr>
          <m:t>dZ</m:t>
        </m:r>
        <m:r>
          <m:rPr>
            <m:sty m:val="p"/>
          </m:rPr>
          <w:rPr>
            <w:rFonts w:ascii="Cambria Math" w:hAnsi="Cambria Math"/>
          </w:rPr>
          <m:t>/</m:t>
        </m:r>
        <m:r>
          <w:rPr>
            <w:rFonts w:ascii="Cambria Math" w:hAnsi="Cambria Math"/>
          </w:rPr>
          <m:t>dt</m:t>
        </m:r>
      </m:oMath>
      <w:r>
        <w:t>. Для собственной ТТРКГ необходимо и</w:t>
      </w:r>
      <w:ins w:id="341" w:author="Nik K" w:date="2026-10-29T01:04:00Z">
        <w:r w:rsidR="00813930">
          <w:t xml:space="preserve">меть полное </w:t>
        </w:r>
      </w:ins>
      <w:ins w:id="342" w:author="Nik K" w:date="2026-10-29T01:05:00Z">
        <w:r w:rsidR="00813930">
          <w:t>представление об анатомических особенностях добровольца</w:t>
        </w:r>
      </w:ins>
      <w:del w:id="343" w:author="Nik K" w:date="2026-10-29T01:04:00Z">
        <w:r w:rsidDel="00813930">
          <w:delText>сследовать</w:delText>
        </w:r>
      </w:del>
      <w:del w:id="344" w:author="Nik K" w:date="2026-10-29T01:05:00Z">
        <w:r w:rsidDel="00813930">
          <w:delText xml:space="preserve"> её прямую физическую модель</w:delText>
        </w:r>
      </w:del>
      <w:del w:id="345" w:author="Nik K" w:date="2026-10-29T01:04:00Z">
        <w:r w:rsidDel="00813930">
          <w:delText>; перенос формулы Кубичека или её модификаций без проверки монтажа, частоты и входов не обоснован.</w:delText>
        </w:r>
      </w:del>
    </w:p>
    <w:p w14:paraId="64A9C314" w14:textId="77777777" w:rsidR="003416EE" w:rsidRDefault="006041B4">
      <w:pPr>
        <w:pStyle w:val="21"/>
      </w:pPr>
      <w:bookmarkStart w:id="346" w:name="_Toc244123039"/>
      <w:bookmarkStart w:id="347" w:name="X55cfb6b4bf35b68c1a45d6ccb34dea870b44861"/>
      <w:bookmarkEnd w:id="260"/>
      <w:r>
        <w:t>1.4 Тканевые свойства, неоднородность грудной клетки и различимость вкладов</w:t>
      </w:r>
      <w:bookmarkEnd w:id="346"/>
    </w:p>
    <w:p w14:paraId="5FADD318" w14:textId="464451C9" w:rsidR="003416EE" w:rsidRPr="00674711" w:rsidRDefault="006041B4">
      <w:pPr>
        <w:pStyle w:val="FirstParagraph"/>
        <w:rPr>
          <w:lang w:val="ru-RU"/>
          <w:rPrChange w:id="348" w:author="Nik K" w:date="2026-10-29T00:17:00Z">
            <w:rPr/>
          </w:rPrChange>
        </w:rPr>
      </w:pPr>
      <w:r w:rsidRPr="00674711">
        <w:rPr>
          <w:lang w:val="ru-RU"/>
          <w:rPrChange w:id="349" w:author="Nik K" w:date="2026-10-29T00:17:00Z">
            <w:rPr/>
          </w:rPrChange>
        </w:rPr>
        <w:t>Разделение геометрии и электрических свойств является необходимым условием</w:t>
      </w:r>
      <w:ins w:id="350" w:author="Nik K" w:date="2026-10-29T01:05:00Z">
        <w:r w:rsidR="00813930">
          <w:rPr>
            <w:lang w:val="ru-RU"/>
          </w:rPr>
          <w:t xml:space="preserve"> верной</w:t>
        </w:r>
      </w:ins>
      <w:r w:rsidRPr="00674711">
        <w:rPr>
          <w:lang w:val="ru-RU"/>
          <w:rPrChange w:id="351" w:author="Nik K" w:date="2026-10-29T00:17:00Z">
            <w:rPr/>
          </w:rPrChange>
        </w:rPr>
        <w:t xml:space="preserve"> интерпретации</w:t>
      </w:r>
      <w:ins w:id="352" w:author="Nik K" w:date="2026-10-29T01:05:00Z">
        <w:r w:rsidR="00813930">
          <w:rPr>
            <w:lang w:val="ru-RU"/>
          </w:rPr>
          <w:t xml:space="preserve"> получаемых сигналов</w:t>
        </w:r>
      </w:ins>
      <w:r w:rsidRPr="00674711">
        <w:rPr>
          <w:lang w:val="ru-RU"/>
          <w:rPrChange w:id="353" w:author="Nik K" w:date="2026-10-29T00:17:00Z">
            <w:rPr/>
          </w:rPrChange>
        </w:rPr>
        <w:t xml:space="preserve">. Эффективное удельное сопротивление целого сердца в однородной эквивалентной модели отражает совместный вклад крови и миокарда; оно не равно по определению удельному сопротивлению одного из этих материалов. Аналогично единый компартмент мягких тканей не тождествен ни чистой мышце, ни жиру. Такая замена является модельным допущением, которое должно проверяться по электрическому отклику и </w:t>
      </w:r>
      <w:del w:id="354" w:author="Nik K" w:date="2026-10-29T01:06:00Z">
        <w:r w:rsidRPr="00674711" w:rsidDel="00813930">
          <w:rPr>
            <w:lang w:val="ru-RU"/>
            <w:rPrChange w:id="355" w:author="Nik K" w:date="2026-10-29T00:17:00Z">
              <w:rPr/>
            </w:rPrChange>
          </w:rPr>
          <w:delText>геометрии одн</w:delText>
        </w:r>
      </w:del>
      <w:ins w:id="356" w:author="Nik K" w:date="2026-10-29T01:06:00Z">
        <w:r w:rsidR="00813930">
          <w:rPr>
            <w:lang w:val="ru-RU"/>
          </w:rPr>
          <w:t xml:space="preserve">результатам </w:t>
        </w:r>
        <w:proofErr w:type="spellStart"/>
        <w:r w:rsidR="00813930">
          <w:rPr>
            <w:lang w:val="ru-RU"/>
          </w:rPr>
          <w:t>конечноэлементного</w:t>
        </w:r>
        <w:proofErr w:type="spellEnd"/>
        <w:r w:rsidR="00813930">
          <w:rPr>
            <w:lang w:val="ru-RU"/>
          </w:rPr>
          <w:t xml:space="preserve"> моделирования</w:t>
        </w:r>
      </w:ins>
      <w:del w:id="357" w:author="Nik K" w:date="2026-10-29T01:06:00Z">
        <w:r w:rsidRPr="00674711" w:rsidDel="00813930">
          <w:rPr>
            <w:lang w:val="ru-RU"/>
            <w:rPrChange w:id="358" w:author="Nik K" w:date="2026-10-29T00:17:00Z">
              <w:rPr/>
            </w:rPrChange>
          </w:rPr>
          <w:delText>овременно</w:delText>
        </w:r>
      </w:del>
      <w:r w:rsidRPr="00674711">
        <w:rPr>
          <w:lang w:val="ru-RU"/>
          <w:rPrChange w:id="359" w:author="Nik K" w:date="2026-10-29T00:17:00Z">
            <w:rPr/>
          </w:rPrChange>
        </w:rPr>
        <w:t>.</w:t>
      </w:r>
    </w:p>
    <w:p w14:paraId="2A883116" w14:textId="21EC4C9F" w:rsidR="003416EE" w:rsidRDefault="006041B4">
      <w:pPr>
        <w:pStyle w:val="af"/>
      </w:pPr>
      <w:del w:id="360" w:author="Nik K" w:date="2026-10-29T01:06:00Z">
        <w:r w:rsidDel="00813930">
          <w:delText xml:space="preserve">Литературные свойства также имеют собственное происхождение. </w:delText>
        </w:r>
      </w:del>
      <w:proofErr w:type="spellStart"/>
      <w:r>
        <w:t>Gabriel</w:t>
      </w:r>
      <w:proofErr w:type="spellEnd"/>
      <w:r>
        <w:t xml:space="preserve">, </w:t>
      </w:r>
      <w:proofErr w:type="spellStart"/>
      <w:r>
        <w:t>Peyman</w:t>
      </w:r>
      <w:proofErr w:type="spellEnd"/>
      <w:r>
        <w:t xml:space="preserve"> и Grant совместили обзор низкочастотных данных с измерениями тканей свиньи </w:t>
      </w:r>
      <w:proofErr w:type="spellStart"/>
      <w:r>
        <w:t>in</w:t>
      </w:r>
      <w:proofErr w:type="spellEnd"/>
      <w:r>
        <w:t xml:space="preserve"> </w:t>
      </w:r>
      <w:proofErr w:type="spellStart"/>
      <w:r>
        <w:t>vivo</w:t>
      </w:r>
      <w:proofErr w:type="spellEnd"/>
      <w:r>
        <w:t xml:space="preserve"> и жидкостей </w:t>
      </w:r>
      <w:proofErr w:type="spellStart"/>
      <w:r>
        <w:t>in</w:t>
      </w:r>
      <w:proofErr w:type="spellEnd"/>
      <w:r>
        <w:t xml:space="preserve"> </w:t>
      </w:r>
      <w:proofErr w:type="spellStart"/>
      <w:r>
        <w:t>vitro</w:t>
      </w:r>
      <w:proofErr w:type="spellEnd"/>
      <w:r>
        <w:t xml:space="preserve">; исследование охватывает частоты ниже 1 МГц </w:t>
      </w:r>
      <w:hyperlink r:id="rId10">
        <w:r>
          <w:t>[2009, реферат первичной публикации]</w:t>
        </w:r>
      </w:hyperlink>
      <w:r>
        <w:t>. Поэтому</w:t>
      </w:r>
      <w:ins w:id="361" w:author="Nik K" w:date="2026-10-29T01:06:00Z">
        <w:r w:rsidR="00813930">
          <w:t>, к сожалению</w:t>
        </w:r>
      </w:ins>
      <w:ins w:id="362" w:author="Nik K" w:date="2026-10-29T01:07:00Z">
        <w:r w:rsidR="00813930">
          <w:t>, указанные литературные данные могут быть использованы только как ориентир физиологических значений</w:t>
        </w:r>
      </w:ins>
      <w:del w:id="363" w:author="Nik K" w:date="2026-10-29T01:07:00Z">
        <w:r w:rsidDel="00362566">
          <w:delText xml:space="preserve"> литературная таблица не является индивидуальным измерением</w:delText>
        </w:r>
      </w:del>
      <w:r>
        <w:t xml:space="preserve"> проводимости</w:t>
      </w:r>
      <w:ins w:id="364" w:author="Nik K" w:date="2026-10-29T01:07:00Z">
        <w:r w:rsidR="00362566">
          <w:t xml:space="preserve"> тканей</w:t>
        </w:r>
      </w:ins>
      <w:r>
        <w:t xml:space="preserve"> человека. </w:t>
      </w:r>
      <w:del w:id="365" w:author="Nik K" w:date="2026-10-29T01:07:00Z">
        <w:r w:rsidDel="00362566">
          <w:delText>Для её переноса нужны сведения о материале, частоте и условиях получения данных; диапазон по нескольким исследованиям нельзя представлять как пульсовое изменение одной ткани.</w:delText>
        </w:r>
      </w:del>
    </w:p>
    <w:p w14:paraId="45CFEC03" w14:textId="77777777" w:rsidR="003416EE" w:rsidRDefault="006041B4">
      <w:pPr>
        <w:pStyle w:val="af"/>
        <w:keepNext/>
      </w:pPr>
      <w:r>
        <w:lastRenderedPageBreak/>
        <w:t>В действительной скалярной модели связь проводимости и удельного сопротивления задаётся точно:</w:t>
      </w:r>
    </w:p>
    <w:p w14:paraId="549E12D2" w14:textId="77777777" w:rsidR="003416EE" w:rsidRDefault="006041B4">
      <w:pPr>
        <w:pStyle w:val="af"/>
        <w:spacing w:before="120" w:after="120" w:line="264" w:lineRule="auto"/>
        <w:ind w:firstLine="0"/>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den>
          </m:f>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ρ</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σ</m:t>
              </m:r>
            </m:num>
            <m:den>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+Δ</m:t>
              </m:r>
              <m:r>
                <w:rPr>
                  <w:rFonts w:ascii="Cambria Math" w:hAnsi="Cambria Math"/>
                </w:rPr>
                <m:t>σ</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σ</m:t>
              </m:r>
            </m:num>
            <m:den>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den>
          </m:f>
          <m:r>
            <m:rPr>
              <m:sty m:val="p"/>
            </m:rPr>
            <w:rPr>
              <w:rFonts w:ascii="Cambria Math" w:hAnsi="Cambria Math"/>
            </w:rPr>
            <m:t>.</m:t>
          </m:r>
          <m:r>
            <w:rPr>
              <w:rFonts w:ascii="Cambria Math" w:hAnsi="Cambria Math"/>
            </w:rPr>
            <m:t>  </m:t>
          </m:r>
          <m:r>
            <m:rPr>
              <m:nor/>
            </m:rPr>
            <m:t>(1.6)</m:t>
          </m:r>
        </m:oMath>
      </m:oMathPara>
    </w:p>
    <w:p w14:paraId="4F44D310" w14:textId="77777777" w:rsidR="003416EE" w:rsidRPr="00674711" w:rsidRDefault="006041B4">
      <w:pPr>
        <w:pStyle w:val="FirstParagraph"/>
        <w:rPr>
          <w:lang w:val="ru-RU"/>
          <w:rPrChange w:id="366" w:author="Nik K" w:date="2026-10-29T00:17:00Z">
            <w:rPr/>
          </w:rPrChange>
        </w:rPr>
      </w:pPr>
      <w:r w:rsidRPr="00674711">
        <w:rPr>
          <w:lang w:val="ru-RU"/>
          <w:rPrChange w:id="367" w:author="Nik K" w:date="2026-10-29T00:17:00Z">
            <w:rPr/>
          </w:rPrChange>
        </w:rPr>
        <w:t xml:space="preserve">Проводимость </w:t>
      </w:r>
      <m:oMath>
        <m:r>
          <w:rPr>
            <w:rFonts w:ascii="Cambria Math" w:hAnsi="Cambria Math"/>
          </w:rPr>
          <m:t>σ</m:t>
        </m:r>
      </m:oMath>
      <w:r w:rsidRPr="00674711">
        <w:rPr>
          <w:lang w:val="ru-RU"/>
          <w:rPrChange w:id="368" w:author="Nik K" w:date="2026-10-29T00:17:00Z">
            <w:rPr/>
          </w:rPrChange>
        </w:rPr>
        <w:t xml:space="preserve"> измеряется в См/м, удельное сопротивление </w:t>
      </w:r>
      <m:oMath>
        <m:r>
          <w:rPr>
            <w:rFonts w:ascii="Cambria Math" w:hAnsi="Cambria Math"/>
          </w:rPr>
          <m:t>ρ</m:t>
        </m:r>
      </m:oMath>
      <w:r w:rsidRPr="00674711">
        <w:rPr>
          <w:lang w:val="ru-RU"/>
          <w:rPrChange w:id="369" w:author="Nik K" w:date="2026-10-29T00:17:00Z">
            <w:rPr/>
          </w:rPrChange>
        </w:rPr>
        <w:t xml:space="preserve"> — в Ом·м; </w:t>
      </w:r>
      <m:oMath>
        <m:sSub>
          <m:sSubPr>
            <m:ctrlPr>
              <w:rPr>
                <w:rFonts w:ascii="Cambria Math" w:hAnsi="Cambria Math"/>
              </w:rPr>
            </m:ctrlPr>
          </m:sSubPr>
          <m:e>
            <m:r>
              <w:rPr>
                <w:rFonts w:ascii="Cambria Math" w:hAnsi="Cambria Math"/>
              </w:rPr>
              <m:t>σ</m:t>
            </m:r>
          </m:e>
          <m:sub>
            <m:r>
              <w:rPr>
                <w:rFonts w:ascii="Cambria Math" w:hAnsi="Cambria Math"/>
                <w:lang w:val="ru-RU"/>
                <w:rPrChange w:id="370" w:author="Nik K" w:date="2026-10-29T00:17:00Z">
                  <w:rPr>
                    <w:rFonts w:ascii="Cambria Math" w:hAnsi="Cambria Math"/>
                  </w:rPr>
                </w:rPrChange>
              </w:rPr>
              <m:t>0</m:t>
            </m:r>
          </m:sub>
        </m:sSub>
      </m:oMath>
      <w:r w:rsidRPr="00674711">
        <w:rPr>
          <w:lang w:val="ru-RU"/>
          <w:rPrChange w:id="371" w:author="Nik K" w:date="2026-10-29T00:17:00Z">
            <w:rPr/>
          </w:rPrChange>
        </w:rPr>
        <w:t xml:space="preserve"> — положительное базовое значение. Приближение применимо при </w:t>
      </w:r>
      <m:oMath>
        <m:r>
          <m:rPr>
            <m:sty m:val="p"/>
          </m:rPr>
          <w:rPr>
            <w:rFonts w:ascii="Cambria Math" w:hAnsi="Cambria Math"/>
            <w:lang w:val="ru-RU"/>
            <w:rPrChange w:id="372" w:author="Nik K" w:date="2026-10-29T00:17:00Z">
              <w:rPr>
                <w:rFonts w:ascii="Cambria Math" w:hAnsi="Cambria Math"/>
              </w:rPr>
            </w:rPrChange>
          </w:rPr>
          <m:t>|</m:t>
        </m:r>
        <m:r>
          <m:rPr>
            <m:sty m:val="p"/>
          </m:rPr>
          <w:rPr>
            <w:rFonts w:ascii="Cambria Math" w:hAnsi="Cambria Math"/>
          </w:rPr>
          <m:t>Δ</m:t>
        </m:r>
        <m:r>
          <w:rPr>
            <w:rFonts w:ascii="Cambria Math" w:hAnsi="Cambria Math"/>
          </w:rPr>
          <m:t>σ</m:t>
        </m:r>
        <m:r>
          <m:rPr>
            <m:sty m:val="p"/>
          </m:rPr>
          <w:rPr>
            <w:rFonts w:ascii="Cambria Math" w:hAnsi="Cambria Math"/>
            <w:lang w:val="ru-RU"/>
            <w:rPrChange w:id="373" w:author="Nik K" w:date="2026-10-29T00:17:00Z">
              <w:rPr>
                <w:rFonts w:ascii="Cambria Math" w:hAnsi="Cambria Math"/>
              </w:rPr>
            </w:rPrChange>
          </w:rPr>
          <m:t>|≪</m:t>
        </m:r>
        <m:sSub>
          <m:sSubPr>
            <m:ctrlPr>
              <w:rPr>
                <w:rFonts w:ascii="Cambria Math" w:hAnsi="Cambria Math"/>
              </w:rPr>
            </m:ctrlPr>
          </m:sSubPr>
          <m:e>
            <m:r>
              <w:rPr>
                <w:rFonts w:ascii="Cambria Math" w:hAnsi="Cambria Math"/>
              </w:rPr>
              <m:t>σ</m:t>
            </m:r>
          </m:e>
          <m:sub>
            <m:r>
              <w:rPr>
                <w:rFonts w:ascii="Cambria Math" w:hAnsi="Cambria Math"/>
                <w:lang w:val="ru-RU"/>
                <w:rPrChange w:id="374" w:author="Nik K" w:date="2026-10-29T00:17:00Z">
                  <w:rPr>
                    <w:rFonts w:ascii="Cambria Math" w:hAnsi="Cambria Math"/>
                  </w:rPr>
                </w:rPrChange>
              </w:rPr>
              <m:t>0</m:t>
            </m:r>
          </m:sub>
        </m:sSub>
      </m:oMath>
      <w:r w:rsidRPr="00674711">
        <w:rPr>
          <w:lang w:val="ru-RU"/>
          <w:rPrChange w:id="375" w:author="Nik K" w:date="2026-10-29T00:17:00Z">
            <w:rPr/>
          </w:rPrChange>
        </w:rPr>
        <w:t xml:space="preserve">. Один </w:t>
      </w:r>
      <w:proofErr w:type="spellStart"/>
      <w:r w:rsidRPr="00674711">
        <w:rPr>
          <w:lang w:val="ru-RU"/>
          <w:rPrChange w:id="376" w:author="Nik K" w:date="2026-10-29T00:17:00Z">
            <w:rPr/>
          </w:rPrChange>
        </w:rPr>
        <w:t>Ом·м</w:t>
      </w:r>
      <w:proofErr w:type="spellEnd"/>
      <w:r w:rsidRPr="00674711">
        <w:rPr>
          <w:lang w:val="ru-RU"/>
          <w:rPrChange w:id="377" w:author="Nik K" w:date="2026-10-29T00:17:00Z">
            <w:rPr/>
          </w:rPrChange>
        </w:rPr>
        <w:t xml:space="preserve"> равен 100 </w:t>
      </w:r>
      <w:proofErr w:type="spellStart"/>
      <w:r w:rsidRPr="00674711">
        <w:rPr>
          <w:lang w:val="ru-RU"/>
          <w:rPrChange w:id="378" w:author="Nik K" w:date="2026-10-29T00:17:00Z">
            <w:rPr/>
          </w:rPrChange>
        </w:rPr>
        <w:t>Ом·см</w:t>
      </w:r>
      <w:proofErr w:type="spellEnd"/>
      <w:r w:rsidRPr="00674711">
        <w:rPr>
          <w:lang w:val="ru-RU"/>
          <w:rPrChange w:id="379" w:author="Nik K" w:date="2026-10-29T00:17:00Z">
            <w:rPr/>
          </w:rPrChange>
        </w:rPr>
        <w:t xml:space="preserve">. Преобразование (1.6) является алгебраическим следствием определения и не переводит относительное изображение ЭИТ в абсолютную проводимость. Для комплексных свойств величина </w:t>
      </w:r>
      <m:oMath>
        <m:r>
          <w:rPr>
            <w:rFonts w:ascii="Cambria Math" w:hAnsi="Cambria Math"/>
            <w:lang w:val="ru-RU"/>
            <w:rPrChange w:id="380" w:author="Nik K" w:date="2026-10-29T00:17:00Z">
              <w:rPr>
                <w:rFonts w:ascii="Cambria Math" w:hAnsi="Cambria Math"/>
              </w:rPr>
            </w:rPrChange>
          </w:rPr>
          <m:t>1</m:t>
        </m:r>
        <m:r>
          <m:rPr>
            <m:sty m:val="p"/>
          </m:rPr>
          <w:rPr>
            <w:rFonts w:ascii="Cambria Math" w:hAnsi="Cambria Math"/>
            <w:lang w:val="ru-RU"/>
            <w:rPrChange w:id="381" w:author="Nik K" w:date="2026-10-29T00:17:00Z">
              <w:rPr>
                <w:rFonts w:ascii="Cambria Math" w:hAnsi="Cambria Math"/>
              </w:rPr>
            </w:rPrChange>
          </w:rPr>
          <m:t>/</m:t>
        </m:r>
        <m:r>
          <w:rPr>
            <w:rFonts w:ascii="Cambria Math" w:hAnsi="Cambria Math"/>
          </w:rPr>
          <m:t>σ</m:t>
        </m:r>
      </m:oMath>
      <w:r w:rsidRPr="00674711">
        <w:rPr>
          <w:lang w:val="ru-RU"/>
          <w:rPrChange w:id="382" w:author="Nik K" w:date="2026-10-29T00:17:00Z">
            <w:rPr/>
          </w:rPrChange>
        </w:rPr>
        <w:t xml:space="preserve"> также не является модулем комплексного удельного импеда</w:t>
      </w:r>
      <w:proofErr w:type="spellStart"/>
      <w:r w:rsidRPr="00674711">
        <w:rPr>
          <w:lang w:val="ru-RU"/>
          <w:rPrChange w:id="383" w:author="Nik K" w:date="2026-10-29T00:17:00Z">
            <w:rPr/>
          </w:rPrChange>
        </w:rPr>
        <w:t>нса</w:t>
      </w:r>
      <w:proofErr w:type="spellEnd"/>
      <w:r w:rsidRPr="00674711">
        <w:rPr>
          <w:lang w:val="ru-RU"/>
          <w:rPrChange w:id="384" w:author="Nik K" w:date="2026-10-29T00:17:00Z">
            <w:rPr/>
          </w:rPrChange>
        </w:rPr>
        <w:t>. Эти различия важны при передаче параметров между приборами и расчётными моделями.</w:t>
      </w:r>
    </w:p>
    <w:p w14:paraId="1E61DF50" w14:textId="3D688AC2" w:rsidR="003416EE" w:rsidRDefault="006041B4">
      <w:pPr>
        <w:pStyle w:val="af"/>
      </w:pPr>
      <w:r>
        <w:t xml:space="preserve">Принятую исследовательскую постановку удобно пояснить локальным разложением прямой модели. Пусть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m:rPr>
            <m:sty m:val="bi"/>
          </m:rP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m:rPr>
            <m:sty m:val="bi"/>
          </m:rPr>
          <w:rPr>
            <w:rFonts w:ascii="Cambria Math" w:hAnsi="Cambria Math"/>
          </w:rPr>
          <m:t>q</m:t>
        </m:r>
        <m:r>
          <m:rPr>
            <m:sty m:val="p"/>
          </m:rPr>
          <w:rPr>
            <w:rFonts w:ascii="Cambria Math" w:hAnsi="Cambria Math"/>
          </w:rPr>
          <m:t>)</m:t>
        </m:r>
      </m:oMath>
      <w:r>
        <w:t xml:space="preserve"> — расчётный импеданс отведения </w:t>
      </w:r>
      <m:oMath>
        <m:r>
          <w:rPr>
            <w:rFonts w:ascii="Cambria Math" w:hAnsi="Cambria Math"/>
          </w:rPr>
          <m:t>m</m:t>
        </m:r>
      </m:oMath>
      <w:r>
        <w:t xml:space="preserve">, </w:t>
      </w:r>
      <m:oMath>
        <m:r>
          <m:rPr>
            <m:sty m:val="bi"/>
          </m:rPr>
          <w:rPr>
            <w:rFonts w:ascii="Cambria Math" w:hAnsi="Cambria Math"/>
          </w:rPr>
          <m:t>ρ</m:t>
        </m:r>
      </m:oMath>
      <w:r>
        <w:t xml:space="preserve"> — свойства выбранных компартментов,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 объём эквивалентного сердца, а </w:t>
      </w:r>
      <m:oMath>
        <m:r>
          <m:rPr>
            <m:sty m:val="bi"/>
          </m:rPr>
          <w:rPr>
            <w:rFonts w:ascii="Cambria Math" w:hAnsi="Cambria Math"/>
          </w:rPr>
          <m:t>q</m:t>
        </m:r>
      </m:oMath>
      <w:r>
        <w:t xml:space="preserve"> — независимые от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параметры положения и формы. При малых возмущениях относительно фиксированн</w:t>
      </w:r>
      <w:del w:id="385" w:author="Nik K" w:date="2026-10-29T01:08:00Z">
        <w:r w:rsidDel="00362566">
          <w:delText>ой</w:delText>
        </w:r>
      </w:del>
      <w:ins w:id="386" w:author="Nik K" w:date="2026-10-29T01:08:00Z">
        <w:r w:rsidR="00362566">
          <w:t>ых</w:t>
        </w:r>
      </w:ins>
      <w:r>
        <w:t xml:space="preserve"> опор</w:t>
      </w:r>
      <w:ins w:id="387" w:author="Nik K" w:date="2026-10-29T01:08:00Z">
        <w:r w:rsidR="00362566">
          <w:t>ных значений</w:t>
        </w:r>
      </w:ins>
      <w:del w:id="388" w:author="Nik K" w:date="2026-10-29T01:08:00Z">
        <w:r w:rsidDel="00362566">
          <w:delText>ы</w:delText>
        </w:r>
      </w:del>
    </w:p>
    <w:p w14:paraId="2BC0B304"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en>
              </m:f>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den>
              </m:f>
            </m:e>
          </m:nary>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  </m:t>
          </m:r>
          <m:r>
            <m:rPr>
              <m:nor/>
            </m:rPr>
            <m:t>(1.7)</m:t>
          </m:r>
        </m:oMath>
      </m:oMathPara>
    </w:p>
    <w:p w14:paraId="1AA067B6" w14:textId="6B91D464" w:rsidR="003416EE" w:rsidRPr="00674711" w:rsidRDefault="006041B4">
      <w:pPr>
        <w:pStyle w:val="FirstParagraph"/>
        <w:rPr>
          <w:lang w:val="ru-RU"/>
          <w:rPrChange w:id="389" w:author="Nik K" w:date="2026-10-29T00:17:00Z">
            <w:rPr/>
          </w:rPrChange>
        </w:rPr>
      </w:pPr>
      <w:del w:id="390" w:author="Nik K" w:date="2026-10-29T01:08:00Z">
        <w:r w:rsidRPr="00674711" w:rsidDel="00362566">
          <w:rPr>
            <w:lang w:val="ru-RU"/>
            <w:rPrChange w:id="391" w:author="Nik K" w:date="2026-10-29T00:17:00Z">
              <w:rPr/>
            </w:rPrChange>
          </w:rPr>
          <w:delText xml:space="preserve">Это первый порядок разложения выбранной математической модели; формула не является полученным экспериментальным разделением вкладов. </w:delText>
        </w:r>
      </w:del>
      <w:r w:rsidRPr="00674711">
        <w:rPr>
          <w:lang w:val="ru-RU"/>
          <w:rPrChange w:id="392" w:author="Nik K" w:date="2026-10-29T00:17:00Z">
            <w:rPr/>
          </w:rPrChange>
        </w:rPr>
        <w:t xml:space="preserve">При </w:t>
      </w:r>
      <m:oMath>
        <m:sSub>
          <m:sSubPr>
            <m:ctrlPr>
              <w:rPr>
                <w:rFonts w:ascii="Cambria Math" w:hAnsi="Cambria Math"/>
              </w:rPr>
            </m:ctrlPr>
          </m:sSubPr>
          <m:e>
            <m:r>
              <w:rPr>
                <w:rFonts w:ascii="Cambria Math" w:hAnsi="Cambria Math"/>
              </w:rPr>
              <m:t>V</m:t>
            </m:r>
          </m:e>
          <m:sub>
            <m:r>
              <w:rPr>
                <w:rFonts w:ascii="Cambria Math" w:hAnsi="Cambria Math"/>
                <w:lang w:val="ru-RU"/>
                <w:rPrChange w:id="393" w:author="Nik K" w:date="2026-10-29T00:17:00Z">
                  <w:rPr>
                    <w:rFonts w:ascii="Cambria Math" w:hAnsi="Cambria Math"/>
                  </w:rPr>
                </w:rPrChange>
              </w:rPr>
              <m:t>h</m:t>
            </m:r>
          </m:sub>
        </m:sSub>
      </m:oMath>
      <w:r w:rsidRPr="00674711">
        <w:rPr>
          <w:lang w:val="ru-RU"/>
          <w:rPrChange w:id="394" w:author="Nik K" w:date="2026-10-29T00:17:00Z">
            <w:rPr/>
          </w:rPrChange>
        </w:rPr>
        <w:t xml:space="preserve"> в мл производная по объёму имеет единицу Ом/мл, при координате в мм производная по ней — Ом/мм, а по </w:t>
      </w:r>
      <m:oMath>
        <m:r>
          <w:rPr>
            <w:rFonts w:ascii="Cambria Math" w:hAnsi="Cambria Math"/>
          </w:rPr>
          <m:t>ρ</m:t>
        </m:r>
      </m:oMath>
      <w:r w:rsidRPr="00674711">
        <w:rPr>
          <w:lang w:val="ru-RU"/>
          <w:rPrChange w:id="395" w:author="Nik K" w:date="2026-10-29T00:17:00Z">
            <w:rPr/>
          </w:rPrChange>
        </w:rPr>
        <w:t xml:space="preserve"> в Ом·м — м⁻¹. </w:t>
      </w:r>
      <w:del w:id="396" w:author="Nik K" w:date="2026-10-29T01:09:00Z">
        <w:r w:rsidRPr="00674711" w:rsidDel="00362566">
          <w:rPr>
            <w:lang w:val="ru-RU"/>
            <w:rPrChange w:id="397" w:author="Nik K" w:date="2026-10-29T00:17:00Z">
              <w:rPr/>
            </w:rPrChange>
          </w:rPr>
          <w:delText>С</w:delText>
        </w:r>
      </w:del>
      <w:proofErr w:type="spellStart"/>
      <w:ins w:id="398" w:author="Nik K" w:date="2026-10-29T01:09:00Z">
        <w:r w:rsidR="00362566">
          <w:rPr>
            <w:lang w:val="ru-RU"/>
          </w:rPr>
          <w:t>Следвоательно</w:t>
        </w:r>
        <w:proofErr w:type="spellEnd"/>
        <w:r w:rsidR="00362566">
          <w:rPr>
            <w:lang w:val="ru-RU"/>
          </w:rPr>
          <w:t xml:space="preserve"> </w:t>
        </w:r>
      </w:ins>
      <w:proofErr w:type="spellStart"/>
      <w:r w:rsidRPr="00674711">
        <w:rPr>
          <w:lang w:val="ru-RU"/>
          <w:rPrChange w:id="399" w:author="Nik K" w:date="2026-10-29T00:17:00Z">
            <w:rPr/>
          </w:rPrChange>
        </w:rPr>
        <w:t>равнивать</w:t>
      </w:r>
      <w:proofErr w:type="spellEnd"/>
      <w:r w:rsidRPr="00674711">
        <w:rPr>
          <w:lang w:val="ru-RU"/>
          <w:rPrChange w:id="400" w:author="Nik K" w:date="2026-10-29T00:17:00Z">
            <w:rPr/>
          </w:rPrChange>
        </w:rPr>
        <w:t xml:space="preserve"> следует изменения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m</m:t>
            </m:r>
          </m:sub>
        </m:sSub>
      </m:oMath>
      <w:r w:rsidRPr="00674711">
        <w:rPr>
          <w:lang w:val="ru-RU"/>
          <w:rPrChange w:id="401" w:author="Nik K" w:date="2026-10-29T00:17:00Z">
            <w:rPr/>
          </w:rPrChange>
        </w:rPr>
        <w:t xml:space="preserve"> при явно заданных диапазонах параметров. Сопоставление значений производных, имеющих разные размерности, не </w:t>
      </w:r>
      <w:ins w:id="402" w:author="Nik K" w:date="2026-10-29T01:09:00Z">
        <w:r w:rsidR="00362566">
          <w:rPr>
            <w:lang w:val="ru-RU"/>
          </w:rPr>
          <w:t xml:space="preserve">позволяет </w:t>
        </w:r>
      </w:ins>
      <w:r w:rsidRPr="00674711">
        <w:rPr>
          <w:lang w:val="ru-RU"/>
          <w:rPrChange w:id="403" w:author="Nik K" w:date="2026-10-29T00:17:00Z">
            <w:rPr/>
          </w:rPrChange>
        </w:rPr>
        <w:t>определ</w:t>
      </w:r>
      <w:del w:id="404" w:author="Nik K" w:date="2026-10-29T01:09:00Z">
        <w:r w:rsidRPr="00674711" w:rsidDel="00362566">
          <w:rPr>
            <w:lang w:val="ru-RU"/>
            <w:rPrChange w:id="405" w:author="Nik K" w:date="2026-10-29T00:17:00Z">
              <w:rPr/>
            </w:rPrChange>
          </w:rPr>
          <w:delText>яет</w:delText>
        </w:r>
      </w:del>
      <w:ins w:id="406" w:author="Nik K" w:date="2026-10-29T01:09:00Z">
        <w:r w:rsidR="00362566">
          <w:rPr>
            <w:lang w:val="ru-RU"/>
          </w:rPr>
          <w:t>ить</w:t>
        </w:r>
      </w:ins>
      <w:r w:rsidRPr="00674711">
        <w:rPr>
          <w:lang w:val="ru-RU"/>
          <w:rPrChange w:id="407" w:author="Nik K" w:date="2026-10-29T00:17:00Z">
            <w:rPr/>
          </w:rPrChange>
        </w:rPr>
        <w:t xml:space="preserve"> преобладающий физиологический механизм.</w:t>
      </w:r>
    </w:p>
    <w:p w14:paraId="16B780FE" w14:textId="053509B1" w:rsidR="003416EE" w:rsidRDefault="006041B4">
      <w:pPr>
        <w:pStyle w:val="af"/>
      </w:pPr>
      <w:r>
        <w:lastRenderedPageBreak/>
        <w:t xml:space="preserve">Если разные столбцы чувствительности в (1.7) дают сходные изменения по всем доступным отведениям, параметры могут быть плохо различимы даже при высокой чувствительности каждого из них. Малая невязка обратной задачи тогда совместима с несколькими объяснениями </w:t>
      </w:r>
      <w:ins w:id="408" w:author="Nik K" w:date="2026-10-29T01:10:00Z">
        <w:r w:rsidR="00362566">
          <w:t xml:space="preserve">изменения </w:t>
        </w:r>
      </w:ins>
      <w:r>
        <w:t>сигнала. Добавление отведений полезно лишь в той мере, в какой оно уменьшает эту неоднозначность с учётом шума и ошибок модели. Контакты</w:t>
      </w:r>
      <w:ins w:id="409" w:author="Nik K" w:date="2026-10-29T01:10:00Z">
        <w:r w:rsidR="00362566">
          <w:t xml:space="preserve"> же</w:t>
        </w:r>
      </w:ins>
      <w:r>
        <w:t xml:space="preserve"> и положение электродов входят в условия прямой задачи; изменение этих условий нельзя обозначать как перемещение сердца.</w:t>
      </w:r>
    </w:p>
    <w:p w14:paraId="18DC5BE1" w14:textId="1589AB32" w:rsidR="003416EE" w:rsidRDefault="006041B4">
      <w:pPr>
        <w:pStyle w:val="af"/>
      </w:pPr>
      <w:r>
        <w:t>По принятому</w:t>
      </w:r>
      <w:ins w:id="410" w:author="Nik K" w:date="2026-10-29T01:10:00Z">
        <w:r w:rsidR="00362566">
          <w:t xml:space="preserve"> допущению текущей модели</w:t>
        </w:r>
      </w:ins>
      <w:del w:id="411" w:author="Nik K" w:date="2026-10-29T01:10:00Z">
        <w:r w:rsidDel="00362566">
          <w:delText xml:space="preserve"> решению автора</w:delText>
        </w:r>
      </w:del>
      <w:r>
        <w:t xml:space="preserve"> лёгкие в текущей методике остаются единым электрическим компартментом. </w:t>
      </w:r>
      <w:del w:id="412" w:author="Nik K" w:date="2026-10-29T01:11:00Z">
        <w:r w:rsidDel="00362566">
          <w:delText xml:space="preserve">Это сокращение числа неизвестных не обнуляет пульсовой вклад лёгких. </w:delText>
        </w:r>
      </w:del>
      <w:r>
        <w:t>Пульсовое кровенаполнение мягких тканей также сохраняется при задержке дыхания. Глубокий вдох с задержкой выбран как первое исследуемое состояние, соответствующее протоколу КТ, но уменьшение дыхательной вариабельности не означает изоляции</w:t>
      </w:r>
      <w:ins w:id="413" w:author="Nik K" w:date="2026-10-29T01:11:00Z">
        <w:r w:rsidR="00362566">
          <w:t xml:space="preserve"> влияния</w:t>
        </w:r>
      </w:ins>
      <w:r>
        <w:t xml:space="preserve"> </w:t>
      </w:r>
      <w:ins w:id="414" w:author="Nik K" w:date="2026-10-29T01:11:00Z">
        <w:r w:rsidR="00362566">
          <w:t xml:space="preserve">на сигнал изменения объёма сердца в течение </w:t>
        </w:r>
        <w:proofErr w:type="spellStart"/>
        <w:r w:rsidR="00362566">
          <w:t>кардиоцикла</w:t>
        </w:r>
      </w:ins>
      <w:proofErr w:type="spellEnd"/>
      <w:del w:id="415" w:author="Nik K" w:date="2026-10-29T01:11:00Z">
        <w:r w:rsidDel="00362566">
          <w:delText>сердечного объёмного сигнала</w:delText>
        </w:r>
      </w:del>
      <w:r>
        <w:t xml:space="preserve">. </w:t>
      </w:r>
      <w:del w:id="416" w:author="Nik K" w:date="2026-10-29T01:12:00Z">
        <w:r w:rsidDel="00362566">
          <w:delText>Нулевые тканевые изменения могут задаваться в отдельном вычислительном опыте для разделения факторов; они не становятся установленным свойством реальной записи.</w:delText>
        </w:r>
      </w:del>
    </w:p>
    <w:p w14:paraId="58BD84C7" w14:textId="2CBCAF45" w:rsidR="003416EE" w:rsidRDefault="006041B4">
      <w:pPr>
        <w:pStyle w:val="af"/>
      </w:pPr>
      <w:r>
        <w:t xml:space="preserve">Таким образом, литературные параметры обосновывают исследование диапазонов и альтернативных объяснений, а индивидуальная КТ задаёт исходную анатомию. Ни один из этих источников по отдельности не </w:t>
      </w:r>
      <w:ins w:id="417" w:author="Nik K" w:date="2026-10-29T01:12:00Z">
        <w:r w:rsidR="00362566">
          <w:t xml:space="preserve">позволяет </w:t>
        </w:r>
      </w:ins>
      <w:r>
        <w:t>устан</w:t>
      </w:r>
      <w:del w:id="418" w:author="Nik K" w:date="2026-10-29T01:12:00Z">
        <w:r w:rsidDel="00362566">
          <w:delText>авливает</w:delText>
        </w:r>
      </w:del>
      <w:ins w:id="419" w:author="Nik K" w:date="2026-10-29T01:12:00Z">
        <w:r w:rsidR="00362566">
          <w:t>овить</w:t>
        </w:r>
      </w:ins>
      <w:r>
        <w:t xml:space="preserve"> эффективное удельное сопротивление </w:t>
      </w:r>
      <w:ins w:id="420" w:author="Nik K" w:date="2026-10-29T01:12:00Z">
        <w:r w:rsidR="00362566">
          <w:t>упрощённой</w:t>
        </w:r>
      </w:ins>
      <w:del w:id="421" w:author="Nik K" w:date="2026-10-29T01:12:00Z">
        <w:r w:rsidDel="00362566">
          <w:delText>сокращённой</w:delText>
        </w:r>
      </w:del>
      <w:r>
        <w:t xml:space="preserve"> формы или точность тканевой поправки. Их совместная</w:t>
      </w:r>
      <w:ins w:id="422" w:author="Nik K" w:date="2026-10-29T01:12:00Z">
        <w:r w:rsidR="00362566">
          <w:t xml:space="preserve"> и зависимая</w:t>
        </w:r>
      </w:ins>
      <w:r>
        <w:t xml:space="preserve"> проверка составляет самостоятельную часть методики, раскрываемую в главах 7 и 8.</w:t>
      </w:r>
    </w:p>
    <w:p w14:paraId="799BAF6A" w14:textId="5D9CADA6" w:rsidR="003416EE" w:rsidRDefault="006041B4">
      <w:pPr>
        <w:pStyle w:val="21"/>
      </w:pPr>
      <w:bookmarkStart w:id="423" w:name="_Toc244123040"/>
      <w:bookmarkStart w:id="424" w:name="X445961daa73a3eead02f990bcc0db3c9ed63e32"/>
      <w:bookmarkEnd w:id="347"/>
      <w:r>
        <w:t xml:space="preserve">1.5 Геометрия </w:t>
      </w:r>
      <w:del w:id="425" w:author="Nik K" w:date="2026-10-29T01:13:00Z">
        <w:r w:rsidDel="00362566">
          <w:delText>целого</w:delText>
        </w:r>
      </w:del>
      <w:r>
        <w:t xml:space="preserve"> сердца, </w:t>
      </w:r>
      <w:del w:id="426" w:author="Nik K" w:date="2026-10-29T01:13:00Z">
        <w:r w:rsidDel="00362566">
          <w:delText xml:space="preserve">камерные </w:delText>
        </w:r>
      </w:del>
      <w:r>
        <w:t>объёмы и движение</w:t>
      </w:r>
      <w:bookmarkEnd w:id="423"/>
    </w:p>
    <w:p w14:paraId="64A56FA4" w14:textId="4E8556AB" w:rsidR="003416EE" w:rsidRPr="00674711" w:rsidRDefault="006041B4">
      <w:pPr>
        <w:pStyle w:val="FirstParagraph"/>
        <w:rPr>
          <w:lang w:val="ru-RU"/>
          <w:rPrChange w:id="427" w:author="Nik K" w:date="2026-10-29T00:17:00Z">
            <w:rPr/>
          </w:rPrChange>
        </w:rPr>
      </w:pPr>
      <w:r w:rsidRPr="00674711">
        <w:rPr>
          <w:lang w:val="ru-RU"/>
          <w:rPrChange w:id="428" w:author="Nik K" w:date="2026-10-29T00:17:00Z">
            <w:rPr/>
          </w:rPrChange>
        </w:rPr>
        <w:t xml:space="preserve">При </w:t>
      </w:r>
      <w:del w:id="429" w:author="Nik K" w:date="2026-10-29T01:13:00Z">
        <w:r w:rsidRPr="00674711" w:rsidDel="00362566">
          <w:rPr>
            <w:lang w:val="ru-RU"/>
            <w:rPrChange w:id="430" w:author="Nik K" w:date="2026-10-29T00:17:00Z">
              <w:rPr/>
            </w:rPrChange>
          </w:rPr>
          <w:delText xml:space="preserve">сокращённом </w:delText>
        </w:r>
      </w:del>
      <w:ins w:id="431" w:author="Nik K" w:date="2026-10-29T01:13:00Z">
        <w:r w:rsidR="00362566">
          <w:rPr>
            <w:lang w:val="ru-RU"/>
          </w:rPr>
          <w:t>упрощении</w:t>
        </w:r>
        <w:r w:rsidR="00362566" w:rsidRPr="00674711">
          <w:rPr>
            <w:lang w:val="ru-RU"/>
            <w:rPrChange w:id="432" w:author="Nik K" w:date="2026-10-29T00:17:00Z">
              <w:rPr/>
            </w:rPrChange>
          </w:rPr>
          <w:t xml:space="preserve"> </w:t>
        </w:r>
      </w:ins>
      <w:r w:rsidRPr="00674711">
        <w:rPr>
          <w:lang w:val="ru-RU"/>
          <w:rPrChange w:id="433" w:author="Nik K" w:date="2026-10-29T00:17:00Z">
            <w:rPr/>
          </w:rPrChange>
        </w:rPr>
        <w:t>описани</w:t>
      </w:r>
      <w:del w:id="434" w:author="Nik K" w:date="2026-10-29T01:13:00Z">
        <w:r w:rsidRPr="00674711" w:rsidDel="00362566">
          <w:rPr>
            <w:lang w:val="ru-RU"/>
            <w:rPrChange w:id="435" w:author="Nik K" w:date="2026-10-29T00:17:00Z">
              <w:rPr/>
            </w:rPrChange>
          </w:rPr>
          <w:delText>и</w:delText>
        </w:r>
      </w:del>
      <w:ins w:id="436" w:author="Nik K" w:date="2026-10-29T01:13:00Z">
        <w:r w:rsidR="00362566">
          <w:rPr>
            <w:lang w:val="ru-RU"/>
          </w:rPr>
          <w:t>я</w:t>
        </w:r>
      </w:ins>
      <w:r w:rsidRPr="00674711">
        <w:rPr>
          <w:lang w:val="ru-RU"/>
          <w:rPrChange w:id="437" w:author="Nik K" w:date="2026-10-29T00:17:00Z">
            <w:rPr/>
          </w:rPrChange>
        </w:rPr>
        <w:t xml:space="preserve"> сердца требуется сохранить именно те геометрические изменения, которые связаны с измеряемым </w:t>
      </w:r>
      <w:r w:rsidRPr="00674711">
        <w:rPr>
          <w:lang w:val="ru-RU"/>
          <w:rPrChange w:id="438" w:author="Nik K" w:date="2026-10-29T00:17:00Z">
            <w:rPr/>
          </w:rPrChange>
        </w:rPr>
        <w:lastRenderedPageBreak/>
        <w:t xml:space="preserve">электрическим откликом и целевым объёмным показателем. Близость </w:t>
      </w:r>
      <w:del w:id="439" w:author="Nik K" w:date="2026-10-29T01:13:00Z">
        <w:r w:rsidRPr="00674711" w:rsidDel="00362566">
          <w:rPr>
            <w:lang w:val="ru-RU"/>
            <w:rPrChange w:id="440" w:author="Nik K" w:date="2026-10-29T00:17:00Z">
              <w:rPr/>
            </w:rPrChange>
          </w:rPr>
          <w:delText xml:space="preserve">поверхности </w:delText>
        </w:r>
      </w:del>
      <w:r w:rsidRPr="00674711">
        <w:rPr>
          <w:lang w:val="ru-RU"/>
          <w:rPrChange w:id="441" w:author="Nik K" w:date="2026-10-29T00:17:00Z">
            <w:rPr/>
          </w:rPrChange>
        </w:rPr>
        <w:t>аппроксим</w:t>
      </w:r>
      <w:del w:id="442" w:author="Nik K" w:date="2026-10-29T01:13:00Z">
        <w:r w:rsidRPr="00674711" w:rsidDel="00362566">
          <w:rPr>
            <w:lang w:val="ru-RU"/>
            <w:rPrChange w:id="443" w:author="Nik K" w:date="2026-10-29T00:17:00Z">
              <w:rPr/>
            </w:rPrChange>
          </w:rPr>
          <w:delText>ации</w:delText>
        </w:r>
      </w:del>
      <w:ins w:id="444" w:author="Nik K" w:date="2026-10-29T01:13:00Z">
        <w:r w:rsidR="00362566">
          <w:rPr>
            <w:lang w:val="ru-RU"/>
          </w:rPr>
          <w:t xml:space="preserve">ирующей </w:t>
        </w:r>
        <w:r w:rsidR="00362566" w:rsidRPr="00A731CD">
          <w:rPr>
            <w:lang w:val="ru-RU"/>
          </w:rPr>
          <w:t>поверхности</w:t>
        </w:r>
      </w:ins>
      <w:r w:rsidRPr="00674711">
        <w:rPr>
          <w:lang w:val="ru-RU"/>
          <w:rPrChange w:id="445" w:author="Nik K" w:date="2026-10-29T00:17:00Z">
            <w:rPr/>
          </w:rPrChange>
        </w:rPr>
        <w:t xml:space="preserve"> к </w:t>
      </w:r>
      <w:proofErr w:type="spellStart"/>
      <w:ins w:id="446" w:author="Nik K" w:date="2026-10-29T01:13:00Z">
        <w:r w:rsidR="00362566">
          <w:rPr>
            <w:lang w:val="ru-RU"/>
          </w:rPr>
          <w:t>результатм</w:t>
        </w:r>
        <w:proofErr w:type="spellEnd"/>
        <w:r w:rsidR="00362566">
          <w:rPr>
            <w:lang w:val="ru-RU"/>
          </w:rPr>
          <w:t xml:space="preserve"> </w:t>
        </w:r>
      </w:ins>
      <w:r w:rsidRPr="00674711">
        <w:rPr>
          <w:lang w:val="ru-RU"/>
          <w:rPrChange w:id="447" w:author="Nik K" w:date="2026-10-29T00:17:00Z">
            <w:rPr/>
          </w:rPrChange>
        </w:rPr>
        <w:t>сегментации</w:t>
      </w:r>
      <w:ins w:id="448" w:author="Nik K" w:date="2026-10-29T01:14:00Z">
        <w:r w:rsidR="00362566">
          <w:rPr>
            <w:lang w:val="ru-RU"/>
          </w:rPr>
          <w:t xml:space="preserve"> КТ</w:t>
        </w:r>
      </w:ins>
      <w:r w:rsidRPr="00674711">
        <w:rPr>
          <w:lang w:val="ru-RU"/>
          <w:rPrChange w:id="449" w:author="Nik K" w:date="2026-10-29T00:17:00Z">
            <w:rPr/>
          </w:rPrChange>
        </w:rPr>
        <w:t xml:space="preserve"> ещё не означает</w:t>
      </w:r>
      <w:ins w:id="450" w:author="Nik K" w:date="2026-10-29T01:14:00Z">
        <w:r w:rsidR="00362566">
          <w:rPr>
            <w:lang w:val="ru-RU"/>
          </w:rPr>
          <w:t xml:space="preserve"> полной</w:t>
        </w:r>
      </w:ins>
      <w:r w:rsidRPr="00674711">
        <w:rPr>
          <w:lang w:val="ru-RU"/>
          <w:rPrChange w:id="451" w:author="Nik K" w:date="2026-10-29T00:17:00Z">
            <w:rPr/>
          </w:rPrChange>
        </w:rPr>
        <w:t xml:space="preserve"> эквивалентности электрического поля. Обратное также возможно в выбранной модели: совпадение одного передаточного импеданса не определяет единственную форму. Поэтому геометрическое качество, сохранение объёма и электрическое согласие образуют разные критерии сравнения.</w:t>
      </w:r>
    </w:p>
    <w:p w14:paraId="39B8C36A" w14:textId="0C50B198" w:rsidR="003416EE" w:rsidRDefault="006041B4">
      <w:pPr>
        <w:pStyle w:val="af"/>
      </w:pPr>
      <w:r>
        <w:t xml:space="preserve">Работы </w:t>
      </w:r>
      <w:proofErr w:type="spellStart"/>
      <w:r>
        <w:t>Carlsson</w:t>
      </w:r>
      <w:proofErr w:type="spellEnd"/>
      <w:r>
        <w:t xml:space="preserve"> и </w:t>
      </w:r>
      <w:proofErr w:type="spellStart"/>
      <w:r>
        <w:t>соавт</w:t>
      </w:r>
      <w:proofErr w:type="spellEnd"/>
      <w:r>
        <w:t xml:space="preserve">. с магнитно-резонансной томографией (МРТ) показывают физиологическую причину, по которой </w:t>
      </w:r>
      <w:ins w:id="452" w:author="Nik K" w:date="2026-10-29T01:14:00Z">
        <w:r w:rsidR="00362566">
          <w:t>изменение суммарного</w:t>
        </w:r>
      </w:ins>
      <w:del w:id="453" w:author="Nik K" w:date="2026-10-29T01:14:00Z">
        <w:r w:rsidDel="00362566">
          <w:delText>внешний</w:delText>
        </w:r>
      </w:del>
      <w:r>
        <w:t xml:space="preserve"> объём</w:t>
      </w:r>
      <w:ins w:id="454" w:author="Nik K" w:date="2026-10-29T01:14:00Z">
        <w:r w:rsidR="00362566">
          <w:t>а</w:t>
        </w:r>
      </w:ins>
      <w:r>
        <w:t xml:space="preserve"> сердца нельзя автоматически отождествлять с УО. В исследовании здоровых добровольцев, спортсменов и пациентов с </w:t>
      </w:r>
      <w:proofErr w:type="spellStart"/>
      <w:r>
        <w:t>дилатационной</w:t>
      </w:r>
      <w:proofErr w:type="spellEnd"/>
      <w:r>
        <w:t xml:space="preserve"> кардиомиопатией, по 12 человек в каждой группе, продольный вклад оценивали по движению атриовентрикулярной плоскости совместно с площадью сечения </w:t>
      </w:r>
      <w:hyperlink r:id="rId11">
        <w:r>
          <w:t>[6]</w:t>
        </w:r>
      </w:hyperlink>
      <w:r>
        <w:t xml:space="preserve">. </w:t>
      </w:r>
      <w:del w:id="455" w:author="Nik K" w:date="2026-10-29T01:15:00Z">
        <w:r w:rsidDel="00362566">
          <w:delText>Одна линейная амплитуда движения не задаёт выброшенный объём без геометрического множителя.</w:delText>
        </w:r>
      </w:del>
    </w:p>
    <w:p w14:paraId="002D9560" w14:textId="67CAC13B" w:rsidR="003416EE" w:rsidRDefault="006041B4">
      <w:pPr>
        <w:pStyle w:val="af"/>
      </w:pPr>
      <w:del w:id="456" w:author="Nik K" w:date="2026-10-29T01:15:00Z">
        <w:r w:rsidDel="00362566">
          <w:delText xml:space="preserve">В другой работе у 11 добровольцев авторы сопоставили кинематографическую МРТ и потоки во всех входящих и выходящих сосудах. </w:delText>
        </w:r>
      </w:del>
      <w:r>
        <w:t xml:space="preserve">Продольное перемещение атриовентрикулярной плоскости обеспечивало около 80% УО правого и около 60% УО левого желудочка; изменение общего объёма сердца было преимущественно связано с радиальной функцией </w:t>
      </w:r>
      <w:hyperlink r:id="rId12">
        <w:r>
          <w:t>[</w:t>
        </w:r>
        <w:proofErr w:type="spellStart"/>
        <w:r>
          <w:t>Carlsson</w:t>
        </w:r>
        <w:proofErr w:type="spellEnd"/>
        <w:r>
          <w:t xml:space="preserve"> и </w:t>
        </w:r>
        <w:proofErr w:type="spellStart"/>
        <w:r>
          <w:t>соавт</w:t>
        </w:r>
        <w:proofErr w:type="spellEnd"/>
        <w:r>
          <w:t xml:space="preserve">., 2007b, </w:t>
        </w:r>
        <w:proofErr w:type="spellStart"/>
        <w:r>
          <w:t>Abstract</w:t>
        </w:r>
        <w:proofErr w:type="spellEnd"/>
        <w:r>
          <w:t>; разделы о продольной и радиальной функции]</w:t>
        </w:r>
      </w:hyperlink>
      <w:r>
        <w:t xml:space="preserve">. Это наблюдение объясняет возможность значительного </w:t>
      </w:r>
      <w:del w:id="457" w:author="Nik K" w:date="2026-10-29T01:15:00Z">
        <w:r w:rsidDel="00362566">
          <w:delText>камерного выброса</w:delText>
        </w:r>
      </w:del>
      <w:ins w:id="458" w:author="Nik K" w:date="2026-10-29T01:15:00Z">
        <w:r w:rsidR="00362566">
          <w:t>изменения объёма ж</w:t>
        </w:r>
      </w:ins>
      <w:ins w:id="459" w:author="Nik K" w:date="2026-10-29T01:16:00Z">
        <w:r w:rsidR="00362566">
          <w:t>елудочков</w:t>
        </w:r>
      </w:ins>
      <w:r>
        <w:t xml:space="preserve"> при меньшем изменении </w:t>
      </w:r>
      <w:ins w:id="460" w:author="Nik K" w:date="2026-10-29T01:16:00Z">
        <w:r w:rsidR="00362566">
          <w:t>суммарного</w:t>
        </w:r>
      </w:ins>
      <w:del w:id="461" w:author="Nik K" w:date="2026-10-29T01:16:00Z">
        <w:r w:rsidDel="00362566">
          <w:delText>внешнего</w:delText>
        </w:r>
      </w:del>
      <w:r>
        <w:t xml:space="preserve"> объёма</w:t>
      </w:r>
      <w:ins w:id="462" w:author="Nik K" w:date="2026-10-29T01:16:00Z">
        <w:r w:rsidR="00362566">
          <w:t xml:space="preserve"> сердца</w:t>
        </w:r>
      </w:ins>
      <w:r>
        <w:t xml:space="preserve">: часть динамики представляет перераспределение пространства между камерами. </w:t>
      </w:r>
      <w:del w:id="463" w:author="Nik K" w:date="2026-10-29T01:16:00Z">
        <w:r w:rsidDel="00362566">
          <w:delText>Указанные групповые доли не являются коэффициентами пересчёта для отдельного участника проекта.</w:delText>
        </w:r>
      </w:del>
    </w:p>
    <w:p w14:paraId="6FC82B82" w14:textId="65C3AC0B" w:rsidR="003416EE" w:rsidRDefault="00362566">
      <w:pPr>
        <w:pStyle w:val="af"/>
      </w:pPr>
      <w:ins w:id="464" w:author="Nik K" w:date="2026-10-29T01:16:00Z">
        <w:r>
          <w:t xml:space="preserve">Упрощенная, </w:t>
        </w:r>
        <w:proofErr w:type="spellStart"/>
        <w:r>
          <w:t>апроксимированная</w:t>
        </w:r>
      </w:ins>
      <w:proofErr w:type="spellEnd"/>
      <w:del w:id="465" w:author="Nik K" w:date="2026-10-29T01:16:00Z">
        <w:r w:rsidR="006041B4" w:rsidDel="00362566">
          <w:delText>Сокращённая</w:delText>
        </w:r>
      </w:del>
      <w:r w:rsidR="006041B4">
        <w:t xml:space="preserve"> форма может быть полезна, если её ограничения явно заданы. Например, модель </w:t>
      </w:r>
      <w:proofErr w:type="spellStart"/>
      <w:r w:rsidR="006041B4">
        <w:t>TriSeg</w:t>
      </w:r>
      <w:proofErr w:type="spellEnd"/>
      <w:r w:rsidR="006041B4">
        <w:t xml:space="preserve"> представляет свободные стенки желудочков и перегородку связанными </w:t>
      </w:r>
      <w:r w:rsidR="006041B4">
        <w:lastRenderedPageBreak/>
        <w:t xml:space="preserve">сферическими сегментами, положение которых определяется механическим равновесием </w:t>
      </w:r>
      <w:hyperlink r:id="rId13">
        <w:r w:rsidR="006041B4">
          <w:t>[8]</w:t>
        </w:r>
      </w:hyperlink>
      <w:r w:rsidR="006041B4">
        <w:t xml:space="preserve">. </w:t>
      </w:r>
      <w:del w:id="466" w:author="Nik K" w:date="2026-10-29T01:21:00Z">
        <w:r w:rsidR="006041B4" w:rsidDel="00892905">
          <w:delText xml:space="preserve">Эта модель иллюстрирует содержательное использование простых форм, но не даёт готового электрического закона для всего сердца по одному КТ-снимку. </w:delText>
        </w:r>
      </w:del>
      <w:del w:id="467" w:author="Nik K" w:date="2026-10-29T01:17:00Z">
        <w:r w:rsidR="006041B4" w:rsidDel="00362566">
          <w:delText>Она не проверяет однородную эквивалентную сферу, принятую кандидатом в настоящей работе.</w:delText>
        </w:r>
      </w:del>
    </w:p>
    <w:p w14:paraId="6D3A1DCD" w14:textId="51D3B172" w:rsidR="003416EE" w:rsidDel="00892905" w:rsidRDefault="006041B4">
      <w:pPr>
        <w:pStyle w:val="af"/>
        <w:rPr>
          <w:del w:id="468" w:author="Nik K" w:date="2026-10-29T01:21:00Z"/>
        </w:rPr>
      </w:pPr>
      <w:del w:id="469" w:author="Nik K" w:date="2026-10-29T01:21:00Z">
        <w:r w:rsidDel="00892905">
          <w:delText xml:space="preserve">Для рассматриваемой методики сфера сохраняет статус допустимой аппроксимации. Проверка формы при одинаковом </w:delText>
        </w:r>
      </w:del>
      <m:oMath>
        <m:r>
          <w:del w:id="470" w:author="Nik K" w:date="2026-10-29T01:21:00Z">
            <w:rPr>
              <w:rFonts w:ascii="Cambria Math" w:hAnsi="Cambria Math"/>
            </w:rPr>
            <m:t>ρ</m:t>
          </w:del>
        </m:r>
      </m:oMath>
      <w:del w:id="471" w:author="Nik K" w:date="2026-10-29T01:21:00Z">
        <w:r w:rsidDel="00892905">
          <w:delText xml:space="preserve"> позволяет выделить геометрическое различие; проверка каждой формы с собственным эффективным </w:delText>
        </w:r>
      </w:del>
      <m:oMath>
        <m:r>
          <w:del w:id="472" w:author="Nik K" w:date="2026-10-29T01:21:00Z">
            <w:rPr>
              <w:rFonts w:ascii="Cambria Math" w:hAnsi="Cambria Math"/>
            </w:rPr>
            <m:t>ρ</m:t>
          </w:del>
        </m:r>
      </m:oMath>
      <w:del w:id="473" w:author="Nik K" w:date="2026-10-29T01:21:00Z">
        <w:r w:rsidDel="00892905">
          <w:delText xml:space="preserve"> отвечает уже другому вопросу — об эквивалентности пары «форма и электрическое свойство». Знак отклика при одном принятом </w:delText>
        </w:r>
      </w:del>
      <m:oMath>
        <m:r>
          <w:del w:id="474" w:author="Nik K" w:date="2026-10-29T01:21:00Z">
            <w:rPr>
              <w:rFonts w:ascii="Cambria Math" w:hAnsi="Cambria Math"/>
            </w:rPr>
            <m:t>ρ</m:t>
          </w:del>
        </m:r>
        <m:r>
          <w:del w:id="475" w:author="Nik K" w:date="2026-10-29T01:21:00Z">
            <m:rPr>
              <m:sty m:val="p"/>
            </m:rPr>
            <w:rPr>
              <w:rFonts w:ascii="Cambria Math" w:hAnsi="Cambria Math"/>
            </w:rPr>
            <m:t>=</m:t>
          </w:del>
        </m:r>
        <m:r>
          <w:del w:id="476" w:author="Nik K" w:date="2026-10-29T01:21:00Z">
            <w:rPr>
              <w:rFonts w:ascii="Cambria Math" w:hAnsi="Cambria Math"/>
            </w:rPr>
            <m:t>4</m:t>
          </w:del>
        </m:r>
      </m:oMath>
      <w:del w:id="477" w:author="Nik K" w:date="2026-10-29T01:21:00Z">
        <w:r w:rsidDel="00892905">
          <w:delText xml:space="preserve"> Ом·м сам по себе не исключает сферу: это сценарное значение, а не измеренное свойство смеси крови и миокарда. Одновременно подбор </w:delText>
        </w:r>
      </w:del>
      <m:oMath>
        <m:r>
          <w:del w:id="478" w:author="Nik K" w:date="2026-10-29T01:21:00Z">
            <w:rPr>
              <w:rFonts w:ascii="Cambria Math" w:hAnsi="Cambria Math"/>
            </w:rPr>
            <m:t>ρ</m:t>
          </w:del>
        </m:r>
      </m:oMath>
      <w:del w:id="479" w:author="Nik K" w:date="2026-10-29T01:21:00Z">
        <w:r w:rsidDel="00892905">
          <w:delText xml:space="preserve"> не должен компенсировать произвольную ошибку объёма. Согласие требуется по изменениям геометрии, электрическому отклику и функциональной связи с камерами.</w:delText>
        </w:r>
      </w:del>
    </w:p>
    <w:p w14:paraId="69962832" w14:textId="1BE1674F" w:rsidR="003416EE" w:rsidRDefault="006041B4">
      <w:pPr>
        <w:pStyle w:val="af"/>
      </w:pPr>
      <w:r>
        <w:t xml:space="preserve">Адресное модельное свидетельство о движении получено </w:t>
      </w:r>
      <w:proofErr w:type="spellStart"/>
      <w:r>
        <w:t>Proença</w:t>
      </w:r>
      <w:proofErr w:type="spellEnd"/>
      <w:r>
        <w:t xml:space="preserve"> и </w:t>
      </w:r>
      <w:proofErr w:type="spellStart"/>
      <w:r>
        <w:t>соавт</w:t>
      </w:r>
      <w:proofErr w:type="spellEnd"/>
      <w:r>
        <w:t xml:space="preserve">. В динамической МРТ-модели одного мужчины деформация миокарда давала 56% исследуемого желудочкового </w:t>
      </w:r>
      <w:proofErr w:type="spellStart"/>
      <w:r>
        <w:t>импедансного</w:t>
      </w:r>
      <w:proofErr w:type="spellEnd"/>
      <w:r>
        <w:t xml:space="preserve"> изменения; движение и объём ЛЖ были сильно связаны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978</m:t>
        </m:r>
      </m:oMath>
      <w:r>
        <w:t xml:space="preserve">). После </w:t>
      </w:r>
      <w:del w:id="480" w:author="Nik K" w:date="2026-10-29T01:21:00Z">
        <w:r w:rsidDel="00892905">
          <w:delText xml:space="preserve">двухточечной </w:delText>
        </w:r>
      </w:del>
      <w:r>
        <w:t xml:space="preserve">калибровки авторы </w:t>
      </w:r>
      <w:del w:id="481" w:author="Nik K" w:date="2026-10-29T01:21:00Z">
        <w:r w:rsidDel="00892905">
          <w:delText xml:space="preserve">сообщили </w:delText>
        </w:r>
      </w:del>
      <w:ins w:id="482" w:author="Nik K" w:date="2026-10-29T01:21:00Z">
        <w:r w:rsidR="00892905">
          <w:t>получили</w:t>
        </w:r>
        <w:r w:rsidR="00892905">
          <w:t xml:space="preserve"> </w:t>
        </w:r>
      </w:ins>
      <w:r>
        <w:t xml:space="preserve">распределение ошибки моделируемого УО 0,57 ± 2,19 мл 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996</m:t>
        </m:r>
      </m:oMath>
      <w:r>
        <w:t xml:space="preserve"> </w:t>
      </w:r>
      <w:hyperlink r:id="rId14">
        <w:r>
          <w:t>[</w:t>
        </w:r>
        <w:proofErr w:type="spellStart"/>
        <w:r>
          <w:t>Proença</w:t>
        </w:r>
        <w:proofErr w:type="spellEnd"/>
        <w:r>
          <w:t xml:space="preserve"> и </w:t>
        </w:r>
        <w:proofErr w:type="spellStart"/>
        <w:r>
          <w:t>соавт</w:t>
        </w:r>
        <w:proofErr w:type="spellEnd"/>
        <w:r>
          <w:t>., 2015, реферат]</w:t>
        </w:r>
      </w:hyperlink>
      <w:r>
        <w:t>. Это</w:t>
      </w:r>
      <w:ins w:id="483" w:author="Nik K" w:date="2026-10-29T01:20:00Z">
        <w:r w:rsidR="00892905">
          <w:t>т</w:t>
        </w:r>
      </w:ins>
      <w:r>
        <w:t xml:space="preserve"> вычислительный результат при заданной динамике и калибровке</w:t>
      </w:r>
      <w:del w:id="484" w:author="Nik K" w:date="2026-10-29T01:20:00Z">
        <w:r w:rsidDel="00892905">
          <w:delText>. Он</w:delText>
        </w:r>
      </w:del>
      <w:r>
        <w:t xml:space="preserve"> показывает, что вклад движения способен согласованно изменяться с объёмом; высокая корреляция не доказывает чисто объёмного происхождения сигнала. </w:t>
      </w:r>
      <w:del w:id="485" w:author="Nik K" w:date="2026-10-29T01:21:00Z">
        <w:r w:rsidDel="00892905">
          <w:delText>Работа не проверяет восстановление неизвестного движения по одной статической КТ и не устанавливает универсальности на других людях.</w:delText>
        </w:r>
      </w:del>
    </w:p>
    <w:p w14:paraId="40910791" w14:textId="100665CE" w:rsidR="003416EE" w:rsidRDefault="006041B4">
      <w:pPr>
        <w:pStyle w:val="af"/>
      </w:pPr>
      <w:del w:id="486" w:author="Nik K" w:date="2026-10-29T01:21:00Z">
        <w:r w:rsidDel="00892905">
          <w:delText xml:space="preserve">Для собственной схемы отсюда следует раздельная проверка объёма, положения и формы. </w:delText>
        </w:r>
      </w:del>
      <w:ins w:id="487" w:author="Nik K" w:date="2026-10-29T01:22:00Z">
        <w:r w:rsidR="00892905">
          <w:t xml:space="preserve">Анализируя результаты представленные </w:t>
        </w:r>
        <w:proofErr w:type="gramStart"/>
        <w:r w:rsidR="00892905">
          <w:t>научными сообществами</w:t>
        </w:r>
        <w:proofErr w:type="gramEnd"/>
        <w:r w:rsidR="00892905">
          <w:t xml:space="preserve"> можно сделать вывод, </w:t>
        </w:r>
        <w:proofErr w:type="spellStart"/>
        <w:r w:rsidR="00892905">
          <w:t>что</w:t>
        </w:r>
      </w:ins>
      <w:del w:id="488" w:author="Nik K" w:date="2026-10-29T01:22:00Z">
        <w:r w:rsidDel="00892905">
          <w:delText>С</w:delText>
        </w:r>
      </w:del>
      <w:ins w:id="489" w:author="Nik K" w:date="2026-10-29T01:22:00Z">
        <w:r w:rsidR="00892905">
          <w:t>с</w:t>
        </w:r>
      </w:ins>
      <w:r>
        <w:t>двиги</w:t>
      </w:r>
      <w:proofErr w:type="spellEnd"/>
      <w:r>
        <w:t xml:space="preserve"> по трём координатам, </w:t>
      </w:r>
      <w:r>
        <w:lastRenderedPageBreak/>
        <w:t xml:space="preserve">повороты, изменение размера и эффективного удельного сопротивления должны рассматриваться сначала отдельно, затем совместно в допустимых </w:t>
      </w:r>
      <w:ins w:id="490" w:author="Nik K" w:date="2026-10-29T01:22:00Z">
        <w:r w:rsidR="00892905">
          <w:t xml:space="preserve">физиологически адекватных </w:t>
        </w:r>
      </w:ins>
      <w:r>
        <w:t xml:space="preserve">диапазонах. </w:t>
      </w:r>
      <w:del w:id="491" w:author="Nik K" w:date="2026-10-29T01:23:00Z">
        <w:r w:rsidDel="00892905">
          <w:delText>Фазовые центры, полуоси и объёмы из 4D-КТ могут задавать референс или управляемый вычислительный опыт; их передача в операционный расчёт сделала бы проверку иной задачей. ЭКГ предоставляет временную привязку, но не измеряет пространственное перемещение. Смысл одной КТ-опоры состоит в задании начальной анатомии при сохранении неизвестной последующей динамики, а не в предположении её отсутствия.</w:delText>
        </w:r>
      </w:del>
    </w:p>
    <w:p w14:paraId="16DC13C1" w14:textId="77777777" w:rsidR="003416EE" w:rsidRDefault="006041B4">
      <w:pPr>
        <w:pStyle w:val="21"/>
      </w:pPr>
      <w:bookmarkStart w:id="492" w:name="_Toc244123041"/>
      <w:bookmarkStart w:id="493" w:name="X62df19dcb161077a3a6cc071c6dd68fdc542c9b"/>
      <w:bookmarkEnd w:id="424"/>
      <w:r>
        <w:t>1.6 Что ЭИТ добавляет к оценке тканевых и сердечных изменений</w:t>
      </w:r>
      <w:bookmarkEnd w:id="492"/>
    </w:p>
    <w:p w14:paraId="13EE90EF" w14:textId="6B8F6D1C" w:rsidR="003416EE" w:rsidRPr="00674711" w:rsidRDefault="006041B4">
      <w:pPr>
        <w:pStyle w:val="FirstParagraph"/>
        <w:rPr>
          <w:lang w:val="ru-RU"/>
          <w:rPrChange w:id="494" w:author="Nik K" w:date="2026-10-29T00:17:00Z">
            <w:rPr/>
          </w:rPrChange>
        </w:rPr>
      </w:pPr>
      <w:r w:rsidRPr="00674711">
        <w:rPr>
          <w:lang w:val="ru-RU"/>
          <w:rPrChange w:id="495" w:author="Nik K" w:date="2026-10-29T00:17:00Z">
            <w:rPr/>
          </w:rPrChange>
        </w:rPr>
        <w:t>ЭИТ использует несколько токовых воздействий и измерительных комбинаций, что позволяет исследовать распределённые</w:t>
      </w:r>
      <w:ins w:id="496" w:author="Nik K" w:date="2026-10-29T01:23:00Z">
        <w:r w:rsidR="00892905">
          <w:rPr>
            <w:lang w:val="ru-RU"/>
          </w:rPr>
          <w:t xml:space="preserve"> во времени</w:t>
        </w:r>
      </w:ins>
      <w:r w:rsidRPr="00674711">
        <w:rPr>
          <w:lang w:val="ru-RU"/>
          <w:rPrChange w:id="497" w:author="Nik K" w:date="2026-10-29T00:17:00Z">
            <w:rPr/>
          </w:rPrChange>
        </w:rPr>
        <w:t xml:space="preserve"> изменения электрических свойств. Однако реконструированное изменение в области сердца может зависеть как от локальной проводимости, так и от движения границы сердца и лёгких. </w:t>
      </w:r>
      <w:ins w:id="498" w:author="Nik K" w:date="2026-10-29T01:23:00Z">
        <w:r w:rsidR="00892905">
          <w:rPr>
            <w:lang w:val="ru-RU"/>
          </w:rPr>
          <w:t xml:space="preserve">В таком случае </w:t>
        </w:r>
      </w:ins>
      <w:del w:id="499" w:author="Nik K" w:date="2026-10-29T01:23:00Z">
        <w:r w:rsidRPr="00674711" w:rsidDel="00892905">
          <w:rPr>
            <w:lang w:val="ru-RU"/>
            <w:rPrChange w:id="500" w:author="Nik K" w:date="2026-10-29T00:17:00Z">
              <w:rPr/>
            </w:rPrChange>
          </w:rPr>
          <w:delText>Р</w:delText>
        </w:r>
      </w:del>
      <w:ins w:id="501" w:author="Nik K" w:date="2026-10-29T01:23:00Z">
        <w:r w:rsidR="00892905">
          <w:rPr>
            <w:lang w:val="ru-RU"/>
          </w:rPr>
          <w:t>р</w:t>
        </w:r>
      </w:ins>
      <w:r w:rsidRPr="00674711">
        <w:rPr>
          <w:lang w:val="ru-RU"/>
          <w:rPrChange w:id="502" w:author="Nik K" w:date="2026-10-29T00:17:00Z">
            <w:rPr/>
          </w:rPrChange>
        </w:rPr>
        <w:t xml:space="preserve">езультат обратной задачи определяется принятой геометрией, контактной моделью, регуляризацией и опорным состоянием. </w:t>
      </w:r>
      <w:del w:id="503" w:author="Nik K" w:date="2026-10-29T01:24:00Z">
        <w:r w:rsidRPr="00674711" w:rsidDel="00892905">
          <w:rPr>
            <w:lang w:val="ru-RU"/>
            <w:rPrChange w:id="504" w:author="Nik K" w:date="2026-10-29T00:17:00Z">
              <w:rPr/>
            </w:rPrChange>
          </w:rPr>
          <w:delText>Поэтому физиологическое название области на изображении не является самостоятельным доказательством происхождения её сигнала.</w:delText>
        </w:r>
      </w:del>
    </w:p>
    <w:p w14:paraId="423ACEAE" w14:textId="2BC95BDC" w:rsidR="003416EE" w:rsidRDefault="006041B4">
      <w:pPr>
        <w:pStyle w:val="af"/>
      </w:pPr>
      <w:r>
        <w:t xml:space="preserve">Эксперимент </w:t>
      </w:r>
      <w:proofErr w:type="spellStart"/>
      <w:r>
        <w:t>Braun</w:t>
      </w:r>
      <w:proofErr w:type="spellEnd"/>
      <w:r>
        <w:t xml:space="preserve"> и </w:t>
      </w:r>
      <w:proofErr w:type="spellStart"/>
      <w:r>
        <w:t>соавт</w:t>
      </w:r>
      <w:proofErr w:type="spellEnd"/>
      <w:r>
        <w:t xml:space="preserve">. на десяти здоровых добровольцах использовал две плоскости по 16 электродов и индивидуальную наружную геометрию грудной клетки. </w:t>
      </w:r>
      <w:del w:id="505" w:author="Nik K" w:date="2026-10-29T01:24:00Z">
        <w:r w:rsidDel="00892905">
          <w:delText>О</w:delText>
        </w:r>
      </w:del>
      <w:ins w:id="506" w:author="Nik K" w:date="2026-10-29T01:24:00Z">
        <w:r w:rsidR="00892905">
          <w:t>А</w:t>
        </w:r>
      </w:ins>
      <w:del w:id="507" w:author="Nik K" w:date="2026-10-29T01:24:00Z">
        <w:r w:rsidDel="00892905">
          <w:delText>дин участник был исключён из анализа из-за контактов; а</w:delText>
        </w:r>
      </w:del>
      <w:r>
        <w:t xml:space="preserve">нализ ограничили пригодными записями лёжа. Референс УО выводился из оценки потребления кислорода. Даже при индивидуальной калибровке сердечный амплитудный признак дал ошибку 0,0 ± 15,2 мл (среднее ± стандартное отклонение); согласованность относительных изменений составила 80,9% </w:t>
      </w:r>
      <w:hyperlink r:id="rId15">
        <w:r>
          <w:t>[10, табл. 1, H2/H4]</w:t>
        </w:r>
      </w:hyperlink>
      <w:r>
        <w:t xml:space="preserve">. Нормировка на общую проводимость улучшала некоторые показатели, но авторы сохранили альтернативное объяснение: в протоколе дыхательный объём был связан с </w:t>
      </w:r>
      <w:r>
        <w:lastRenderedPageBreak/>
        <w:t xml:space="preserve">УО и самим референсом. Поэтому улучшение не доказывает выделения чистой тканевой поправки. </w:t>
      </w:r>
      <w:del w:id="508" w:author="Nik K" w:date="2026-10-29T01:24:00Z">
        <w:r w:rsidDel="00892905">
          <w:delText>Это отрицательное свидетельство против достаточности одной амплитуды, при ограниченном неинвазивном референсе.</w:delText>
        </w:r>
      </w:del>
    </w:p>
    <w:p w14:paraId="6517C958" w14:textId="530B2EC5" w:rsidR="003416EE" w:rsidRDefault="006041B4">
      <w:pPr>
        <w:pStyle w:val="af"/>
      </w:pPr>
      <w:r>
        <w:t xml:space="preserve">В </w:t>
      </w:r>
      <w:proofErr w:type="spellStart"/>
      <w:r>
        <w:t>проспективном</w:t>
      </w:r>
      <w:proofErr w:type="spellEnd"/>
      <w:r>
        <w:t xml:space="preserve"> исследовании той же научной группы у критически больных на искусственной вентиляции </w:t>
      </w:r>
      <w:ins w:id="509" w:author="Nik K" w:date="2026-10-29T01:24:00Z">
        <w:r w:rsidR="00892905">
          <w:t>лёгких</w:t>
        </w:r>
      </w:ins>
      <w:ins w:id="510" w:author="Nik K" w:date="2026-10-29T01:25:00Z">
        <w:r w:rsidR="00892905">
          <w:t xml:space="preserve"> </w:t>
        </w:r>
      </w:ins>
      <w:r>
        <w:t xml:space="preserve">оценивали изменения до и после инфузионной пробы. Для 20 пациентов сообщено 39 измерений, сопоставленных с </w:t>
      </w:r>
      <w:proofErr w:type="spellStart"/>
      <w:r>
        <w:t>транспульмональной</w:t>
      </w:r>
      <w:proofErr w:type="spellEnd"/>
      <w:r>
        <w:t xml:space="preserve"> </w:t>
      </w:r>
      <w:proofErr w:type="spellStart"/>
      <w:r>
        <w:t>термодилюцией</w:t>
      </w:r>
      <w:proofErr w:type="spellEnd"/>
      <w:r>
        <w:t xml:space="preserve">. Сердечный признак дал согласованность направлений 52,6% 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13</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m:t>
        </m:r>
      </m:oMath>
      <w:r>
        <w:t xml:space="preserve">), лёгочный — 94,4% и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72</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0001</m:t>
        </m:r>
      </m:oMath>
      <w:r>
        <w:t xml:space="preserve">) </w:t>
      </w:r>
      <w:hyperlink r:id="rId16">
        <w:r>
          <w:t>[11]</w:t>
        </w:r>
      </w:hyperlink>
      <w:r>
        <w:t xml:space="preserve">. </w:t>
      </w:r>
      <w:del w:id="511" w:author="Nik K" w:date="2026-10-29T01:20:00Z">
        <w:r w:rsidDel="00892905">
          <w:delText xml:space="preserve">Положительный результат относится к изменениям УО в этом протоколе, а не к абсолютным объёмам или ФВ. </w:delText>
        </w:r>
      </w:del>
      <w:r>
        <w:t xml:space="preserve">Авторы ограничивают </w:t>
      </w:r>
      <w:del w:id="512" w:author="Nik K" w:date="2026-10-29T01:20:00Z">
        <w:r w:rsidDel="00892905">
          <w:delText xml:space="preserve">его </w:delText>
        </w:r>
      </w:del>
      <w:ins w:id="513" w:author="Nik K" w:date="2026-10-29T01:20:00Z">
        <w:r w:rsidR="00892905">
          <w:t>положительный результат</w:t>
        </w:r>
        <w:r w:rsidR="00892905">
          <w:t xml:space="preserve"> </w:t>
        </w:r>
      </w:ins>
      <w:r>
        <w:t>влиянием вентиляции, положения тела и контактов. Э</w:t>
      </w:r>
      <w:del w:id="514" w:author="Nik K" w:date="2026-10-29T01:20:00Z">
        <w:r w:rsidDel="00892905">
          <w:delText>то также аргумент против априорного исключения кардиосинхронного лёгочного вклада.</w:delText>
        </w:r>
      </w:del>
    </w:p>
    <w:p w14:paraId="5C941088" w14:textId="0F869A10" w:rsidR="003416EE" w:rsidRDefault="006041B4">
      <w:pPr>
        <w:pStyle w:val="af"/>
      </w:pPr>
      <w:r>
        <w:t xml:space="preserve">Эти два исследования </w:t>
      </w:r>
      <w:del w:id="515" w:author="Nik K" w:date="2026-10-29T01:25:00Z">
        <w:r w:rsidDel="00892905">
          <w:delText xml:space="preserve">различаются популяцией, референсом и воздействием; их показатели нельзя усреднять как повторения одной проверки. Вместе с модельным опытом Proença они </w:delText>
        </w:r>
      </w:del>
      <w:r>
        <w:t xml:space="preserve">показывают, почему наличие пространственного изображения само по себе не решает объёмную задачу. Одновременно они обосновывают исследование того, какие дополнительные параметры проводящей среды действительно уменьшают ошибку. Положительный лёгочный результат не означает, что получена непосредственная оценка </w:t>
      </w:r>
      <m:oMath>
        <m:r>
          <m:rPr>
            <m:sty m:val="p"/>
          </m:rPr>
          <w:rPr>
            <w:rFonts w:ascii="Cambria Math" w:hAnsi="Cambria Math"/>
          </w:rPr>
          <m:t>Δ</m:t>
        </m:r>
        <m:r>
          <w:rPr>
            <w:rFonts w:ascii="Cambria Math" w:hAnsi="Cambria Math"/>
          </w:rPr>
          <m:t>ρ</m:t>
        </m:r>
      </m:oMath>
      <w:r>
        <w:t xml:space="preserve"> чистой лёгочной ткани: изображение и его амплитуда остаются результатом электрической реконс</w:t>
      </w:r>
      <w:proofErr w:type="spellStart"/>
      <w:r>
        <w:t>трукции</w:t>
      </w:r>
      <w:proofErr w:type="spellEnd"/>
      <w:r>
        <w:t>.</w:t>
      </w:r>
    </w:p>
    <w:p w14:paraId="374B09E6" w14:textId="0E7A27B1" w:rsidR="003416EE" w:rsidDel="008919F7" w:rsidRDefault="006041B4">
      <w:pPr>
        <w:pStyle w:val="af"/>
        <w:rPr>
          <w:del w:id="516" w:author="Nik K" w:date="2026-10-29T01:28:00Z"/>
        </w:rPr>
      </w:pPr>
      <w:del w:id="517" w:author="Nik K" w:date="2026-10-29T01:28:00Z">
        <w:r w:rsidDel="008919F7">
          <w:delText xml:space="preserve">В </w:delText>
        </w:r>
      </w:del>
      <w:del w:id="518" w:author="Nik K" w:date="2026-10-29T01:26:00Z">
        <w:r w:rsidDel="00892905">
          <w:delText>принятой автором</w:delText>
        </w:r>
      </w:del>
      <w:del w:id="519" w:author="Nik K" w:date="2026-10-29T01:28:00Z">
        <w:r w:rsidDel="008919F7">
          <w:delText xml:space="preserve"> </w:delText>
        </w:r>
      </w:del>
      <w:del w:id="520" w:author="Nik K" w:date="2026-10-29T01:26:00Z">
        <w:r w:rsidDel="00892905">
          <w:delText>схеме роли приборов разделены. И</w:delText>
        </w:r>
      </w:del>
      <w:del w:id="521" w:author="Nik K" w:date="2026-10-29T01:28:00Z">
        <w:r w:rsidDel="008919F7">
          <w:delText xml:space="preserve">сходные данные поясной ЭИТ PulmoVista используются для кандидатных оценок базовых </w:delText>
        </w:r>
      </w:del>
      <m:oMath>
        <m:r>
          <w:del w:id="522" w:author="Nik K" w:date="2026-10-29T01:28:00Z">
            <w:rPr>
              <w:rFonts w:ascii="Cambria Math" w:hAnsi="Cambria Math"/>
            </w:rPr>
            <m:t>ρ</m:t>
          </w:del>
        </m:r>
      </m:oMath>
      <w:del w:id="523" w:author="Nik K" w:date="2026-10-29T01:28:00Z">
        <w:r w:rsidDel="008919F7">
          <w:delText xml:space="preserve"> и </w:delText>
        </w:r>
      </w:del>
      <w:del w:id="524" w:author="Nik K" w:date="2026-10-29T01:27:00Z">
        <w:r w:rsidDel="00892905">
          <w:delText xml:space="preserve">синхронных </w:delText>
        </w:r>
      </w:del>
      <m:oMath>
        <m:r>
          <w:del w:id="525" w:author="Nik K" w:date="2026-10-29T01:28:00Z">
            <m:rPr>
              <m:sty m:val="p"/>
            </m:rPr>
            <w:rPr>
              <w:rFonts w:ascii="Cambria Math" w:hAnsi="Cambria Math"/>
            </w:rPr>
            <m:t>Δ</m:t>
          </w:del>
        </m:r>
        <m:r>
          <w:del w:id="526" w:author="Nik K" w:date="2026-10-29T01:28:00Z">
            <w:rPr>
              <w:rFonts w:ascii="Cambria Math" w:hAnsi="Cambria Math"/>
            </w:rPr>
            <m:t>ρ</m:t>
          </w:del>
        </m:r>
      </m:oMath>
      <w:del w:id="527" w:author="Nik K" w:date="2026-10-29T01:28:00Z">
        <w:r w:rsidDel="008919F7">
          <w:delText xml:space="preserve"> ткане</w:delText>
        </w:r>
      </w:del>
      <w:del w:id="528" w:author="Nik K" w:date="2026-10-29T01:27:00Z">
        <w:r w:rsidDel="00892905">
          <w:delText>й</w:delText>
        </w:r>
      </w:del>
      <w:del w:id="529" w:author="Nik K" w:date="2026-10-29T01:28:00Z">
        <w:r w:rsidDel="008919F7">
          <w:delText xml:space="preserve">. Через индивидуальную прямую модель эти параметры должны переводиться во вклад </w:delText>
        </w:r>
      </w:del>
      <w:del w:id="530" w:author="Nik K" w:date="2026-10-29T01:27:00Z">
        <w:r w:rsidDel="00892905">
          <w:delText>именно в монтаж</w:delText>
        </w:r>
      </w:del>
      <w:del w:id="531" w:author="Nik K" w:date="2026-10-29T01:28:00Z">
        <w:r w:rsidDel="008919F7">
          <w:delText xml:space="preserve"> ТТРКГ. Затем ТТРКГ с поправками и </w:delText>
        </w:r>
      </w:del>
      <w:del w:id="532" w:author="Nik K" w:date="2026-10-29T01:27:00Z">
        <w:r w:rsidDel="00892905">
          <w:delText>одной КТ-опорой</w:delText>
        </w:r>
      </w:del>
      <w:del w:id="533" w:author="Nik K" w:date="2026-10-29T01:28:00Z">
        <w:r w:rsidDel="008919F7">
          <w:delText xml:space="preserve"> используется для исследования геометрии эквивалентного сердца и камерных функций. Это собственная постановка проекта, не готовый алгоритм из приведённых </w:delText>
        </w:r>
        <w:r w:rsidDel="008919F7">
          <w:lastRenderedPageBreak/>
          <w:delText>статей. Прямая совместная инверсия геометрии по ЭИТ и ТТРКГ может служить отдельно обозначенной диагностикой, но не заменяет выбранную последовательность.</w:delText>
        </w:r>
      </w:del>
    </w:p>
    <w:p w14:paraId="54C783E3" w14:textId="00CDDB42" w:rsidR="003416EE" w:rsidDel="008919F7" w:rsidRDefault="006041B4">
      <w:pPr>
        <w:pStyle w:val="af"/>
        <w:rPr>
          <w:del w:id="534" w:author="Nik K" w:date="2026-10-29T01:28:00Z"/>
        </w:rPr>
      </w:pPr>
      <w:del w:id="535" w:author="Nik K" w:date="2026-10-29T01:28:00Z">
        <w:r w:rsidDel="008919F7">
          <w:delText xml:space="preserve">Ключевой нерешённый вопрос состоит в том, не объяснила ли ЭИТ-инверсия изменение формы или положения сердца изменением тканевой проводимости. Если это произошло, вычитание такого результата из ТТРКГ может удалить часть целевого сигнала. Поэтому проверять надо не только правдоподобие </w:delText>
        </w:r>
      </w:del>
      <m:oMath>
        <m:r>
          <w:del w:id="536" w:author="Nik K" w:date="2026-10-29T01:28:00Z">
            <w:rPr>
              <w:rFonts w:ascii="Cambria Math" w:hAnsi="Cambria Math"/>
            </w:rPr>
            <m:t>ρ</m:t>
          </w:del>
        </m:r>
      </m:oMath>
      <w:del w:id="537" w:author="Nik K" w:date="2026-10-29T01:28:00Z">
        <w:r w:rsidDel="008919F7">
          <w:delText xml:space="preserve"> и невязку исходных напряжений, но и устойчивость тканевых оценок к геометрическим возмущениям. Подтверждённый план будущей одновременной регистрации не делает имеющиеся разносессионные данные синхронными. Частотный перенос параметров и задержки трактов сохраняются как отдельные проверяемые условия.</w:delText>
        </w:r>
      </w:del>
    </w:p>
    <w:p w14:paraId="051B7250" w14:textId="6B16394B" w:rsidR="003416EE" w:rsidDel="0044768C" w:rsidRDefault="006041B4">
      <w:pPr>
        <w:pStyle w:val="21"/>
        <w:rPr>
          <w:del w:id="538" w:author="Nik K" w:date="2026-10-29T06:45:00Z"/>
        </w:rPr>
      </w:pPr>
      <w:bookmarkStart w:id="539" w:name="_Toc244123042"/>
      <w:bookmarkStart w:id="540" w:name="Xcaa90ebf408170f77331871d45f361d7df88adb"/>
      <w:bookmarkEnd w:id="493"/>
      <w:del w:id="541" w:author="Nik K" w:date="2026-10-29T06:45:00Z">
        <w:r w:rsidDel="0044768C">
          <w:delText>1.7 Согласие методов и противоречивые результаты определения сердечного выброса</w:delText>
        </w:r>
        <w:bookmarkEnd w:id="539"/>
      </w:del>
    </w:p>
    <w:p w14:paraId="08FD082F" w14:textId="58208E57" w:rsidR="003416EE" w:rsidRPr="00674711" w:rsidDel="0044768C" w:rsidRDefault="006041B4">
      <w:pPr>
        <w:pStyle w:val="FirstParagraph"/>
        <w:keepNext/>
        <w:rPr>
          <w:del w:id="542" w:author="Nik K" w:date="2026-10-29T06:45:00Z"/>
          <w:lang w:val="ru-RU"/>
          <w:rPrChange w:id="543" w:author="Nik K" w:date="2026-10-29T00:17:00Z">
            <w:rPr>
              <w:del w:id="544" w:author="Nik K" w:date="2026-10-29T06:45:00Z"/>
            </w:rPr>
          </w:rPrChange>
        </w:rPr>
      </w:pPr>
      <w:del w:id="545" w:author="Nik K" w:date="2026-10-29T06:45:00Z">
        <w:r w:rsidRPr="00674711" w:rsidDel="0044768C">
          <w:rPr>
            <w:lang w:val="ru-RU"/>
            <w:rPrChange w:id="546" w:author="Nik K" w:date="2026-10-29T00:17:00Z">
              <w:rPr/>
            </w:rPrChange>
          </w:rPr>
          <w:delText xml:space="preserve">Корреляция характеризует совместную изменчивость, но не величину индивидуального расхождения. Даже точная линейная связь допускает постоянное смещение и неправильный масштаб. Для сравнения методов задают подписанную разность </w:delText>
        </w:r>
      </w:del>
      <m:oMath>
        <m:sSub>
          <m:sSubPr>
            <m:ctrlPr>
              <w:del w:id="547" w:author="Nik K" w:date="2026-10-29T06:45:00Z">
                <w:rPr>
                  <w:rFonts w:ascii="Cambria Math" w:hAnsi="Cambria Math"/>
                </w:rPr>
              </w:del>
            </m:ctrlPr>
          </m:sSubPr>
          <m:e>
            <m:r>
              <w:del w:id="548" w:author="Nik K" w:date="2026-10-29T06:45:00Z">
                <w:rPr>
                  <w:rFonts w:ascii="Cambria Math" w:hAnsi="Cambria Math"/>
                </w:rPr>
                <m:t>d</m:t>
              </w:del>
            </m:r>
          </m:e>
          <m:sub>
            <m:r>
              <w:del w:id="549" w:author="Nik K" w:date="2026-10-29T06:45:00Z">
                <w:rPr>
                  <w:rFonts w:ascii="Cambria Math" w:hAnsi="Cambria Math"/>
                </w:rPr>
                <m:t>i</m:t>
              </w:del>
            </m:r>
          </m:sub>
        </m:sSub>
        <m:r>
          <w:del w:id="550" w:author="Nik K" w:date="2026-10-29T06:45:00Z">
            <m:rPr>
              <m:sty m:val="p"/>
            </m:rPr>
            <w:rPr>
              <w:rFonts w:ascii="Cambria Math" w:hAnsi="Cambria Math"/>
              <w:lang w:val="ru-RU"/>
              <w:rPrChange w:id="551" w:author="Nik K" w:date="2026-10-29T00:17:00Z">
                <w:rPr>
                  <w:rFonts w:ascii="Cambria Math" w:hAnsi="Cambria Math"/>
                </w:rPr>
              </w:rPrChange>
            </w:rPr>
            <m:t>=</m:t>
          </w:del>
        </m:r>
        <m:sSub>
          <m:sSubPr>
            <m:ctrlPr>
              <w:del w:id="552" w:author="Nik K" w:date="2026-10-29T06:45:00Z">
                <w:rPr>
                  <w:rFonts w:ascii="Cambria Math" w:hAnsi="Cambria Math"/>
                </w:rPr>
              </w:del>
            </m:ctrlPr>
          </m:sSubPr>
          <m:e>
            <m:r>
              <w:del w:id="553" w:author="Nik K" w:date="2026-10-29T06:45:00Z">
                <w:rPr>
                  <w:rFonts w:ascii="Cambria Math" w:hAnsi="Cambria Math"/>
                </w:rPr>
                <m:t>y</m:t>
              </w:del>
            </m:r>
          </m:e>
          <m:sub>
            <m:r>
              <w:del w:id="554" w:author="Nik K" w:date="2026-10-29T06:45:00Z">
                <w:rPr>
                  <w:rFonts w:ascii="Cambria Math" w:hAnsi="Cambria Math"/>
                </w:rPr>
                <m:t>i</m:t>
              </w:del>
            </m:r>
            <m:r>
              <w:del w:id="555" w:author="Nik K" w:date="2026-10-29T06:45:00Z">
                <m:rPr>
                  <m:sty m:val="p"/>
                </m:rPr>
                <w:rPr>
                  <w:rFonts w:ascii="Cambria Math" w:hAnsi="Cambria Math"/>
                  <w:lang w:val="ru-RU"/>
                  <w:rPrChange w:id="556" w:author="Nik K" w:date="2026-10-29T00:17:00Z">
                    <w:rPr>
                      <w:rFonts w:ascii="Cambria Math" w:hAnsi="Cambria Math"/>
                    </w:rPr>
                  </w:rPrChange>
                </w:rPr>
                <m:t>,исп</m:t>
              </w:del>
            </m:r>
          </m:sub>
        </m:sSub>
        <m:r>
          <w:del w:id="557" w:author="Nik K" w:date="2026-10-29T06:45:00Z">
            <m:rPr>
              <m:sty m:val="p"/>
            </m:rPr>
            <w:rPr>
              <w:rFonts w:ascii="Cambria Math" w:hAnsi="Cambria Math"/>
              <w:lang w:val="ru-RU"/>
              <w:rPrChange w:id="558" w:author="Nik K" w:date="2026-10-29T00:17:00Z">
                <w:rPr>
                  <w:rFonts w:ascii="Cambria Math" w:hAnsi="Cambria Math"/>
                </w:rPr>
              </w:rPrChange>
            </w:rPr>
            <m:t>-</m:t>
          </w:del>
        </m:r>
        <m:sSub>
          <m:sSubPr>
            <m:ctrlPr>
              <w:del w:id="559" w:author="Nik K" w:date="2026-10-29T06:45:00Z">
                <w:rPr>
                  <w:rFonts w:ascii="Cambria Math" w:hAnsi="Cambria Math"/>
                </w:rPr>
              </w:del>
            </m:ctrlPr>
          </m:sSubPr>
          <m:e>
            <m:r>
              <w:del w:id="560" w:author="Nik K" w:date="2026-10-29T06:45:00Z">
                <w:rPr>
                  <w:rFonts w:ascii="Cambria Math" w:hAnsi="Cambria Math"/>
                </w:rPr>
                <m:t>y</m:t>
              </w:del>
            </m:r>
          </m:e>
          <m:sub>
            <m:r>
              <w:del w:id="561" w:author="Nik K" w:date="2026-10-29T06:45:00Z">
                <w:rPr>
                  <w:rFonts w:ascii="Cambria Math" w:hAnsi="Cambria Math"/>
                </w:rPr>
                <m:t>i</m:t>
              </w:del>
            </m:r>
            <m:r>
              <w:del w:id="562" w:author="Nik K" w:date="2026-10-29T06:45:00Z">
                <m:rPr>
                  <m:sty m:val="p"/>
                </m:rPr>
                <w:rPr>
                  <w:rFonts w:ascii="Cambria Math" w:hAnsi="Cambria Math"/>
                  <w:lang w:val="ru-RU"/>
                  <w:rPrChange w:id="563" w:author="Nik K" w:date="2026-10-29T00:17:00Z">
                    <w:rPr>
                      <w:rFonts w:ascii="Cambria Math" w:hAnsi="Cambria Math"/>
                    </w:rPr>
                  </w:rPrChange>
                </w:rPr>
                <m:t>,реф</m:t>
              </w:del>
            </m:r>
          </m:sub>
        </m:sSub>
      </m:oMath>
      <w:del w:id="564" w:author="Nik K" w:date="2026-10-29T06:45:00Z">
        <w:r w:rsidRPr="00674711" w:rsidDel="0044768C">
          <w:rPr>
            <w:lang w:val="ru-RU"/>
            <w:rPrChange w:id="565" w:author="Nik K" w:date="2026-10-29T00:17:00Z">
              <w:rPr/>
            </w:rPrChange>
          </w:rPr>
          <w:delText>, её среднее и разброс. Для независимых пар в простейшей записи</w:delText>
        </w:r>
      </w:del>
    </w:p>
    <w:p w14:paraId="6E2FB17D" w14:textId="568B3A68" w:rsidR="003416EE" w:rsidDel="0044768C" w:rsidRDefault="006B31AF">
      <w:pPr>
        <w:pStyle w:val="af"/>
        <w:spacing w:before="120" w:after="120" w:line="264" w:lineRule="auto"/>
        <w:ind w:firstLine="0"/>
        <w:rPr>
          <w:del w:id="566" w:author="Nik K" w:date="2026-10-29T06:45:00Z"/>
        </w:rPr>
      </w:pPr>
      <m:oMathPara>
        <m:oMathParaPr>
          <m:jc m:val="center"/>
        </m:oMathParaPr>
        <m:oMath>
          <m:m>
            <m:mPr>
              <m:plcHide m:val="1"/>
              <m:mcs>
                <m:mc>
                  <m:mcPr>
                    <m:count m:val="1"/>
                    <m:mcJc m:val="center"/>
                  </m:mcPr>
                </m:mc>
              </m:mcs>
              <m:ctrlPr>
                <w:del w:id="567" w:author="Nik K" w:date="2026-10-29T06:45:00Z">
                  <w:rPr>
                    <w:rFonts w:ascii="Cambria Math" w:hAnsi="Cambria Math"/>
                  </w:rPr>
                </w:del>
              </m:ctrlPr>
            </m:mPr>
            <m:mr>
              <m:e>
                <m:bar>
                  <m:barPr>
                    <m:pos m:val="top"/>
                    <m:ctrlPr>
                      <w:del w:id="568" w:author="Nik K" w:date="2026-10-29T06:45:00Z">
                        <w:rPr>
                          <w:rFonts w:ascii="Cambria Math" w:hAnsi="Cambria Math"/>
                        </w:rPr>
                      </w:del>
                    </m:ctrlPr>
                  </m:barPr>
                  <m:e>
                    <m:r>
                      <w:del w:id="569" w:author="Nik K" w:date="2026-10-29T06:45:00Z">
                        <w:rPr>
                          <w:rFonts w:ascii="Cambria Math" w:hAnsi="Cambria Math"/>
                        </w:rPr>
                        <m:t>d</m:t>
                      </w:del>
                    </m:r>
                  </m:e>
                </m:bar>
                <m:r>
                  <w:del w:id="570" w:author="Nik K" w:date="2026-10-29T06:45:00Z">
                    <m:rPr>
                      <m:sty m:val="p"/>
                    </m:rPr>
                    <w:rPr>
                      <w:rFonts w:ascii="Cambria Math" w:hAnsi="Cambria Math"/>
                    </w:rPr>
                    <m:t>=</m:t>
                  </w:del>
                </m:r>
                <m:f>
                  <m:fPr>
                    <m:ctrlPr>
                      <w:del w:id="571" w:author="Nik K" w:date="2026-10-29T06:45:00Z">
                        <w:rPr>
                          <w:rFonts w:ascii="Cambria Math" w:hAnsi="Cambria Math"/>
                        </w:rPr>
                      </w:del>
                    </m:ctrlPr>
                  </m:fPr>
                  <m:num>
                    <m:r>
                      <w:del w:id="572" w:author="Nik K" w:date="2026-10-29T06:45:00Z">
                        <w:rPr>
                          <w:rFonts w:ascii="Cambria Math" w:hAnsi="Cambria Math"/>
                        </w:rPr>
                        <m:t>1</m:t>
                      </w:del>
                    </m:r>
                  </m:num>
                  <m:den>
                    <m:r>
                      <w:del w:id="573" w:author="Nik K" w:date="2026-10-29T06:45:00Z">
                        <w:rPr>
                          <w:rFonts w:ascii="Cambria Math" w:hAnsi="Cambria Math"/>
                        </w:rPr>
                        <m:t>n</m:t>
                      </w:del>
                    </m:r>
                  </m:den>
                </m:f>
                <m:nary>
                  <m:naryPr>
                    <m:chr m:val="∑"/>
                    <m:limLoc m:val="undOvr"/>
                    <m:ctrlPr>
                      <w:del w:id="574" w:author="Nik K" w:date="2026-10-29T06:45:00Z">
                        <w:rPr>
                          <w:rFonts w:ascii="Cambria Math" w:hAnsi="Cambria Math"/>
                        </w:rPr>
                      </w:del>
                    </m:ctrlPr>
                  </m:naryPr>
                  <m:sub>
                    <m:r>
                      <w:del w:id="575" w:author="Nik K" w:date="2026-10-29T06:45:00Z">
                        <w:rPr>
                          <w:rFonts w:ascii="Cambria Math" w:hAnsi="Cambria Math"/>
                        </w:rPr>
                        <m:t>i</m:t>
                      </w:del>
                    </m:r>
                    <m:r>
                      <w:del w:id="576" w:author="Nik K" w:date="2026-10-29T06:45:00Z">
                        <m:rPr>
                          <m:sty m:val="p"/>
                        </m:rPr>
                        <w:rPr>
                          <w:rFonts w:ascii="Cambria Math" w:hAnsi="Cambria Math"/>
                        </w:rPr>
                        <m:t>=</m:t>
                      </w:del>
                    </m:r>
                    <m:r>
                      <w:del w:id="577" w:author="Nik K" w:date="2026-10-29T06:45:00Z">
                        <w:rPr>
                          <w:rFonts w:ascii="Cambria Math" w:hAnsi="Cambria Math"/>
                        </w:rPr>
                        <m:t>1</m:t>
                      </w:del>
                    </m:r>
                  </m:sub>
                  <m:sup>
                    <m:r>
                      <w:del w:id="578" w:author="Nik K" w:date="2026-10-29T06:45:00Z">
                        <w:rPr>
                          <w:rFonts w:ascii="Cambria Math" w:hAnsi="Cambria Math"/>
                        </w:rPr>
                        <m:t>n</m:t>
                      </w:del>
                    </m:r>
                  </m:sup>
                  <m:e>
                    <m:sSub>
                      <m:sSubPr>
                        <m:ctrlPr>
                          <w:del w:id="579" w:author="Nik K" w:date="2026-10-29T06:45:00Z">
                            <w:rPr>
                              <w:rFonts w:ascii="Cambria Math" w:hAnsi="Cambria Math"/>
                            </w:rPr>
                          </w:del>
                        </m:ctrlPr>
                      </m:sSubPr>
                      <m:e>
                        <m:r>
                          <w:del w:id="580" w:author="Nik K" w:date="2026-10-29T06:45:00Z">
                            <w:rPr>
                              <w:rFonts w:ascii="Cambria Math" w:hAnsi="Cambria Math"/>
                            </w:rPr>
                            <m:t>d</m:t>
                          </w:del>
                        </m:r>
                      </m:e>
                      <m:sub>
                        <m:r>
                          <w:del w:id="581" w:author="Nik K" w:date="2026-10-29T06:45:00Z">
                            <w:rPr>
                              <w:rFonts w:ascii="Cambria Math" w:hAnsi="Cambria Math"/>
                            </w:rPr>
                            <m:t>i</m:t>
                          </w:del>
                        </m:r>
                      </m:sub>
                    </m:sSub>
                  </m:e>
                </m:nary>
                <m:r>
                  <w:del w:id="582" w:author="Nik K" w:date="2026-10-29T06:45:00Z">
                    <m:rPr>
                      <m:sty m:val="p"/>
                    </m:rPr>
                    <w:rPr>
                      <w:rFonts w:ascii="Cambria Math" w:hAnsi="Cambria Math"/>
                    </w:rPr>
                    <m:t>,</m:t>
                  </w:del>
                </m:r>
              </m:e>
            </m:mr>
            <m:mr>
              <m:e>
                <m:r>
                  <w:del w:id="583" w:author="Nik K" w:date="2026-10-29T06:45:00Z">
                    <w:rPr>
                      <w:rFonts w:ascii="Cambria Math" w:hAnsi="Cambria Math"/>
                    </w:rPr>
                    <m:t>S</m:t>
                  </w:del>
                </m:r>
                <m:sSub>
                  <m:sSubPr>
                    <m:ctrlPr>
                      <w:del w:id="584" w:author="Nik K" w:date="2026-10-29T06:45:00Z">
                        <w:rPr>
                          <w:rFonts w:ascii="Cambria Math" w:hAnsi="Cambria Math"/>
                        </w:rPr>
                      </w:del>
                    </m:ctrlPr>
                  </m:sSubPr>
                  <m:e>
                    <m:r>
                      <w:del w:id="585" w:author="Nik K" w:date="2026-10-29T06:45:00Z">
                        <w:rPr>
                          <w:rFonts w:ascii="Cambria Math" w:hAnsi="Cambria Math"/>
                        </w:rPr>
                        <m:t>D</m:t>
                      </w:del>
                    </m:r>
                  </m:e>
                  <m:sub>
                    <m:r>
                      <w:del w:id="586" w:author="Nik K" w:date="2026-10-29T06:45:00Z">
                        <w:rPr>
                          <w:rFonts w:ascii="Cambria Math" w:hAnsi="Cambria Math"/>
                        </w:rPr>
                        <m:t>d</m:t>
                      </w:del>
                    </m:r>
                  </m:sub>
                </m:sSub>
                <m:r>
                  <w:del w:id="587" w:author="Nik K" w:date="2026-10-29T06:45:00Z">
                    <m:rPr>
                      <m:sty m:val="p"/>
                    </m:rPr>
                    <w:rPr>
                      <w:rFonts w:ascii="Cambria Math" w:hAnsi="Cambria Math"/>
                    </w:rPr>
                    <m:t>=</m:t>
                  </w:del>
                </m:r>
                <m:rad>
                  <m:radPr>
                    <m:degHide m:val="1"/>
                    <m:ctrlPr>
                      <w:del w:id="588" w:author="Nik K" w:date="2026-10-29T06:45:00Z">
                        <w:rPr>
                          <w:rFonts w:ascii="Cambria Math" w:hAnsi="Cambria Math"/>
                        </w:rPr>
                      </w:del>
                    </m:ctrlPr>
                  </m:radPr>
                  <m:deg/>
                  <m:e>
                    <m:f>
                      <m:fPr>
                        <m:ctrlPr>
                          <w:del w:id="589" w:author="Nik K" w:date="2026-10-29T06:45:00Z">
                            <w:rPr>
                              <w:rFonts w:ascii="Cambria Math" w:hAnsi="Cambria Math"/>
                            </w:rPr>
                          </w:del>
                        </m:ctrlPr>
                      </m:fPr>
                      <m:num>
                        <m:nary>
                          <m:naryPr>
                            <m:chr m:val="∑"/>
                            <m:limLoc m:val="undOvr"/>
                            <m:ctrlPr>
                              <w:del w:id="590" w:author="Nik K" w:date="2026-10-29T06:45:00Z">
                                <w:rPr>
                                  <w:rFonts w:ascii="Cambria Math" w:hAnsi="Cambria Math"/>
                                </w:rPr>
                              </w:del>
                            </m:ctrlPr>
                          </m:naryPr>
                          <m:sub>
                            <m:r>
                              <w:del w:id="591" w:author="Nik K" w:date="2026-10-29T06:45:00Z">
                                <w:rPr>
                                  <w:rFonts w:ascii="Cambria Math" w:hAnsi="Cambria Math"/>
                                </w:rPr>
                                <m:t>i</m:t>
                              </w:del>
                            </m:r>
                            <m:r>
                              <w:del w:id="592" w:author="Nik K" w:date="2026-10-29T06:45:00Z">
                                <m:rPr>
                                  <m:sty m:val="p"/>
                                </m:rPr>
                                <w:rPr>
                                  <w:rFonts w:ascii="Cambria Math" w:hAnsi="Cambria Math"/>
                                </w:rPr>
                                <m:t>=</m:t>
                              </w:del>
                            </m:r>
                            <m:r>
                              <w:del w:id="593" w:author="Nik K" w:date="2026-10-29T06:45:00Z">
                                <w:rPr>
                                  <w:rFonts w:ascii="Cambria Math" w:hAnsi="Cambria Math"/>
                                </w:rPr>
                                <m:t>1</m:t>
                              </w:del>
                            </m:r>
                          </m:sub>
                          <m:sup>
                            <m:r>
                              <w:del w:id="594" w:author="Nik K" w:date="2026-10-29T06:45:00Z">
                                <w:rPr>
                                  <w:rFonts w:ascii="Cambria Math" w:hAnsi="Cambria Math"/>
                                </w:rPr>
                                <m:t>n</m:t>
                              </w:del>
                            </m:r>
                          </m:sup>
                          <m:e>
                            <m:r>
                              <w:del w:id="595" w:author="Nik K" w:date="2026-10-29T06:45:00Z">
                                <m:rPr>
                                  <m:sty m:val="p"/>
                                </m:rPr>
                                <w:rPr>
                                  <w:rFonts w:ascii="Cambria Math" w:hAnsi="Cambria Math"/>
                                </w:rPr>
                                <m:t>(</m:t>
                              </w:del>
                            </m:r>
                          </m:e>
                        </m:nary>
                        <m:sSub>
                          <m:sSubPr>
                            <m:ctrlPr>
                              <w:del w:id="596" w:author="Nik K" w:date="2026-10-29T06:45:00Z">
                                <w:rPr>
                                  <w:rFonts w:ascii="Cambria Math" w:hAnsi="Cambria Math"/>
                                </w:rPr>
                              </w:del>
                            </m:ctrlPr>
                          </m:sSubPr>
                          <m:e>
                            <m:r>
                              <w:del w:id="597" w:author="Nik K" w:date="2026-10-29T06:45:00Z">
                                <w:rPr>
                                  <w:rFonts w:ascii="Cambria Math" w:hAnsi="Cambria Math"/>
                                </w:rPr>
                                <m:t>d</m:t>
                              </w:del>
                            </m:r>
                          </m:e>
                          <m:sub>
                            <m:r>
                              <w:del w:id="598" w:author="Nik K" w:date="2026-10-29T06:45:00Z">
                                <w:rPr>
                                  <w:rFonts w:ascii="Cambria Math" w:hAnsi="Cambria Math"/>
                                </w:rPr>
                                <m:t>i</m:t>
                              </w:del>
                            </m:r>
                          </m:sub>
                        </m:sSub>
                        <m:r>
                          <w:del w:id="599" w:author="Nik K" w:date="2026-10-29T06:45:00Z">
                            <m:rPr>
                              <m:sty m:val="p"/>
                            </m:rPr>
                            <w:rPr>
                              <w:rFonts w:ascii="Cambria Math" w:hAnsi="Cambria Math"/>
                            </w:rPr>
                            <m:t>-</m:t>
                          </w:del>
                        </m:r>
                        <m:bar>
                          <m:barPr>
                            <m:pos m:val="top"/>
                            <m:ctrlPr>
                              <w:del w:id="600" w:author="Nik K" w:date="2026-10-29T06:45:00Z">
                                <w:rPr>
                                  <w:rFonts w:ascii="Cambria Math" w:hAnsi="Cambria Math"/>
                                </w:rPr>
                              </w:del>
                            </m:ctrlPr>
                          </m:barPr>
                          <m:e>
                            <m:r>
                              <w:del w:id="601" w:author="Nik K" w:date="2026-10-29T06:45:00Z">
                                <w:rPr>
                                  <w:rFonts w:ascii="Cambria Math" w:hAnsi="Cambria Math"/>
                                </w:rPr>
                                <m:t>d</m:t>
                              </w:del>
                            </m:r>
                          </m:e>
                        </m:bar>
                        <m:sSup>
                          <m:sSupPr>
                            <m:ctrlPr>
                              <w:del w:id="602" w:author="Nik K" w:date="2026-10-29T06:45:00Z">
                                <w:rPr>
                                  <w:rFonts w:ascii="Cambria Math" w:hAnsi="Cambria Math"/>
                                </w:rPr>
                              </w:del>
                            </m:ctrlPr>
                          </m:sSupPr>
                          <m:e>
                            <m:r>
                              <w:del w:id="603" w:author="Nik K" w:date="2026-10-29T06:45:00Z">
                                <m:rPr>
                                  <m:sty m:val="p"/>
                                </m:rPr>
                                <w:rPr>
                                  <w:rFonts w:ascii="Cambria Math" w:hAnsi="Cambria Math"/>
                                </w:rPr>
                                <m:t>)</m:t>
                              </w:del>
                            </m:r>
                          </m:e>
                          <m:sup>
                            <m:r>
                              <w:del w:id="604" w:author="Nik K" w:date="2026-10-29T06:45:00Z">
                                <w:rPr>
                                  <w:rFonts w:ascii="Cambria Math" w:hAnsi="Cambria Math"/>
                                </w:rPr>
                                <m:t>2</m:t>
                              </w:del>
                            </m:r>
                          </m:sup>
                        </m:sSup>
                      </m:num>
                      <m:den>
                        <m:r>
                          <w:del w:id="605" w:author="Nik K" w:date="2026-10-29T06:45:00Z">
                            <w:rPr>
                              <w:rFonts w:ascii="Cambria Math" w:hAnsi="Cambria Math"/>
                            </w:rPr>
                            <m:t>n</m:t>
                          </w:del>
                        </m:r>
                        <m:r>
                          <w:del w:id="606" w:author="Nik K" w:date="2026-10-29T06:45:00Z">
                            <m:rPr>
                              <m:sty m:val="p"/>
                            </m:rPr>
                            <w:rPr>
                              <w:rFonts w:ascii="Cambria Math" w:hAnsi="Cambria Math"/>
                            </w:rPr>
                            <m:t>-</m:t>
                          </w:del>
                        </m:r>
                        <m:r>
                          <w:del w:id="607" w:author="Nik K" w:date="2026-10-29T06:45:00Z">
                            <w:rPr>
                              <w:rFonts w:ascii="Cambria Math" w:hAnsi="Cambria Math"/>
                            </w:rPr>
                            <m:t>1</m:t>
                          </w:del>
                        </m:r>
                      </m:den>
                    </m:f>
                  </m:e>
                </m:rad>
                <m:r>
                  <w:del w:id="608" w:author="Nik K" w:date="2026-10-29T06:45:00Z">
                    <m:rPr>
                      <m:sty m:val="p"/>
                    </m:rPr>
                    <w:rPr>
                      <w:rFonts w:ascii="Cambria Math" w:hAnsi="Cambria Math"/>
                    </w:rPr>
                    <m:t>,</m:t>
                  </w:del>
                </m:r>
              </m:e>
            </m:mr>
            <m:mr>
              <m:e>
                <m:r>
                  <w:del w:id="609" w:author="Nik K" w:date="2026-10-29T06:45:00Z">
                    <m:rPr>
                      <m:sty m:val="p"/>
                    </m:rPr>
                    <w:rPr>
                      <w:rFonts w:ascii="Cambria Math" w:hAnsi="Cambria Math"/>
                    </w:rPr>
                    <m:t>LoA=</m:t>
                  </w:del>
                </m:r>
                <m:bar>
                  <m:barPr>
                    <m:pos m:val="top"/>
                    <m:ctrlPr>
                      <w:del w:id="610" w:author="Nik K" w:date="2026-10-29T06:45:00Z">
                        <w:rPr>
                          <w:rFonts w:ascii="Cambria Math" w:hAnsi="Cambria Math"/>
                        </w:rPr>
                      </w:del>
                    </m:ctrlPr>
                  </m:barPr>
                  <m:e>
                    <m:r>
                      <w:del w:id="611" w:author="Nik K" w:date="2026-10-29T06:45:00Z">
                        <w:rPr>
                          <w:rFonts w:ascii="Cambria Math" w:hAnsi="Cambria Math"/>
                        </w:rPr>
                        <m:t>d</m:t>
                      </w:del>
                    </m:r>
                  </m:e>
                </m:bar>
                <m:r>
                  <w:del w:id="612" w:author="Nik K" w:date="2026-10-29T06:45:00Z">
                    <m:rPr>
                      <m:sty m:val="p"/>
                    </m:rPr>
                    <w:rPr>
                      <w:rFonts w:ascii="Cambria Math" w:hAnsi="Cambria Math"/>
                    </w:rPr>
                    <m:t>±</m:t>
                  </w:del>
                </m:r>
                <m:r>
                  <w:del w:id="613" w:author="Nik K" w:date="2026-10-29T06:45:00Z">
                    <w:rPr>
                      <w:rFonts w:ascii="Cambria Math" w:hAnsi="Cambria Math"/>
                    </w:rPr>
                    <m:t>kS</m:t>
                  </w:del>
                </m:r>
                <m:sSub>
                  <m:sSubPr>
                    <m:ctrlPr>
                      <w:del w:id="614" w:author="Nik K" w:date="2026-10-29T06:45:00Z">
                        <w:rPr>
                          <w:rFonts w:ascii="Cambria Math" w:hAnsi="Cambria Math"/>
                        </w:rPr>
                      </w:del>
                    </m:ctrlPr>
                  </m:sSubPr>
                  <m:e>
                    <m:r>
                      <w:del w:id="615" w:author="Nik K" w:date="2026-10-29T06:45:00Z">
                        <w:rPr>
                          <w:rFonts w:ascii="Cambria Math" w:hAnsi="Cambria Math"/>
                        </w:rPr>
                        <m:t>D</m:t>
                      </w:del>
                    </m:r>
                  </m:e>
                  <m:sub>
                    <m:r>
                      <w:del w:id="616" w:author="Nik K" w:date="2026-10-29T06:45:00Z">
                        <w:rPr>
                          <w:rFonts w:ascii="Cambria Math" w:hAnsi="Cambria Math"/>
                        </w:rPr>
                        <m:t>d</m:t>
                      </w:del>
                    </m:r>
                  </m:sub>
                </m:sSub>
                <m:r>
                  <w:del w:id="617" w:author="Nik K" w:date="2026-10-29T06:45:00Z">
                    <m:rPr>
                      <m:sty m:val="p"/>
                    </m:rPr>
                    <w:rPr>
                      <w:rFonts w:ascii="Cambria Math" w:hAnsi="Cambria Math"/>
                    </w:rPr>
                    <m:t>,</m:t>
                  </w:del>
                </m:r>
              </m:e>
            </m:mr>
            <m:mr>
              <m:e>
                <m:r>
                  <w:del w:id="618" w:author="Nik K" w:date="2026-10-29T06:45:00Z">
                    <m:rPr>
                      <m:sty m:val="p"/>
                    </m:rPr>
                    <w:rPr>
                      <w:rFonts w:ascii="Cambria Math" w:hAnsi="Cambria Math"/>
                    </w:rPr>
                    <m:t>PE=</m:t>
                  </w:del>
                </m:r>
                <m:r>
                  <w:del w:id="619" w:author="Nik K" w:date="2026-10-29T06:45:00Z">
                    <w:rPr>
                      <w:rFonts w:ascii="Cambria Math" w:hAnsi="Cambria Math"/>
                    </w:rPr>
                    <m:t>100</m:t>
                  </w:del>
                </m:r>
                <m:f>
                  <m:fPr>
                    <m:ctrlPr>
                      <w:del w:id="620" w:author="Nik K" w:date="2026-10-29T06:45:00Z">
                        <w:rPr>
                          <w:rFonts w:ascii="Cambria Math" w:hAnsi="Cambria Math"/>
                        </w:rPr>
                      </w:del>
                    </m:ctrlPr>
                  </m:fPr>
                  <m:num>
                    <m:r>
                      <w:del w:id="621" w:author="Nik K" w:date="2026-10-29T06:45:00Z">
                        <w:rPr>
                          <w:rFonts w:ascii="Cambria Math" w:hAnsi="Cambria Math"/>
                        </w:rPr>
                        <m:t>kS</m:t>
                      </w:del>
                    </m:r>
                    <m:sSub>
                      <m:sSubPr>
                        <m:ctrlPr>
                          <w:del w:id="622" w:author="Nik K" w:date="2026-10-29T06:45:00Z">
                            <w:rPr>
                              <w:rFonts w:ascii="Cambria Math" w:hAnsi="Cambria Math"/>
                            </w:rPr>
                          </w:del>
                        </m:ctrlPr>
                      </m:sSubPr>
                      <m:e>
                        <m:r>
                          <w:del w:id="623" w:author="Nik K" w:date="2026-10-29T06:45:00Z">
                            <w:rPr>
                              <w:rFonts w:ascii="Cambria Math" w:hAnsi="Cambria Math"/>
                            </w:rPr>
                            <m:t>D</m:t>
                          </w:del>
                        </m:r>
                      </m:e>
                      <m:sub>
                        <m:r>
                          <w:del w:id="624" w:author="Nik K" w:date="2026-10-29T06:45:00Z">
                            <w:rPr>
                              <w:rFonts w:ascii="Cambria Math" w:hAnsi="Cambria Math"/>
                            </w:rPr>
                            <m:t>d</m:t>
                          </w:del>
                        </m:r>
                      </m:sub>
                    </m:sSub>
                  </m:num>
                  <m:den>
                    <m:bar>
                      <m:barPr>
                        <m:pos m:val="top"/>
                        <m:ctrlPr>
                          <w:del w:id="625" w:author="Nik K" w:date="2026-10-29T06:45:00Z">
                            <w:rPr>
                              <w:rFonts w:ascii="Cambria Math" w:hAnsi="Cambria Math"/>
                            </w:rPr>
                          </w:del>
                        </m:ctrlPr>
                      </m:barPr>
                      <m:e>
                        <m:r>
                          <w:del w:id="626" w:author="Nik K" w:date="2026-10-29T06:45:00Z">
                            <w:rPr>
                              <w:rFonts w:ascii="Cambria Math" w:hAnsi="Cambria Math"/>
                            </w:rPr>
                            <m:t>y</m:t>
                          </w:del>
                        </m:r>
                      </m:e>
                    </m:bar>
                  </m:den>
                </m:f>
                <m:r>
                  <w:del w:id="627" w:author="Nik K" w:date="2026-10-29T06:45:00Z">
                    <m:rPr>
                      <m:sty m:val="p"/>
                    </m:rPr>
                    <w:rPr>
                      <w:rFonts w:ascii="Cambria Math" w:hAnsi="Cambria Math"/>
                    </w:rPr>
                    <m:t>.</m:t>
                  </w:del>
                </m:r>
              </m:e>
            </m:mr>
          </m:m>
          <m:r>
            <w:del w:id="628" w:author="Nik K" w:date="2026-10-29T06:45:00Z">
              <w:rPr>
                <w:rFonts w:ascii="Cambria Math" w:hAnsi="Cambria Math"/>
              </w:rPr>
              <m:t>  </m:t>
            </w:del>
          </m:r>
          <m:r>
            <w:del w:id="629" w:author="Nik K" w:date="2026-10-29T06:45:00Z">
              <m:rPr>
                <m:nor/>
              </m:rPr>
              <m:t>(1.8)</m:t>
            </w:del>
          </m:r>
        </m:oMath>
      </m:oMathPara>
    </w:p>
    <w:p w14:paraId="36B8EE04" w14:textId="3CC61B76" w:rsidR="003416EE" w:rsidRPr="00674711" w:rsidDel="0044768C" w:rsidRDefault="006041B4">
      <w:pPr>
        <w:pStyle w:val="FirstParagraph"/>
        <w:rPr>
          <w:del w:id="630" w:author="Nik K" w:date="2026-10-29T06:45:00Z"/>
          <w:lang w:val="ru-RU"/>
          <w:rPrChange w:id="631" w:author="Nik K" w:date="2026-10-29T00:17:00Z">
            <w:rPr>
              <w:del w:id="632" w:author="Nik K" w:date="2026-10-29T06:45:00Z"/>
            </w:rPr>
          </w:rPrChange>
        </w:rPr>
      </w:pPr>
      <w:del w:id="633" w:author="Nik K" w:date="2026-10-29T06:45:00Z">
        <w:r w:rsidRPr="00674711" w:rsidDel="0044768C">
          <w:rPr>
            <w:lang w:val="ru-RU"/>
            <w:rPrChange w:id="634" w:author="Nik K" w:date="2026-10-29T00:17:00Z">
              <w:rPr/>
            </w:rPrChange>
          </w:rPr>
          <w:delText xml:space="preserve">Здесь </w:delText>
        </w:r>
      </w:del>
      <m:oMath>
        <m:r>
          <w:del w:id="635" w:author="Nik K" w:date="2026-10-29T06:45:00Z">
            <w:rPr>
              <w:rFonts w:ascii="Cambria Math" w:hAnsi="Cambria Math"/>
            </w:rPr>
            <m:t>n</m:t>
          </w:del>
        </m:r>
      </m:oMath>
      <w:del w:id="636" w:author="Nik K" w:date="2026-10-29T06:45:00Z">
        <w:r w:rsidRPr="00674711" w:rsidDel="0044768C">
          <w:rPr>
            <w:lang w:val="ru-RU"/>
            <w:rPrChange w:id="637" w:author="Nik K" w:date="2026-10-29T00:17:00Z">
              <w:rPr/>
            </w:rPrChange>
          </w:rPr>
          <w:delText xml:space="preserve"> — число независимых пар, </w:delText>
        </w:r>
      </w:del>
      <m:oMath>
        <m:bar>
          <m:barPr>
            <m:pos m:val="top"/>
            <m:ctrlPr>
              <w:del w:id="638" w:author="Nik K" w:date="2026-10-29T06:45:00Z">
                <w:rPr>
                  <w:rFonts w:ascii="Cambria Math" w:hAnsi="Cambria Math"/>
                </w:rPr>
              </w:del>
            </m:ctrlPr>
          </m:barPr>
          <m:e>
            <m:r>
              <w:del w:id="639" w:author="Nik K" w:date="2026-10-29T06:45:00Z">
                <w:rPr>
                  <w:rFonts w:ascii="Cambria Math" w:hAnsi="Cambria Math"/>
                </w:rPr>
                <m:t>d</m:t>
              </w:del>
            </m:r>
          </m:e>
        </m:bar>
      </m:oMath>
      <w:del w:id="640" w:author="Nik K" w:date="2026-10-29T06:45:00Z">
        <w:r w:rsidRPr="00674711" w:rsidDel="0044768C">
          <w:rPr>
            <w:lang w:val="ru-RU"/>
            <w:rPrChange w:id="641" w:author="Nik K" w:date="2026-10-29T00:17:00Z">
              <w:rPr/>
            </w:rPrChange>
          </w:rPr>
          <w:delText xml:space="preserve"> — смещение, </w:delText>
        </w:r>
      </w:del>
      <m:oMath>
        <m:r>
          <w:del w:id="642" w:author="Nik K" w:date="2026-10-29T06:45:00Z">
            <w:rPr>
              <w:rFonts w:ascii="Cambria Math" w:hAnsi="Cambria Math"/>
            </w:rPr>
            <m:t>S</m:t>
          </w:del>
        </m:r>
        <m:sSub>
          <m:sSubPr>
            <m:ctrlPr>
              <w:del w:id="643" w:author="Nik K" w:date="2026-10-29T06:45:00Z">
                <w:rPr>
                  <w:rFonts w:ascii="Cambria Math" w:hAnsi="Cambria Math"/>
                </w:rPr>
              </w:del>
            </m:ctrlPr>
          </m:sSubPr>
          <m:e>
            <m:r>
              <w:del w:id="644" w:author="Nik K" w:date="2026-10-29T06:45:00Z">
                <w:rPr>
                  <w:rFonts w:ascii="Cambria Math" w:hAnsi="Cambria Math"/>
                </w:rPr>
                <m:t>D</m:t>
              </w:del>
            </m:r>
          </m:e>
          <m:sub>
            <m:r>
              <w:del w:id="645" w:author="Nik K" w:date="2026-10-29T06:45:00Z">
                <w:rPr>
                  <w:rFonts w:ascii="Cambria Math" w:hAnsi="Cambria Math"/>
                </w:rPr>
                <m:t>d</m:t>
              </w:del>
            </m:r>
          </m:sub>
        </m:sSub>
      </m:oMath>
      <w:del w:id="646" w:author="Nik K" w:date="2026-10-29T06:45:00Z">
        <w:r w:rsidRPr="00674711" w:rsidDel="0044768C">
          <w:rPr>
            <w:lang w:val="ru-RU"/>
            <w:rPrChange w:id="647" w:author="Nik K" w:date="2026-10-29T00:17:00Z">
              <w:rPr/>
            </w:rPrChange>
          </w:rPr>
          <w:delText xml:space="preserve"> — стандартное отклонение разностей, </w:delText>
        </w:r>
        <w:r w:rsidDel="0044768C">
          <w:delText>LoA</w:delText>
        </w:r>
        <w:r w:rsidRPr="00674711" w:rsidDel="0044768C">
          <w:rPr>
            <w:lang w:val="ru-RU"/>
            <w:rPrChange w:id="648" w:author="Nik K" w:date="2026-10-29T00:17:00Z">
              <w:rPr/>
            </w:rPrChange>
          </w:rPr>
          <w:delText xml:space="preserve"> — пределы согласия, </w:delText>
        </w:r>
      </w:del>
      <m:oMath>
        <m:bar>
          <m:barPr>
            <m:pos m:val="top"/>
            <m:ctrlPr>
              <w:del w:id="649" w:author="Nik K" w:date="2026-10-29T06:45:00Z">
                <w:rPr>
                  <w:rFonts w:ascii="Cambria Math" w:hAnsi="Cambria Math"/>
                </w:rPr>
              </w:del>
            </m:ctrlPr>
          </m:barPr>
          <m:e>
            <m:r>
              <w:del w:id="650" w:author="Nik K" w:date="2026-10-29T06:45:00Z">
                <w:rPr>
                  <w:rFonts w:ascii="Cambria Math" w:hAnsi="Cambria Math"/>
                </w:rPr>
                <m:t>y</m:t>
              </w:del>
            </m:r>
          </m:e>
        </m:bar>
      </m:oMath>
      <w:del w:id="651" w:author="Nik K" w:date="2026-10-29T06:45:00Z">
        <w:r w:rsidRPr="00674711" w:rsidDel="0044768C">
          <w:rPr>
            <w:lang w:val="ru-RU"/>
            <w:rPrChange w:id="652" w:author="Nik K" w:date="2026-10-29T00:17:00Z">
              <w:rPr/>
            </w:rPrChange>
          </w:rPr>
          <w:delText xml:space="preserve"> — согласованно определённый средний уровень сравниваемой величины. </w:delText>
        </w:r>
        <w:r w:rsidDel="0044768C">
          <w:delText>PE</w:delText>
        </w:r>
        <w:r w:rsidRPr="00674711" w:rsidDel="0044768C">
          <w:rPr>
            <w:lang w:val="ru-RU"/>
            <w:rPrChange w:id="653" w:author="Nik K" w:date="2026-10-29T00:17:00Z">
              <w:rPr/>
            </w:rPrChange>
          </w:rPr>
          <w:delText xml:space="preserve"> выражается в </w:delText>
        </w:r>
        <w:r w:rsidRPr="00674711" w:rsidDel="0044768C">
          <w:rPr>
            <w:lang w:val="ru-RU"/>
            <w:rPrChange w:id="654" w:author="Nik K" w:date="2026-10-29T00:17:00Z">
              <w:rPr/>
            </w:rPrChange>
          </w:rPr>
          <w:lastRenderedPageBreak/>
          <w:delText xml:space="preserve">процентах. Смещение, </w:delText>
        </w:r>
      </w:del>
      <m:oMath>
        <m:r>
          <w:del w:id="655" w:author="Nik K" w:date="2026-10-29T06:45:00Z">
            <w:rPr>
              <w:rFonts w:ascii="Cambria Math" w:hAnsi="Cambria Math"/>
            </w:rPr>
            <m:t>S</m:t>
          </w:del>
        </m:r>
        <m:sSub>
          <m:sSubPr>
            <m:ctrlPr>
              <w:del w:id="656" w:author="Nik K" w:date="2026-10-29T06:45:00Z">
                <w:rPr>
                  <w:rFonts w:ascii="Cambria Math" w:hAnsi="Cambria Math"/>
                </w:rPr>
              </w:del>
            </m:ctrlPr>
          </m:sSubPr>
          <m:e>
            <m:r>
              <w:del w:id="657" w:author="Nik K" w:date="2026-10-29T06:45:00Z">
                <w:rPr>
                  <w:rFonts w:ascii="Cambria Math" w:hAnsi="Cambria Math"/>
                </w:rPr>
                <m:t>D</m:t>
              </w:del>
            </m:r>
          </m:e>
          <m:sub>
            <m:r>
              <w:del w:id="658" w:author="Nik K" w:date="2026-10-29T06:45:00Z">
                <w:rPr>
                  <w:rFonts w:ascii="Cambria Math" w:hAnsi="Cambria Math"/>
                </w:rPr>
                <m:t>d</m:t>
              </w:del>
            </m:r>
          </m:sub>
        </m:sSub>
      </m:oMath>
      <w:del w:id="659" w:author="Nik K" w:date="2026-10-29T06:45:00Z">
        <w:r w:rsidRPr="00674711" w:rsidDel="0044768C">
          <w:rPr>
            <w:lang w:val="ru-RU"/>
            <w:rPrChange w:id="660" w:author="Nik K" w:date="2026-10-29T00:17:00Z">
              <w:rPr/>
            </w:rPrChange>
          </w:rPr>
          <w:delText xml:space="preserve"> и </w:delText>
        </w:r>
        <w:r w:rsidDel="0044768C">
          <w:delText>LoA</w:delText>
        </w:r>
        <w:r w:rsidRPr="00674711" w:rsidDel="0044768C">
          <w:rPr>
            <w:lang w:val="ru-RU"/>
            <w:rPrChange w:id="661" w:author="Nik K" w:date="2026-10-29T00:17:00Z">
              <w:rPr/>
            </w:rPrChange>
          </w:rPr>
          <w:delText xml:space="preserve"> сохраняют единицу исходного показателя. При близком к нормальному распределении разностей для приблизительных 95%-ных пределов часто используют </w:delText>
        </w:r>
      </w:del>
      <m:oMath>
        <m:r>
          <w:del w:id="662" w:author="Nik K" w:date="2026-10-29T06:45:00Z">
            <w:rPr>
              <w:rFonts w:ascii="Cambria Math" w:hAnsi="Cambria Math"/>
            </w:rPr>
            <m:t>k</m:t>
          </w:del>
        </m:r>
        <m:r>
          <w:del w:id="663" w:author="Nik K" w:date="2026-10-29T06:45:00Z">
            <m:rPr>
              <m:sty m:val="p"/>
            </m:rPr>
            <w:rPr>
              <w:rFonts w:ascii="Cambria Math" w:hAnsi="Cambria Math"/>
              <w:lang w:val="ru-RU"/>
              <w:rPrChange w:id="664" w:author="Nik K" w:date="2026-10-29T00:17:00Z">
                <w:rPr>
                  <w:rFonts w:ascii="Cambria Math" w:hAnsi="Cambria Math"/>
                </w:rPr>
              </w:rPrChange>
            </w:rPr>
            <m:t>=</m:t>
          </w:del>
        </m:r>
        <m:r>
          <w:del w:id="665" w:author="Nik K" w:date="2026-10-29T06:45:00Z">
            <w:rPr>
              <w:rFonts w:ascii="Cambria Math" w:hAnsi="Cambria Math"/>
              <w:lang w:val="ru-RU"/>
              <w:rPrChange w:id="666" w:author="Nik K" w:date="2026-10-29T00:17:00Z">
                <w:rPr>
                  <w:rFonts w:ascii="Cambria Math" w:hAnsi="Cambria Math"/>
                </w:rPr>
              </w:rPrChange>
            </w:rPr>
            <m:t>1</m:t>
          </w:del>
        </m:r>
        <m:r>
          <w:del w:id="667" w:author="Nik K" w:date="2026-10-29T06:45:00Z">
            <m:rPr>
              <m:sty m:val="p"/>
            </m:rPr>
            <w:rPr>
              <w:rFonts w:ascii="Cambria Math" w:hAnsi="Cambria Math"/>
              <w:lang w:val="ru-RU"/>
              <w:rPrChange w:id="668" w:author="Nik K" w:date="2026-10-29T00:17:00Z">
                <w:rPr>
                  <w:rFonts w:ascii="Cambria Math" w:hAnsi="Cambria Math"/>
                </w:rPr>
              </w:rPrChange>
            </w:rPr>
            <m:t>,</m:t>
          </w:del>
        </m:r>
        <m:r>
          <w:del w:id="669" w:author="Nik K" w:date="2026-10-29T06:45:00Z">
            <w:rPr>
              <w:rFonts w:ascii="Cambria Math" w:hAnsi="Cambria Math"/>
              <w:lang w:val="ru-RU"/>
              <w:rPrChange w:id="670" w:author="Nik K" w:date="2026-10-29T00:17:00Z">
                <w:rPr>
                  <w:rFonts w:ascii="Cambria Math" w:hAnsi="Cambria Math"/>
                </w:rPr>
              </w:rPrChange>
            </w:rPr>
            <m:t>96</m:t>
          </w:del>
        </m:r>
      </m:oMath>
      <w:del w:id="671" w:author="Nik K" w:date="2026-10-29T06:45:00Z">
        <w:r w:rsidRPr="00674711" w:rsidDel="0044768C">
          <w:rPr>
            <w:lang w:val="ru-RU"/>
            <w:rPrChange w:id="672" w:author="Nik K" w:date="2026-10-29T00:17:00Z">
              <w:rPr/>
            </w:rPrChange>
          </w:rPr>
          <w:delText>; конкретная публикация может применять иной множитель и поправки. Доверительный интервал среднего смещения не является диапазоном индивидуальных расхождений. При повторных измерениях у человека формула для независимых пар недостаточна: структура повторений должна учитываться в оценке неопределённости.</w:delText>
        </w:r>
      </w:del>
    </w:p>
    <w:p w14:paraId="6F8FCE9D" w14:textId="3C7101CC" w:rsidR="003416EE" w:rsidDel="0044768C" w:rsidRDefault="006041B4">
      <w:pPr>
        <w:pStyle w:val="af"/>
        <w:rPr>
          <w:del w:id="673" w:author="Nik K" w:date="2026-10-29T06:45:00Z"/>
        </w:rPr>
      </w:pPr>
      <w:del w:id="674" w:author="Nik K" w:date="2026-10-29T06:45:00Z">
        <w:r w:rsidDel="0044768C">
          <w:delText xml:space="preserve">Ориентир PE около 30% происходит из определённых предпосылок сравнения. Critchley и Critchley рассматривали сочетание независимых ошибок двух методов: при пределах прецизионности каждого около ±20% ожидаемое расхождение составляет около ±28,3%, округляемых до ±30%. Для биоимпедансных сравнений их невзвешенная сводка PE составляла 37% при диапазоне 15–82% </w:delText>
        </w:r>
        <w:r w:rsidR="006B31AF" w:rsidDel="0044768C">
          <w:fldChar w:fldCharType="begin"/>
        </w:r>
        <w:r w:rsidR="006B31AF" w:rsidDel="0044768C">
          <w:delInstrText xml:space="preserve"> HYPERLINK "https://doi.org/10.1023/A:1009982611386" \h </w:delInstrText>
        </w:r>
        <w:r w:rsidR="006B31AF" w:rsidDel="0044768C">
          <w:fldChar w:fldCharType="separate"/>
        </w:r>
        <w:r w:rsidDel="0044768C">
          <w:delText>[12, с. 87–90]</w:delText>
        </w:r>
        <w:r w:rsidR="006B31AF" w:rsidDel="0044768C">
          <w:fldChar w:fldCharType="end"/>
        </w:r>
        <w:r w:rsidDel="0044768C">
          <w:delText>. Таким образом, 30% не является универсальным допустимым отклонением УО или ФВ. Для сопоставления с КТ необходимо отдельно обосновать погрешности объёмного референса и единицу анализа.</w:delText>
        </w:r>
      </w:del>
    </w:p>
    <w:p w14:paraId="7AF661F4" w14:textId="0E0947A6" w:rsidR="003416EE" w:rsidDel="0044768C" w:rsidRDefault="006041B4">
      <w:pPr>
        <w:pStyle w:val="af"/>
        <w:rPr>
          <w:del w:id="675" w:author="Nik K" w:date="2026-10-29T06:45:00Z"/>
        </w:rPr>
      </w:pPr>
      <w:del w:id="676" w:author="Nik K" w:date="2026-10-29T06:45:00Z">
        <w:r w:rsidDel="0044768C">
          <w:delText>Положительные и отрицательные результаты конкретных исследований сопоставлены в таблице 1.1. Направление разности указано там, где оно подтверждено сверкой; для Zoremba сохранена отдельная оговорка. СИ выделен собственными единицами. Таблица содержит результаты опубликованных приборов и алгоритмов, а не характеристики разрабатываемой методики. ДИ означает доверительный интервал.</w:delText>
        </w:r>
      </w:del>
    </w:p>
    <w:p w14:paraId="5918D6D5" w14:textId="6539DA99" w:rsidR="003416EE" w:rsidDel="0044768C" w:rsidRDefault="006041B4">
      <w:pPr>
        <w:pStyle w:val="af5"/>
        <w:keepNext/>
        <w:rPr>
          <w:del w:id="677" w:author="Nik K" w:date="2026-10-29T06:45:00Z"/>
        </w:rPr>
      </w:pPr>
      <w:del w:id="678" w:author="Nik K" w:date="2026-10-29T06:45:00Z">
        <w:r w:rsidDel="0044768C">
          <w:lastRenderedPageBreak/>
          <w:delText>Таблица 1.1 — Согласие электроимпедансных оценок с термодилюцией и сводные литературные результаты</w:delText>
        </w:r>
      </w:del>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326"/>
        <w:gridCol w:w="2594"/>
        <w:gridCol w:w="2218"/>
        <w:gridCol w:w="2357"/>
      </w:tblGrid>
      <w:tr w:rsidR="003416EE" w:rsidDel="0044768C" w14:paraId="47DD5A1D" w14:textId="4EEEC15F">
        <w:trPr>
          <w:cantSplit/>
          <w:tblHeader/>
          <w:del w:id="679" w:author="Nik K" w:date="2026-10-29T06:45:00Z"/>
        </w:trPr>
        <w:tc>
          <w:tcPr>
            <w:tcW w:w="2292" w:type="dxa"/>
            <w:shd w:val="clear" w:color="auto" w:fill="EDEDED"/>
          </w:tcPr>
          <w:p w14:paraId="28F699B3" w14:textId="226DF793" w:rsidR="003416EE" w:rsidDel="0044768C" w:rsidRDefault="006041B4">
            <w:pPr>
              <w:keepNext/>
              <w:spacing w:before="60" w:after="60" w:line="240" w:lineRule="auto"/>
              <w:ind w:firstLine="0"/>
              <w:jc w:val="left"/>
              <w:rPr>
                <w:del w:id="680" w:author="Nik K" w:date="2026-10-29T06:45:00Z"/>
              </w:rPr>
            </w:pPr>
            <w:del w:id="681" w:author="Nik K" w:date="2026-10-29T06:45:00Z">
              <w:r w:rsidDel="0044768C">
                <w:rPr>
                  <w:b/>
                  <w:sz w:val="22"/>
                </w:rPr>
                <w:delText>Исследование и условия</w:delText>
              </w:r>
            </w:del>
          </w:p>
        </w:tc>
        <w:tc>
          <w:tcPr>
            <w:tcW w:w="2555" w:type="dxa"/>
            <w:shd w:val="clear" w:color="auto" w:fill="EDEDED"/>
          </w:tcPr>
          <w:p w14:paraId="17732638" w14:textId="20507C72" w:rsidR="003416EE" w:rsidDel="0044768C" w:rsidRDefault="006041B4">
            <w:pPr>
              <w:keepNext/>
              <w:spacing w:before="60" w:after="60" w:line="240" w:lineRule="auto"/>
              <w:ind w:firstLine="0"/>
              <w:jc w:val="left"/>
              <w:rPr>
                <w:del w:id="682" w:author="Nik K" w:date="2026-10-29T06:45:00Z"/>
              </w:rPr>
            </w:pPr>
            <w:del w:id="683" w:author="Nik K" w:date="2026-10-29T06:45:00Z">
              <w:r w:rsidDel="0044768C">
                <w:rPr>
                  <w:b/>
                  <w:sz w:val="22"/>
                </w:rPr>
                <w:delText>Выборка и направление разности</w:delText>
              </w:r>
            </w:del>
          </w:p>
        </w:tc>
        <w:tc>
          <w:tcPr>
            <w:tcW w:w="2185" w:type="dxa"/>
            <w:shd w:val="clear" w:color="auto" w:fill="EDEDED"/>
          </w:tcPr>
          <w:p w14:paraId="378E030B" w14:textId="31ACE6A3" w:rsidR="003416EE" w:rsidDel="0044768C" w:rsidRDefault="006041B4">
            <w:pPr>
              <w:keepNext/>
              <w:spacing w:before="60" w:after="60" w:line="240" w:lineRule="auto"/>
              <w:ind w:firstLine="0"/>
              <w:jc w:val="left"/>
              <w:rPr>
                <w:del w:id="684" w:author="Nik K" w:date="2026-10-29T06:45:00Z"/>
              </w:rPr>
            </w:pPr>
            <w:del w:id="685" w:author="Nik K" w:date="2026-10-29T06:45:00Z">
              <w:r w:rsidDel="0044768C">
                <w:rPr>
                  <w:b/>
                  <w:sz w:val="22"/>
                </w:rPr>
                <w:delText>Смещение и пределы согласия</w:delText>
              </w:r>
            </w:del>
          </w:p>
        </w:tc>
        <w:tc>
          <w:tcPr>
            <w:tcW w:w="2322" w:type="dxa"/>
            <w:shd w:val="clear" w:color="auto" w:fill="EDEDED"/>
          </w:tcPr>
          <w:p w14:paraId="5E178886" w14:textId="29341AA4" w:rsidR="003416EE" w:rsidDel="0044768C" w:rsidRDefault="006041B4">
            <w:pPr>
              <w:keepNext/>
              <w:spacing w:before="60" w:after="60" w:line="240" w:lineRule="auto"/>
              <w:ind w:firstLine="0"/>
              <w:jc w:val="left"/>
              <w:rPr>
                <w:del w:id="686" w:author="Nik K" w:date="2026-10-29T06:45:00Z"/>
              </w:rPr>
            </w:pPr>
            <w:del w:id="687" w:author="Nik K" w:date="2026-10-29T06:45:00Z">
              <w:r w:rsidDel="0044768C">
                <w:rPr>
                  <w:b/>
                  <w:sz w:val="22"/>
                </w:rPr>
                <w:delText>Процентная ошибка и динамика</w:delText>
              </w:r>
            </w:del>
          </w:p>
        </w:tc>
      </w:tr>
      <w:tr w:rsidR="003416EE" w:rsidDel="0044768C" w14:paraId="176145A5" w14:textId="55F538F1">
        <w:trPr>
          <w:cantSplit/>
          <w:del w:id="688" w:author="Nik K" w:date="2026-10-29T06:45:00Z"/>
        </w:trPr>
        <w:tc>
          <w:tcPr>
            <w:tcW w:w="2292" w:type="dxa"/>
          </w:tcPr>
          <w:p w14:paraId="11D6F7C9" w14:textId="35DD18BB" w:rsidR="003416EE" w:rsidDel="0044768C" w:rsidRDefault="006041B4">
            <w:pPr>
              <w:spacing w:before="60" w:after="60" w:line="240" w:lineRule="auto"/>
              <w:ind w:firstLine="0"/>
              <w:jc w:val="left"/>
              <w:rPr>
                <w:del w:id="689" w:author="Nik K" w:date="2026-10-29T06:45:00Z"/>
              </w:rPr>
            </w:pPr>
            <w:del w:id="690" w:author="Nik K" w:date="2026-10-29T06:45:00Z">
              <w:r w:rsidDel="0044768C">
                <w:rPr>
                  <w:sz w:val="22"/>
                </w:rPr>
                <w:delText>Zoremba, 2007; послеоперационная интенсивная терапия, синусовый ритм по описанию методов</w:delText>
              </w:r>
            </w:del>
          </w:p>
        </w:tc>
        <w:tc>
          <w:tcPr>
            <w:tcW w:w="2555" w:type="dxa"/>
          </w:tcPr>
          <w:p w14:paraId="7EEC870C" w14:textId="7A1E91BA" w:rsidR="003416EE" w:rsidDel="0044768C" w:rsidRDefault="006041B4">
            <w:pPr>
              <w:spacing w:before="60" w:after="60" w:line="240" w:lineRule="auto"/>
              <w:ind w:firstLine="0"/>
              <w:jc w:val="left"/>
              <w:rPr>
                <w:del w:id="691" w:author="Nik K" w:date="2026-10-29T06:45:00Z"/>
              </w:rPr>
            </w:pPr>
            <w:del w:id="692" w:author="Nik K" w:date="2026-10-29T06:45:00Z">
              <w:r w:rsidDel="0044768C">
                <w:rPr>
                  <w:sz w:val="22"/>
                </w:rPr>
                <w:delText>50 пациентов; две группы по 25; сравнение с лёгочной либо транспульмональной термодилюцией; знаки разностей сохранены из публикации, порядок вычитания по доступному тексту не установлен</w:delText>
              </w:r>
            </w:del>
          </w:p>
        </w:tc>
        <w:tc>
          <w:tcPr>
            <w:tcW w:w="2185" w:type="dxa"/>
          </w:tcPr>
          <w:p w14:paraId="5305DDEE" w14:textId="2BFC5BBF" w:rsidR="003416EE" w:rsidDel="0044768C" w:rsidRDefault="006041B4">
            <w:pPr>
              <w:spacing w:before="60" w:after="60" w:line="240" w:lineRule="auto"/>
              <w:ind w:firstLine="0"/>
              <w:jc w:val="left"/>
              <w:rPr>
                <w:del w:id="693" w:author="Nik K" w:date="2026-10-29T06:45:00Z"/>
              </w:rPr>
            </w:pPr>
            <w:del w:id="694" w:author="Nik K" w:date="2026-10-29T06:45:00Z">
              <w:r w:rsidDel="0044768C">
                <w:rPr>
                  <w:sz w:val="22"/>
                </w:rPr>
                <w:delText>Соответственно −0,05 ± 0,71 и 0,22 ± 0,78 л/мин (среднее ± SD); LoA −1,47…1,37 и −1,34…1,78 л/мин</w:delText>
              </w:r>
            </w:del>
          </w:p>
        </w:tc>
        <w:tc>
          <w:tcPr>
            <w:tcW w:w="2322" w:type="dxa"/>
          </w:tcPr>
          <w:p w14:paraId="231FD5FE" w14:textId="5DCB291D" w:rsidR="003416EE" w:rsidDel="0044768C" w:rsidRDefault="006041B4">
            <w:pPr>
              <w:spacing w:before="60" w:after="60" w:line="240" w:lineRule="auto"/>
              <w:ind w:firstLine="0"/>
              <w:jc w:val="left"/>
              <w:rPr>
                <w:del w:id="695" w:author="Nik K" w:date="2026-10-29T06:45:00Z"/>
              </w:rPr>
            </w:pPr>
            <w:del w:id="696" w:author="Nik K" w:date="2026-10-29T06:45:00Z">
              <w:r w:rsidDel="0044768C">
                <w:rPr>
                  <w:sz w:val="22"/>
                </w:rPr>
                <w:delText>PE 26,5% и 26,4%; результат относится к указанным двум группам</w:delText>
              </w:r>
            </w:del>
          </w:p>
        </w:tc>
      </w:tr>
      <w:tr w:rsidR="003416EE" w:rsidDel="0044768C" w14:paraId="3B24B6AF" w14:textId="5E38A3D5">
        <w:trPr>
          <w:cantSplit/>
          <w:del w:id="697" w:author="Nik K" w:date="2026-10-29T06:45:00Z"/>
        </w:trPr>
        <w:tc>
          <w:tcPr>
            <w:tcW w:w="2292" w:type="dxa"/>
          </w:tcPr>
          <w:p w14:paraId="09B992A7" w14:textId="07E60B51" w:rsidR="003416EE" w:rsidDel="0044768C" w:rsidRDefault="006041B4">
            <w:pPr>
              <w:spacing w:before="60" w:after="60" w:line="240" w:lineRule="auto"/>
              <w:ind w:firstLine="0"/>
              <w:jc w:val="left"/>
              <w:rPr>
                <w:del w:id="698" w:author="Nik K" w:date="2026-10-29T06:45:00Z"/>
              </w:rPr>
            </w:pPr>
            <w:del w:id="699" w:author="Nik K" w:date="2026-10-29T06:45:00Z">
              <w:r w:rsidDel="0044768C">
                <w:rPr>
                  <w:sz w:val="22"/>
                </w:rPr>
                <w:delText>Cox, 2017; кардиохирургия, непрерывная лёгочная термодилюция</w:delText>
              </w:r>
            </w:del>
          </w:p>
        </w:tc>
        <w:tc>
          <w:tcPr>
            <w:tcW w:w="2555" w:type="dxa"/>
          </w:tcPr>
          <w:p w14:paraId="2F3BBDA0" w14:textId="64A22EF7" w:rsidR="003416EE" w:rsidDel="0044768C" w:rsidRDefault="006041B4">
            <w:pPr>
              <w:spacing w:before="60" w:after="60" w:line="240" w:lineRule="auto"/>
              <w:ind w:firstLine="0"/>
              <w:jc w:val="left"/>
              <w:rPr>
                <w:del w:id="700" w:author="Nik K" w:date="2026-10-29T06:45:00Z"/>
              </w:rPr>
            </w:pPr>
            <w:del w:id="701" w:author="Nik K" w:date="2026-10-29T06:45:00Z">
              <w:r w:rsidDel="0044768C">
                <w:rPr>
                  <w:sz w:val="22"/>
                </w:rPr>
                <w:delText>50 пациентов, 284 фактические пары; электрический СИ минус референсный</w:delText>
              </w:r>
            </w:del>
          </w:p>
        </w:tc>
        <w:tc>
          <w:tcPr>
            <w:tcW w:w="2185" w:type="dxa"/>
          </w:tcPr>
          <w:p w14:paraId="21E67C5E" w14:textId="74B055D4" w:rsidR="003416EE" w:rsidDel="0044768C" w:rsidRDefault="006041B4">
            <w:pPr>
              <w:spacing w:before="60" w:after="60" w:line="240" w:lineRule="auto"/>
              <w:ind w:firstLine="0"/>
              <w:jc w:val="left"/>
              <w:rPr>
                <w:del w:id="702" w:author="Nik K" w:date="2026-10-29T06:45:00Z"/>
              </w:rPr>
            </w:pPr>
            <w:del w:id="703" w:author="Nik K" w:date="2026-10-29T06:45:00Z">
              <w:r w:rsidDel="0044768C">
                <w:rPr>
                  <w:sz w:val="22"/>
                </w:rPr>
                <w:delText>−0,52 л/(мин·м²); LoA −2,2…1,1 л/(мин·м²)</w:delText>
              </w:r>
            </w:del>
          </w:p>
        </w:tc>
        <w:tc>
          <w:tcPr>
            <w:tcW w:w="2322" w:type="dxa"/>
          </w:tcPr>
          <w:p w14:paraId="223DE270" w14:textId="5671939C" w:rsidR="003416EE" w:rsidDel="0044768C" w:rsidRDefault="006041B4">
            <w:pPr>
              <w:spacing w:before="60" w:after="60" w:line="240" w:lineRule="auto"/>
              <w:ind w:firstLine="0"/>
              <w:jc w:val="left"/>
              <w:rPr>
                <w:del w:id="704" w:author="Nik K" w:date="2026-10-29T06:45:00Z"/>
              </w:rPr>
            </w:pPr>
            <w:del w:id="705" w:author="Nik K" w:date="2026-10-29T06:45:00Z">
              <w:r w:rsidDel="0044768C">
                <w:rPr>
                  <w:sz w:val="22"/>
                </w:rPr>
                <w:delText>PE 67% (95% ДИ 60–73%); четырёхквадрантная согласованность 55% при зоне исключения 15%</w:delText>
              </w:r>
            </w:del>
          </w:p>
        </w:tc>
      </w:tr>
      <w:tr w:rsidR="003416EE" w:rsidDel="0044768C" w14:paraId="746B3F48" w14:textId="0D2CA9D6">
        <w:trPr>
          <w:cantSplit/>
          <w:del w:id="706" w:author="Nik K" w:date="2026-10-29T06:45:00Z"/>
        </w:trPr>
        <w:tc>
          <w:tcPr>
            <w:tcW w:w="2292" w:type="dxa"/>
          </w:tcPr>
          <w:p w14:paraId="0A8122CE" w14:textId="14AD7173" w:rsidR="003416EE" w:rsidDel="0044768C" w:rsidRDefault="006041B4">
            <w:pPr>
              <w:spacing w:before="60" w:after="60" w:line="240" w:lineRule="auto"/>
              <w:ind w:firstLine="0"/>
              <w:jc w:val="left"/>
              <w:rPr>
                <w:del w:id="707" w:author="Nik K" w:date="2026-10-29T06:45:00Z"/>
              </w:rPr>
            </w:pPr>
            <w:del w:id="708" w:author="Nik K" w:date="2026-10-29T06:45:00Z">
              <w:r w:rsidDel="0044768C">
                <w:rPr>
                  <w:sz w:val="22"/>
                </w:rPr>
                <w:delText>Wang, 2018; трансплантация печени, непрерывная лёгочная термодилюция</w:delText>
              </w:r>
            </w:del>
          </w:p>
        </w:tc>
        <w:tc>
          <w:tcPr>
            <w:tcW w:w="2555" w:type="dxa"/>
          </w:tcPr>
          <w:p w14:paraId="1720FA67" w14:textId="7CD1C961" w:rsidR="003416EE" w:rsidDel="0044768C" w:rsidRDefault="006041B4">
            <w:pPr>
              <w:spacing w:before="60" w:after="60" w:line="240" w:lineRule="auto"/>
              <w:ind w:firstLine="0"/>
              <w:jc w:val="left"/>
              <w:rPr>
                <w:del w:id="709" w:author="Nik K" w:date="2026-10-29T06:45:00Z"/>
              </w:rPr>
            </w:pPr>
            <w:del w:id="710" w:author="Nik K" w:date="2026-10-29T06:45:00Z">
              <w:r w:rsidDel="0044768C">
                <w:rPr>
                  <w:sz w:val="22"/>
                </w:rPr>
                <w:delText>23 проанализированных пациента, 207 пар; референсный МОК минус электрический</w:delText>
              </w:r>
            </w:del>
          </w:p>
        </w:tc>
        <w:tc>
          <w:tcPr>
            <w:tcW w:w="2185" w:type="dxa"/>
          </w:tcPr>
          <w:p w14:paraId="6732F26B" w14:textId="61D2CAC4" w:rsidR="003416EE" w:rsidDel="0044768C" w:rsidRDefault="006041B4">
            <w:pPr>
              <w:spacing w:before="60" w:after="60" w:line="240" w:lineRule="auto"/>
              <w:ind w:firstLine="0"/>
              <w:jc w:val="left"/>
              <w:rPr>
                <w:del w:id="711" w:author="Nik K" w:date="2026-10-29T06:45:00Z"/>
              </w:rPr>
            </w:pPr>
            <w:del w:id="712" w:author="Nik K" w:date="2026-10-29T06:45:00Z">
              <w:r w:rsidDel="0044768C">
                <w:rPr>
                  <w:sz w:val="22"/>
                </w:rPr>
                <w:delText>−1,26 ± 2,39 л/мин (среднее ± SD); LoA −5,94…3,42 л/мин</w:delText>
              </w:r>
            </w:del>
          </w:p>
        </w:tc>
        <w:tc>
          <w:tcPr>
            <w:tcW w:w="2322" w:type="dxa"/>
          </w:tcPr>
          <w:p w14:paraId="288AEB22" w14:textId="6529BC60" w:rsidR="003416EE" w:rsidDel="0044768C" w:rsidRDefault="006041B4">
            <w:pPr>
              <w:spacing w:before="60" w:after="60" w:line="240" w:lineRule="auto"/>
              <w:ind w:firstLine="0"/>
              <w:jc w:val="left"/>
              <w:rPr>
                <w:del w:id="713" w:author="Nik K" w:date="2026-10-29T06:45:00Z"/>
              </w:rPr>
            </w:pPr>
            <w:del w:id="714" w:author="Nik K" w:date="2026-10-29T06:45:00Z">
              <w:r w:rsidDel="0044768C">
                <w:rPr>
                  <w:sz w:val="22"/>
                </w:rPr>
                <w:delText>PE 60,0%; согласованность изменений 56,5% для 124 пар вне зоны ±1 л/мин</w:delText>
              </w:r>
            </w:del>
          </w:p>
        </w:tc>
      </w:tr>
      <w:tr w:rsidR="003416EE" w:rsidDel="0044768C" w14:paraId="0077F4F0" w14:textId="00F1BE17">
        <w:trPr>
          <w:cantSplit/>
          <w:del w:id="715" w:author="Nik K" w:date="2026-10-29T06:45:00Z"/>
        </w:trPr>
        <w:tc>
          <w:tcPr>
            <w:tcW w:w="2292" w:type="dxa"/>
          </w:tcPr>
          <w:p w14:paraId="51679561" w14:textId="577258CC" w:rsidR="003416EE" w:rsidDel="0044768C" w:rsidRDefault="006041B4">
            <w:pPr>
              <w:spacing w:before="60" w:after="60" w:line="240" w:lineRule="auto"/>
              <w:ind w:firstLine="0"/>
              <w:jc w:val="left"/>
              <w:rPr>
                <w:del w:id="716" w:author="Nik K" w:date="2026-10-29T06:45:00Z"/>
              </w:rPr>
            </w:pPr>
            <w:del w:id="717" w:author="Nik K" w:date="2026-10-29T06:45:00Z">
              <w:r w:rsidDel="0044768C">
                <w:rPr>
                  <w:sz w:val="22"/>
                </w:rPr>
                <w:delText>Greiwe, 2025; после коронарного шунтирования, прерывистая лёгочная термодилюция</w:delText>
              </w:r>
            </w:del>
          </w:p>
        </w:tc>
        <w:tc>
          <w:tcPr>
            <w:tcW w:w="2555" w:type="dxa"/>
          </w:tcPr>
          <w:p w14:paraId="0DDA9D8E" w14:textId="27EE6F12" w:rsidR="003416EE" w:rsidDel="0044768C" w:rsidRDefault="006041B4">
            <w:pPr>
              <w:spacing w:before="60" w:after="60" w:line="240" w:lineRule="auto"/>
              <w:ind w:firstLine="0"/>
              <w:jc w:val="left"/>
              <w:rPr>
                <w:del w:id="718" w:author="Nik K" w:date="2026-10-29T06:45:00Z"/>
              </w:rPr>
            </w:pPr>
            <w:del w:id="719" w:author="Nik K" w:date="2026-10-29T06:45:00Z">
              <w:r w:rsidDel="0044768C">
                <w:rPr>
                  <w:sz w:val="22"/>
                </w:rPr>
                <w:delText>41 проанализированный пациент, 157 пар; референсный МОК минус электрический</w:delText>
              </w:r>
            </w:del>
          </w:p>
        </w:tc>
        <w:tc>
          <w:tcPr>
            <w:tcW w:w="2185" w:type="dxa"/>
          </w:tcPr>
          <w:p w14:paraId="16DB18F8" w14:textId="70586D6D" w:rsidR="003416EE" w:rsidDel="0044768C" w:rsidRDefault="006041B4">
            <w:pPr>
              <w:spacing w:before="60" w:after="60" w:line="240" w:lineRule="auto"/>
              <w:ind w:firstLine="0"/>
              <w:jc w:val="left"/>
              <w:rPr>
                <w:del w:id="720" w:author="Nik K" w:date="2026-10-29T06:45:00Z"/>
              </w:rPr>
            </w:pPr>
            <w:del w:id="721" w:author="Nik K" w:date="2026-10-29T06:45:00Z">
              <w:r w:rsidDel="0044768C">
                <w:rPr>
                  <w:sz w:val="22"/>
                </w:rPr>
                <w:delText>−0,2 ± 1,2 л/мин (среднее ± SD); LoA −2,6…2,3 л/мин</w:delText>
              </w:r>
            </w:del>
          </w:p>
        </w:tc>
        <w:tc>
          <w:tcPr>
            <w:tcW w:w="2322" w:type="dxa"/>
          </w:tcPr>
          <w:p w14:paraId="6E59A766" w14:textId="37BA4B91" w:rsidR="003416EE" w:rsidDel="0044768C" w:rsidRDefault="006041B4">
            <w:pPr>
              <w:spacing w:before="60" w:after="60" w:line="240" w:lineRule="auto"/>
              <w:ind w:firstLine="0"/>
              <w:jc w:val="left"/>
              <w:rPr>
                <w:del w:id="722" w:author="Nik K" w:date="2026-10-29T06:45:00Z"/>
              </w:rPr>
            </w:pPr>
            <w:del w:id="723" w:author="Nik K" w:date="2026-10-29T06:45:00Z">
              <w:r w:rsidDel="0044768C">
                <w:rPr>
                  <w:sz w:val="22"/>
                </w:rPr>
                <w:delText>PE 47% (95% ДИ 37–56%); согласованность изменений 48% при зоне исключения 10%</w:delText>
              </w:r>
            </w:del>
          </w:p>
        </w:tc>
      </w:tr>
      <w:tr w:rsidR="003416EE" w:rsidDel="0044768C" w14:paraId="5576667B" w14:textId="7A660672">
        <w:trPr>
          <w:cantSplit/>
          <w:del w:id="724" w:author="Nik K" w:date="2026-10-29T06:45:00Z"/>
        </w:trPr>
        <w:tc>
          <w:tcPr>
            <w:tcW w:w="2292" w:type="dxa"/>
          </w:tcPr>
          <w:p w14:paraId="14FC387D" w14:textId="4DADC6C9" w:rsidR="003416EE" w:rsidDel="0044768C" w:rsidRDefault="006041B4">
            <w:pPr>
              <w:spacing w:before="60" w:after="60" w:line="240" w:lineRule="auto"/>
              <w:ind w:firstLine="0"/>
              <w:jc w:val="left"/>
              <w:rPr>
                <w:del w:id="725" w:author="Nik K" w:date="2026-10-29T06:45:00Z"/>
              </w:rPr>
            </w:pPr>
            <w:del w:id="726" w:author="Nik K" w:date="2026-10-29T06:45:00Z">
              <w:r w:rsidDel="0044768C">
                <w:rPr>
                  <w:sz w:val="22"/>
                </w:rPr>
                <w:delText>Sanders, 2020; метаанализ, взрослые</w:delText>
              </w:r>
            </w:del>
          </w:p>
        </w:tc>
        <w:tc>
          <w:tcPr>
            <w:tcW w:w="2555" w:type="dxa"/>
          </w:tcPr>
          <w:p w14:paraId="2B0FC7B6" w14:textId="5E634A24" w:rsidR="003416EE" w:rsidDel="0044768C" w:rsidRDefault="006041B4">
            <w:pPr>
              <w:spacing w:before="60" w:after="60" w:line="240" w:lineRule="auto"/>
              <w:ind w:firstLine="0"/>
              <w:jc w:val="left"/>
              <w:rPr>
                <w:del w:id="727" w:author="Nik K" w:date="2026-10-29T06:45:00Z"/>
              </w:rPr>
            </w:pPr>
            <w:del w:id="728" w:author="Nik K" w:date="2026-10-29T06:45:00Z">
              <w:r w:rsidDel="0044768C">
                <w:rPr>
                  <w:sz w:val="22"/>
                </w:rPr>
                <w:delText>13 исследований, 620 уникальных пациентов</w:delText>
              </w:r>
            </w:del>
          </w:p>
        </w:tc>
        <w:tc>
          <w:tcPr>
            <w:tcW w:w="2185" w:type="dxa"/>
          </w:tcPr>
          <w:p w14:paraId="176D6E38" w14:textId="4A4D32FC" w:rsidR="003416EE" w:rsidDel="0044768C" w:rsidRDefault="006041B4">
            <w:pPr>
              <w:spacing w:before="60" w:after="60" w:line="240" w:lineRule="auto"/>
              <w:ind w:firstLine="0"/>
              <w:jc w:val="left"/>
              <w:rPr>
                <w:del w:id="729" w:author="Nik K" w:date="2026-10-29T06:45:00Z"/>
              </w:rPr>
            </w:pPr>
            <w:del w:id="730" w:author="Nik K" w:date="2026-10-29T06:45:00Z">
              <w:r w:rsidDel="0044768C">
                <w:rPr>
                  <w:sz w:val="22"/>
                </w:rPr>
                <w:delText>Сводное смещение 0,03 л/мин; LoA −2,78…2,84 л/мин</w:delText>
              </w:r>
            </w:del>
          </w:p>
        </w:tc>
        <w:tc>
          <w:tcPr>
            <w:tcW w:w="2322" w:type="dxa"/>
          </w:tcPr>
          <w:p w14:paraId="5C2A150C" w14:textId="7C483D56" w:rsidR="003416EE" w:rsidDel="0044768C" w:rsidRDefault="006041B4">
            <w:pPr>
              <w:spacing w:before="60" w:after="60" w:line="240" w:lineRule="auto"/>
              <w:ind w:firstLine="0"/>
              <w:jc w:val="left"/>
              <w:rPr>
                <w:del w:id="731" w:author="Nik K" w:date="2026-10-29T06:45:00Z"/>
              </w:rPr>
            </w:pPr>
            <w:del w:id="732" w:author="Nik K" w:date="2026-10-29T06:45:00Z">
              <w:r w:rsidDel="0044768C">
                <w:rPr>
                  <w:sz w:val="22"/>
                </w:rPr>
                <w:delText xml:space="preserve">Средняя PE 48%; неоднородность </w:delText>
              </w:r>
            </w:del>
            <m:oMath>
              <m:sSup>
                <m:sSupPr>
                  <m:ctrlPr>
                    <w:del w:id="733" w:author="Nik K" w:date="2026-10-29T06:45:00Z">
                      <w:rPr>
                        <w:rFonts w:ascii="Cambria Math" w:hAnsi="Cambria Math"/>
                      </w:rPr>
                    </w:del>
                  </m:ctrlPr>
                </m:sSupPr>
                <m:e>
                  <m:r>
                    <w:del w:id="734" w:author="Nik K" w:date="2026-10-29T06:45:00Z">
                      <w:rPr>
                        <w:rFonts w:ascii="Cambria Math" w:hAnsi="Cambria Math"/>
                        <w:sz w:val="22"/>
                      </w:rPr>
                      <m:t>I</m:t>
                    </w:del>
                  </m:r>
                </m:e>
                <m:sup>
                  <m:r>
                    <w:del w:id="735" w:author="Nik K" w:date="2026-10-29T06:45:00Z">
                      <w:rPr>
                        <w:rFonts w:ascii="Cambria Math" w:hAnsi="Cambria Math"/>
                        <w:sz w:val="22"/>
                      </w:rPr>
                      <m:t>2</m:t>
                    </w:del>
                  </m:r>
                </m:sup>
              </m:sSup>
              <m:r>
                <w:del w:id="736" w:author="Nik K" w:date="2026-10-29T06:45:00Z">
                  <m:rPr>
                    <m:sty m:val="p"/>
                  </m:rPr>
                  <w:rPr>
                    <w:rFonts w:ascii="Cambria Math" w:hAnsi="Cambria Math"/>
                    <w:sz w:val="22"/>
                  </w:rPr>
                  <m:t>=</m:t>
                </w:del>
              </m:r>
              <m:r>
                <w:del w:id="737" w:author="Nik K" w:date="2026-10-29T06:45:00Z">
                  <w:rPr>
                    <w:rFonts w:ascii="Cambria Math" w:hAnsi="Cambria Math"/>
                    <w:sz w:val="22"/>
                  </w:rPr>
                  <m:t>93</m:t>
                </w:del>
              </m:r>
              <m:r>
                <w:del w:id="738" w:author="Nik K" w:date="2026-10-29T06:45:00Z">
                  <m:rPr>
                    <m:sty m:val="p"/>
                  </m:rPr>
                  <w:rPr>
                    <w:rFonts w:ascii="Cambria Math" w:hAnsi="Cambria Math"/>
                    <w:sz w:val="22"/>
                  </w:rPr>
                  <m:t>%</m:t>
                </w:del>
              </m:r>
            </m:oMath>
          </w:p>
        </w:tc>
      </w:tr>
      <w:tr w:rsidR="003416EE" w:rsidDel="0044768C" w14:paraId="45E5DC58" w14:textId="590FED42">
        <w:trPr>
          <w:cantSplit/>
          <w:del w:id="739" w:author="Nik K" w:date="2026-10-29T06:45:00Z"/>
        </w:trPr>
        <w:tc>
          <w:tcPr>
            <w:tcW w:w="2292" w:type="dxa"/>
          </w:tcPr>
          <w:p w14:paraId="3A465B3E" w14:textId="54344513" w:rsidR="003416EE" w:rsidDel="0044768C" w:rsidRDefault="006041B4">
            <w:pPr>
              <w:spacing w:before="60" w:after="60" w:line="240" w:lineRule="auto"/>
              <w:ind w:firstLine="0"/>
              <w:jc w:val="left"/>
              <w:rPr>
                <w:del w:id="740" w:author="Nik K" w:date="2026-10-29T06:45:00Z"/>
              </w:rPr>
            </w:pPr>
            <w:del w:id="741" w:author="Nik K" w:date="2026-10-29T06:45:00Z">
              <w:r w:rsidDel="0044768C">
                <w:rPr>
                  <w:sz w:val="22"/>
                </w:rPr>
                <w:delText>Sanders, 2020; педиатрическая часть того же метаанализа</w:delText>
              </w:r>
            </w:del>
          </w:p>
        </w:tc>
        <w:tc>
          <w:tcPr>
            <w:tcW w:w="2555" w:type="dxa"/>
          </w:tcPr>
          <w:p w14:paraId="38273C34" w14:textId="706D71AC" w:rsidR="003416EE" w:rsidDel="0044768C" w:rsidRDefault="006041B4">
            <w:pPr>
              <w:spacing w:before="60" w:after="60" w:line="240" w:lineRule="auto"/>
              <w:ind w:firstLine="0"/>
              <w:jc w:val="left"/>
              <w:rPr>
                <w:del w:id="742" w:author="Nik K" w:date="2026-10-29T06:45:00Z"/>
              </w:rPr>
            </w:pPr>
            <w:del w:id="743" w:author="Nik K" w:date="2026-10-29T06:45:00Z">
              <w:r w:rsidDel="0044768C">
                <w:rPr>
                  <w:sz w:val="22"/>
                </w:rPr>
                <w:delText>11 исследований, 603 пациента</w:delText>
              </w:r>
            </w:del>
          </w:p>
        </w:tc>
        <w:tc>
          <w:tcPr>
            <w:tcW w:w="2185" w:type="dxa"/>
          </w:tcPr>
          <w:p w14:paraId="543D7932" w14:textId="1A04A3CF" w:rsidR="003416EE" w:rsidDel="0044768C" w:rsidRDefault="006041B4">
            <w:pPr>
              <w:spacing w:before="60" w:after="60" w:line="240" w:lineRule="auto"/>
              <w:ind w:firstLine="0"/>
              <w:jc w:val="left"/>
              <w:rPr>
                <w:del w:id="744" w:author="Nik K" w:date="2026-10-29T06:45:00Z"/>
              </w:rPr>
            </w:pPr>
            <w:del w:id="745" w:author="Nik K" w:date="2026-10-29T06:45:00Z">
              <w:r w:rsidDel="0044768C">
                <w:rPr>
                  <w:sz w:val="22"/>
                </w:rPr>
                <w:delText>Сводное смещение −0,02 л/мин; LoA −1,22…1,18 л/мин</w:delText>
              </w:r>
            </w:del>
          </w:p>
        </w:tc>
        <w:tc>
          <w:tcPr>
            <w:tcW w:w="2322" w:type="dxa"/>
          </w:tcPr>
          <w:p w14:paraId="555F58FE" w14:textId="1135D3ED" w:rsidR="003416EE" w:rsidDel="0044768C" w:rsidRDefault="006041B4">
            <w:pPr>
              <w:spacing w:before="60" w:after="60" w:line="240" w:lineRule="auto"/>
              <w:ind w:firstLine="0"/>
              <w:jc w:val="left"/>
              <w:rPr>
                <w:del w:id="746" w:author="Nik K" w:date="2026-10-29T06:45:00Z"/>
              </w:rPr>
            </w:pPr>
            <w:del w:id="747" w:author="Nik K" w:date="2026-10-29T06:45:00Z">
              <w:r w:rsidDel="0044768C">
                <w:rPr>
                  <w:sz w:val="22"/>
                </w:rPr>
                <w:delText xml:space="preserve">Средняя PE 42%; </w:delText>
              </w:r>
            </w:del>
            <m:oMath>
              <m:sSup>
                <m:sSupPr>
                  <m:ctrlPr>
                    <w:del w:id="748" w:author="Nik K" w:date="2026-10-29T06:45:00Z">
                      <w:rPr>
                        <w:rFonts w:ascii="Cambria Math" w:hAnsi="Cambria Math"/>
                      </w:rPr>
                    </w:del>
                  </m:ctrlPr>
                </m:sSupPr>
                <m:e>
                  <m:r>
                    <w:del w:id="749" w:author="Nik K" w:date="2026-10-29T06:45:00Z">
                      <w:rPr>
                        <w:rFonts w:ascii="Cambria Math" w:hAnsi="Cambria Math"/>
                        <w:sz w:val="22"/>
                      </w:rPr>
                      <m:t>I</m:t>
                    </w:del>
                  </m:r>
                </m:e>
                <m:sup>
                  <m:r>
                    <w:del w:id="750" w:author="Nik K" w:date="2026-10-29T06:45:00Z">
                      <w:rPr>
                        <w:rFonts w:ascii="Cambria Math" w:hAnsi="Cambria Math"/>
                        <w:sz w:val="22"/>
                      </w:rPr>
                      <m:t>2</m:t>
                    </w:del>
                  </m:r>
                </m:sup>
              </m:sSup>
              <m:r>
                <w:del w:id="751" w:author="Nik K" w:date="2026-10-29T06:45:00Z">
                  <m:rPr>
                    <m:sty m:val="p"/>
                  </m:rPr>
                  <w:rPr>
                    <w:rFonts w:ascii="Cambria Math" w:hAnsi="Cambria Math"/>
                    <w:sz w:val="22"/>
                  </w:rPr>
                  <m:t>=</m:t>
                </w:del>
              </m:r>
              <m:r>
                <w:del w:id="752" w:author="Nik K" w:date="2026-10-29T06:45:00Z">
                  <w:rPr>
                    <w:rFonts w:ascii="Cambria Math" w:hAnsi="Cambria Math"/>
                    <w:sz w:val="22"/>
                  </w:rPr>
                  <m:t>86</m:t>
                </w:del>
              </m:r>
              <m:r>
                <w:del w:id="753" w:author="Nik K" w:date="2026-10-29T06:45:00Z">
                  <m:rPr>
                    <m:sty m:val="p"/>
                  </m:rPr>
                  <w:rPr>
                    <w:rFonts w:ascii="Cambria Math" w:hAnsi="Cambria Math"/>
                    <w:sz w:val="22"/>
                  </w:rPr>
                  <m:t>%</m:t>
                </w:del>
              </m:r>
            </m:oMath>
            <w:del w:id="754" w:author="Nik K" w:date="2026-10-29T06:45:00Z">
              <w:r w:rsidDel="0044768C">
                <w:rPr>
                  <w:sz w:val="22"/>
                </w:rPr>
                <w:delText>; перенос на взрослую выборку не предполагается</w:delText>
              </w:r>
            </w:del>
          </w:p>
        </w:tc>
      </w:tr>
    </w:tbl>
    <w:p w14:paraId="1E42EE2B" w14:textId="27D6F5F6" w:rsidR="003416EE" w:rsidDel="0044768C" w:rsidRDefault="006041B4">
      <w:pPr>
        <w:pStyle w:val="af"/>
        <w:rPr>
          <w:del w:id="755" w:author="Nik K" w:date="2026-10-29T06:45:00Z"/>
        </w:rPr>
      </w:pPr>
      <w:del w:id="756" w:author="Nik K" w:date="2026-10-29T06:45:00Z">
        <w:r w:rsidDel="0044768C">
          <w:delText xml:space="preserve">Источники таблицы 1.1: </w:delText>
        </w:r>
        <w:r w:rsidR="006B31AF" w:rsidDel="0044768C">
          <w:fldChar w:fldCharType="begin"/>
        </w:r>
        <w:r w:rsidR="006B31AF" w:rsidDel="0044768C">
          <w:delInstrText xml:space="preserve"> HYPERLINK "https://doi.org/10.1111/j.1399-6576.2007.01445.x" \h </w:delInstrText>
        </w:r>
        <w:r w:rsidR="006B31AF" w:rsidDel="0044768C">
          <w:fldChar w:fldCharType="separate"/>
        </w:r>
        <w:r w:rsidDel="0044768C">
          <w:delText>[13, с. 1314–1317]</w:delText>
        </w:r>
        <w:r w:rsidR="006B31AF" w:rsidDel="0044768C">
          <w:fldChar w:fldCharType="end"/>
        </w:r>
        <w:r w:rsidDel="0044768C">
          <w:delText xml:space="preserve">; </w:delText>
        </w:r>
        <w:r w:rsidR="006B31AF" w:rsidDel="0044768C">
          <w:fldChar w:fldCharType="begin"/>
        </w:r>
        <w:r w:rsidR="006B31AF" w:rsidDel="0044768C">
          <w:delInstrText xml:space="preserve"> HYPERLINK "https://doi.org/10.1155/2017/2635151" \h </w:delInstrText>
        </w:r>
        <w:r w:rsidR="006B31AF" w:rsidDel="0044768C">
          <w:fldChar w:fldCharType="separate"/>
        </w:r>
        <w:r w:rsidDel="0044768C">
          <w:delText>[14, табл. 3 и результаты]</w:delText>
        </w:r>
        <w:r w:rsidR="006B31AF" w:rsidDel="0044768C">
          <w:fldChar w:fldCharType="end"/>
        </w:r>
        <w:r w:rsidDel="0044768C">
          <w:delText xml:space="preserve">; </w:delText>
        </w:r>
        <w:r w:rsidR="006B31AF" w:rsidDel="0044768C">
          <w:fldChar w:fldCharType="begin"/>
        </w:r>
        <w:r w:rsidR="006B31AF" w:rsidDel="0044768C">
          <w:delInstrText xml:space="preserve"> HYPERLINK "https://doi.org/10.1186/s12871-018-0600-y" \h </w:delInstrText>
        </w:r>
        <w:r w:rsidR="006B31AF" w:rsidDel="0044768C">
          <w:fldChar w:fldCharType="separate"/>
        </w:r>
        <w:r w:rsidDel="0044768C">
          <w:delText>[15, табл. 2–3 и анализ динамики]</w:delText>
        </w:r>
        <w:r w:rsidR="006B31AF" w:rsidDel="0044768C">
          <w:fldChar w:fldCharType="end"/>
        </w:r>
        <w:r w:rsidDel="0044768C">
          <w:delText xml:space="preserve">; </w:delText>
        </w:r>
        <w:r w:rsidR="006B31AF" w:rsidDel="0044768C">
          <w:fldChar w:fldCharType="begin"/>
        </w:r>
        <w:r w:rsidR="006B31AF" w:rsidDel="0044768C">
          <w:delInstrText xml:space="preserve"> HYPERLINK "https://doi.org/10.1007/s10877-024-01246-y" \h </w:delInstrText>
        </w:r>
        <w:r w:rsidR="006B31AF" w:rsidDel="0044768C">
          <w:fldChar w:fldCharType="separate"/>
        </w:r>
        <w:r w:rsidDel="0044768C">
          <w:delText>[16, с. 372–375]</w:delText>
        </w:r>
        <w:r w:rsidR="006B31AF" w:rsidDel="0044768C">
          <w:fldChar w:fldCharType="end"/>
        </w:r>
        <w:r w:rsidDel="0044768C">
          <w:delText xml:space="preserve">; </w:delText>
        </w:r>
        <w:r w:rsidR="006B31AF" w:rsidDel="0044768C">
          <w:fldChar w:fldCharType="begin"/>
        </w:r>
        <w:r w:rsidR="006B31AF" w:rsidDel="0044768C">
          <w:delInstrText xml:space="preserve"> HYPERLINK "https://doi.org/10.1007/s10877-019-00330-y" \h </w:delInstrText>
        </w:r>
        <w:r w:rsidR="006B31AF" w:rsidDel="0044768C">
          <w:fldChar w:fldCharType="separate"/>
        </w:r>
        <w:r w:rsidDel="0044768C">
          <w:delText>[17, с. 433–435, 437–443 и приложение 6]</w:delText>
        </w:r>
        <w:r w:rsidR="006B31AF" w:rsidDel="0044768C">
          <w:fldChar w:fldCharType="end"/>
        </w:r>
        <w:r w:rsidDel="0044768C">
          <w:delText>.</w:delText>
        </w:r>
      </w:del>
    </w:p>
    <w:p w14:paraId="08B7A511" w14:textId="5FDAB22D" w:rsidR="003416EE" w:rsidDel="0044768C" w:rsidRDefault="006041B4">
      <w:pPr>
        <w:pStyle w:val="af"/>
        <w:rPr>
          <w:del w:id="757" w:author="Nik K" w:date="2026-10-29T06:45:00Z"/>
        </w:rPr>
      </w:pPr>
      <w:del w:id="758" w:author="Nik K" w:date="2026-10-29T06:45:00Z">
        <w:r w:rsidDel="0044768C">
          <w:delText xml:space="preserve">У Zoremba получено согласие в пределах использованного авторами ориентира. Методы описывают синусовый ритм и исключение левосторонней клапанной дисфункции; при этом таблица 1 сообщает </w:delText>
        </w:r>
        <w:r w:rsidDel="0044768C">
          <w:lastRenderedPageBreak/>
          <w:delText>наличие внутренней электрокардиостимуляции у 23 пациентов, что ограничивает однозначность характеристики ритма по тексту. На искусственной вентиляции находились 45 человек, пять дышали самостоятельно. Знак систематического завышения или занижения здесь не интерпретируется без проверки осей рисунка 3. Положительный результат по PE сохраняет значение с этими условиями. Однако он не устанавливает универсальности: в исследованиях Cox, Wang и Greiwe получены значительно более широкие относительные ошибки. Различия популяций, референсов, обработки и состояний являются возможными основаниями неоднородности, но их причинные доли из межстатейного сравнения не определены.</w:delText>
        </w:r>
      </w:del>
    </w:p>
    <w:p w14:paraId="08442E8F" w14:textId="4E7ACA05" w:rsidR="003416EE" w:rsidDel="0044768C" w:rsidRDefault="006041B4">
      <w:pPr>
        <w:pStyle w:val="af"/>
        <w:rPr>
          <w:del w:id="759" w:author="Nik K" w:date="2026-10-29T06:45:00Z"/>
        </w:rPr>
      </w:pPr>
      <w:del w:id="760" w:author="Nik K" w:date="2026-10-29T06:45:00Z">
        <w:r w:rsidDel="0044768C">
          <w:delText>Малое среднее смещение у Greiwe особенно наглядно: при −0,2 л/мин индивидуальные пределы достигали −2,6…2,3 л/мин. В этой работе учитывали повторные измерения, а доверительные интервалы получали бутстрэпом на уровне пациента. Стабильное послеоперационное состояние и отсутствие специальных воздействий для изменения CO ограничивают перенос на быстро меняющуюся гемодинамику. В Cox объединённые показатели также требуют осторожности из-за повторных наблюдений. Дополнительно в самой статье расходится знак смещения: в таблице 3 и соответствующем графике дано −0,52, тогда как в реферате указан положительный знак. В таблице 1.1 сохранён знак основной таблицы с явным направлением разности; число 284 взято из результатов, а не из планировавшихся 300 пар.</w:delText>
        </w:r>
      </w:del>
    </w:p>
    <w:p w14:paraId="3ABACBF6" w14:textId="02876ACA" w:rsidR="003416EE" w:rsidDel="0044768C" w:rsidRDefault="006041B4">
      <w:pPr>
        <w:pStyle w:val="af"/>
        <w:rPr>
          <w:del w:id="761" w:author="Nik K" w:date="2026-10-29T06:45:00Z"/>
        </w:rPr>
      </w:pPr>
      <w:del w:id="762" w:author="Nik K" w:date="2026-10-29T06:45:00Z">
        <w:r w:rsidDel="0044768C">
          <w:delText xml:space="preserve">Способность отслеживать изменения следует оценивать отдельно. У Wang из 184 пар изменений 60 находились внутри зоны исключения; согласованность 56,5% относится к оставшимся 124. У Cox полярный анализ 77 пар вне 10%-ной зоны дал 66% согласованности в секторе ±30°, тогда как четырёхквадрантный анализ при иной зоне дал 55%. Это разные процедуры и знаменатели. Поэтому фраза «метод хорошо отражает динамику» требует </w:delText>
        </w:r>
        <w:r w:rsidDel="0044768C">
          <w:lastRenderedPageBreak/>
          <w:delText>указания способа оценки, величины изменения и правил исключения; она не следует из малой ошибки среднего или высокой корреляции.</w:delText>
        </w:r>
      </w:del>
    </w:p>
    <w:p w14:paraId="2B2F760F" w14:textId="676F0D36" w:rsidR="003416EE" w:rsidDel="0044768C" w:rsidRDefault="006041B4">
      <w:pPr>
        <w:pStyle w:val="af"/>
        <w:rPr>
          <w:del w:id="763" w:author="Nik K" w:date="2026-10-29T06:45:00Z"/>
        </w:rPr>
      </w:pPr>
      <w:del w:id="764" w:author="Nik K" w:date="2026-10-29T06:45:00Z">
        <w:r w:rsidDel="0044768C">
          <w:delText>Метаанализ Sanders усиливает вывод о неоднородности, но не добавляет независимые первичные наблюдения к каждой включённой работе. Wang входит в его состав; Cox был исключён из-за представления результата как CI. Сводные взрослые 620 участников нельзя заменять числом 667 на итоговом графике, где отдельные исследования представлены несколькими условиями. Семь взрослых работ оценивали динамику разными способами, и общий показатель её воспроизведения не рассчитывался. Сопоставление поддерживает ограниченный вывод: универсальная взаимозаменяемость электрической кардиометрии и референсных методов не подтверждена, тогда как пригодность отдельных решений в определённых условиях остаётся возможной и должна проверяться адресно.</w:delText>
        </w:r>
      </w:del>
    </w:p>
    <w:p w14:paraId="56D0E12F" w14:textId="1D8CAE7C" w:rsidR="003416EE" w:rsidRDefault="006041B4">
      <w:pPr>
        <w:pStyle w:val="21"/>
      </w:pPr>
      <w:bookmarkStart w:id="765" w:name="_Toc244123043"/>
      <w:bookmarkStart w:id="766" w:name="X4647ea4cfdc81bd3e41ecef93ec72052c863aa7"/>
      <w:bookmarkEnd w:id="540"/>
      <w:r>
        <w:t xml:space="preserve">1.8 Оценка </w:t>
      </w:r>
      <w:ins w:id="767" w:author="Nik K" w:date="2026-10-29T06:46:00Z">
        <w:r w:rsidR="0044768C">
          <w:t xml:space="preserve">УО и </w:t>
        </w:r>
      </w:ins>
      <w:r>
        <w:t xml:space="preserve">ФВ по </w:t>
      </w:r>
      <w:ins w:id="768" w:author="Nik K" w:date="2026-10-29T06:46:00Z">
        <w:r w:rsidR="0044768C">
          <w:t xml:space="preserve">анализу сигнала </w:t>
        </w:r>
        <w:proofErr w:type="spellStart"/>
        <w:r w:rsidR="0044768C">
          <w:t>биоимпеданса</w:t>
        </w:r>
        <w:proofErr w:type="spellEnd"/>
        <w:r w:rsidR="0044768C">
          <w:t xml:space="preserve"> и </w:t>
        </w:r>
      </w:ins>
      <w:del w:id="769" w:author="Nik K" w:date="2026-10-29T06:46:00Z">
        <w:r w:rsidDel="0044768C">
          <w:delText>импедансным признакам</w:delText>
        </w:r>
      </w:del>
      <w:r>
        <w:t xml:space="preserve"> и временным интервалам</w:t>
      </w:r>
      <w:bookmarkEnd w:id="765"/>
    </w:p>
    <w:p w14:paraId="265BA9B5" w14:textId="595D2AD9" w:rsidR="003416EE" w:rsidRPr="00674711" w:rsidRDefault="0044768C">
      <w:pPr>
        <w:pStyle w:val="FirstParagraph"/>
        <w:keepNext/>
        <w:rPr>
          <w:lang w:val="ru-RU"/>
          <w:rPrChange w:id="770" w:author="Nik K" w:date="2026-10-29T00:17:00Z">
            <w:rPr/>
          </w:rPrChange>
        </w:rPr>
      </w:pPr>
      <w:ins w:id="771" w:author="Nik K" w:date="2026-10-29T06:46:00Z">
        <w:r>
          <w:rPr>
            <w:lang w:val="ru-RU"/>
          </w:rPr>
          <w:t>Определение точного времени</w:t>
        </w:r>
      </w:ins>
      <w:ins w:id="772" w:author="Nik K" w:date="2026-10-29T06:47:00Z">
        <w:r>
          <w:rPr>
            <w:lang w:val="ru-RU"/>
          </w:rPr>
          <w:t xml:space="preserve"> из сердца по ЖКГ </w:t>
        </w:r>
      </w:ins>
      <w:del w:id="773" w:author="Nik K" w:date="2026-10-29T06:47:00Z">
        <w:r w:rsidR="006041B4" w:rsidRPr="00674711" w:rsidDel="0044768C">
          <w:rPr>
            <w:lang w:val="ru-RU"/>
            <w:rPrChange w:id="774" w:author="Nik K" w:date="2026-10-29T00:17:00Z">
              <w:rPr/>
            </w:rPrChange>
          </w:rPr>
          <w:delText>Измерение времени механических событий</w:delText>
        </w:r>
      </w:del>
      <w:r w:rsidR="006041B4" w:rsidRPr="00674711">
        <w:rPr>
          <w:lang w:val="ru-RU"/>
          <w:rPrChange w:id="775" w:author="Nik K" w:date="2026-10-29T00:17:00Z">
            <w:rPr/>
          </w:rPrChange>
        </w:rPr>
        <w:t xml:space="preserve"> и оценка </w:t>
      </w:r>
      <w:del w:id="776" w:author="Nik K" w:date="2026-10-29T06:47:00Z">
        <w:r w:rsidR="006041B4" w:rsidRPr="00674711" w:rsidDel="0044768C">
          <w:rPr>
            <w:lang w:val="ru-RU"/>
            <w:rPrChange w:id="777" w:author="Nik K" w:date="2026-10-29T00:17:00Z">
              <w:rPr/>
            </w:rPrChange>
          </w:rPr>
          <w:delText xml:space="preserve">камерного </w:delText>
        </w:r>
      </w:del>
      <w:r w:rsidR="006041B4" w:rsidRPr="00674711">
        <w:rPr>
          <w:lang w:val="ru-RU"/>
          <w:rPrChange w:id="778" w:author="Nik K" w:date="2026-10-29T00:17:00Z">
            <w:rPr/>
          </w:rPrChange>
        </w:rPr>
        <w:t>объёма</w:t>
      </w:r>
      <w:ins w:id="779" w:author="Nik K" w:date="2026-10-29T06:47:00Z">
        <w:r>
          <w:rPr>
            <w:lang w:val="ru-RU"/>
          </w:rPr>
          <w:t xml:space="preserve"> сердца в каждой из этих временных то</w:t>
        </w:r>
      </w:ins>
      <w:ins w:id="780" w:author="Nik K" w:date="2026-10-29T06:48:00Z">
        <w:r>
          <w:rPr>
            <w:lang w:val="ru-RU"/>
          </w:rPr>
          <w:t>чек</w:t>
        </w:r>
      </w:ins>
      <w:r w:rsidR="006041B4" w:rsidRPr="00674711">
        <w:rPr>
          <w:lang w:val="ru-RU"/>
          <w:rPrChange w:id="781" w:author="Nik K" w:date="2026-10-29T00:17:00Z">
            <w:rPr/>
          </w:rPrChange>
        </w:rPr>
        <w:t xml:space="preserve"> представляют </w:t>
      </w:r>
      <w:ins w:id="782" w:author="Nik K" w:date="2026-10-29T06:48:00Z">
        <w:r>
          <w:rPr>
            <w:lang w:val="ru-RU"/>
          </w:rPr>
          <w:t xml:space="preserve">собой </w:t>
        </w:r>
      </w:ins>
      <w:del w:id="783" w:author="Nik K" w:date="2026-10-29T06:48:00Z">
        <w:r w:rsidR="006041B4" w:rsidRPr="00674711" w:rsidDel="0044768C">
          <w:rPr>
            <w:lang w:val="ru-RU"/>
            <w:rPrChange w:id="784" w:author="Nik K" w:date="2026-10-29T00:17:00Z">
              <w:rPr/>
            </w:rPrChange>
          </w:rPr>
          <w:delText>разные операции</w:delText>
        </w:r>
      </w:del>
      <w:ins w:id="785" w:author="Nik K" w:date="2026-10-29T06:48:00Z">
        <w:r>
          <w:rPr>
            <w:lang w:val="ru-RU"/>
          </w:rPr>
          <w:t>независимые задачи</w:t>
        </w:r>
      </w:ins>
      <w:r w:rsidR="006041B4" w:rsidRPr="00674711">
        <w:rPr>
          <w:lang w:val="ru-RU"/>
          <w:rPrChange w:id="786" w:author="Nik K" w:date="2026-10-29T00:17:00Z">
            <w:rPr/>
          </w:rPrChange>
        </w:rPr>
        <w:t>. В классической ИКГ используют</w:t>
      </w:r>
      <w:ins w:id="787" w:author="Nik K" w:date="2026-10-29T06:48:00Z">
        <w:r>
          <w:rPr>
            <w:lang w:val="ru-RU"/>
          </w:rPr>
          <w:t xml:space="preserve"> </w:t>
        </w:r>
        <w:proofErr w:type="spellStart"/>
        <w:r>
          <w:rPr>
            <w:lang w:val="ru-RU"/>
          </w:rPr>
          <w:t>следующите</w:t>
        </w:r>
        <w:proofErr w:type="spellEnd"/>
        <w:r>
          <w:rPr>
            <w:lang w:val="ru-RU"/>
          </w:rPr>
          <w:t xml:space="preserve"> </w:t>
        </w:r>
        <w:proofErr w:type="spellStart"/>
        <w:r>
          <w:rPr>
            <w:lang w:val="ru-RU"/>
          </w:rPr>
          <w:t>формули</w:t>
        </w:r>
        <w:proofErr w:type="spellEnd"/>
        <w:r>
          <w:rPr>
            <w:lang w:val="ru-RU"/>
          </w:rPr>
          <w:t xml:space="preserve"> и соотношения для </w:t>
        </w:r>
      </w:ins>
      <w:ins w:id="788" w:author="Nik K" w:date="2026-10-29T06:49:00Z">
        <w:r>
          <w:rPr>
            <w:lang w:val="ru-RU"/>
          </w:rPr>
          <w:t>расчёта</w:t>
        </w:r>
      </w:ins>
      <w:r w:rsidR="006041B4" w:rsidRPr="00674711">
        <w:rPr>
          <w:lang w:val="ru-RU"/>
          <w:rPrChange w:id="789" w:author="Nik K" w:date="2026-10-29T00:17:00Z">
            <w:rPr/>
          </w:rPrChange>
        </w:rPr>
        <w:t xml:space="preserve"> </w:t>
      </w:r>
      <w:proofErr w:type="spellStart"/>
      <w:r w:rsidR="006041B4" w:rsidRPr="00674711">
        <w:rPr>
          <w:lang w:val="ru-RU"/>
          <w:rPrChange w:id="790" w:author="Nik K" w:date="2026-10-29T00:17:00Z">
            <w:rPr/>
          </w:rPrChange>
        </w:rPr>
        <w:t>предизгнательн</w:t>
      </w:r>
      <w:del w:id="791" w:author="Nik K" w:date="2026-10-29T06:49:00Z">
        <w:r w:rsidR="006041B4" w:rsidRPr="00674711" w:rsidDel="0044768C">
          <w:rPr>
            <w:lang w:val="ru-RU"/>
            <w:rPrChange w:id="792" w:author="Nik K" w:date="2026-10-29T00:17:00Z">
              <w:rPr/>
            </w:rPrChange>
          </w:rPr>
          <w:delText>ый</w:delText>
        </w:r>
      </w:del>
      <w:ins w:id="793" w:author="Nik K" w:date="2026-10-29T06:49:00Z">
        <w:r>
          <w:rPr>
            <w:lang w:val="ru-RU"/>
          </w:rPr>
          <w:t>ого</w:t>
        </w:r>
      </w:ins>
      <w:proofErr w:type="spellEnd"/>
      <w:r w:rsidR="006041B4" w:rsidRPr="00674711">
        <w:rPr>
          <w:lang w:val="ru-RU"/>
          <w:rPrChange w:id="794" w:author="Nik K" w:date="2026-10-29T00:17:00Z">
            <w:rPr/>
          </w:rPrChange>
        </w:rPr>
        <w:t xml:space="preserve"> период</w:t>
      </w:r>
      <w:ins w:id="795" w:author="Nik K" w:date="2026-10-29T06:49:00Z">
        <w:r>
          <w:rPr>
            <w:lang w:val="ru-RU"/>
          </w:rPr>
          <w:t>а</w:t>
        </w:r>
      </w:ins>
      <w:r w:rsidR="006041B4" w:rsidRPr="00674711">
        <w:rPr>
          <w:lang w:val="ru-RU"/>
          <w:rPrChange w:id="796" w:author="Nik K" w:date="2026-10-29T00:17:00Z">
            <w:rPr/>
          </w:rPrChange>
        </w:rPr>
        <w:t xml:space="preserve"> </w:t>
      </w:r>
      <w:r w:rsidR="006041B4">
        <w:t>PEP</w:t>
      </w:r>
      <w:r w:rsidR="006041B4" w:rsidRPr="00674711">
        <w:rPr>
          <w:lang w:val="ru-RU"/>
          <w:rPrChange w:id="797" w:author="Nik K" w:date="2026-10-29T00:17:00Z">
            <w:rPr/>
          </w:rPrChange>
        </w:rPr>
        <w:t>, врем</w:t>
      </w:r>
      <w:ins w:id="798" w:author="Nik K" w:date="2026-10-29T06:49:00Z">
        <w:r>
          <w:rPr>
            <w:lang w:val="ru-RU"/>
          </w:rPr>
          <w:t>ени</w:t>
        </w:r>
      </w:ins>
      <w:del w:id="799" w:author="Nik K" w:date="2026-10-29T06:49:00Z">
        <w:r w:rsidR="006041B4" w:rsidRPr="00674711" w:rsidDel="0044768C">
          <w:rPr>
            <w:lang w:val="ru-RU"/>
            <w:rPrChange w:id="800" w:author="Nik K" w:date="2026-10-29T00:17:00Z">
              <w:rPr/>
            </w:rPrChange>
          </w:rPr>
          <w:delText>я</w:delText>
        </w:r>
      </w:del>
      <w:r w:rsidR="006041B4" w:rsidRPr="00674711">
        <w:rPr>
          <w:lang w:val="ru-RU"/>
          <w:rPrChange w:id="801" w:author="Nik K" w:date="2026-10-29T00:17:00Z">
            <w:rPr/>
          </w:rPrChange>
        </w:rPr>
        <w:t xml:space="preserve"> изгнания ЛЖ </w:t>
      </w:r>
      <w:r w:rsidR="006041B4">
        <w:t>LVET</w:t>
      </w:r>
      <w:r w:rsidR="006041B4" w:rsidRPr="00674711">
        <w:rPr>
          <w:lang w:val="ru-RU"/>
          <w:rPrChange w:id="802" w:author="Nik K" w:date="2026-10-29T00:17:00Z">
            <w:rPr/>
          </w:rPrChange>
        </w:rPr>
        <w:t xml:space="preserve"> и их отношение </w:t>
      </w:r>
      <w:r w:rsidR="006041B4">
        <w:t>STR</w:t>
      </w:r>
      <w:r w:rsidR="006041B4" w:rsidRPr="00674711">
        <w:rPr>
          <w:lang w:val="ru-RU"/>
          <w:rPrChange w:id="803" w:author="Nik K" w:date="2026-10-29T00:17:00Z">
            <w:rPr/>
          </w:rPrChange>
        </w:rPr>
        <w:t>:</w:t>
      </w:r>
    </w:p>
    <w:p w14:paraId="258A523B" w14:textId="77777777" w:rsidR="003416EE" w:rsidRDefault="006041B4">
      <w:pPr>
        <w:pStyle w:val="af"/>
        <w:spacing w:before="120" w:after="120" w:line="264" w:lineRule="auto"/>
        <w:ind w:firstLine="0"/>
      </w:pPr>
      <m:oMathPara>
        <m:oMathParaPr>
          <m:jc m:val="center"/>
        </m:oMathParaPr>
        <m:oMath>
          <m:r>
            <w:rPr>
              <w:rFonts w:ascii="Cambria Math" w:hAnsi="Cambria Math"/>
            </w:rPr>
            <m:t>PEP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r>
                <m:rPr>
                  <m:sty m:val="p"/>
                </m:rPr>
                <w:rPr>
                  <w:rFonts w:ascii="Cambria Math" w:hAnsi="Cambria Math"/>
                </w:rPr>
                <m:t>,нач</m:t>
              </m:r>
            </m:sub>
          </m:sSub>
          <m:r>
            <m:rPr>
              <m:sty m:val="p"/>
            </m:rPr>
            <w:rPr>
              <w:rFonts w:ascii="Cambria Math" w:hAnsi="Cambria Math"/>
            </w:rPr>
            <m:t>,</m:t>
          </m:r>
          <m:r>
            <w:rPr>
              <w:rFonts w:ascii="Cambria Math" w:hAnsi="Cambria Math"/>
            </w:rPr>
            <m:t>  LVET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  STR</m:t>
          </m:r>
          <m:r>
            <m:rPr>
              <m:sty m:val="p"/>
            </m:rPr>
            <w:rPr>
              <w:rFonts w:ascii="Cambria Math" w:hAnsi="Cambria Math"/>
            </w:rPr>
            <m:t>=</m:t>
          </m:r>
          <m:f>
            <m:fPr>
              <m:ctrlPr>
                <w:rPr>
                  <w:rFonts w:ascii="Cambria Math" w:hAnsi="Cambria Math"/>
                </w:rPr>
              </m:ctrlPr>
            </m:fPr>
            <m:num>
              <m:r>
                <w:rPr>
                  <w:rFonts w:ascii="Cambria Math" w:hAnsi="Cambria Math"/>
                </w:rPr>
                <m:t>PEP</m:t>
              </m:r>
            </m:num>
            <m:den>
              <m:r>
                <w:rPr>
                  <w:rFonts w:ascii="Cambria Math" w:hAnsi="Cambria Math"/>
                </w:rPr>
                <m:t>LVET</m:t>
              </m:r>
            </m:den>
          </m:f>
          <m:r>
            <m:rPr>
              <m:sty m:val="p"/>
            </m:rPr>
            <w:rPr>
              <w:rFonts w:ascii="Cambria Math" w:hAnsi="Cambria Math"/>
            </w:rPr>
            <m:t>.</m:t>
          </m:r>
          <m:r>
            <w:rPr>
              <w:rFonts w:ascii="Cambria Math" w:hAnsi="Cambria Math"/>
            </w:rPr>
            <m:t>  </m:t>
          </m:r>
          <m:r>
            <m:rPr>
              <m:nor/>
            </m:rPr>
            <m:t>(1.9)</m:t>
          </m:r>
        </m:oMath>
      </m:oMathPara>
    </w:p>
    <w:p w14:paraId="4681743B" w14:textId="75033C5D" w:rsidR="003416EE" w:rsidRPr="00674711" w:rsidRDefault="006041B4">
      <w:pPr>
        <w:pStyle w:val="FirstParagraph"/>
        <w:rPr>
          <w:lang w:val="ru-RU"/>
          <w:rPrChange w:id="804" w:author="Nik K" w:date="2026-10-29T00:17:00Z">
            <w:rPr/>
          </w:rPrChange>
        </w:rPr>
      </w:pPr>
      <w:r w:rsidRPr="00674711">
        <w:rPr>
          <w:lang w:val="ru-RU"/>
          <w:rPrChange w:id="805" w:author="Nik K" w:date="2026-10-29T00:17:00Z">
            <w:rPr/>
          </w:rPrChange>
        </w:rPr>
        <w:t xml:space="preserve">Начало </w:t>
      </w:r>
      <w:r>
        <w:t>Q</w:t>
      </w:r>
      <w:ins w:id="806" w:author="Nik K" w:date="2026-10-29T06:49:00Z">
        <w:r w:rsidR="0044768C">
          <w:rPr>
            <w:lang w:val="ru-RU"/>
          </w:rPr>
          <w:t xml:space="preserve"> зубца</w:t>
        </w:r>
      </w:ins>
      <w:r w:rsidRPr="00674711">
        <w:rPr>
          <w:lang w:val="ru-RU"/>
          <w:rPrChange w:id="807" w:author="Nik K" w:date="2026-10-29T00:17:00Z">
            <w:rPr/>
          </w:rPrChange>
        </w:rPr>
        <w:t xml:space="preserve"> соответствует принятому началу желудочковой деполяризации; </w:t>
      </w:r>
      <w:r>
        <w:t>B</w:t>
      </w:r>
      <w:r w:rsidRPr="00674711">
        <w:rPr>
          <w:lang w:val="ru-RU"/>
          <w:rPrChange w:id="808" w:author="Nik K" w:date="2026-10-29T00:17:00Z">
            <w:rPr/>
          </w:rPrChange>
        </w:rPr>
        <w:t xml:space="preserve"> соотносят с началом изгнания, </w:t>
      </w:r>
      <w:r>
        <w:t>X</w:t>
      </w:r>
      <w:r w:rsidRPr="00674711">
        <w:rPr>
          <w:lang w:val="ru-RU"/>
          <w:rPrChange w:id="809" w:author="Nik K" w:date="2026-10-29T00:17:00Z">
            <w:rPr/>
          </w:rPrChange>
        </w:rPr>
        <w:t xml:space="preserve"> — с его окончанием. Времена задают в секундах или миллисекундах при одинаковых единицах числителя и знаменателя, </w:t>
      </w:r>
      <w:r>
        <w:t>STR</w:t>
      </w:r>
      <w:r w:rsidRPr="00674711">
        <w:rPr>
          <w:lang w:val="ru-RU"/>
          <w:rPrChange w:id="810" w:author="Nik K" w:date="2026-10-29T00:17:00Z">
            <w:rPr/>
          </w:rPrChange>
        </w:rPr>
        <w:t xml:space="preserve"> безразмерен. </w:t>
      </w:r>
      <w:r>
        <w:t>Sherwood</w:t>
      </w:r>
      <w:r w:rsidRPr="00674711">
        <w:rPr>
          <w:lang w:val="ru-RU"/>
          <w:rPrChange w:id="811" w:author="Nik K" w:date="2026-10-29T00:17:00Z">
            <w:rPr/>
          </w:rPrChange>
        </w:rPr>
        <w:t xml:space="preserve"> и </w:t>
      </w:r>
      <w:proofErr w:type="spellStart"/>
      <w:r w:rsidRPr="00674711">
        <w:rPr>
          <w:lang w:val="ru-RU"/>
          <w:rPrChange w:id="812" w:author="Nik K" w:date="2026-10-29T00:17:00Z">
            <w:rPr/>
          </w:rPrChange>
        </w:rPr>
        <w:t>соавт</w:t>
      </w:r>
      <w:proofErr w:type="spellEnd"/>
      <w:r w:rsidRPr="00674711">
        <w:rPr>
          <w:lang w:val="ru-RU"/>
          <w:rPrChange w:id="813" w:author="Nik K" w:date="2026-10-29T00:17:00Z">
            <w:rPr/>
          </w:rPrChange>
        </w:rPr>
        <w:t xml:space="preserve">. обсуждают неоднозначность </w:t>
      </w:r>
      <w:r>
        <w:t>B</w:t>
      </w:r>
      <w:r w:rsidRPr="00674711">
        <w:rPr>
          <w:lang w:val="ru-RU"/>
          <w:rPrChange w:id="814" w:author="Nik K" w:date="2026-10-29T00:17:00Z">
            <w:rPr/>
          </w:rPrChange>
        </w:rPr>
        <w:t xml:space="preserve"> и </w:t>
      </w:r>
      <w:r>
        <w:t>X</w:t>
      </w:r>
      <w:r w:rsidRPr="00674711">
        <w:rPr>
          <w:lang w:val="ru-RU"/>
          <w:rPrChange w:id="815" w:author="Nik K" w:date="2026-10-29T00:17:00Z">
            <w:rPr/>
          </w:rPrChange>
        </w:rPr>
        <w:t xml:space="preserve"> и различают начало </w:t>
      </w:r>
      <w:r>
        <w:t>R</w:t>
      </w:r>
      <w:r w:rsidRPr="00674711">
        <w:rPr>
          <w:lang w:val="ru-RU"/>
          <w:rPrChange w:id="816" w:author="Nik K" w:date="2026-10-29T00:17:00Z">
            <w:rPr/>
          </w:rPrChange>
        </w:rPr>
        <w:t xml:space="preserve">, иногда используемое при неразличимом </w:t>
      </w:r>
      <w:r>
        <w:t>Q</w:t>
      </w:r>
      <w:r w:rsidRPr="00674711">
        <w:rPr>
          <w:lang w:val="ru-RU"/>
          <w:rPrChange w:id="817" w:author="Nik K" w:date="2026-10-29T00:17:00Z">
            <w:rPr/>
          </w:rPrChange>
        </w:rPr>
        <w:t xml:space="preserve">, и максимум </w:t>
      </w:r>
      <w:r>
        <w:t>R</w:t>
      </w:r>
      <w:r w:rsidRPr="00674711">
        <w:rPr>
          <w:lang w:val="ru-RU"/>
          <w:rPrChange w:id="818" w:author="Nik K" w:date="2026-10-29T00:17:00Z">
            <w:rPr/>
          </w:rPrChange>
        </w:rPr>
        <w:t xml:space="preserve"> для синхронного усреднения </w:t>
      </w:r>
      <w:r w:rsidR="006B31AF">
        <w:fldChar w:fldCharType="begin"/>
      </w:r>
      <w:r w:rsidR="006B31AF" w:rsidRPr="00674711">
        <w:rPr>
          <w:lang w:val="ru-RU"/>
          <w:rPrChange w:id="819" w:author="Nik K" w:date="2026-10-29T00:17:00Z">
            <w:rPr/>
          </w:rPrChange>
        </w:rPr>
        <w:instrText xml:space="preserve"> </w:instrText>
      </w:r>
      <w:r w:rsidR="006B31AF">
        <w:instrText>HYPERLINK</w:instrText>
      </w:r>
      <w:r w:rsidR="006B31AF" w:rsidRPr="00674711">
        <w:rPr>
          <w:lang w:val="ru-RU"/>
          <w:rPrChange w:id="820" w:author="Nik K" w:date="2026-10-29T00:17:00Z">
            <w:rPr/>
          </w:rPrChange>
        </w:rPr>
        <w:instrText xml:space="preserve"> "</w:instrText>
      </w:r>
      <w:r w:rsidR="006B31AF">
        <w:instrText>https</w:instrText>
      </w:r>
      <w:r w:rsidR="006B31AF" w:rsidRPr="00674711">
        <w:rPr>
          <w:lang w:val="ru-RU"/>
          <w:rPrChange w:id="821" w:author="Nik K" w:date="2026-10-29T00:17:00Z">
            <w:rPr/>
          </w:rPrChange>
        </w:rPr>
        <w:instrText>://</w:instrText>
      </w:r>
      <w:r w:rsidR="006B31AF">
        <w:instrText>doi</w:instrText>
      </w:r>
      <w:r w:rsidR="006B31AF" w:rsidRPr="00674711">
        <w:rPr>
          <w:lang w:val="ru-RU"/>
          <w:rPrChange w:id="822" w:author="Nik K" w:date="2026-10-29T00:17:00Z">
            <w:rPr/>
          </w:rPrChange>
        </w:rPr>
        <w:instrText>.</w:instrText>
      </w:r>
      <w:r w:rsidR="006B31AF">
        <w:instrText>org</w:instrText>
      </w:r>
      <w:r w:rsidR="006B31AF" w:rsidRPr="00674711">
        <w:rPr>
          <w:lang w:val="ru-RU"/>
          <w:rPrChange w:id="823" w:author="Nik K" w:date="2026-10-29T00:17:00Z">
            <w:rPr/>
          </w:rPrChange>
        </w:rPr>
        <w:instrText>/10.1111/</w:instrText>
      </w:r>
      <w:r w:rsidR="006B31AF">
        <w:instrText>j</w:instrText>
      </w:r>
      <w:r w:rsidR="006B31AF" w:rsidRPr="00674711">
        <w:rPr>
          <w:lang w:val="ru-RU"/>
          <w:rPrChange w:id="824" w:author="Nik K" w:date="2026-10-29T00:17:00Z">
            <w:rPr/>
          </w:rPrChange>
        </w:rPr>
        <w:instrText>.1469-8986.1990.</w:instrText>
      </w:r>
      <w:r w:rsidR="006B31AF">
        <w:instrText>tb</w:instrText>
      </w:r>
      <w:r w:rsidR="006B31AF" w:rsidRPr="00674711">
        <w:rPr>
          <w:lang w:val="ru-RU"/>
          <w:rPrChange w:id="825" w:author="Nik K" w:date="2026-10-29T00:17:00Z">
            <w:rPr/>
          </w:rPrChange>
        </w:rPr>
        <w:instrText>02171.</w:instrText>
      </w:r>
      <w:r w:rsidR="006B31AF">
        <w:instrText>x</w:instrText>
      </w:r>
      <w:r w:rsidR="006B31AF" w:rsidRPr="00674711">
        <w:rPr>
          <w:lang w:val="ru-RU"/>
          <w:rPrChange w:id="826" w:author="Nik K" w:date="2026-10-29T00:17:00Z">
            <w:rPr/>
          </w:rPrChange>
        </w:rPr>
        <w:instrText>" \</w:instrText>
      </w:r>
      <w:r w:rsidR="006B31AF">
        <w:instrText>h</w:instrText>
      </w:r>
      <w:r w:rsidR="006B31AF" w:rsidRPr="00674711">
        <w:rPr>
          <w:lang w:val="ru-RU"/>
          <w:rPrChange w:id="827" w:author="Nik K" w:date="2026-10-29T00:17:00Z">
            <w:rPr/>
          </w:rPrChange>
        </w:rPr>
        <w:instrText xml:space="preserve"> </w:instrText>
      </w:r>
      <w:r w:rsidR="006B31AF">
        <w:fldChar w:fldCharType="separate"/>
      </w:r>
      <w:r w:rsidRPr="00674711">
        <w:rPr>
          <w:lang w:val="ru-RU"/>
          <w:rPrChange w:id="828" w:author="Nik K" w:date="2026-10-29T00:17:00Z">
            <w:rPr/>
          </w:rPrChange>
        </w:rPr>
        <w:t>[3, с. 8–13, рис. 2–3]</w:t>
      </w:r>
      <w:r w:rsidR="006B31AF">
        <w:fldChar w:fldCharType="end"/>
      </w:r>
      <w:r w:rsidRPr="00674711">
        <w:rPr>
          <w:lang w:val="ru-RU"/>
          <w:rPrChange w:id="829" w:author="Nik K" w:date="2026-10-29T00:17:00Z">
            <w:rPr/>
          </w:rPrChange>
        </w:rPr>
        <w:t xml:space="preserve">. </w:t>
      </w:r>
      <w:del w:id="830" w:author="Nik K" w:date="2026-10-29T06:50:00Z">
        <w:r w:rsidRPr="00674711" w:rsidDel="0044768C">
          <w:rPr>
            <w:lang w:val="ru-RU"/>
            <w:rPrChange w:id="831" w:author="Nik K" w:date="2026-10-29T00:17:00Z">
              <w:rPr/>
            </w:rPrChange>
          </w:rPr>
          <w:delText>Э</w:delText>
        </w:r>
      </w:del>
      <w:del w:id="832" w:author="Nik K" w:date="2026-10-29T06:51:00Z">
        <w:r w:rsidRPr="00674711" w:rsidDel="0044768C">
          <w:rPr>
            <w:lang w:val="ru-RU"/>
            <w:rPrChange w:id="833" w:author="Nik K" w:date="2026-10-29T00:17:00Z">
              <w:rPr/>
            </w:rPrChange>
          </w:rPr>
          <w:delText xml:space="preserve">кстремум производной внутри систолы не является по определению </w:delText>
        </w:r>
        <w:r w:rsidRPr="00674711" w:rsidDel="0044768C">
          <w:rPr>
            <w:lang w:val="ru-RU"/>
            <w:rPrChange w:id="834" w:author="Nik K" w:date="2026-10-29T00:17:00Z">
              <w:rPr/>
            </w:rPrChange>
          </w:rPr>
          <w:lastRenderedPageBreak/>
          <w:delText xml:space="preserve">ни началом, ни концом изгнания. Минимум </w:delText>
        </w:r>
      </w:del>
      <m:oMath>
        <m:r>
          <w:del w:id="835" w:author="Nik K" w:date="2026-10-29T06:51:00Z">
            <m:rPr>
              <m:sty m:val="p"/>
            </m:rPr>
            <w:rPr>
              <w:rFonts w:ascii="Cambria Math" w:hAnsi="Cambria Math"/>
            </w:rPr>
            <m:t>Δ</m:t>
          </w:del>
        </m:r>
        <m:r>
          <w:del w:id="836" w:author="Nik K" w:date="2026-10-29T06:51:00Z">
            <w:rPr>
              <w:rFonts w:ascii="Cambria Math" w:hAnsi="Cambria Math"/>
            </w:rPr>
            <m:t>Z</m:t>
          </w:del>
        </m:r>
      </m:oMath>
      <w:del w:id="837" w:author="Nik K" w:date="2026-10-29T06:51:00Z">
        <w:r w:rsidRPr="00674711" w:rsidDel="0044768C">
          <w:rPr>
            <w:lang w:val="ru-RU"/>
            <w:rPrChange w:id="838" w:author="Nik K" w:date="2026-10-29T00:17:00Z">
              <w:rPr/>
            </w:rPrChange>
          </w:rPr>
          <w:delText xml:space="preserve"> и минимум </w:delText>
        </w:r>
      </w:del>
      <m:oMath>
        <m:r>
          <w:del w:id="839" w:author="Nik K" w:date="2026-10-29T06:51:00Z">
            <w:rPr>
              <w:rFonts w:ascii="Cambria Math" w:hAnsi="Cambria Math"/>
            </w:rPr>
            <m:t>d</m:t>
          </w:del>
        </m:r>
        <m:r>
          <w:del w:id="840" w:author="Nik K" w:date="2026-10-29T06:51:00Z">
            <m:rPr>
              <m:sty m:val="p"/>
            </m:rPr>
            <w:rPr>
              <w:rFonts w:ascii="Cambria Math" w:hAnsi="Cambria Math"/>
            </w:rPr>
            <m:t>Δ</m:t>
          </w:del>
        </m:r>
        <m:r>
          <w:del w:id="841" w:author="Nik K" w:date="2026-10-29T06:51:00Z">
            <w:rPr>
              <w:rFonts w:ascii="Cambria Math" w:hAnsi="Cambria Math"/>
            </w:rPr>
            <m:t>Z</m:t>
          </w:del>
        </m:r>
        <m:r>
          <w:del w:id="842" w:author="Nik K" w:date="2026-10-29T06:51:00Z">
            <m:rPr>
              <m:sty m:val="p"/>
            </m:rPr>
            <w:rPr>
              <w:rFonts w:ascii="Cambria Math" w:hAnsi="Cambria Math"/>
              <w:lang w:val="ru-RU"/>
              <w:rPrChange w:id="843" w:author="Nik K" w:date="2026-10-29T00:17:00Z">
                <w:rPr>
                  <w:rFonts w:ascii="Cambria Math" w:hAnsi="Cambria Math"/>
                </w:rPr>
              </w:rPrChange>
            </w:rPr>
            <m:t>/</m:t>
          </w:del>
        </m:r>
        <m:r>
          <w:del w:id="844" w:author="Nik K" w:date="2026-10-29T06:51:00Z">
            <w:rPr>
              <w:rFonts w:ascii="Cambria Math" w:hAnsi="Cambria Math"/>
            </w:rPr>
            <m:t>dt</m:t>
          </w:del>
        </m:r>
      </m:oMath>
      <w:del w:id="845" w:author="Nik K" w:date="2026-10-29T06:51:00Z">
        <w:r w:rsidRPr="00674711" w:rsidDel="0044768C">
          <w:rPr>
            <w:lang w:val="ru-RU"/>
            <w:rPrChange w:id="846" w:author="Nik K" w:date="2026-10-29T00:17:00Z">
              <w:rPr/>
            </w:rPrChange>
          </w:rPr>
          <w:delText xml:space="preserve"> также имеют разные значения и физиологическую интерпретацию.</w:delText>
        </w:r>
      </w:del>
    </w:p>
    <w:p w14:paraId="6F54CA41" w14:textId="77777777" w:rsidR="003416EE" w:rsidRDefault="006041B4">
      <w:pPr>
        <w:pStyle w:val="af"/>
      </w:pPr>
      <w:r>
        <w:t xml:space="preserve">В исследовании </w:t>
      </w:r>
      <w:proofErr w:type="spellStart"/>
      <w:r>
        <w:t>Bowling</w:t>
      </w:r>
      <w:proofErr w:type="spellEnd"/>
      <w:r>
        <w:t xml:space="preserve"> и </w:t>
      </w:r>
      <w:proofErr w:type="spellStart"/>
      <w:r>
        <w:t>соавт</w:t>
      </w:r>
      <w:proofErr w:type="spellEnd"/>
      <w:r>
        <w:t>. использовалась историческая регрессия</w:t>
      </w:r>
    </w:p>
    <w:p w14:paraId="22E0231D" w14:textId="77777777" w:rsidR="003416EE" w:rsidRDefault="006B31AF">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ФВ</m:t>
              </m:r>
            </m:e>
          </m:acc>
          <m:r>
            <m:rPr>
              <m:sty m:val="p"/>
            </m:rPr>
            <w:rPr>
              <w:rFonts w:ascii="Cambria Math" w:hAnsi="Cambria Math"/>
            </w:rPr>
            <m:t>[%]=</m:t>
          </m:r>
          <m:r>
            <w:rPr>
              <w:rFonts w:ascii="Cambria Math" w:hAnsi="Cambria Math"/>
            </w:rPr>
            <m:t>100 </m:t>
          </m:r>
          <m:acc>
            <m:accPr>
              <m:ctrlPr>
                <w:rPr>
                  <w:rFonts w:ascii="Cambria Math" w:hAnsi="Cambria Math"/>
                </w:rPr>
              </m:ctrlPr>
            </m:accPr>
            <m:e>
              <m:r>
                <w:rPr>
                  <w:rFonts w:ascii="Cambria Math" w:hAnsi="Cambria Math"/>
                </w:rPr>
                <m:t>EF</m:t>
              </m:r>
            </m:e>
          </m:acc>
          <m:r>
            <m:rPr>
              <m:sty m:val="p"/>
            </m:rPr>
            <w:rPr>
              <w:rFonts w:ascii="Cambria Math" w:hAnsi="Cambria Math"/>
            </w:rPr>
            <m:t>=</m:t>
          </m:r>
          <m:r>
            <w:rPr>
              <w:rFonts w:ascii="Cambria Math" w:hAnsi="Cambria Math"/>
            </w:rPr>
            <m:t>84</m:t>
          </m:r>
          <m:r>
            <m:rPr>
              <m:sty m:val="p"/>
            </m:rPr>
            <w:rPr>
              <w:rFonts w:ascii="Cambria Math" w:hAnsi="Cambria Math"/>
            </w:rPr>
            <m:t>-</m:t>
          </m:r>
          <m:r>
            <w:rPr>
              <w:rFonts w:ascii="Cambria Math" w:hAnsi="Cambria Math"/>
            </w:rPr>
            <m:t>64 STR</m:t>
          </m:r>
          <m:r>
            <m:rPr>
              <m:sty m:val="p"/>
            </m:rPr>
            <w:rPr>
              <w:rFonts w:ascii="Cambria Math" w:hAnsi="Cambria Math"/>
            </w:rPr>
            <m:t>.</m:t>
          </m:r>
          <m:r>
            <w:rPr>
              <w:rFonts w:ascii="Cambria Math" w:hAnsi="Cambria Math"/>
            </w:rPr>
            <m:t>  </m:t>
          </m:r>
          <m:r>
            <m:rPr>
              <m:nor/>
            </m:rPr>
            <m:t>(1.10)</m:t>
          </m:r>
        </m:oMath>
      </m:oMathPara>
    </w:p>
    <w:p w14:paraId="0BAFE0FC" w14:textId="2106FC6B" w:rsidR="003416EE" w:rsidRPr="00674711" w:rsidRDefault="006041B4">
      <w:pPr>
        <w:pStyle w:val="FirstParagraph"/>
        <w:rPr>
          <w:lang w:val="ru-RU"/>
          <w:rPrChange w:id="847" w:author="Nik K" w:date="2026-10-29T00:17:00Z">
            <w:rPr/>
          </w:rPrChange>
        </w:rPr>
      </w:pPr>
      <w:r w:rsidRPr="00674711">
        <w:rPr>
          <w:lang w:val="ru-RU"/>
          <w:rPrChange w:id="848" w:author="Nik K" w:date="2026-10-29T00:17:00Z">
            <w:rPr/>
          </w:rPrChange>
        </w:rPr>
        <w:t xml:space="preserve">Коэффициенты задают численное значение ФВ в процентах; </w:t>
      </w:r>
      <w:del w:id="849" w:author="Nik K" w:date="2026-10-29T06:54:00Z">
        <w:r w:rsidRPr="00674711" w:rsidDel="0045490B">
          <w:rPr>
            <w:lang w:val="ru-RU"/>
            <w:rPrChange w:id="850" w:author="Nik K" w:date="2026-10-29T00:17:00Z">
              <w:rPr/>
            </w:rPrChange>
          </w:rPr>
          <w:delText xml:space="preserve">формула (1.10) является </w:delText>
        </w:r>
      </w:del>
      <w:ins w:id="851" w:author="Nik K" w:date="2026-10-29T06:54:00Z">
        <w:r w:rsidR="0044768C">
          <w:rPr>
            <w:lang w:val="ru-RU"/>
          </w:rPr>
          <w:t>э</w:t>
        </w:r>
        <w:r w:rsidR="0045490B">
          <w:rPr>
            <w:lang w:val="ru-RU"/>
          </w:rPr>
          <w:t xml:space="preserve">мпирически выявленной функцией на основании анализа </w:t>
        </w:r>
        <w:proofErr w:type="spellStart"/>
        <w:r w:rsidR="0045490B">
          <w:rPr>
            <w:lang w:val="ru-RU"/>
          </w:rPr>
          <w:t>стаистики</w:t>
        </w:r>
      </w:ins>
      <w:del w:id="852" w:author="Nik K" w:date="2026-10-29T06:54:00Z">
        <w:r w:rsidRPr="00674711" w:rsidDel="0045490B">
          <w:rPr>
            <w:lang w:val="ru-RU"/>
            <w:rPrChange w:id="853" w:author="Nik K" w:date="2026-10-29T00:17:00Z">
              <w:rPr/>
            </w:rPrChange>
          </w:rPr>
          <w:delText xml:space="preserve">статистическим преобразованием временного отношения и не следует из объёмного определения (1.1). </w:delText>
        </w:r>
      </w:del>
      <w:ins w:id="854" w:author="Nik K" w:date="2026-10-29T06:54:00Z">
        <w:r w:rsidR="0045490B">
          <w:rPr>
            <w:lang w:val="ru-RU"/>
          </w:rPr>
          <w:t>В</w:t>
        </w:r>
        <w:proofErr w:type="spellEnd"/>
        <w:r w:rsidR="0045490B">
          <w:rPr>
            <w:lang w:val="ru-RU"/>
          </w:rPr>
          <w:t xml:space="preserve"> этом исследовании </w:t>
        </w:r>
      </w:ins>
      <w:del w:id="855" w:author="Nik K" w:date="2026-10-29T06:54:00Z">
        <w:r w:rsidRPr="00674711" w:rsidDel="0045490B">
          <w:rPr>
            <w:lang w:val="ru-RU"/>
            <w:rPrChange w:id="856" w:author="Nik K" w:date="2026-10-29T00:17:00Z">
              <w:rPr/>
            </w:rPrChange>
          </w:rPr>
          <w:delText>У</w:delText>
        </w:r>
      </w:del>
      <w:ins w:id="857" w:author="Nik K" w:date="2026-10-29T06:54:00Z">
        <w:r w:rsidR="0045490B">
          <w:rPr>
            <w:lang w:val="ru-RU"/>
          </w:rPr>
          <w:t>у</w:t>
        </w:r>
      </w:ins>
      <w:r w:rsidRPr="00674711">
        <w:rPr>
          <w:lang w:val="ru-RU"/>
          <w:rPrChange w:id="858" w:author="Nik K" w:date="2026-10-29T00:17:00Z">
            <w:rPr/>
          </w:rPrChange>
        </w:rPr>
        <w:t xml:space="preserve"> 20 взрослых связь с радионуклидной ФВ составила </w:t>
      </w:r>
      <m:oMath>
        <m:sSup>
          <m:sSupPr>
            <m:ctrlPr>
              <w:rPr>
                <w:rFonts w:ascii="Cambria Math" w:hAnsi="Cambria Math"/>
              </w:rPr>
            </m:ctrlPr>
          </m:sSupPr>
          <m:e>
            <m:r>
              <w:rPr>
                <w:rFonts w:ascii="Cambria Math" w:hAnsi="Cambria Math"/>
              </w:rPr>
              <m:t>r</m:t>
            </m:r>
          </m:e>
          <m:sup>
            <m:r>
              <w:rPr>
                <w:rFonts w:ascii="Cambria Math" w:hAnsi="Cambria Math"/>
                <w:lang w:val="ru-RU"/>
                <w:rPrChange w:id="859" w:author="Nik K" w:date="2026-10-29T00:17:00Z">
                  <w:rPr>
                    <w:rFonts w:ascii="Cambria Math" w:hAnsi="Cambria Math"/>
                  </w:rPr>
                </w:rPrChange>
              </w:rPr>
              <m:t>2</m:t>
            </m:r>
          </m:sup>
        </m:sSup>
        <m:r>
          <m:rPr>
            <m:sty m:val="p"/>
          </m:rPr>
          <w:rPr>
            <w:rFonts w:ascii="Cambria Math" w:hAnsi="Cambria Math"/>
            <w:lang w:val="ru-RU"/>
            <w:rPrChange w:id="860" w:author="Nik K" w:date="2026-10-29T00:17:00Z">
              <w:rPr>
                <w:rFonts w:ascii="Cambria Math" w:hAnsi="Cambria Math"/>
              </w:rPr>
            </w:rPrChange>
          </w:rPr>
          <m:t>=</m:t>
        </m:r>
        <m:r>
          <w:rPr>
            <w:rFonts w:ascii="Cambria Math" w:hAnsi="Cambria Math"/>
            <w:lang w:val="ru-RU"/>
            <w:rPrChange w:id="861" w:author="Nik K" w:date="2026-10-29T00:17:00Z">
              <w:rPr>
                <w:rFonts w:ascii="Cambria Math" w:hAnsi="Cambria Math"/>
              </w:rPr>
            </w:rPrChange>
          </w:rPr>
          <m:t>0</m:t>
        </m:r>
        <m:r>
          <m:rPr>
            <m:sty m:val="p"/>
          </m:rPr>
          <w:rPr>
            <w:rFonts w:ascii="Cambria Math" w:hAnsi="Cambria Math"/>
            <w:lang w:val="ru-RU"/>
            <w:rPrChange w:id="862" w:author="Nik K" w:date="2026-10-29T00:17:00Z">
              <w:rPr>
                <w:rFonts w:ascii="Cambria Math" w:hAnsi="Cambria Math"/>
              </w:rPr>
            </w:rPrChange>
          </w:rPr>
          <m:t>,</m:t>
        </m:r>
        <m:r>
          <w:rPr>
            <w:rFonts w:ascii="Cambria Math" w:hAnsi="Cambria Math"/>
            <w:lang w:val="ru-RU"/>
            <w:rPrChange w:id="863" w:author="Nik K" w:date="2026-10-29T00:17:00Z">
              <w:rPr>
                <w:rFonts w:ascii="Cambria Math" w:hAnsi="Cambria Math"/>
              </w:rPr>
            </w:rPrChange>
          </w:rPr>
          <m:t>55</m:t>
        </m:r>
      </m:oMath>
      <w:r w:rsidRPr="00674711">
        <w:rPr>
          <w:lang w:val="ru-RU"/>
          <w:rPrChange w:id="864" w:author="Nik K" w:date="2026-10-29T00:17:00Z">
            <w:rPr/>
          </w:rPrChange>
        </w:rPr>
        <w:t xml:space="preserve">, но разность «радионуклидная ФВ минус ИКГ-ФВ» равнялась в среднем −8,85 процентного пункта, а пределы согласия — −23,2…+5,5 п.п. Таким образом, исследованный расчёт в среднем завышал ФВ и имел широкий диапазон индивидуальных расхождений </w:t>
      </w:r>
      <w:r w:rsidR="006B31AF">
        <w:fldChar w:fldCharType="begin"/>
      </w:r>
      <w:r w:rsidR="006B31AF" w:rsidRPr="00674711">
        <w:rPr>
          <w:lang w:val="ru-RU"/>
          <w:rPrChange w:id="865" w:author="Nik K" w:date="2026-10-29T00:17:00Z">
            <w:rPr/>
          </w:rPrChange>
        </w:rPr>
        <w:instrText xml:space="preserve"> </w:instrText>
      </w:r>
      <w:r w:rsidR="006B31AF">
        <w:instrText>HYPERLI</w:instrText>
      </w:r>
      <w:r w:rsidR="006B31AF">
        <w:instrText>NK</w:instrText>
      </w:r>
      <w:r w:rsidR="006B31AF" w:rsidRPr="00674711">
        <w:rPr>
          <w:lang w:val="ru-RU"/>
          <w:rPrChange w:id="866" w:author="Nik K" w:date="2026-10-29T00:17:00Z">
            <w:rPr/>
          </w:rPrChange>
        </w:rPr>
        <w:instrText xml:space="preserve"> "</w:instrText>
      </w:r>
      <w:r w:rsidR="006B31AF">
        <w:instrText>https</w:instrText>
      </w:r>
      <w:r w:rsidR="006B31AF" w:rsidRPr="00674711">
        <w:rPr>
          <w:lang w:val="ru-RU"/>
          <w:rPrChange w:id="867" w:author="Nik K" w:date="2026-10-29T00:17:00Z">
            <w:rPr/>
          </w:rPrChange>
        </w:rPr>
        <w:instrText>://</w:instrText>
      </w:r>
      <w:r w:rsidR="006B31AF">
        <w:instrText>doi</w:instrText>
      </w:r>
      <w:r w:rsidR="006B31AF" w:rsidRPr="00674711">
        <w:rPr>
          <w:lang w:val="ru-RU"/>
          <w:rPrChange w:id="868" w:author="Nik K" w:date="2026-10-29T00:17:00Z">
            <w:rPr/>
          </w:rPrChange>
        </w:rPr>
        <w:instrText>.</w:instrText>
      </w:r>
      <w:r w:rsidR="006B31AF">
        <w:instrText>org</w:instrText>
      </w:r>
      <w:r w:rsidR="006B31AF" w:rsidRPr="00674711">
        <w:rPr>
          <w:lang w:val="ru-RU"/>
          <w:rPrChange w:id="869" w:author="Nik K" w:date="2026-10-29T00:17:00Z">
            <w:rPr/>
          </w:rPrChange>
        </w:rPr>
        <w:instrText>/10.1097/00003246-199310000-00021" \</w:instrText>
      </w:r>
      <w:r w:rsidR="006B31AF">
        <w:instrText>h</w:instrText>
      </w:r>
      <w:r w:rsidR="006B31AF" w:rsidRPr="00674711">
        <w:rPr>
          <w:lang w:val="ru-RU"/>
          <w:rPrChange w:id="870" w:author="Nik K" w:date="2026-10-29T00:17:00Z">
            <w:rPr/>
          </w:rPrChange>
        </w:rPr>
        <w:instrText xml:space="preserve"> </w:instrText>
      </w:r>
      <w:r w:rsidR="006B31AF">
        <w:fldChar w:fldCharType="separate"/>
      </w:r>
      <w:r w:rsidRPr="00674711">
        <w:rPr>
          <w:lang w:val="ru-RU"/>
          <w:rPrChange w:id="871" w:author="Nik K" w:date="2026-10-29T00:17:00Z">
            <w:rPr/>
          </w:rPrChange>
        </w:rPr>
        <w:t>[18, с. 1523–1527]</w:t>
      </w:r>
      <w:r w:rsidR="006B31AF">
        <w:fldChar w:fldCharType="end"/>
      </w:r>
      <w:r w:rsidRPr="00674711">
        <w:rPr>
          <w:lang w:val="ru-RU"/>
          <w:rPrChange w:id="872" w:author="Nik K" w:date="2026-10-29T00:17:00Z">
            <w:rPr/>
          </w:rPrChange>
        </w:rPr>
        <w:t>.</w:t>
      </w:r>
    </w:p>
    <w:p w14:paraId="7556E807" w14:textId="0B7948F3" w:rsidR="003416EE" w:rsidDel="0045490B" w:rsidRDefault="006041B4">
      <w:pPr>
        <w:pStyle w:val="af"/>
        <w:rPr>
          <w:del w:id="873" w:author="Nik K" w:date="2026-10-29T06:55:00Z"/>
        </w:rPr>
      </w:pPr>
      <w:del w:id="874" w:author="Nik K" w:date="2026-10-29T06:55:00Z">
        <w:r w:rsidDel="0045490B">
          <w:delText xml:space="preserve">Van der Meer и соавт. сопоставили четыре формулы на основной группе из 24 пациентов. Для новой формулы получены </w:delText>
        </w:r>
      </w:del>
      <m:oMath>
        <m:r>
          <w:del w:id="875" w:author="Nik K" w:date="2026-10-29T06:55:00Z">
            <w:rPr>
              <w:rFonts w:ascii="Cambria Math" w:hAnsi="Cambria Math"/>
            </w:rPr>
            <m:t>r</m:t>
          </w:del>
        </m:r>
        <m:r>
          <w:del w:id="876" w:author="Nik K" w:date="2026-10-29T06:55:00Z">
            <m:rPr>
              <m:sty m:val="p"/>
            </m:rPr>
            <w:rPr>
              <w:rFonts w:ascii="Cambria Math" w:hAnsi="Cambria Math"/>
            </w:rPr>
            <m:t>=</m:t>
          </w:del>
        </m:r>
        <m:r>
          <w:del w:id="877" w:author="Nik K" w:date="2026-10-29T06:55:00Z">
            <w:rPr>
              <w:rFonts w:ascii="Cambria Math" w:hAnsi="Cambria Math"/>
            </w:rPr>
            <m:t>0</m:t>
          </w:del>
        </m:r>
        <m:r>
          <w:del w:id="878" w:author="Nik K" w:date="2026-10-29T06:55:00Z">
            <m:rPr>
              <m:sty m:val="p"/>
            </m:rPr>
            <w:rPr>
              <w:rFonts w:ascii="Cambria Math" w:hAnsi="Cambria Math"/>
            </w:rPr>
            <m:t>,</m:t>
          </w:del>
        </m:r>
        <m:r>
          <w:del w:id="879" w:author="Nik K" w:date="2026-10-29T06:55:00Z">
            <w:rPr>
              <w:rFonts w:ascii="Cambria Math" w:hAnsi="Cambria Math"/>
            </w:rPr>
            <m:t>75</m:t>
          </w:del>
        </m:r>
      </m:oMath>
      <w:del w:id="880" w:author="Nik K" w:date="2026-10-29T06:55:00Z">
        <w:r w:rsidDel="0045490B">
          <w:delText xml:space="preserve"> и разность «ИКГ-ФВ минус радионуклидная ФВ» −0,24 п.п. при SD 6,2 п.п.; пределы в принятой авторами записи равнялись −0,24 ± 12,4 п.п. Коэффициенты определяли по этим же референсным данным. На дополнительной группе из 12 пациентов с коронарной патологией сообщено </w:delText>
        </w:r>
      </w:del>
      <m:oMath>
        <m:r>
          <w:del w:id="881" w:author="Nik K" w:date="2026-10-29T06:55:00Z">
            <w:rPr>
              <w:rFonts w:ascii="Cambria Math" w:hAnsi="Cambria Math"/>
            </w:rPr>
            <m:t>r</m:t>
          </w:del>
        </m:r>
        <m:r>
          <w:del w:id="882" w:author="Nik K" w:date="2026-10-29T06:55:00Z">
            <m:rPr>
              <m:sty m:val="p"/>
            </m:rPr>
            <w:rPr>
              <w:rFonts w:ascii="Cambria Math" w:hAnsi="Cambria Math"/>
            </w:rPr>
            <m:t>=</m:t>
          </w:del>
        </m:r>
        <m:r>
          <w:del w:id="883" w:author="Nik K" w:date="2026-10-29T06:55:00Z">
            <w:rPr>
              <w:rFonts w:ascii="Cambria Math" w:hAnsi="Cambria Math"/>
            </w:rPr>
            <m:t>0</m:t>
          </w:del>
        </m:r>
        <m:r>
          <w:del w:id="884" w:author="Nik K" w:date="2026-10-29T06:55:00Z">
            <m:rPr>
              <m:sty m:val="p"/>
            </m:rPr>
            <w:rPr>
              <w:rFonts w:ascii="Cambria Math" w:hAnsi="Cambria Math"/>
            </w:rPr>
            <m:t>,</m:t>
          </w:del>
        </m:r>
        <m:r>
          <w:del w:id="885" w:author="Nik K" w:date="2026-10-29T06:55:00Z">
            <w:rPr>
              <w:rFonts w:ascii="Cambria Math" w:hAnsi="Cambria Math"/>
            </w:rPr>
            <m:t>91</m:t>
          </w:del>
        </m:r>
      </m:oMath>
      <w:del w:id="886" w:author="Nik K" w:date="2026-10-29T06:55:00Z">
        <w:r w:rsidDel="0045490B">
          <w:delText xml:space="preserve">, но столь же подробного анализа согласия этой группы нет </w:delText>
        </w:r>
        <w:r w:rsidR="006B31AF" w:rsidDel="0045490B">
          <w:fldChar w:fldCharType="begin"/>
        </w:r>
        <w:r w:rsidR="006B31AF" w:rsidDel="0045490B">
          <w:delInstrText xml:space="preserve"> HYPERLINK "https://doi.org/10.1007/BF02025304" \h </w:delInstrText>
        </w:r>
        <w:r w:rsidR="006B31AF" w:rsidDel="0045490B">
          <w:fldChar w:fldCharType="separate"/>
        </w:r>
        <w:r w:rsidDel="0045490B">
          <w:delText>[19, с. 5–9, рис. 4]</w:delText>
        </w:r>
        <w:r w:rsidR="006B31AF" w:rsidDel="0045490B">
          <w:fldChar w:fldCharType="end"/>
        </w:r>
        <w:r w:rsidDel="0045490B">
          <w:delText>. Поэтому корректное ограничение заключается в зависимости основной проверки от подбора коэффициентов и неполноте внешней проверки. Утверждение о полном отсутствии анализа согласия в этой статье неверно.</w:delText>
        </w:r>
      </w:del>
    </w:p>
    <w:p w14:paraId="2210557F" w14:textId="5C814D74" w:rsidR="003416EE" w:rsidDel="0045490B" w:rsidRDefault="006041B4">
      <w:pPr>
        <w:pStyle w:val="af"/>
        <w:rPr>
          <w:del w:id="887" w:author="Nik K" w:date="2026-10-29T06:55:00Z"/>
        </w:rPr>
      </w:pPr>
      <w:del w:id="888" w:author="Nik K" w:date="2026-10-29T06:55:00Z">
        <w:r w:rsidDel="0045490B">
          <w:delText xml:space="preserve">В этой же работе обозначение </w:delText>
        </w:r>
      </w:del>
      <m:oMath>
        <m:r>
          <w:del w:id="889" w:author="Nik K" w:date="2026-10-29T06:55:00Z">
            <w:rPr>
              <w:rFonts w:ascii="Cambria Math" w:hAnsi="Cambria Math"/>
            </w:rPr>
            <m:t>d</m:t>
          </w:del>
        </m:r>
        <m:sSub>
          <m:sSubPr>
            <m:ctrlPr>
              <w:del w:id="890" w:author="Nik K" w:date="2026-10-29T06:55:00Z">
                <w:rPr>
                  <w:rFonts w:ascii="Cambria Math" w:hAnsi="Cambria Math"/>
                </w:rPr>
              </w:del>
            </m:ctrlPr>
          </m:sSubPr>
          <m:e>
            <m:r>
              <w:del w:id="891" w:author="Nik K" w:date="2026-10-29T06:55:00Z">
                <w:rPr>
                  <w:rFonts w:ascii="Cambria Math" w:hAnsi="Cambria Math"/>
                </w:rPr>
                <m:t>Z</m:t>
              </w:del>
            </m:r>
          </m:e>
          <m:sub>
            <m:r>
              <w:del w:id="892" w:author="Nik K" w:date="2026-10-29T06:55:00Z">
                <w:rPr>
                  <w:rFonts w:ascii="Cambria Math" w:hAnsi="Cambria Math"/>
                </w:rPr>
                <m:t>tot</m:t>
              </w:del>
            </m:r>
          </m:sub>
        </m:sSub>
      </m:oMath>
      <w:del w:id="893" w:author="Nik K" w:date="2026-10-29T06:55:00Z">
        <w:r w:rsidDel="0045490B">
          <w:delText xml:space="preserve"> относится к размаху производной между предсистолическим минимумом и среднесистолическим максимумом. Оно не обозначает размах исходного импеданса, интеграл или объём камеры. Перенос формулы между системами требует воспроизведения определения признака, частоты, электродной схемы и временных ориентиров. </w:delText>
        </w:r>
        <w:r w:rsidDel="0045490B">
          <w:lastRenderedPageBreak/>
          <w:delText>Подстановка величины с похожим именем, но иной размерностью, меняет сам метод.</w:delText>
        </w:r>
      </w:del>
    </w:p>
    <w:p w14:paraId="67ACB3D7" w14:textId="27118D52" w:rsidR="003416EE" w:rsidRDefault="006041B4">
      <w:pPr>
        <w:pStyle w:val="af"/>
      </w:pPr>
      <w:r>
        <w:t xml:space="preserve">Положительные результаты распознавания категории ФВ имеют иной смысл. </w:t>
      </w:r>
      <w:proofErr w:type="spellStart"/>
      <w:r>
        <w:t>Thompson</w:t>
      </w:r>
      <w:proofErr w:type="spellEnd"/>
      <w:r>
        <w:t xml:space="preserve"> и </w:t>
      </w:r>
      <w:proofErr w:type="spellStart"/>
      <w:r>
        <w:t>соавт</w:t>
      </w:r>
      <w:proofErr w:type="spellEnd"/>
      <w:r>
        <w:t xml:space="preserve">. ретроспективно исследовали 52 пациентов с хронической сердечной недостаточностью. Порог STR ≥0,50 распознавал ФВ ≤50% с чувствительностью 93%, специфичностью 85% и площадью под ROC-кривой 0,86. Референсом были эхокардиография либо радионуклидная </w:t>
      </w:r>
      <w:proofErr w:type="spellStart"/>
      <w:r>
        <w:t>вентрикулография</w:t>
      </w:r>
      <w:proofErr w:type="spellEnd"/>
      <w:r>
        <w:t xml:space="preserve">; между исследованиями допускалось до двух недель </w:t>
      </w:r>
      <w:hyperlink r:id="rId17">
        <w:r>
          <w:t>[20, с. 261–264]</w:t>
        </w:r>
      </w:hyperlink>
      <w:r>
        <w:t>. Это результат классификации в конкретной выборке. Он не задаёт погрешность количественного значения ФВ в процентных пунктах и не заменяет восстановление КДО.</w:t>
      </w:r>
    </w:p>
    <w:p w14:paraId="677C1C9D" w14:textId="27076FE4" w:rsidR="003416EE" w:rsidRDefault="006041B4">
      <w:pPr>
        <w:pStyle w:val="af"/>
      </w:pPr>
      <w:r>
        <w:t xml:space="preserve">Для </w:t>
      </w:r>
      <w:ins w:id="894" w:author="Nik K" w:date="2026-10-29T06:55:00Z">
        <w:r w:rsidR="0045490B">
          <w:t xml:space="preserve">текущей же задачи оценки </w:t>
        </w:r>
      </w:ins>
      <w:ins w:id="895" w:author="Nik K" w:date="2026-10-29T06:56:00Z">
        <w:r w:rsidR="0045490B">
          <w:t>изменения объёма сердца по сигналу ТТРКГ</w:t>
        </w:r>
      </w:ins>
      <w:del w:id="896" w:author="Nik K" w:date="2026-10-29T06:56:00Z">
        <w:r w:rsidDel="0045490B">
          <w:delText xml:space="preserve">собственного объёмного метода </w:delText>
        </w:r>
      </w:del>
      <w:ins w:id="897" w:author="Nik K" w:date="2026-10-29T06:56:00Z">
        <w:r w:rsidR="0045490B">
          <w:t xml:space="preserve"> Крайне важно отдельно оценить </w:t>
        </w:r>
      </w:ins>
      <w:del w:id="898" w:author="Nik K" w:date="2026-10-29T06:56:00Z">
        <w:r w:rsidDel="0045490B">
          <w:delText>важно</w:delText>
        </w:r>
      </w:del>
      <w:ins w:id="899" w:author="Nik K" w:date="2026-10-29T06:57:00Z">
        <w:r w:rsidR="0045490B">
          <w:t xml:space="preserve"> </w:t>
        </w:r>
        <w:proofErr w:type="gramStart"/>
        <w:r w:rsidR="0045490B">
          <w:t xml:space="preserve">и </w:t>
        </w:r>
      </w:ins>
      <w:r>
        <w:t xml:space="preserve"> проверить</w:t>
      </w:r>
      <w:proofErr w:type="gramEnd"/>
      <w:ins w:id="900" w:author="Nik K" w:date="2026-10-29T06:57:00Z">
        <w:r w:rsidR="0045490B">
          <w:t>,</w:t>
        </w:r>
      </w:ins>
      <w:r>
        <w:t xml:space="preserve"> и </w:t>
      </w:r>
      <w:ins w:id="901" w:author="Nik K" w:date="2026-10-29T06:57:00Z">
        <w:r w:rsidR="0045490B">
          <w:t xml:space="preserve">оценить </w:t>
        </w:r>
      </w:ins>
      <w:r>
        <w:t xml:space="preserve">конечные показатели, и характер ошибок двух фаз. Если ошибки оценок КДО и КСО равны </w:t>
      </w:r>
      <m:oMath>
        <m:sSub>
          <m:sSubPr>
            <m:ctrlPr>
              <w:rPr>
                <w:rFonts w:ascii="Cambria Math" w:hAnsi="Cambria Math"/>
              </w:rPr>
            </m:ctrlPr>
          </m:sSubPr>
          <m:e>
            <m:r>
              <w:rPr>
                <w:rFonts w:ascii="Cambria Math" w:hAnsi="Cambria Math"/>
              </w:rPr>
              <m:t>e</m:t>
            </m:r>
          </m:e>
          <m:sub>
            <m:r>
              <m:rPr>
                <m:sty m:val="p"/>
              </m:rPr>
              <w:rPr>
                <w:rFonts w:ascii="Cambria Math" w:hAnsi="Cambria Math"/>
              </w:rPr>
              <m:t>КД</m:t>
            </m:r>
          </m:sub>
        </m:sSub>
      </m:oMath>
      <w:r>
        <w:t xml:space="preserve"> и </w:t>
      </w:r>
      <m:oMath>
        <m:sSub>
          <m:sSubPr>
            <m:ctrlPr>
              <w:rPr>
                <w:rFonts w:ascii="Cambria Math" w:hAnsi="Cambria Math"/>
              </w:rPr>
            </m:ctrlPr>
          </m:sSubPr>
          <m:e>
            <m:r>
              <w:rPr>
                <w:rFonts w:ascii="Cambria Math" w:hAnsi="Cambria Math"/>
              </w:rPr>
              <m:t>e</m:t>
            </m:r>
          </m:e>
          <m:sub>
            <m:r>
              <m:rPr>
                <m:sty m:val="p"/>
              </m:rPr>
              <w:rPr>
                <w:rFonts w:ascii="Cambria Math" w:hAnsi="Cambria Math"/>
              </w:rPr>
              <m:t>КС</m:t>
            </m:r>
          </m:sub>
        </m:sSub>
      </m:oMath>
      <w:r>
        <w:t xml:space="preserve">, то при </w:t>
      </w:r>
      <w:ins w:id="902" w:author="Nik K" w:date="2026-10-29T06:58:00Z">
        <w:r w:rsidR="0045490B">
          <w:t xml:space="preserve">допущении, что </w:t>
        </w:r>
        <w:proofErr w:type="spellStart"/>
        <w:r w:rsidR="0045490B">
          <w:t>физы</w:t>
        </w:r>
        <w:proofErr w:type="spellEnd"/>
        <w:r w:rsidR="0045490B">
          <w:t xml:space="preserve"> цикла определены верно</w:t>
        </w:r>
      </w:ins>
      <w:del w:id="903" w:author="Nik K" w:date="2026-10-29T06:58:00Z">
        <w:r w:rsidDel="0045490B">
          <w:delText>правильно выбранных одинаковых механических фазах</w:delText>
        </w:r>
      </w:del>
      <w:r>
        <w:t xml:space="preserve"> из (1.1) следует</w:t>
      </w:r>
    </w:p>
    <w:p w14:paraId="1F62A740"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УО</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КС</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ФВ</m:t>
              </m:r>
            </m:sub>
          </m:sSub>
          <m:r>
            <m:rPr>
              <m:sty m:val="p"/>
            </m:rPr>
            <w:rPr>
              <w:rFonts w:ascii="Cambria Math" w:hAnsi="Cambria Math"/>
            </w:rPr>
            <m:t>=</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КС</m:t>
                  </m:r>
                </m:sub>
              </m:sSub>
              <m:sSub>
                <m:sSubPr>
                  <m:ctrlPr>
                    <w:rPr>
                      <w:rFonts w:ascii="Cambria Math" w:hAnsi="Cambria Math"/>
                    </w:rPr>
                  </m:ctrlPr>
                </m:sSubPr>
                <m:e>
                  <m:r>
                    <w:rPr>
                      <w:rFonts w:ascii="Cambria Math" w:hAnsi="Cambria Math"/>
                    </w:rPr>
                    <m:t>e</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КД</m:t>
                  </m:r>
                </m:sub>
              </m:sSub>
              <m:sSub>
                <m:sSubPr>
                  <m:ctrlPr>
                    <w:rPr>
                      <w:rFonts w:ascii="Cambria Math" w:hAnsi="Cambria Math"/>
                    </w:rPr>
                  </m:ctrlPr>
                </m:sSubPr>
                <m:e>
                  <m:r>
                    <w:rPr>
                      <w:rFonts w:ascii="Cambria Math" w:hAnsi="Cambria Math"/>
                    </w:rPr>
                    <m:t>e</m:t>
                  </m:r>
                </m:e>
                <m:sub>
                  <m:r>
                    <m:rPr>
                      <m:sty m:val="p"/>
                    </m:rPr>
                    <w:rPr>
                      <w:rFonts w:ascii="Cambria Math" w:hAnsi="Cambria Math"/>
                    </w:rPr>
                    <m:t>КС</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КД</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КД</m:t>
                  </m:r>
                </m:sub>
              </m:sSub>
              <m:r>
                <m:rPr>
                  <m:sty m:val="p"/>
                </m:rPr>
                <w:rPr>
                  <w:rFonts w:ascii="Cambria Math" w:hAnsi="Cambria Math"/>
                </w:rPr>
                <m:t>)</m:t>
              </m:r>
            </m:den>
          </m:f>
          <m:r>
            <m:rPr>
              <m:sty m:val="p"/>
            </m:rPr>
            <w:rPr>
              <w:rFonts w:ascii="Cambria Math" w:hAnsi="Cambria Math"/>
            </w:rPr>
            <m:t>.</m:t>
          </m:r>
          <m:r>
            <w:rPr>
              <w:rFonts w:ascii="Cambria Math" w:hAnsi="Cambria Math"/>
            </w:rPr>
            <m:t>  </m:t>
          </m:r>
          <m:r>
            <m:rPr>
              <m:nor/>
            </m:rPr>
            <m:t>(1.11)</m:t>
          </m:r>
        </m:oMath>
      </m:oMathPara>
    </w:p>
    <w:p w14:paraId="26B71187" w14:textId="2870EA93" w:rsidR="003416EE" w:rsidRPr="00674711" w:rsidRDefault="006041B4">
      <w:pPr>
        <w:pStyle w:val="FirstParagraph"/>
        <w:rPr>
          <w:lang w:val="ru-RU"/>
          <w:rPrChange w:id="904" w:author="Nik K" w:date="2026-10-29T00:17:00Z">
            <w:rPr/>
          </w:rPrChange>
        </w:rPr>
      </w:pPr>
      <w:r w:rsidRPr="00674711">
        <w:rPr>
          <w:lang w:val="ru-RU"/>
          <w:rPrChange w:id="905" w:author="Nik K" w:date="2026-10-29T00:17:00Z">
            <w:rPr/>
          </w:rPrChange>
        </w:rPr>
        <w:t>Здесь ошибки объёмов и УО выражаются в мл, ошибка ФВ — в процент</w:t>
      </w:r>
      <w:del w:id="906" w:author="Nik K" w:date="2026-10-29T06:53:00Z">
        <w:r w:rsidRPr="00674711" w:rsidDel="0044768C">
          <w:rPr>
            <w:lang w:val="ru-RU"/>
            <w:rPrChange w:id="907" w:author="Nik K" w:date="2026-10-29T00:17:00Z">
              <w:rPr/>
            </w:rPrChange>
          </w:rPr>
          <w:delText>ных пунктах</w:delText>
        </w:r>
      </w:del>
      <w:ins w:id="908" w:author="Nik K" w:date="2026-10-29T06:53:00Z">
        <w:r w:rsidR="0044768C">
          <w:rPr>
            <w:lang w:val="ru-RU"/>
          </w:rPr>
          <w:t>ах</w:t>
        </w:r>
      </w:ins>
      <w:r w:rsidRPr="00674711">
        <w:rPr>
          <w:lang w:val="ru-RU"/>
          <w:rPrChange w:id="909" w:author="Nik K" w:date="2026-10-29T00:17:00Z">
            <w:rPr/>
          </w:rPrChange>
        </w:rPr>
        <w:t xml:space="preserve">; </w:t>
      </w:r>
      <w:del w:id="910" w:author="Nik K" w:date="2026-10-29T06:58:00Z">
        <w:r w:rsidRPr="00674711" w:rsidDel="0045490B">
          <w:rPr>
            <w:lang w:val="ru-RU"/>
            <w:rPrChange w:id="911" w:author="Nik K" w:date="2026-10-29T00:17:00Z">
              <w:rPr/>
            </w:rPrChange>
          </w:rPr>
          <w:delText xml:space="preserve">предполагаются ненулевые знаменатели. Это точные алгебраические следствия определения, а не новая физиологическая модель. </w:delText>
        </w:r>
      </w:del>
      <w:ins w:id="912" w:author="Nik K" w:date="2026-10-29T06:59:00Z">
        <w:r w:rsidR="0045490B">
          <w:rPr>
            <w:lang w:val="ru-RU"/>
          </w:rPr>
          <w:t xml:space="preserve">Однако </w:t>
        </w:r>
      </w:ins>
      <w:del w:id="913" w:author="Nik K" w:date="2026-10-29T06:59:00Z">
        <w:r w:rsidRPr="00674711" w:rsidDel="0045490B">
          <w:rPr>
            <w:lang w:val="ru-RU"/>
            <w:rPrChange w:id="914" w:author="Nik K" w:date="2026-10-29T00:17:00Z">
              <w:rPr/>
            </w:rPrChange>
          </w:rPr>
          <w:delText>О</w:delText>
        </w:r>
      </w:del>
      <w:ins w:id="915" w:author="Nik K" w:date="2026-10-29T06:59:00Z">
        <w:r w:rsidR="0045490B">
          <w:rPr>
            <w:lang w:val="ru-RU"/>
          </w:rPr>
          <w:t>о</w:t>
        </w:r>
      </w:ins>
      <w:r w:rsidRPr="00674711">
        <w:rPr>
          <w:lang w:val="ru-RU"/>
          <w:rPrChange w:id="916" w:author="Nik K" w:date="2026-10-29T00:17:00Z">
            <w:rPr/>
          </w:rPrChange>
        </w:rPr>
        <w:t xml:space="preserve">шибки </w:t>
      </w:r>
      <w:del w:id="917" w:author="Nik K" w:date="2026-10-29T06:59:00Z">
        <w:r w:rsidRPr="00674711" w:rsidDel="0045490B">
          <w:rPr>
            <w:lang w:val="ru-RU"/>
            <w:rPrChange w:id="918" w:author="Nik K" w:date="2026-10-29T00:17:00Z">
              <w:rPr/>
            </w:rPrChange>
          </w:rPr>
          <w:delText>двух</w:delText>
        </w:r>
      </w:del>
      <w:ins w:id="919" w:author="Nik K" w:date="2026-10-29T06:59:00Z">
        <w:r w:rsidR="0045490B">
          <w:rPr>
            <w:lang w:val="ru-RU"/>
          </w:rPr>
          <w:t>обеих</w:t>
        </w:r>
      </w:ins>
      <w:r w:rsidRPr="00674711">
        <w:rPr>
          <w:lang w:val="ru-RU"/>
          <w:rPrChange w:id="920" w:author="Nik K" w:date="2026-10-29T00:17:00Z">
            <w:rPr/>
          </w:rPrChange>
        </w:rPr>
        <w:t xml:space="preserve"> фаз </w:t>
      </w:r>
      <w:ins w:id="921" w:author="Nik K" w:date="2026-10-29T06:59:00Z">
        <w:r w:rsidR="0045490B">
          <w:rPr>
            <w:lang w:val="ru-RU"/>
          </w:rPr>
          <w:t xml:space="preserve">оказываю влияние друг на друга. Они </w:t>
        </w:r>
      </w:ins>
      <w:r w:rsidRPr="00674711">
        <w:rPr>
          <w:lang w:val="ru-RU"/>
          <w:rPrChange w:id="922" w:author="Nik K" w:date="2026-10-29T00:17:00Z">
            <w:rPr/>
          </w:rPrChange>
        </w:rPr>
        <w:t xml:space="preserve">могут компенсироваться или усиливаться. Поэтому средняя ошибка всей объёмной кривой не устанавливает ошибку УО и ФВ, а неправильный выбор самой фазы добавляет ещё одно расхождение. </w:t>
      </w:r>
      <w:ins w:id="923" w:author="Nik K" w:date="2026-10-29T07:00:00Z">
        <w:r w:rsidR="0045490B">
          <w:rPr>
            <w:lang w:val="ru-RU"/>
          </w:rPr>
          <w:t xml:space="preserve">В научной </w:t>
        </w:r>
      </w:ins>
      <w:del w:id="924" w:author="Nik K" w:date="2026-10-29T07:00:00Z">
        <w:r w:rsidRPr="00674711" w:rsidDel="0045490B">
          <w:rPr>
            <w:lang w:val="ru-RU"/>
            <w:rPrChange w:id="925" w:author="Nik K" w:date="2026-10-29T00:17:00Z">
              <w:rPr/>
            </w:rPrChange>
          </w:rPr>
          <w:delText>Л</w:delText>
        </w:r>
      </w:del>
      <w:ins w:id="926" w:author="Nik K" w:date="2026-10-29T07:00:00Z">
        <w:r w:rsidR="0045490B">
          <w:rPr>
            <w:lang w:val="ru-RU"/>
          </w:rPr>
          <w:t>л</w:t>
        </w:r>
      </w:ins>
      <w:r w:rsidRPr="00674711">
        <w:rPr>
          <w:lang w:val="ru-RU"/>
          <w:rPrChange w:id="927" w:author="Nik K" w:date="2026-10-29T00:17:00Z">
            <w:rPr/>
          </w:rPrChange>
        </w:rPr>
        <w:t>итератур</w:t>
      </w:r>
      <w:del w:id="928" w:author="Nik K" w:date="2026-10-29T07:00:00Z">
        <w:r w:rsidRPr="00674711" w:rsidDel="0045490B">
          <w:rPr>
            <w:lang w:val="ru-RU"/>
            <w:rPrChange w:id="929" w:author="Nik K" w:date="2026-10-29T00:17:00Z">
              <w:rPr/>
            </w:rPrChange>
          </w:rPr>
          <w:delText>а</w:delText>
        </w:r>
      </w:del>
      <w:ins w:id="930" w:author="Nik K" w:date="2026-10-29T07:00:00Z">
        <w:r w:rsidR="0045490B">
          <w:rPr>
            <w:lang w:val="ru-RU"/>
          </w:rPr>
          <w:t>е</w:t>
        </w:r>
      </w:ins>
      <w:r w:rsidRPr="00674711">
        <w:rPr>
          <w:lang w:val="ru-RU"/>
          <w:rPrChange w:id="931" w:author="Nik K" w:date="2026-10-29T00:17:00Z">
            <w:rPr/>
          </w:rPrChange>
        </w:rPr>
        <w:t xml:space="preserve"> обосновывает</w:t>
      </w:r>
      <w:ins w:id="932" w:author="Nik K" w:date="2026-10-29T07:00:00Z">
        <w:r w:rsidR="0045490B">
          <w:rPr>
            <w:lang w:val="ru-RU"/>
          </w:rPr>
          <w:t>ся</w:t>
        </w:r>
      </w:ins>
      <w:r w:rsidRPr="00674711">
        <w:rPr>
          <w:lang w:val="ru-RU"/>
          <w:rPrChange w:id="933" w:author="Nik K" w:date="2026-10-29T00:17:00Z">
            <w:rPr/>
          </w:rPrChange>
        </w:rPr>
        <w:t xml:space="preserve"> использование временных признаков для проверки фазовых связей, но</w:t>
      </w:r>
      <w:ins w:id="934" w:author="Nik K" w:date="2026-10-29T07:00:00Z">
        <w:r w:rsidR="0045490B">
          <w:rPr>
            <w:lang w:val="ru-RU"/>
          </w:rPr>
          <w:t xml:space="preserve"> на момент исследования</w:t>
        </w:r>
      </w:ins>
      <w:r w:rsidRPr="00674711">
        <w:rPr>
          <w:lang w:val="ru-RU"/>
          <w:rPrChange w:id="935" w:author="Nik K" w:date="2026-10-29T00:17:00Z">
            <w:rPr/>
          </w:rPrChange>
        </w:rPr>
        <w:t xml:space="preserve"> не </w:t>
      </w:r>
      <w:ins w:id="936" w:author="Nik K" w:date="2026-10-29T07:01:00Z">
        <w:r w:rsidR="0045490B">
          <w:rPr>
            <w:lang w:val="ru-RU"/>
          </w:rPr>
          <w:t xml:space="preserve">позволяет однозначно утверждать о возможности </w:t>
        </w:r>
      </w:ins>
      <w:del w:id="937" w:author="Nik K" w:date="2026-10-29T07:01:00Z">
        <w:r w:rsidRPr="00674711" w:rsidDel="0045490B">
          <w:rPr>
            <w:lang w:val="ru-RU"/>
            <w:rPrChange w:id="938" w:author="Nik K" w:date="2026-10-29T00:17:00Z">
              <w:rPr/>
            </w:rPrChange>
          </w:rPr>
          <w:delText>подтверждает</w:delText>
        </w:r>
      </w:del>
      <w:r w:rsidRPr="00674711">
        <w:rPr>
          <w:lang w:val="ru-RU"/>
          <w:rPrChange w:id="939" w:author="Nik K" w:date="2026-10-29T00:17:00Z">
            <w:rPr/>
          </w:rPrChange>
        </w:rPr>
        <w:t xml:space="preserve"> их универсального пересчёта в </w:t>
      </w:r>
      <w:del w:id="940" w:author="Nik K" w:date="2026-10-29T07:01:00Z">
        <w:r w:rsidRPr="00674711" w:rsidDel="0045490B">
          <w:rPr>
            <w:lang w:val="ru-RU"/>
            <w:rPrChange w:id="941" w:author="Nik K" w:date="2026-10-29T00:17:00Z">
              <w:rPr/>
            </w:rPrChange>
          </w:rPr>
          <w:delText>камерную</w:delText>
        </w:r>
      </w:del>
      <w:ins w:id="942" w:author="Nik K" w:date="2026-10-29T07:01:00Z">
        <w:r w:rsidR="0045490B">
          <w:rPr>
            <w:lang w:val="ru-RU"/>
          </w:rPr>
          <w:t xml:space="preserve"> некую</w:t>
        </w:r>
      </w:ins>
      <w:r w:rsidRPr="00674711">
        <w:rPr>
          <w:lang w:val="ru-RU"/>
          <w:rPrChange w:id="943" w:author="Nik K" w:date="2026-10-29T00:17:00Z">
            <w:rPr/>
          </w:rPrChange>
        </w:rPr>
        <w:t xml:space="preserve"> </w:t>
      </w:r>
      <w:ins w:id="944" w:author="Nik K" w:date="2026-10-29T07:01:00Z">
        <w:r w:rsidR="0045490B">
          <w:rPr>
            <w:lang w:val="ru-RU"/>
          </w:rPr>
          <w:t xml:space="preserve">единую </w:t>
        </w:r>
      </w:ins>
      <w:r w:rsidRPr="00674711">
        <w:rPr>
          <w:lang w:val="ru-RU"/>
          <w:rPrChange w:id="945" w:author="Nik K" w:date="2026-10-29T00:17:00Z">
            <w:rPr/>
          </w:rPrChange>
        </w:rPr>
        <w:t>функцию.</w:t>
      </w:r>
    </w:p>
    <w:p w14:paraId="58282243" w14:textId="77777777" w:rsidR="003416EE" w:rsidRDefault="006041B4">
      <w:pPr>
        <w:pStyle w:val="21"/>
      </w:pPr>
      <w:bookmarkStart w:id="946" w:name="_Toc244123044"/>
      <w:bookmarkStart w:id="947" w:name="Xe9a3c50d95fa5640fc9ebf8458b5ab6155aad23"/>
      <w:bookmarkEnd w:id="766"/>
      <w:r>
        <w:lastRenderedPageBreak/>
        <w:t>1.9 Научные основания выбранной схемы и адресные нерешённые вопросы</w:t>
      </w:r>
      <w:bookmarkEnd w:id="946"/>
    </w:p>
    <w:p w14:paraId="16B7435A" w14:textId="26EA9795" w:rsidR="003416EE" w:rsidRPr="00674711" w:rsidRDefault="0045490B">
      <w:pPr>
        <w:pStyle w:val="FirstParagraph"/>
        <w:rPr>
          <w:lang w:val="ru-RU"/>
          <w:rPrChange w:id="948" w:author="Nik K" w:date="2026-10-29T00:17:00Z">
            <w:rPr/>
          </w:rPrChange>
        </w:rPr>
      </w:pPr>
      <w:ins w:id="949" w:author="Nik K" w:date="2026-10-29T07:02:00Z">
        <w:r>
          <w:rPr>
            <w:lang w:val="ru-RU"/>
          </w:rPr>
          <w:t xml:space="preserve">Проанализированные </w:t>
        </w:r>
      </w:ins>
      <w:ins w:id="950" w:author="Nik K" w:date="2026-10-29T07:03:00Z">
        <w:r>
          <w:rPr>
            <w:lang w:val="ru-RU"/>
          </w:rPr>
          <w:t xml:space="preserve">научные исследование </w:t>
        </w:r>
      </w:ins>
      <w:del w:id="951" w:author="Nik K" w:date="2026-10-29T07:03:00Z">
        <w:r w:rsidR="006041B4" w:rsidRPr="00674711" w:rsidDel="0045490B">
          <w:rPr>
            <w:lang w:val="ru-RU"/>
            <w:rPrChange w:id="952" w:author="Nik K" w:date="2026-10-29T00:17:00Z">
              <w:rPr/>
            </w:rPrChange>
          </w:rPr>
          <w:delText xml:space="preserve">Сопоставление источников поддерживает разработку индивидуальной физической постановки, поскольку опубликованные формулы и проверки </w:delText>
        </w:r>
      </w:del>
      <w:r w:rsidR="006041B4" w:rsidRPr="00674711">
        <w:rPr>
          <w:lang w:val="ru-RU"/>
          <w:rPrChange w:id="953" w:author="Nik K" w:date="2026-10-29T00:17:00Z">
            <w:rPr/>
          </w:rPrChange>
        </w:rPr>
        <w:t>показывают</w:t>
      </w:r>
      <w:ins w:id="954" w:author="Nik K" w:date="2026-10-29T07:03:00Z">
        <w:r>
          <w:rPr>
            <w:lang w:val="ru-RU"/>
          </w:rPr>
          <w:t xml:space="preserve"> крайне высокую</w:t>
        </w:r>
      </w:ins>
      <w:r w:rsidR="006041B4" w:rsidRPr="00674711">
        <w:rPr>
          <w:lang w:val="ru-RU"/>
          <w:rPrChange w:id="955" w:author="Nik K" w:date="2026-10-29T00:17:00Z">
            <w:rPr/>
          </w:rPrChange>
        </w:rPr>
        <w:t xml:space="preserve"> зависимость результата</w:t>
      </w:r>
      <w:ins w:id="956" w:author="Nik K" w:date="2026-10-29T07:03:00Z">
        <w:r>
          <w:rPr>
            <w:lang w:val="ru-RU"/>
          </w:rPr>
          <w:t xml:space="preserve"> </w:t>
        </w:r>
        <w:proofErr w:type="spellStart"/>
        <w:r>
          <w:rPr>
            <w:lang w:val="ru-RU"/>
          </w:rPr>
          <w:t>электроимпедансных</w:t>
        </w:r>
        <w:proofErr w:type="spellEnd"/>
        <w:r>
          <w:rPr>
            <w:lang w:val="ru-RU"/>
          </w:rPr>
          <w:t xml:space="preserve"> измерений</w:t>
        </w:r>
      </w:ins>
      <w:r w:rsidR="006041B4" w:rsidRPr="00674711">
        <w:rPr>
          <w:lang w:val="ru-RU"/>
          <w:rPrChange w:id="957" w:author="Nik K" w:date="2026-10-29T00:17:00Z">
            <w:rPr/>
          </w:rPrChange>
        </w:rPr>
        <w:t xml:space="preserve"> от</w:t>
      </w:r>
      <w:ins w:id="958" w:author="Nik K" w:date="2026-10-29T07:04:00Z">
        <w:r>
          <w:rPr>
            <w:lang w:val="ru-RU"/>
          </w:rPr>
          <w:t xml:space="preserve"> </w:t>
        </w:r>
        <w:proofErr w:type="spellStart"/>
        <w:r>
          <w:rPr>
            <w:lang w:val="ru-RU"/>
          </w:rPr>
          <w:t>ингдивидуальной</w:t>
        </w:r>
        <w:proofErr w:type="spellEnd"/>
        <w:r>
          <w:rPr>
            <w:lang w:val="ru-RU"/>
          </w:rPr>
          <w:t xml:space="preserve"> анатомии</w:t>
        </w:r>
      </w:ins>
      <w:del w:id="959" w:author="Nik K" w:date="2026-10-29T07:04:00Z">
        <w:r w:rsidR="006041B4" w:rsidRPr="00674711" w:rsidDel="0045490B">
          <w:rPr>
            <w:lang w:val="ru-RU"/>
            <w:rPrChange w:id="960" w:author="Nik K" w:date="2026-10-29T00:17:00Z">
              <w:rPr/>
            </w:rPrChange>
          </w:rPr>
          <w:delText xml:space="preserve"> геометрии</w:delText>
        </w:r>
      </w:del>
      <w:r w:rsidR="006041B4" w:rsidRPr="00674711">
        <w:rPr>
          <w:lang w:val="ru-RU"/>
          <w:rPrChange w:id="961" w:author="Nik K" w:date="2026-10-29T00:17:00Z">
            <w:rPr/>
          </w:rPrChange>
        </w:rPr>
        <w:t xml:space="preserve">, </w:t>
      </w:r>
      <w:del w:id="962" w:author="Nik K" w:date="2026-10-29T07:04:00Z">
        <w:r w:rsidR="006041B4" w:rsidRPr="00674711" w:rsidDel="0045490B">
          <w:rPr>
            <w:lang w:val="ru-RU"/>
            <w:rPrChange w:id="963" w:author="Nik K" w:date="2026-10-29T00:17:00Z">
              <w:rPr/>
            </w:rPrChange>
          </w:rPr>
          <w:delText>тканевых</w:delText>
        </w:r>
      </w:del>
      <w:ins w:id="964" w:author="Nik K" w:date="2026-10-29T07:04:00Z">
        <w:r>
          <w:rPr>
            <w:lang w:val="ru-RU"/>
          </w:rPr>
          <w:t>электрических</w:t>
        </w:r>
      </w:ins>
      <w:r w:rsidR="006041B4" w:rsidRPr="00674711">
        <w:rPr>
          <w:lang w:val="ru-RU"/>
          <w:rPrChange w:id="965" w:author="Nik K" w:date="2026-10-29T00:17:00Z">
            <w:rPr/>
          </w:rPrChange>
        </w:rPr>
        <w:t xml:space="preserve"> свойств</w:t>
      </w:r>
      <w:ins w:id="966" w:author="Nik K" w:date="2026-10-29T07:04:00Z">
        <w:r>
          <w:rPr>
            <w:lang w:val="ru-RU"/>
          </w:rPr>
          <w:t xml:space="preserve"> тканей</w:t>
        </w:r>
      </w:ins>
      <w:r w:rsidR="006041B4" w:rsidRPr="00674711">
        <w:rPr>
          <w:lang w:val="ru-RU"/>
          <w:rPrChange w:id="967" w:author="Nik K" w:date="2026-10-29T00:17:00Z">
            <w:rPr/>
          </w:rPrChange>
        </w:rPr>
        <w:t xml:space="preserve">, временных признаков и способа калибровки. </w:t>
      </w:r>
      <w:del w:id="968" w:author="Nik K" w:date="2026-10-29T07:06:00Z">
        <w:r w:rsidR="006041B4" w:rsidRPr="00674711" w:rsidDel="0084124D">
          <w:rPr>
            <w:lang w:val="ru-RU"/>
            <w:rPrChange w:id="969" w:author="Nik K" w:date="2026-10-29T00:17:00Z">
              <w:rPr/>
            </w:rPrChange>
          </w:rPr>
          <w:delText xml:space="preserve">Одновременно отрицательные результаты запрещают считать кардиосинхронный электрический сигнал уже измеренным УО или ФВ. </w:delText>
        </w:r>
      </w:del>
      <w:ins w:id="970" w:author="Nik K" w:date="2026-10-29T07:12:00Z">
        <w:r w:rsidR="0084124D">
          <w:rPr>
            <w:lang w:val="ru-RU"/>
          </w:rPr>
          <w:t>И позволяют выделить несколько основных направлений научных исследований</w:t>
        </w:r>
      </w:ins>
      <w:del w:id="971" w:author="Nik K" w:date="2026-10-29T07:12:00Z">
        <w:r w:rsidR="006041B4" w:rsidRPr="00674711" w:rsidDel="0084124D">
          <w:rPr>
            <w:lang w:val="ru-RU"/>
            <w:rPrChange w:id="972" w:author="Nik K" w:date="2026-10-29T00:17:00Z">
              <w:rPr/>
            </w:rPrChange>
          </w:rPr>
          <w:delText>Научное основание дальнейшей работы состоит в явном исследовании промежуточных преобразований и их неопределённости</w:delText>
        </w:r>
      </w:del>
      <w:r w:rsidR="006041B4" w:rsidRPr="00674711">
        <w:rPr>
          <w:lang w:val="ru-RU"/>
          <w:rPrChange w:id="973" w:author="Nik K" w:date="2026-10-29T00:17:00Z">
            <w:rPr/>
          </w:rPrChange>
        </w:rPr>
        <w:t>.</w:t>
      </w:r>
    </w:p>
    <w:p w14:paraId="0F9F9376" w14:textId="1403156E" w:rsidR="003416EE" w:rsidRDefault="006041B4">
      <w:pPr>
        <w:pStyle w:val="af"/>
      </w:pPr>
      <w:r>
        <w:t>Перв</w:t>
      </w:r>
      <w:ins w:id="974" w:author="Nik K" w:date="2026-10-29T07:13:00Z">
        <w:r w:rsidR="0084124D">
          <w:t>ое</w:t>
        </w:r>
      </w:ins>
      <w:del w:id="975" w:author="Nik K" w:date="2026-10-29T07:13:00Z">
        <w:r w:rsidDel="0084124D">
          <w:delText>ый адресный пробел</w:delText>
        </w:r>
      </w:del>
      <w:r>
        <w:t xml:space="preserve"> — определимость тканевых параметров по поясной ЭИТ. В рассмотренных источниках не проверена именно принятая в проекте цепочка получения абсолютных базовых </w:t>
      </w:r>
      <m:oMath>
        <m:r>
          <w:rPr>
            <w:rFonts w:ascii="Cambria Math" w:hAnsi="Cambria Math"/>
          </w:rPr>
          <m:t>ρ</m:t>
        </m:r>
      </m:oMath>
      <w:r>
        <w:t xml:space="preserve"> и синхронных </w:t>
      </w:r>
      <m:oMath>
        <m:r>
          <m:rPr>
            <m:sty m:val="p"/>
          </m:rPr>
          <w:rPr>
            <w:rFonts w:ascii="Cambria Math" w:hAnsi="Cambria Math"/>
          </w:rPr>
          <m:t>Δ</m:t>
        </m:r>
        <m:r>
          <w:rPr>
            <w:rFonts w:ascii="Cambria Math" w:hAnsi="Cambria Math"/>
          </w:rPr>
          <m:t>ρ</m:t>
        </m:r>
      </m:oMath>
      <w:r>
        <w:t xml:space="preserve"> при одной КТ, одном лёгочном компартменте и неизвестном движении сердца. Публикации об ЭИТ подтверждают необходимос</w:t>
      </w:r>
      <w:proofErr w:type="spellStart"/>
      <w:r>
        <w:t>ть</w:t>
      </w:r>
      <w:proofErr w:type="spellEnd"/>
      <w:r>
        <w:t xml:space="preserve"> такой проверки, но не дают готового разделения. В </w:t>
      </w:r>
      <w:del w:id="976" w:author="Nik K" w:date="2026-10-29T07:07:00Z">
        <w:r w:rsidDel="0084124D">
          <w:delText>главе 8</w:delText>
        </w:r>
      </w:del>
      <w:ins w:id="977" w:author="Nik K" w:date="2026-10-29T07:07:00Z">
        <w:r w:rsidR="0084124D">
          <w:t>рамках данного исследования</w:t>
        </w:r>
      </w:ins>
      <w:r>
        <w:t xml:space="preserve"> следует установить, какие комбинации параметров различимы и какую ошибку вносит перенос их в монтаж ТТРКГ.</w:t>
      </w:r>
    </w:p>
    <w:p w14:paraId="77E8DF72" w14:textId="025B7EBF" w:rsidR="003416EE" w:rsidRDefault="006041B4">
      <w:pPr>
        <w:pStyle w:val="af"/>
      </w:pPr>
      <w:r>
        <w:t>Второ</w:t>
      </w:r>
      <w:ins w:id="978" w:author="Nik K" w:date="2026-10-29T07:13:00Z">
        <w:r w:rsidR="0084124D">
          <w:t>е</w:t>
        </w:r>
      </w:ins>
      <w:del w:id="979" w:author="Nik K" w:date="2026-10-29T07:13:00Z">
        <w:r w:rsidDel="0084124D">
          <w:delText>й</w:delText>
        </w:r>
      </w:del>
      <w:r>
        <w:t xml:space="preserve"> </w:t>
      </w:r>
      <w:del w:id="980" w:author="Nik K" w:date="2026-10-29T07:13:00Z">
        <w:r w:rsidDel="0084124D">
          <w:delText>пробел</w:delText>
        </w:r>
      </w:del>
      <w:ins w:id="981" w:author="Nik K" w:date="2026-10-29T07:13:00Z">
        <w:r w:rsidR="0084124D">
          <w:t>направление</w:t>
        </w:r>
      </w:ins>
      <w:r>
        <w:t xml:space="preserve"> — электрическая и геометрическая эквивалентность сокращённого сердца. МРТ-исследования объясняют различие внешнего и камерного объёмов, а модельные работы показывают вклад движения. Однако они не </w:t>
      </w:r>
      <w:ins w:id="982" w:author="Nik K" w:date="2026-10-29T07:05:00Z">
        <w:r w:rsidR="0084124D">
          <w:t>описывают определённый математический</w:t>
        </w:r>
      </w:ins>
      <w:del w:id="983" w:author="Nik K" w:date="2026-10-29T07:05:00Z">
        <w:r w:rsidDel="0084124D">
          <w:delText>устанавливают для настоящего отведения общий</w:delText>
        </w:r>
      </w:del>
      <w:r>
        <w:t xml:space="preserve"> закон</w:t>
      </w:r>
      <w:ins w:id="984" w:author="Nik K" w:date="2026-10-29T07:05:00Z">
        <w:r w:rsidR="0084124D">
          <w:t xml:space="preserve"> изменения</w:t>
        </w:r>
      </w:ins>
      <w:r>
        <w:t xml:space="preserve"> формы, положения и эффективного удельного сопротивления. </w:t>
      </w:r>
      <w:del w:id="985" w:author="Nik K" w:date="2026-10-29T07:06:00Z">
        <w:r w:rsidDel="0084124D">
          <w:delText xml:space="preserve">В главах 6 и 9 требуется сопоставить исходную анатомию и аппроксимации по объёму и электрическому отклику, сохранив варианты с фиксированным </w:delText>
        </w:r>
        <w:r w:rsidDel="0084124D">
          <w:lastRenderedPageBreak/>
          <w:delText>положением и с движением. Совпадение одного базового импеданса не закрывает этот вопрос.</w:delText>
        </w:r>
      </w:del>
    </w:p>
    <w:p w14:paraId="3BD1007D" w14:textId="34B65635" w:rsidR="003416EE" w:rsidRDefault="006041B4">
      <w:pPr>
        <w:pStyle w:val="af"/>
      </w:pPr>
      <w:proofErr w:type="spellStart"/>
      <w:r>
        <w:t>Трети</w:t>
      </w:r>
      <w:ins w:id="986" w:author="Nik K" w:date="2026-10-29T07:13:00Z">
        <w:r w:rsidR="0084124D">
          <w:t>м</w:t>
        </w:r>
        <w:proofErr w:type="spellEnd"/>
        <w:r w:rsidR="0084124D">
          <w:t xml:space="preserve"> является - </w:t>
        </w:r>
      </w:ins>
      <w:del w:id="987" w:author="Nik K" w:date="2026-10-29T07:13:00Z">
        <w:r w:rsidDel="0084124D">
          <w:delText>й пробел —</w:delText>
        </w:r>
      </w:del>
      <w:r>
        <w:t xml:space="preserve"> переход к</w:t>
      </w:r>
      <w:ins w:id="988" w:author="Nik K" w:date="2026-10-29T07:13:00Z">
        <w:r w:rsidR="0084124D">
          <w:t xml:space="preserve"> численным значениям, характеризующим объём</w:t>
        </w:r>
      </w:ins>
      <w:r>
        <w:t xml:space="preserve"> выбранной камер</w:t>
      </w:r>
      <w:del w:id="989" w:author="Nik K" w:date="2026-10-29T07:13:00Z">
        <w:r w:rsidDel="0084124D">
          <w:delText>е</w:delText>
        </w:r>
      </w:del>
      <w:ins w:id="990" w:author="Nik K" w:date="2026-10-29T07:13:00Z">
        <w:r w:rsidR="0084124D">
          <w:t>ы</w:t>
        </w:r>
      </w:ins>
      <w:r>
        <w:t xml:space="preserve"> и ФВ. Временные отношения могут содержать информацию о систолической функции, но</w:t>
      </w:r>
      <w:del w:id="991" w:author="Nik K" w:date="2026-10-29T07:14:00Z">
        <w:r w:rsidDel="0084124D">
          <w:delText xml:space="preserve"> имеющиеся проверки не заменяют камерной волюметрии</w:delText>
        </w:r>
      </w:del>
      <w:r>
        <w:t xml:space="preserve">. </w:t>
      </w:r>
      <w:ins w:id="992" w:author="Nik K" w:date="2026-10-29T07:10:00Z">
        <w:r w:rsidR="0084124D">
          <w:t xml:space="preserve">Таким образом, </w:t>
        </w:r>
      </w:ins>
      <w:del w:id="993" w:author="Nik K" w:date="2026-10-29T07:10:00Z">
        <w:r w:rsidDel="0084124D">
          <w:delText>В</w:delText>
        </w:r>
      </w:del>
      <w:r>
        <w:t xml:space="preserve"> </w:t>
      </w:r>
      <w:del w:id="994" w:author="Nik K" w:date="2026-10-29T07:10:00Z">
        <w:r w:rsidDel="0084124D">
          <w:delText>главе 10</w:delText>
        </w:r>
      </w:del>
      <w:r>
        <w:t xml:space="preserve"> необходимы явные основания выделения КДО, КСО и связи целого сердца с целевой камерой. Для</w:t>
      </w:r>
      <w:ins w:id="995" w:author="Nik K" w:date="2026-10-29T07:11:00Z">
        <w:r w:rsidR="0084124D">
          <w:t xml:space="preserve"> оценки</w:t>
        </w:r>
      </w:ins>
      <w:r>
        <w:t xml:space="preserve"> УО </w:t>
      </w:r>
      <w:ins w:id="996" w:author="Nik K" w:date="2026-10-29T07:11:00Z">
        <w:r w:rsidR="0084124D">
          <w:t xml:space="preserve">может быть </w:t>
        </w:r>
      </w:ins>
      <w:r>
        <w:t xml:space="preserve">допустим </w:t>
      </w:r>
      <w:proofErr w:type="spellStart"/>
      <w:r>
        <w:t>отдельно</w:t>
      </w:r>
      <w:ins w:id="997" w:author="Nik K" w:date="2026-10-29T07:11:00Z">
        <w:r w:rsidR="0084124D">
          <w:t>верифицированный</w:t>
        </w:r>
      </w:ins>
      <w:proofErr w:type="spellEnd"/>
      <w:del w:id="998" w:author="Nik K" w:date="2026-10-29T07:11:00Z">
        <w:r w:rsidDel="0084124D">
          <w:delText xml:space="preserve"> проверенный</w:delText>
        </w:r>
      </w:del>
      <w:r>
        <w:t xml:space="preserve"> способ оценки межфазной разности</w:t>
      </w:r>
      <w:ins w:id="999" w:author="Nik K" w:date="2026-10-29T07:11:00Z">
        <w:r w:rsidR="0084124D">
          <w:t xml:space="preserve"> объёмов</w:t>
        </w:r>
      </w:ins>
      <w:r>
        <w:t xml:space="preserve"> без независимого восстановления каждого абсолютного объёма; для ФВ </w:t>
      </w:r>
      <w:ins w:id="1000" w:author="Nik K" w:date="2026-10-29T07:12:00Z">
        <w:r w:rsidR="0084124D">
          <w:t xml:space="preserve">же </w:t>
        </w:r>
      </w:ins>
      <w:r>
        <w:t>остаётся необходимым её знаменатель.</w:t>
      </w:r>
    </w:p>
    <w:p w14:paraId="5C0CA0C9" w14:textId="48B67B85" w:rsidR="003416EE" w:rsidDel="002D2763" w:rsidRDefault="006041B4">
      <w:pPr>
        <w:pStyle w:val="af"/>
        <w:rPr>
          <w:del w:id="1001" w:author="Nik K" w:date="2026-10-29T07:15:00Z"/>
        </w:rPr>
      </w:pPr>
      <w:del w:id="1002" w:author="Nik K" w:date="2026-10-29T07:15:00Z">
        <w:r w:rsidDel="002D2763">
          <w:delText>Четвёрты</w:delText>
        </w:r>
      </w:del>
      <w:del w:id="1003" w:author="Nik K" w:date="2026-10-29T07:14:00Z">
        <w:r w:rsidDel="002D2763">
          <w:delText>й</w:delText>
        </w:r>
      </w:del>
      <w:del w:id="1004" w:author="Nik K" w:date="2026-10-29T07:15:00Z">
        <w:r w:rsidDel="002D2763">
          <w:delText xml:space="preserve"> </w:delText>
        </w:r>
      </w:del>
      <w:del w:id="1005" w:author="Nik K" w:date="2026-10-29T07:14:00Z">
        <w:r w:rsidDel="002D2763">
          <w:delText xml:space="preserve">пробел относится к </w:delText>
        </w:r>
      </w:del>
      <w:del w:id="1006" w:author="Nik K" w:date="2026-10-29T07:15:00Z">
        <w:r w:rsidDel="002D2763">
          <w:delText>проверке всей последовательности. Входы, использованные для построения зависимости, следует отделять от референса её проверки. Отложенные фазы одного человека не доказывают перенос на другого человека. Нормировка времени разносессионных КТ и электрических записей не устраняет изменения физиологического состояния. Поэтому глава 11 должна различать численную проверку решателя, вычислительный опыт с известными входами, геометрическое сопоставление и проверку по реальным сигналам. Для каждого результата сохраняются его собственные границы.</w:delText>
        </w:r>
      </w:del>
    </w:p>
    <w:p w14:paraId="6B813601" w14:textId="757F628A" w:rsidR="003416EE" w:rsidRDefault="006041B4">
      <w:pPr>
        <w:pStyle w:val="af"/>
      </w:pPr>
      <w:r>
        <w:t>Обзор</w:t>
      </w:r>
      <w:ins w:id="1007" w:author="Nik K" w:date="2026-10-29T07:09:00Z">
        <w:r w:rsidR="0084124D">
          <w:t xml:space="preserve"> литературы</w:t>
        </w:r>
      </w:ins>
      <w:r>
        <w:t xml:space="preserve">, таким образом, обосновывает последовательность «индивидуальная анатомия и тканевые оценки → </w:t>
      </w:r>
      <w:ins w:id="1008" w:author="Nik K" w:date="2026-10-29T07:16:00Z">
        <w:r w:rsidR="002D2763">
          <w:t>оценки влияния тканевых компартментов на сигнал</w:t>
        </w:r>
      </w:ins>
      <w:del w:id="1009" w:author="Nik K" w:date="2026-10-29T07:16:00Z">
        <w:r w:rsidDel="002D2763">
          <w:delText>электрическая поправка к</w:delText>
        </w:r>
      </w:del>
      <w:r>
        <w:t xml:space="preserve"> ТТРКГ →</w:t>
      </w:r>
      <w:ins w:id="1010" w:author="Nik K" w:date="2026-10-29T07:16:00Z">
        <w:r w:rsidR="002D2763">
          <w:t xml:space="preserve"> подбор </w:t>
        </w:r>
      </w:ins>
      <w:r>
        <w:t xml:space="preserve"> </w:t>
      </w:r>
      <w:del w:id="1011" w:author="Nik K" w:date="2026-10-29T07:16:00Z">
        <w:r w:rsidDel="002D2763">
          <w:delText xml:space="preserve">динамика </w:delText>
        </w:r>
      </w:del>
      <w:r>
        <w:t>эквивалентно</w:t>
      </w:r>
      <w:del w:id="1012" w:author="Nik K" w:date="2026-10-29T07:16:00Z">
        <w:r w:rsidDel="002D2763">
          <w:delText>го</w:delText>
        </w:r>
      </w:del>
      <w:ins w:id="1013" w:author="Nik K" w:date="2026-10-29T07:16:00Z">
        <w:r w:rsidR="002D2763">
          <w:t>й сердцу формы и описания его динамического изменения</w:t>
        </w:r>
      </w:ins>
      <w:del w:id="1014" w:author="Nik K" w:date="2026-10-29T07:16:00Z">
        <w:r w:rsidDel="002D2763">
          <w:delText xml:space="preserve"> с</w:delText>
        </w:r>
      </w:del>
      <w:del w:id="1015" w:author="Nik K" w:date="2026-10-29T07:17:00Z">
        <w:r w:rsidDel="002D2763">
          <w:delText>ердца</w:delText>
        </w:r>
      </w:del>
      <w:r>
        <w:t xml:space="preserve"> → </w:t>
      </w:r>
      <w:del w:id="1016" w:author="Nik K" w:date="2026-10-29T07:17:00Z">
        <w:r w:rsidDel="002D2763">
          <w:delText>камерные</w:delText>
        </w:r>
      </w:del>
      <w:proofErr w:type="spellStart"/>
      <w:ins w:id="1017" w:author="Nik K" w:date="2026-10-29T07:17:00Z">
        <w:r w:rsidR="002D2763">
          <w:t>цисленные</w:t>
        </w:r>
      </w:ins>
      <w:proofErr w:type="spellEnd"/>
      <w:r>
        <w:t xml:space="preserve"> показатели</w:t>
      </w:r>
      <w:ins w:id="1018" w:author="Nik K" w:date="2026-10-29T07:17:00Z">
        <w:r w:rsidR="002D2763">
          <w:t xml:space="preserve"> объёмов камер сердца</w:t>
        </w:r>
      </w:ins>
      <w:r>
        <w:t xml:space="preserve">» как проверяемую физическую гипотезу. </w:t>
      </w:r>
      <w:del w:id="1019" w:author="Nik K" w:date="2026-10-29T07:09:00Z">
        <w:r w:rsidDel="0084124D">
          <w:delText xml:space="preserve">Приведённая литература не подтверждает завершённой валидации этой последовательности. Её исследование должно сохранять положительные частные результаты, отрицательные проверки, неоднозначность и условия отказа; конечным </w:delText>
        </w:r>
        <w:r w:rsidDel="0084124D">
          <w:lastRenderedPageBreak/>
          <w:delText>основанием пригодности будут ошибки УО и ФВ в заданных условиях, а не сходство одной кривой или правдоподобие одного параметра.</w:delText>
        </w:r>
      </w:del>
    </w:p>
    <w:p w14:paraId="5701AF49" w14:textId="77777777" w:rsidR="003416EE" w:rsidRDefault="006041B4">
      <w:pPr>
        <w:pStyle w:val="1"/>
      </w:pPr>
      <w:bookmarkStart w:id="1020" w:name="_Toc244123045"/>
      <w:bookmarkStart w:id="1021" w:name="X785051bdf125b9fdea6ebf0d0612b4e7c1aa740"/>
      <w:bookmarkEnd w:id="195"/>
      <w:bookmarkEnd w:id="947"/>
      <w:r>
        <w:lastRenderedPageBreak/>
        <w:t>2 Сравнительный анализ существующих технических решений</w:t>
      </w:r>
      <w:bookmarkEnd w:id="1020"/>
    </w:p>
    <w:p w14:paraId="76AE6526" w14:textId="77777777" w:rsidR="003416EE" w:rsidRDefault="006041B4">
      <w:pPr>
        <w:pStyle w:val="21"/>
      </w:pPr>
      <w:bookmarkStart w:id="1022" w:name="_Toc244123046"/>
      <w:bookmarkStart w:id="1023" w:name="X57759d046904cafa46ffabd7fbd637bd96ed588"/>
      <w:r>
        <w:t>2.1 Предмет сравнения и различие измеряемых величин</w:t>
      </w:r>
      <w:bookmarkEnd w:id="1022"/>
    </w:p>
    <w:p w14:paraId="1B6B56A5" w14:textId="1A3ED032" w:rsidR="003416EE" w:rsidRPr="00674711" w:rsidRDefault="006041B4">
      <w:pPr>
        <w:pStyle w:val="FirstParagraph"/>
        <w:rPr>
          <w:lang w:val="ru-RU"/>
          <w:rPrChange w:id="1024" w:author="Nik K" w:date="2026-10-29T00:17:00Z">
            <w:rPr/>
          </w:rPrChange>
        </w:rPr>
      </w:pPr>
      <w:del w:id="1025" w:author="Nik K" w:date="2026-10-29T07:17:00Z">
        <w:r w:rsidRPr="00674711" w:rsidDel="002D2763">
          <w:rPr>
            <w:lang w:val="ru-RU"/>
            <w:rPrChange w:id="1026" w:author="Nik K" w:date="2026-10-29T00:17:00Z">
              <w:rPr/>
            </w:rPrChange>
          </w:rPr>
          <w:delText xml:space="preserve">Техническое решение для оценки функций сердца характеризуется измеряемыми входами, способом преобразования сигнала, необходимой калибровкой и проверенным выходом. </w:delText>
        </w:r>
      </w:del>
      <w:del w:id="1027" w:author="Nik K" w:date="2026-10-29T07:19:00Z">
        <w:r w:rsidRPr="00674711" w:rsidDel="002D2763">
          <w:rPr>
            <w:lang w:val="ru-RU"/>
            <w:rPrChange w:id="1028" w:author="Nik K" w:date="2026-10-29T00:17:00Z">
              <w:rPr/>
            </w:rPrChange>
          </w:rPr>
          <w:delText xml:space="preserve">Для настоящей работы существенно </w:delText>
        </w:r>
      </w:del>
      <w:del w:id="1029" w:author="Nik K" w:date="2026-10-29T07:18:00Z">
        <w:r w:rsidRPr="00674711" w:rsidDel="002D2763">
          <w:rPr>
            <w:lang w:val="ru-RU"/>
            <w:rPrChange w:id="1030" w:author="Nik K" w:date="2026-10-29T00:17:00Z">
              <w:rPr/>
            </w:rPrChange>
          </w:rPr>
          <w:delText xml:space="preserve">различие </w:delText>
        </w:r>
      </w:del>
      <w:del w:id="1031" w:author="Nik K" w:date="2026-10-29T07:19:00Z">
        <w:r w:rsidRPr="00674711" w:rsidDel="002D2763">
          <w:rPr>
            <w:lang w:val="ru-RU"/>
            <w:rPrChange w:id="1032" w:author="Nik K" w:date="2026-10-29T00:17:00Z">
              <w:rPr/>
            </w:rPrChange>
          </w:rPr>
          <w:delText>между оценк</w:delText>
        </w:r>
      </w:del>
      <w:del w:id="1033" w:author="Nik K" w:date="2026-10-29T07:18:00Z">
        <w:r w:rsidRPr="00674711" w:rsidDel="002D2763">
          <w:rPr>
            <w:lang w:val="ru-RU"/>
            <w:rPrChange w:id="1034" w:author="Nik K" w:date="2026-10-29T00:17:00Z">
              <w:rPr/>
            </w:rPrChange>
          </w:rPr>
          <w:delText xml:space="preserve">ой </w:delText>
        </w:r>
      </w:del>
      <w:del w:id="1035" w:author="Nik K" w:date="2026-10-29T07:19:00Z">
        <w:r w:rsidRPr="00674711" w:rsidDel="002D2763">
          <w:rPr>
            <w:lang w:val="ru-RU"/>
            <w:rPrChange w:id="1036" w:author="Nik K" w:date="2026-10-29T00:17:00Z">
              <w:rPr/>
            </w:rPrChange>
          </w:rPr>
          <w:delText>потока крови, восстановлением объёмов камеры и регистрацией электрических изменений грудной клетки: успешное решение одной задачи не подтверждает автоматически решение остальных.</w:delText>
        </w:r>
      </w:del>
    </w:p>
    <w:p w14:paraId="7FE7CAE2" w14:textId="77777777" w:rsidR="003416EE" w:rsidRDefault="006041B4">
      <w:pPr>
        <w:pStyle w:val="af"/>
        <w:keepNext/>
      </w:pPr>
      <w:r>
        <w:t>Для левого желудочка камерные определения ударного объёма и фракции выброса имеют вид</w:t>
      </w:r>
    </w:p>
    <w:p w14:paraId="7A5F4339" w14:textId="77777777" w:rsidR="003416EE" w:rsidRDefault="006041B4">
      <w:pPr>
        <w:pStyle w:val="af"/>
        <w:spacing w:before="120" w:after="120" w:line="264" w:lineRule="auto"/>
        <w:ind w:firstLine="0"/>
      </w:pPr>
      <m:oMathPara>
        <m:oMathParaPr>
          <m:jc m:val="center"/>
        </m:oMathParaPr>
        <m:oMath>
          <m:r>
            <w:rPr>
              <w:rFonts w:ascii="Cambria Math" w:hAnsi="Cambria Math"/>
            </w:rPr>
            <m:t>У</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КД</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КС</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  Ф</m:t>
          </m:r>
          <m:sSub>
            <m:sSubPr>
              <m:ctrlPr>
                <w:rPr>
                  <w:rFonts w:ascii="Cambria Math" w:hAnsi="Cambria Math"/>
                </w:rPr>
              </m:ctrlPr>
            </m:sSubPr>
            <m:e>
              <m:r>
                <w:rPr>
                  <w:rFonts w:ascii="Cambria Math" w:hAnsi="Cambria Math"/>
                </w:rPr>
                <m:t>В</m:t>
              </m:r>
            </m:e>
            <m:sub>
              <m:r>
                <w:rPr>
                  <w:rFonts w:ascii="Cambria Math" w:hAnsi="Cambria Math"/>
                </w:rPr>
                <m:t>ЛЖ</m:t>
              </m:r>
            </m:sub>
          </m:sSub>
          <m:r>
            <m:rPr>
              <m:sty m:val="p"/>
            </m:rPr>
            <w:rPr>
              <w:rFonts w:ascii="Cambria Math" w:hAnsi="Cambria Math"/>
            </w:rPr>
            <m:t>=</m:t>
          </m:r>
          <m:f>
            <m:fPr>
              <m:ctrlPr>
                <w:rPr>
                  <w:rFonts w:ascii="Cambria Math" w:hAnsi="Cambria Math"/>
                </w:rPr>
              </m:ctrlPr>
            </m:fPr>
            <m:num>
              <m:r>
                <w:rPr>
                  <w:rFonts w:ascii="Cambria Math" w:hAnsi="Cambria Math"/>
                </w:rPr>
                <m:t>КД</m:t>
              </m:r>
              <m:sSub>
                <m:sSubPr>
                  <m:ctrlPr>
                    <w:rPr>
                      <w:rFonts w:ascii="Cambria Math" w:hAnsi="Cambria Math"/>
                    </w:rPr>
                  </m:ctrlPr>
                </m:sSubPr>
                <m:e>
                  <m:r>
                    <w:rPr>
                      <w:rFonts w:ascii="Cambria Math" w:hAnsi="Cambria Math"/>
                    </w:rPr>
                    <m:t>О</m:t>
                  </m:r>
                </m:e>
                <m:sub>
                  <m:r>
                    <w:rPr>
                      <w:rFonts w:ascii="Cambria Math" w:hAnsi="Cambria Math"/>
                    </w:rPr>
                    <m:t>ЛЖ</m:t>
                  </m:r>
                </m:sub>
              </m:sSub>
              <m:r>
                <m:rPr>
                  <m:sty m:val="p"/>
                </m:rPr>
                <w:rPr>
                  <w:rFonts w:ascii="Cambria Math" w:hAnsi="Cambria Math"/>
                </w:rPr>
                <m:t>-</m:t>
              </m:r>
              <m:r>
                <w:rPr>
                  <w:rFonts w:ascii="Cambria Math" w:hAnsi="Cambria Math"/>
                </w:rPr>
                <m:t>КС</m:t>
              </m:r>
              <m:sSub>
                <m:sSubPr>
                  <m:ctrlPr>
                    <w:rPr>
                      <w:rFonts w:ascii="Cambria Math" w:hAnsi="Cambria Math"/>
                    </w:rPr>
                  </m:ctrlPr>
                </m:sSubPr>
                <m:e>
                  <m:r>
                    <w:rPr>
                      <w:rFonts w:ascii="Cambria Math" w:hAnsi="Cambria Math"/>
                    </w:rPr>
                    <m:t>О</m:t>
                  </m:r>
                </m:e>
                <m:sub>
                  <m:r>
                    <w:rPr>
                      <w:rFonts w:ascii="Cambria Math" w:hAnsi="Cambria Math"/>
                    </w:rPr>
                    <m:t>ЛЖ</m:t>
                  </m:r>
                </m:sub>
              </m:sSub>
            </m:num>
            <m:den>
              <m:r>
                <w:rPr>
                  <w:rFonts w:ascii="Cambria Math" w:hAnsi="Cambria Math"/>
                </w:rPr>
                <m:t>КД</m:t>
              </m:r>
              <m:sSub>
                <m:sSubPr>
                  <m:ctrlPr>
                    <w:rPr>
                      <w:rFonts w:ascii="Cambria Math" w:hAnsi="Cambria Math"/>
                    </w:rPr>
                  </m:ctrlPr>
                </m:sSubPr>
                <m:e>
                  <m:r>
                    <w:rPr>
                      <w:rFonts w:ascii="Cambria Math" w:hAnsi="Cambria Math"/>
                    </w:rPr>
                    <m:t>О</m:t>
                  </m:r>
                </m:e>
                <m:sub>
                  <m:r>
                    <w:rPr>
                      <w:rFonts w:ascii="Cambria Math" w:hAnsi="Cambria Math"/>
                    </w:rPr>
                    <m:t>ЛЖ</m:t>
                  </m:r>
                </m:sub>
              </m:sSub>
            </m:den>
          </m:f>
          <m:r>
            <w:rPr>
              <w:rFonts w:ascii="Cambria Math" w:hAnsi="Cambria Math"/>
            </w:rPr>
            <m:t> 100</m:t>
          </m:r>
          <m:r>
            <m:rPr>
              <m:sty m:val="p"/>
            </m:rPr>
            <w:rPr>
              <w:rFonts w:ascii="Cambria Math" w:hAnsi="Cambria Math"/>
            </w:rPr>
            <m:t>%.</m:t>
          </m:r>
          <m:r>
            <w:rPr>
              <w:rFonts w:ascii="Cambria Math" w:hAnsi="Cambria Math"/>
            </w:rPr>
            <m:t>  </m:t>
          </m:r>
          <m:r>
            <m:rPr>
              <m:nor/>
            </m:rPr>
            <m:t>(2.1)</m:t>
          </m:r>
        </m:oMath>
      </m:oMathPara>
    </w:p>
    <w:p w14:paraId="33A2DD1D" w14:textId="67674446" w:rsidR="003416EE" w:rsidRPr="00674711" w:rsidRDefault="006041B4">
      <w:pPr>
        <w:pStyle w:val="FirstParagraph"/>
        <w:rPr>
          <w:lang w:val="ru-RU"/>
          <w:rPrChange w:id="1037" w:author="Nik K" w:date="2026-10-29T00:17:00Z">
            <w:rPr/>
          </w:rPrChange>
        </w:rPr>
      </w:pPr>
      <w:r w:rsidRPr="00674711">
        <w:rPr>
          <w:lang w:val="ru-RU"/>
          <w:rPrChange w:id="1038" w:author="Nik K" w:date="2026-10-29T00:17:00Z">
            <w:rPr/>
          </w:rPrChange>
        </w:rPr>
        <w:t xml:space="preserve">Здесь КДО и КСО — конечно-диастолический и конечно-систолический объёмы в миллилитрах; УО выражается в миллилитрах, ФВ — в процентах. Эти определения требуют установления границ полости желудочка и механических фаз. </w:t>
      </w:r>
      <w:r w:rsidR="006B31AF">
        <w:fldChar w:fldCharType="begin"/>
      </w:r>
      <w:r w:rsidR="006B31AF" w:rsidRPr="00674711">
        <w:rPr>
          <w:lang w:val="ru-RU"/>
          <w:rPrChange w:id="1039" w:author="Nik K" w:date="2026-10-29T00:17:00Z">
            <w:rPr/>
          </w:rPrChange>
        </w:rPr>
        <w:instrText xml:space="preserve"> </w:instrText>
      </w:r>
      <w:r w:rsidR="006B31AF">
        <w:instrText>HYPERLINK</w:instrText>
      </w:r>
      <w:r w:rsidR="006B31AF" w:rsidRPr="00674711">
        <w:rPr>
          <w:lang w:val="ru-RU"/>
          <w:rPrChange w:id="1040" w:author="Nik K" w:date="2026-10-29T00:17:00Z">
            <w:rPr/>
          </w:rPrChange>
        </w:rPr>
        <w:instrText xml:space="preserve"> "</w:instrText>
      </w:r>
      <w:r w:rsidR="006B31AF">
        <w:instrText>https</w:instrText>
      </w:r>
      <w:r w:rsidR="006B31AF" w:rsidRPr="00674711">
        <w:rPr>
          <w:lang w:val="ru-RU"/>
          <w:rPrChange w:id="1041" w:author="Nik K" w:date="2026-10-29T00:17:00Z">
            <w:rPr/>
          </w:rPrChange>
        </w:rPr>
        <w:instrText>://</w:instrText>
      </w:r>
      <w:r w:rsidR="006B31AF">
        <w:instrText>www</w:instrText>
      </w:r>
      <w:r w:rsidR="006B31AF" w:rsidRPr="00674711">
        <w:rPr>
          <w:lang w:val="ru-RU"/>
          <w:rPrChange w:id="1042" w:author="Nik K" w:date="2026-10-29T00:17:00Z">
            <w:rPr/>
          </w:rPrChange>
        </w:rPr>
        <w:instrText>.</w:instrText>
      </w:r>
      <w:r w:rsidR="006B31AF">
        <w:instrText>asecho</w:instrText>
      </w:r>
      <w:r w:rsidR="006B31AF" w:rsidRPr="00674711">
        <w:rPr>
          <w:lang w:val="ru-RU"/>
          <w:rPrChange w:id="1043" w:author="Nik K" w:date="2026-10-29T00:17:00Z">
            <w:rPr/>
          </w:rPrChange>
        </w:rPr>
        <w:instrText>.</w:instrText>
      </w:r>
      <w:r w:rsidR="006B31AF">
        <w:instrText>org</w:instrText>
      </w:r>
      <w:r w:rsidR="006B31AF" w:rsidRPr="00674711">
        <w:rPr>
          <w:lang w:val="ru-RU"/>
          <w:rPrChange w:id="1044" w:author="Nik K" w:date="2026-10-29T00:17:00Z">
            <w:rPr/>
          </w:rPrChange>
        </w:rPr>
        <w:instrText>/</w:instrText>
      </w:r>
      <w:r w:rsidR="006B31AF">
        <w:instrText>wp</w:instrText>
      </w:r>
      <w:r w:rsidR="006B31AF" w:rsidRPr="00674711">
        <w:rPr>
          <w:lang w:val="ru-RU"/>
          <w:rPrChange w:id="1045" w:author="Nik K" w:date="2026-10-29T00:17:00Z">
            <w:rPr/>
          </w:rPrChange>
        </w:rPr>
        <w:instrText>-</w:instrText>
      </w:r>
      <w:r w:rsidR="006B31AF">
        <w:instrText>content</w:instrText>
      </w:r>
      <w:r w:rsidR="006B31AF" w:rsidRPr="00674711">
        <w:rPr>
          <w:lang w:val="ru-RU"/>
          <w:rPrChange w:id="1046" w:author="Nik K" w:date="2026-10-29T00:17:00Z">
            <w:rPr/>
          </w:rPrChange>
        </w:rPr>
        <w:instrText>/</w:instrText>
      </w:r>
      <w:r w:rsidR="006B31AF">
        <w:instrText>uploads</w:instrText>
      </w:r>
      <w:r w:rsidR="006B31AF" w:rsidRPr="00674711">
        <w:rPr>
          <w:lang w:val="ru-RU"/>
          <w:rPrChange w:id="1047" w:author="Nik K" w:date="2026-10-29T00:17:00Z">
            <w:rPr/>
          </w:rPrChange>
        </w:rPr>
        <w:instrText>/2016/02/2015_</w:instrText>
      </w:r>
      <w:r w:rsidR="006B31AF">
        <w:instrText>ChamberQuantificationREV</w:instrText>
      </w:r>
      <w:r w:rsidR="006B31AF" w:rsidRPr="00674711">
        <w:rPr>
          <w:lang w:val="ru-RU"/>
          <w:rPrChange w:id="1048" w:author="Nik K" w:date="2026-10-29T00:17:00Z">
            <w:rPr/>
          </w:rPrChange>
        </w:rPr>
        <w:instrText>.</w:instrText>
      </w:r>
      <w:r w:rsidR="006B31AF">
        <w:instrText>pdf</w:instrText>
      </w:r>
      <w:r w:rsidR="006B31AF" w:rsidRPr="00674711">
        <w:rPr>
          <w:lang w:val="ru-RU"/>
          <w:rPrChange w:id="1049" w:author="Nik K" w:date="2026-10-29T00:17:00Z">
            <w:rPr/>
          </w:rPrChange>
        </w:rPr>
        <w:instrText>" \</w:instrText>
      </w:r>
      <w:r w:rsidR="006B31AF">
        <w:instrText>h</w:instrText>
      </w:r>
      <w:r w:rsidR="006B31AF" w:rsidRPr="00674711">
        <w:rPr>
          <w:lang w:val="ru-RU"/>
          <w:rPrChange w:id="1050" w:author="Nik K" w:date="2026-10-29T00:17:00Z">
            <w:rPr/>
          </w:rPrChange>
        </w:rPr>
        <w:instrText xml:space="preserve"> </w:instrText>
      </w:r>
      <w:r w:rsidR="006B31AF">
        <w:fldChar w:fldCharType="separate"/>
      </w:r>
      <w:r w:rsidRPr="00674711">
        <w:rPr>
          <w:lang w:val="ru-RU"/>
          <w:rPrChange w:id="1051" w:author="Nik K" w:date="2026-10-29T00:17:00Z">
            <w:rPr/>
          </w:rPrChange>
        </w:rPr>
        <w:t>[21]</w:t>
      </w:r>
      <w:r w:rsidR="006B31AF">
        <w:fldChar w:fldCharType="end"/>
      </w:r>
      <w:r w:rsidRPr="00674711">
        <w:rPr>
          <w:lang w:val="ru-RU"/>
          <w:rPrChange w:id="1052" w:author="Nik K" w:date="2026-10-29T00:17:00Z">
            <w:rPr/>
          </w:rPrChange>
        </w:rPr>
        <w:t>.</w:t>
      </w:r>
    </w:p>
    <w:p w14:paraId="0A0981AC" w14:textId="77777777" w:rsidR="003416EE" w:rsidRDefault="006041B4">
      <w:pPr>
        <w:pStyle w:val="af"/>
      </w:pPr>
      <w:r>
        <w:t>При согласованном усреднении ударного объёма потока и частоты сокращений минутный объём кровообращения связан с ними соотношением</w:t>
      </w:r>
    </w:p>
    <w:p w14:paraId="29C058AF" w14:textId="77777777" w:rsidR="003416EE" w:rsidRDefault="006041B4">
      <w:pPr>
        <w:pStyle w:val="af"/>
        <w:spacing w:before="120" w:after="120" w:line="264" w:lineRule="auto"/>
        <w:ind w:firstLine="0"/>
      </w:pPr>
      <m:oMathPara>
        <m:oMathParaPr>
          <m:jc m:val="center"/>
        </m:oMathParaPr>
        <m:oMath>
          <m:r>
            <w:rPr>
              <w:rFonts w:ascii="Cambria Math" w:hAnsi="Cambria Math"/>
            </w:rPr>
            <m:t>CO</m:t>
          </m:r>
          <m:r>
            <m:rPr>
              <m:sty m:val="p"/>
            </m:rPr>
            <w:rPr>
              <w:rFonts w:ascii="Cambria Math" w:hAnsi="Cambria Math"/>
            </w:rPr>
            <m:t>=</m:t>
          </m:r>
          <m:f>
            <m:fPr>
              <m:ctrlPr>
                <w:rPr>
                  <w:rFonts w:ascii="Cambria Math" w:hAnsi="Cambria Math"/>
                </w:rPr>
              </m:ctrlPr>
            </m:fPr>
            <m:num>
              <m:r>
                <w:rPr>
                  <w:rFonts w:ascii="Cambria Math" w:hAnsi="Cambria Math"/>
                </w:rPr>
                <m:t>У</m:t>
              </m:r>
              <m:sSub>
                <m:sSubPr>
                  <m:ctrlPr>
                    <w:rPr>
                      <w:rFonts w:ascii="Cambria Math" w:hAnsi="Cambria Math"/>
                    </w:rPr>
                  </m:ctrlPr>
                </m:sSubPr>
                <m:e>
                  <m:r>
                    <w:rPr>
                      <w:rFonts w:ascii="Cambria Math" w:hAnsi="Cambria Math"/>
                    </w:rPr>
                    <m:t>О</m:t>
                  </m:r>
                </m:e>
                <m:sub>
                  <m:r>
                    <w:rPr>
                      <w:rFonts w:ascii="Cambria Math" w:hAnsi="Cambria Math"/>
                    </w:rPr>
                    <m:t>потока</m:t>
                  </m:r>
                </m:sub>
              </m:sSub>
              <m:r>
                <w:rPr>
                  <w:rFonts w:ascii="Cambria Math" w:hAnsi="Cambria Math"/>
                </w:rPr>
                <m:t> ЧСС</m:t>
              </m:r>
            </m:num>
            <m:den>
              <m:r>
                <w:rPr>
                  <w:rFonts w:ascii="Cambria Math" w:hAnsi="Cambria Math"/>
                </w:rPr>
                <m:t>1000</m:t>
              </m:r>
            </m:den>
          </m:f>
          <m:r>
            <m:rPr>
              <m:sty m:val="p"/>
            </m:rPr>
            <w:rPr>
              <w:rFonts w:ascii="Cambria Math" w:hAnsi="Cambria Math"/>
            </w:rPr>
            <m:t>,</m:t>
          </m:r>
          <m:r>
            <w:rPr>
              <w:rFonts w:ascii="Cambria Math" w:hAnsi="Cambria Math"/>
            </w:rPr>
            <m:t>  </m:t>
          </m:r>
          <m:r>
            <m:rPr>
              <m:nor/>
            </m:rPr>
            <m:t>(2.2)</m:t>
          </m:r>
        </m:oMath>
      </m:oMathPara>
    </w:p>
    <w:p w14:paraId="53170A10" w14:textId="77777777" w:rsidR="003416EE" w:rsidRPr="00674711" w:rsidRDefault="006041B4">
      <w:pPr>
        <w:pStyle w:val="FirstParagraph"/>
        <w:rPr>
          <w:lang w:val="ru-RU"/>
          <w:rPrChange w:id="1053" w:author="Nik K" w:date="2026-10-29T00:17:00Z">
            <w:rPr/>
          </w:rPrChange>
        </w:rPr>
      </w:pPr>
      <w:r w:rsidRPr="00674711">
        <w:rPr>
          <w:lang w:val="ru-RU"/>
          <w:rPrChange w:id="1054" w:author="Nik K" w:date="2026-10-29T00:17:00Z">
            <w:rPr/>
          </w:rPrChange>
        </w:rPr>
        <w:t xml:space="preserve">где </w:t>
      </w:r>
      <m:oMath>
        <m:r>
          <w:rPr>
            <w:rFonts w:ascii="Cambria Math" w:hAnsi="Cambria Math"/>
          </w:rPr>
          <m:t>CO</m:t>
        </m:r>
      </m:oMath>
      <w:r w:rsidRPr="00674711">
        <w:rPr>
          <w:lang w:val="ru-RU"/>
          <w:rPrChange w:id="1055" w:author="Nik K" w:date="2026-10-29T00:17:00Z">
            <w:rPr/>
          </w:rPrChange>
        </w:rPr>
        <w:t xml:space="preserve"> выражен в л/мин, </w:t>
      </w:r>
      <m:oMath>
        <m:r>
          <w:rPr>
            <w:rFonts w:ascii="Cambria Math" w:hAnsi="Cambria Math"/>
            <w:lang w:val="ru-RU"/>
            <w:rPrChange w:id="1056" w:author="Nik K" w:date="2026-10-29T00:17:00Z">
              <w:rPr>
                <w:rFonts w:ascii="Cambria Math" w:hAnsi="Cambria Math"/>
              </w:rPr>
            </w:rPrChange>
          </w:rPr>
          <m:t>У</m:t>
        </m:r>
        <m:sSub>
          <m:sSubPr>
            <m:ctrlPr>
              <w:rPr>
                <w:rFonts w:ascii="Cambria Math" w:hAnsi="Cambria Math"/>
              </w:rPr>
            </m:ctrlPr>
          </m:sSubPr>
          <m:e>
            <m:r>
              <w:rPr>
                <w:rFonts w:ascii="Cambria Math" w:hAnsi="Cambria Math"/>
                <w:lang w:val="ru-RU"/>
                <w:rPrChange w:id="1057" w:author="Nik K" w:date="2026-10-29T00:17:00Z">
                  <w:rPr>
                    <w:rFonts w:ascii="Cambria Math" w:hAnsi="Cambria Math"/>
                  </w:rPr>
                </w:rPrChange>
              </w:rPr>
              <m:t>О</m:t>
            </m:r>
          </m:e>
          <m:sub>
            <m:r>
              <w:rPr>
                <w:rFonts w:ascii="Cambria Math" w:hAnsi="Cambria Math"/>
                <w:lang w:val="ru-RU"/>
                <w:rPrChange w:id="1058" w:author="Nik K" w:date="2026-10-29T00:17:00Z">
                  <w:rPr>
                    <w:rFonts w:ascii="Cambria Math" w:hAnsi="Cambria Math"/>
                  </w:rPr>
                </w:rPrChange>
              </w:rPr>
              <m:t>потока</m:t>
            </m:r>
          </m:sub>
        </m:sSub>
      </m:oMath>
      <w:r w:rsidRPr="00674711">
        <w:rPr>
          <w:lang w:val="ru-RU"/>
          <w:rPrChange w:id="1059" w:author="Nik K" w:date="2026-10-29T00:17:00Z">
            <w:rPr/>
          </w:rPrChange>
        </w:rPr>
        <w:t xml:space="preserve"> — в мл на сокращение, ЧСС — в мин</w:t>
      </w:r>
      <m:oMath>
        <m:sSup>
          <m:sSupPr>
            <m:ctrlPr>
              <w:rPr>
                <w:rFonts w:ascii="Cambria Math" w:hAnsi="Cambria Math"/>
              </w:rPr>
            </m:ctrlPr>
          </m:sSupPr>
          <m:e>
            <m:r>
              <w:rPr>
                <w:rFonts w:ascii="Cambria Math" w:hAnsi="Cambria Math"/>
                <w:lang w:val="ru-RU"/>
                <w:rPrChange w:id="1060" w:author="Nik K" w:date="2026-10-29T00:17:00Z">
                  <w:rPr>
                    <w:rFonts w:ascii="Cambria Math" w:hAnsi="Cambria Math"/>
                  </w:rPr>
                </w:rPrChange>
              </w:rPr>
              <m:t>​</m:t>
            </m:r>
          </m:e>
          <m:sup>
            <m:r>
              <m:rPr>
                <m:sty m:val="p"/>
              </m:rPr>
              <w:rPr>
                <w:rFonts w:ascii="Cambria Math" w:hAnsi="Cambria Math"/>
                <w:lang w:val="ru-RU"/>
                <w:rPrChange w:id="1061" w:author="Nik K" w:date="2026-10-29T00:17:00Z">
                  <w:rPr>
                    <w:rFonts w:ascii="Cambria Math" w:hAnsi="Cambria Math"/>
                  </w:rPr>
                </w:rPrChange>
              </w:rPr>
              <m:t>-</m:t>
            </m:r>
            <m:r>
              <w:rPr>
                <w:rFonts w:ascii="Cambria Math" w:hAnsi="Cambria Math"/>
                <w:lang w:val="ru-RU"/>
                <w:rPrChange w:id="1062" w:author="Nik K" w:date="2026-10-29T00:17:00Z">
                  <w:rPr>
                    <w:rFonts w:ascii="Cambria Math" w:hAnsi="Cambria Math"/>
                  </w:rPr>
                </w:rPrChange>
              </w:rPr>
              <m:t>1</m:t>
            </m:r>
          </m:sup>
        </m:sSup>
      </m:oMath>
      <w:r w:rsidRPr="00674711">
        <w:rPr>
          <w:lang w:val="ru-RU"/>
          <w:rPrChange w:id="1063" w:author="Nik K" w:date="2026-10-29T00:17:00Z">
            <w:rPr/>
          </w:rPrChange>
        </w:rPr>
        <w:t xml:space="preserve">; множитель 1000 переводит миллилитры в литры. Переход от потокового УО к камерной разности требует физиологической сопоставимости величин и протоколов. Даже при таком соответствии измерение </w:t>
      </w:r>
      <m:oMath>
        <m:r>
          <w:rPr>
            <w:rFonts w:ascii="Cambria Math" w:hAnsi="Cambria Math"/>
          </w:rPr>
          <m:t>CO</m:t>
        </m:r>
      </m:oMath>
      <w:r w:rsidRPr="00674711">
        <w:rPr>
          <w:lang w:val="ru-RU"/>
          <w:rPrChange w:id="1064" w:author="Nik K" w:date="2026-10-29T00:17:00Z">
            <w:rPr/>
          </w:rPrChange>
        </w:rPr>
        <w:t xml:space="preserve"> и ЧСС оставляет неизвестным КДО. Следовательно, количественн</w:t>
      </w:r>
      <w:proofErr w:type="spellStart"/>
      <w:r w:rsidRPr="00674711">
        <w:rPr>
          <w:lang w:val="ru-RU"/>
          <w:rPrChange w:id="1065" w:author="Nik K" w:date="2026-10-29T00:17:00Z">
            <w:rPr/>
          </w:rPrChange>
        </w:rPr>
        <w:t>ая</w:t>
      </w:r>
      <w:proofErr w:type="spellEnd"/>
      <w:r w:rsidRPr="00674711">
        <w:rPr>
          <w:lang w:val="ru-RU"/>
          <w:rPrChange w:id="1066" w:author="Nik K" w:date="2026-10-29T00:17:00Z">
            <w:rPr/>
          </w:rPrChange>
        </w:rPr>
        <w:t xml:space="preserve"> ФВ из этих входов однозначно не определяется: необходимы измерение объёма либо отдельно проверенная модель его оценки.</w:t>
      </w:r>
    </w:p>
    <w:p w14:paraId="35E9F582" w14:textId="5EC979BD" w:rsidR="003416EE" w:rsidRDefault="006041B4">
      <w:pPr>
        <w:pStyle w:val="af"/>
      </w:pPr>
      <w:r>
        <w:t xml:space="preserve">Ниже рассмотрен </w:t>
      </w:r>
      <w:del w:id="1067" w:author="Nik K" w:date="2026-10-29T07:19:00Z">
        <w:r w:rsidDel="002D2763">
          <w:delText xml:space="preserve">тематический </w:delText>
        </w:r>
      </w:del>
      <w:r>
        <w:t xml:space="preserve">выбор методов визуализации, </w:t>
      </w:r>
      <w:del w:id="1068" w:author="Nik K" w:date="2026-10-29T07:19:00Z">
        <w:r w:rsidDel="002D2763">
          <w:delText xml:space="preserve">потоковых </w:delText>
        </w:r>
      </w:del>
      <w:r>
        <w:t xml:space="preserve">измерений, </w:t>
      </w:r>
      <w:del w:id="1069" w:author="Nik K" w:date="2026-10-29T07:19:00Z">
        <w:r w:rsidDel="002D2763">
          <w:delText xml:space="preserve">электрических мониторов </w:delText>
        </w:r>
      </w:del>
      <w:r>
        <w:t xml:space="preserve">и исследовательских </w:t>
      </w:r>
      <w:r>
        <w:lastRenderedPageBreak/>
        <w:t xml:space="preserve">реализаций ЭИТ. </w:t>
      </w:r>
      <w:del w:id="1070" w:author="Nik K" w:date="2026-10-29T07:20:00Z">
        <w:r w:rsidDel="002D2763">
          <w:delText>Сведения производителя отделены от результатов первичных исследований. Версия из исследования характеризует проверенную реализацию; совпадение торгового названия не подтверждает эквивалентность последующих алгоритмов.</w:delText>
        </w:r>
      </w:del>
    </w:p>
    <w:p w14:paraId="6B7C5311" w14:textId="77777777" w:rsidR="003416EE" w:rsidRDefault="006041B4">
      <w:pPr>
        <w:pStyle w:val="21"/>
      </w:pPr>
      <w:bookmarkStart w:id="1071" w:name="_Toc244123047"/>
      <w:bookmarkStart w:id="1072" w:name="альтернативные-способы-оценки-уо-и-фв"/>
      <w:bookmarkEnd w:id="1023"/>
      <w:r>
        <w:t>2.2 Альтернативные способы оценки УО и ФВ</w:t>
      </w:r>
      <w:bookmarkEnd w:id="1071"/>
    </w:p>
    <w:p w14:paraId="1B8BA106" w14:textId="04D70F3B" w:rsidR="003416EE" w:rsidRPr="00674711" w:rsidDel="00F52B47" w:rsidRDefault="006041B4">
      <w:pPr>
        <w:pStyle w:val="FirstParagraph"/>
        <w:rPr>
          <w:del w:id="1073" w:author="Nik K" w:date="2026-10-29T07:29:00Z"/>
          <w:lang w:val="ru-RU"/>
          <w:rPrChange w:id="1074" w:author="Nik K" w:date="2026-10-29T00:17:00Z">
            <w:rPr>
              <w:del w:id="1075" w:author="Nik K" w:date="2026-10-29T07:29:00Z"/>
            </w:rPr>
          </w:rPrChange>
        </w:rPr>
      </w:pPr>
      <w:del w:id="1076" w:author="Nik K" w:date="2026-10-29T07:24:00Z">
        <w:r w:rsidRPr="00674711" w:rsidDel="00F52B47">
          <w:rPr>
            <w:lang w:val="ru-RU"/>
            <w:rPrChange w:id="1077" w:author="Nik K" w:date="2026-10-29T00:17:00Z">
              <w:rPr/>
            </w:rPrChange>
          </w:rPr>
          <w:delText>В</w:delText>
        </w:r>
      </w:del>
      <w:del w:id="1078" w:author="Nik K" w:date="2026-10-29T07:30:00Z">
        <w:r w:rsidRPr="00674711" w:rsidDel="00F52B47">
          <w:rPr>
            <w:lang w:val="ru-RU"/>
            <w:rPrChange w:id="1079" w:author="Nik K" w:date="2026-10-29T00:17:00Z">
              <w:rPr/>
            </w:rPrChange>
          </w:rPr>
          <w:delText>изуализаци</w:delText>
        </w:r>
      </w:del>
      <w:del w:id="1080" w:author="Nik K" w:date="2026-10-29T07:24:00Z">
        <w:r w:rsidRPr="00674711" w:rsidDel="00F52B47">
          <w:rPr>
            <w:lang w:val="ru-RU"/>
            <w:rPrChange w:id="1081" w:author="Nik K" w:date="2026-10-29T00:17:00Z">
              <w:rPr/>
            </w:rPrChange>
          </w:rPr>
          <w:delText>я</w:delText>
        </w:r>
      </w:del>
      <w:del w:id="1082" w:author="Nik K" w:date="2026-10-29T07:30:00Z">
        <w:r w:rsidRPr="00674711" w:rsidDel="00F52B47">
          <w:rPr>
            <w:lang w:val="ru-RU"/>
            <w:rPrChange w:id="1083" w:author="Nik K" w:date="2026-10-29T00:17:00Z">
              <w:rPr/>
            </w:rPrChange>
          </w:rPr>
          <w:delText xml:space="preserve"> предоставл</w:delText>
        </w:r>
      </w:del>
      <w:del w:id="1084" w:author="Nik K" w:date="2026-10-29T07:24:00Z">
        <w:r w:rsidRPr="00674711" w:rsidDel="00F52B47">
          <w:rPr>
            <w:lang w:val="ru-RU"/>
            <w:rPrChange w:id="1085" w:author="Nik K" w:date="2026-10-29T00:17:00Z">
              <w:rPr/>
            </w:rPrChange>
          </w:rPr>
          <w:delText>яет</w:delText>
        </w:r>
      </w:del>
      <w:del w:id="1086" w:author="Nik K" w:date="2026-10-29T07:30:00Z">
        <w:r w:rsidRPr="00674711" w:rsidDel="00F52B47">
          <w:rPr>
            <w:lang w:val="ru-RU"/>
            <w:rPrChange w:id="1087" w:author="Nik K" w:date="2026-10-29T00:17:00Z">
              <w:rPr/>
            </w:rPrChange>
          </w:rPr>
          <w:delText xml:space="preserve"> изображения для выделения </w:delText>
        </w:r>
      </w:del>
      <w:del w:id="1088" w:author="Nik K" w:date="2026-10-29T07:25:00Z">
        <w:r w:rsidRPr="00674711" w:rsidDel="00F52B47">
          <w:rPr>
            <w:lang w:val="ru-RU"/>
            <w:rPrChange w:id="1089" w:author="Nik K" w:date="2026-10-29T00:17:00Z">
              <w:rPr/>
            </w:rPrChange>
          </w:rPr>
          <w:delText>полости</w:delText>
        </w:r>
      </w:del>
      <w:del w:id="1090" w:author="Nik K" w:date="2026-10-29T07:30:00Z">
        <w:r w:rsidRPr="00674711" w:rsidDel="00F52B47">
          <w:rPr>
            <w:lang w:val="ru-RU"/>
            <w:rPrChange w:id="1091" w:author="Nik K" w:date="2026-10-29T00:17:00Z">
              <w:rPr/>
            </w:rPrChange>
          </w:rPr>
          <w:delText xml:space="preserve"> и фаз кардиоцикла. </w:delText>
        </w:r>
      </w:del>
      <w:del w:id="1092" w:author="Nik K" w:date="2026-10-29T07:25:00Z">
        <w:r w:rsidRPr="00674711" w:rsidDel="00F52B47">
          <w:rPr>
            <w:lang w:val="ru-RU"/>
            <w:rPrChange w:id="1093" w:author="Nik K" w:date="2026-10-29T00:17:00Z">
              <w:rPr/>
            </w:rPrChange>
          </w:rPr>
          <w:delText>В</w:delText>
        </w:r>
      </w:del>
      <w:del w:id="1094" w:author="Nik K" w:date="2026-10-29T07:30:00Z">
        <w:r w:rsidRPr="00674711" w:rsidDel="00F52B47">
          <w:rPr>
            <w:lang w:val="ru-RU"/>
            <w:rPrChange w:id="1095" w:author="Nik K" w:date="2026-10-29T00:17:00Z">
              <w:rPr/>
            </w:rPrChange>
          </w:rPr>
          <w:delText xml:space="preserve"> двумерной эхокардиографии </w:delText>
        </w:r>
      </w:del>
      <w:del w:id="1096" w:author="Nik K" w:date="2026-10-29T07:26:00Z">
        <w:r w:rsidRPr="00674711" w:rsidDel="00F52B47">
          <w:rPr>
            <w:lang w:val="ru-RU"/>
            <w:rPrChange w:id="1097" w:author="Nik K" w:date="2026-10-29T00:17:00Z">
              <w:rPr/>
            </w:rPrChange>
          </w:rPr>
          <w:delText>биплановый метод дисков и</w:delText>
        </w:r>
      </w:del>
      <w:del w:id="1098" w:author="Nik K" w:date="2026-10-29T07:30:00Z">
        <w:r w:rsidRPr="00674711" w:rsidDel="00F52B47">
          <w:rPr>
            <w:lang w:val="ru-RU"/>
            <w:rPrChange w:id="1099" w:author="Nik K" w:date="2026-10-29T00:17:00Z">
              <w:rPr/>
            </w:rPrChange>
          </w:rPr>
          <w:delText>спользу</w:delText>
        </w:r>
      </w:del>
      <w:del w:id="1100" w:author="Nik K" w:date="2026-10-29T07:26:00Z">
        <w:r w:rsidRPr="00674711" w:rsidDel="00F52B47">
          <w:rPr>
            <w:lang w:val="ru-RU"/>
            <w:rPrChange w:id="1101" w:author="Nik K" w:date="2026-10-29T00:17:00Z">
              <w:rPr/>
            </w:rPrChange>
          </w:rPr>
          <w:delText>ет</w:delText>
        </w:r>
      </w:del>
      <w:del w:id="1102" w:author="Nik K" w:date="2026-10-29T07:30:00Z">
        <w:r w:rsidRPr="00674711" w:rsidDel="00F52B47">
          <w:rPr>
            <w:lang w:val="ru-RU"/>
            <w:rPrChange w:id="1103" w:author="Nik K" w:date="2026-10-29T00:17:00Z">
              <w:rPr/>
            </w:rPrChange>
          </w:rPr>
          <w:delText xml:space="preserve"> два апикальных сечения; трёхмерная эхокардиография при достаточном качестве изображения уменьш</w:delText>
        </w:r>
      </w:del>
      <w:del w:id="1104" w:author="Nik K" w:date="2026-10-29T07:26:00Z">
        <w:r w:rsidRPr="00674711" w:rsidDel="00F52B47">
          <w:rPr>
            <w:lang w:val="ru-RU"/>
            <w:rPrChange w:id="1105" w:author="Nik K" w:date="2026-10-29T00:17:00Z">
              <w:rPr/>
            </w:rPrChange>
          </w:rPr>
          <w:delText>ает</w:delText>
        </w:r>
      </w:del>
      <w:del w:id="1106" w:author="Nik K" w:date="2026-10-29T07:30:00Z">
        <w:r w:rsidRPr="00674711" w:rsidDel="00F52B47">
          <w:rPr>
            <w:lang w:val="ru-RU"/>
            <w:rPrChange w:id="1107" w:author="Nik K" w:date="2026-10-29T00:17:00Z">
              <w:rPr/>
            </w:rPrChange>
          </w:rPr>
          <w:delText xml:space="preserve"> зависимость от геометрического представления желудочка. </w:delText>
        </w:r>
      </w:del>
      <w:del w:id="1108" w:author="Nik K" w:date="2026-10-29T07:21:00Z">
        <w:r w:rsidRPr="00674711" w:rsidDel="002D2763">
          <w:rPr>
            <w:lang w:val="ru-RU"/>
            <w:rPrChange w:id="1109" w:author="Nik K" w:date="2026-10-29T00:17:00Z">
              <w:rPr/>
            </w:rPrChange>
          </w:rPr>
          <w:delText>Кино</w:delText>
        </w:r>
      </w:del>
      <w:del w:id="1110" w:author="Nik K" w:date="2026-10-29T07:30:00Z">
        <w:r w:rsidRPr="00674711" w:rsidDel="00F52B47">
          <w:rPr>
            <w:lang w:val="ru-RU"/>
            <w:rPrChange w:id="1111" w:author="Nik K" w:date="2026-10-29T00:17:00Z">
              <w:rPr/>
            </w:rPrChange>
          </w:rPr>
          <w:delText xml:space="preserve">-МРТ предусматривает короткоосевые срезы от основания до верхушки и длинноосевые изображения для согласования анатомии. </w:delText>
        </w:r>
      </w:del>
      <w:del w:id="1112" w:author="Nik K" w:date="2026-10-29T07:27:00Z">
        <w:r w:rsidRPr="00674711" w:rsidDel="00F52B47">
          <w:rPr>
            <w:lang w:val="ru-RU"/>
            <w:rPrChange w:id="1113" w:author="Nik K" w:date="2026-10-29T00:17:00Z">
              <w:rPr/>
            </w:rPrChange>
          </w:rPr>
          <w:delText xml:space="preserve">В обоих случаях существенны </w:delText>
        </w:r>
      </w:del>
      <w:del w:id="1114" w:author="Nik K" w:date="2026-10-29T07:30:00Z">
        <w:r w:rsidRPr="00674711" w:rsidDel="00F52B47">
          <w:rPr>
            <w:lang w:val="ru-RU"/>
            <w:rPrChange w:id="1115" w:author="Nik K" w:date="2026-10-29T00:17:00Z">
              <w:rPr/>
            </w:rPrChange>
          </w:rPr>
          <w:delText>полнот</w:delText>
        </w:r>
      </w:del>
      <w:del w:id="1116" w:author="Nik K" w:date="2026-10-29T07:27:00Z">
        <w:r w:rsidRPr="00674711" w:rsidDel="00F52B47">
          <w:rPr>
            <w:lang w:val="ru-RU"/>
            <w:rPrChange w:id="1117" w:author="Nik K" w:date="2026-10-29T00:17:00Z">
              <w:rPr/>
            </w:rPrChange>
          </w:rPr>
          <w:delText>а</w:delText>
        </w:r>
      </w:del>
      <w:del w:id="1118" w:author="Nik K" w:date="2026-10-29T07:30:00Z">
        <w:r w:rsidRPr="00674711" w:rsidDel="00F52B47">
          <w:rPr>
            <w:lang w:val="ru-RU"/>
            <w:rPrChange w:id="1119" w:author="Nik K" w:date="2026-10-29T00:17:00Z">
              <w:rPr/>
            </w:rPrChange>
          </w:rPr>
          <w:delText xml:space="preserve"> изображения, </w:delText>
        </w:r>
      </w:del>
      <w:del w:id="1120" w:author="Nik K" w:date="2026-10-29T07:29:00Z">
        <w:r w:rsidRPr="00674711" w:rsidDel="00F52B47">
          <w:rPr>
            <w:lang w:val="ru-RU"/>
            <w:rPrChange w:id="1121" w:author="Nik K" w:date="2026-10-29T00:17:00Z">
              <w:rPr/>
            </w:rPrChange>
          </w:rPr>
          <w:delText>правила очерчивания полости и выбор фаз</w:delText>
        </w:r>
      </w:del>
      <w:del w:id="1122" w:author="Nik K" w:date="2026-10-29T07:30:00Z">
        <w:r w:rsidRPr="00674711" w:rsidDel="00F52B47">
          <w:rPr>
            <w:lang w:val="ru-RU"/>
            <w:rPrChange w:id="1123" w:author="Nik K" w:date="2026-10-29T00:17:00Z">
              <w:rPr/>
            </w:rPrChange>
          </w:rPr>
          <w:delText xml:space="preserve">. </w:delText>
        </w:r>
        <w:r w:rsidR="006B31AF" w:rsidDel="00F52B47">
          <w:fldChar w:fldCharType="begin"/>
        </w:r>
        <w:r w:rsidR="006B31AF" w:rsidRPr="00674711" w:rsidDel="00F52B47">
          <w:rPr>
            <w:lang w:val="ru-RU"/>
            <w:rPrChange w:id="1124" w:author="Nik K" w:date="2026-10-29T00:17:00Z">
              <w:rPr/>
            </w:rPrChange>
          </w:rPr>
          <w:delInstrText xml:space="preserve"> </w:delInstrText>
        </w:r>
        <w:r w:rsidR="006B31AF" w:rsidDel="00F52B47">
          <w:delInstrText>HYPERLINK</w:delInstrText>
        </w:r>
        <w:r w:rsidR="006B31AF" w:rsidRPr="00674711" w:rsidDel="00F52B47">
          <w:rPr>
            <w:lang w:val="ru-RU"/>
            <w:rPrChange w:id="1125" w:author="Nik K" w:date="2026-10-29T00:17:00Z">
              <w:rPr/>
            </w:rPrChange>
          </w:rPr>
          <w:delInstrText xml:space="preserve"> "</w:delInstrText>
        </w:r>
        <w:r w:rsidR="006B31AF" w:rsidDel="00F52B47">
          <w:delInstrText>https</w:delInstrText>
        </w:r>
        <w:r w:rsidR="006B31AF" w:rsidRPr="00674711" w:rsidDel="00F52B47">
          <w:rPr>
            <w:lang w:val="ru-RU"/>
            <w:rPrChange w:id="1126" w:author="Nik K" w:date="2026-10-29T00:17:00Z">
              <w:rPr/>
            </w:rPrChange>
          </w:rPr>
          <w:delInstrText>://</w:delInstrText>
        </w:r>
        <w:r w:rsidR="006B31AF" w:rsidDel="00F52B47">
          <w:delInstrText>www</w:delInstrText>
        </w:r>
        <w:r w:rsidR="006B31AF" w:rsidRPr="00674711" w:rsidDel="00F52B47">
          <w:rPr>
            <w:lang w:val="ru-RU"/>
            <w:rPrChange w:id="1127" w:author="Nik K" w:date="2026-10-29T00:17:00Z">
              <w:rPr/>
            </w:rPrChange>
          </w:rPr>
          <w:delInstrText>.</w:delInstrText>
        </w:r>
        <w:r w:rsidR="006B31AF" w:rsidDel="00F52B47">
          <w:delInstrText>asecho</w:delInstrText>
        </w:r>
        <w:r w:rsidR="006B31AF" w:rsidRPr="00674711" w:rsidDel="00F52B47">
          <w:rPr>
            <w:lang w:val="ru-RU"/>
            <w:rPrChange w:id="1128" w:author="Nik K" w:date="2026-10-29T00:17:00Z">
              <w:rPr/>
            </w:rPrChange>
          </w:rPr>
          <w:delInstrText>.</w:delInstrText>
        </w:r>
        <w:r w:rsidR="006B31AF" w:rsidDel="00F52B47">
          <w:delInstrText>org</w:delInstrText>
        </w:r>
        <w:r w:rsidR="006B31AF" w:rsidRPr="00674711" w:rsidDel="00F52B47">
          <w:rPr>
            <w:lang w:val="ru-RU"/>
            <w:rPrChange w:id="1129" w:author="Nik K" w:date="2026-10-29T00:17:00Z">
              <w:rPr/>
            </w:rPrChange>
          </w:rPr>
          <w:delInstrText>/</w:delInstrText>
        </w:r>
        <w:r w:rsidR="006B31AF" w:rsidDel="00F52B47">
          <w:delInstrText>wp</w:delInstrText>
        </w:r>
        <w:r w:rsidR="006B31AF" w:rsidRPr="00674711" w:rsidDel="00F52B47">
          <w:rPr>
            <w:lang w:val="ru-RU"/>
            <w:rPrChange w:id="1130" w:author="Nik K" w:date="2026-10-29T00:17:00Z">
              <w:rPr/>
            </w:rPrChange>
          </w:rPr>
          <w:delInstrText>-</w:delInstrText>
        </w:r>
        <w:r w:rsidR="006B31AF" w:rsidDel="00F52B47">
          <w:delInstrText>content</w:delInstrText>
        </w:r>
        <w:r w:rsidR="006B31AF" w:rsidRPr="00674711" w:rsidDel="00F52B47">
          <w:rPr>
            <w:lang w:val="ru-RU"/>
            <w:rPrChange w:id="1131" w:author="Nik K" w:date="2026-10-29T00:17:00Z">
              <w:rPr/>
            </w:rPrChange>
          </w:rPr>
          <w:delInstrText>/</w:delInstrText>
        </w:r>
        <w:r w:rsidR="006B31AF" w:rsidDel="00F52B47">
          <w:delInstrText>uploads</w:delInstrText>
        </w:r>
        <w:r w:rsidR="006B31AF" w:rsidRPr="00674711" w:rsidDel="00F52B47">
          <w:rPr>
            <w:lang w:val="ru-RU"/>
            <w:rPrChange w:id="1132" w:author="Nik K" w:date="2026-10-29T00:17:00Z">
              <w:rPr/>
            </w:rPrChange>
          </w:rPr>
          <w:delInstrText>/2016/02/2015_</w:delInstrText>
        </w:r>
        <w:r w:rsidR="006B31AF" w:rsidDel="00F52B47">
          <w:delInstrText>ChamberQuantificationREV</w:delInstrText>
        </w:r>
        <w:r w:rsidR="006B31AF" w:rsidRPr="00674711" w:rsidDel="00F52B47">
          <w:rPr>
            <w:lang w:val="ru-RU"/>
            <w:rPrChange w:id="1133" w:author="Nik K" w:date="2026-10-29T00:17:00Z">
              <w:rPr/>
            </w:rPrChange>
          </w:rPr>
          <w:delInstrText>.</w:delInstrText>
        </w:r>
        <w:r w:rsidR="006B31AF" w:rsidDel="00F52B47">
          <w:delInstrText>pdf</w:delInstrText>
        </w:r>
        <w:r w:rsidR="006B31AF" w:rsidRPr="00674711" w:rsidDel="00F52B47">
          <w:rPr>
            <w:lang w:val="ru-RU"/>
            <w:rPrChange w:id="1134" w:author="Nik K" w:date="2026-10-29T00:17:00Z">
              <w:rPr/>
            </w:rPrChange>
          </w:rPr>
          <w:delInstrText>" \</w:delInstrText>
        </w:r>
        <w:r w:rsidR="006B31AF" w:rsidDel="00F52B47">
          <w:delInstrText>h</w:delInstrText>
        </w:r>
        <w:r w:rsidR="006B31AF" w:rsidRPr="00674711" w:rsidDel="00F52B47">
          <w:rPr>
            <w:lang w:val="ru-RU"/>
            <w:rPrChange w:id="1135" w:author="Nik K" w:date="2026-10-29T00:17:00Z">
              <w:rPr/>
            </w:rPrChange>
          </w:rPr>
          <w:delInstrText xml:space="preserve"> </w:delInstrText>
        </w:r>
        <w:r w:rsidR="006B31AF" w:rsidDel="00F52B47">
          <w:fldChar w:fldCharType="separate"/>
        </w:r>
        <w:r w:rsidRPr="00674711" w:rsidDel="00F52B47">
          <w:rPr>
            <w:lang w:val="ru-RU"/>
            <w:rPrChange w:id="1136" w:author="Nik K" w:date="2026-10-29T00:17:00Z">
              <w:rPr/>
            </w:rPrChange>
          </w:rPr>
          <w:delText>[21]</w:delText>
        </w:r>
        <w:r w:rsidR="006B31AF" w:rsidDel="00F52B47">
          <w:fldChar w:fldCharType="end"/>
        </w:r>
        <w:r w:rsidRPr="00674711" w:rsidDel="00F52B47">
          <w:rPr>
            <w:lang w:val="ru-RU"/>
            <w:rPrChange w:id="1137" w:author="Nik K" w:date="2026-10-29T00:17:00Z">
              <w:rPr/>
            </w:rPrChange>
          </w:rPr>
          <w:delText>,</w:delText>
        </w:r>
      </w:del>
      <w:del w:id="1138" w:author="Nik K" w:date="2026-10-29T07:29:00Z">
        <w:r w:rsidRPr="00674711" w:rsidDel="00F52B47">
          <w:rPr>
            <w:lang w:val="ru-RU"/>
            <w:rPrChange w:id="1139" w:author="Nik K" w:date="2026-10-29T00:17:00Z">
              <w:rPr/>
            </w:rPrChange>
          </w:rPr>
          <w:delText xml:space="preserve"> </w:delText>
        </w:r>
        <w:r w:rsidR="006B31AF" w:rsidDel="00F52B47">
          <w:fldChar w:fldCharType="begin"/>
        </w:r>
        <w:r w:rsidR="006B31AF" w:rsidRPr="00674711" w:rsidDel="00F52B47">
          <w:rPr>
            <w:lang w:val="ru-RU"/>
            <w:rPrChange w:id="1140" w:author="Nik K" w:date="2026-10-29T00:17:00Z">
              <w:rPr/>
            </w:rPrChange>
          </w:rPr>
          <w:delInstrText xml:space="preserve"> </w:delInstrText>
        </w:r>
        <w:r w:rsidR="006B31AF" w:rsidDel="00F52B47">
          <w:delInstrText>HYPERLINK</w:delInstrText>
        </w:r>
        <w:r w:rsidR="006B31AF" w:rsidRPr="00674711" w:rsidDel="00F52B47">
          <w:rPr>
            <w:lang w:val="ru-RU"/>
            <w:rPrChange w:id="1141" w:author="Nik K" w:date="2026-10-29T00:17:00Z">
              <w:rPr/>
            </w:rPrChange>
          </w:rPr>
          <w:delInstrText xml:space="preserve"> "</w:delInstrText>
        </w:r>
        <w:r w:rsidR="006B31AF" w:rsidDel="00F52B47">
          <w:delInstrText>https</w:delInstrText>
        </w:r>
        <w:r w:rsidR="006B31AF" w:rsidRPr="00674711" w:rsidDel="00F52B47">
          <w:rPr>
            <w:lang w:val="ru-RU"/>
            <w:rPrChange w:id="1142" w:author="Nik K" w:date="2026-10-29T00:17:00Z">
              <w:rPr/>
            </w:rPrChange>
          </w:rPr>
          <w:delInstrText>://</w:delInstrText>
        </w:r>
        <w:r w:rsidR="006B31AF" w:rsidDel="00F52B47">
          <w:delInstrText>link</w:delInstrText>
        </w:r>
        <w:r w:rsidR="006B31AF" w:rsidRPr="00674711" w:rsidDel="00F52B47">
          <w:rPr>
            <w:lang w:val="ru-RU"/>
            <w:rPrChange w:id="1143" w:author="Nik K" w:date="2026-10-29T00:17:00Z">
              <w:rPr/>
            </w:rPrChange>
          </w:rPr>
          <w:delInstrText>.</w:delInstrText>
        </w:r>
        <w:r w:rsidR="006B31AF" w:rsidDel="00F52B47">
          <w:delInstrText>springer</w:delInstrText>
        </w:r>
        <w:r w:rsidR="006B31AF" w:rsidRPr="00674711" w:rsidDel="00F52B47">
          <w:rPr>
            <w:lang w:val="ru-RU"/>
            <w:rPrChange w:id="1144" w:author="Nik K" w:date="2026-10-29T00:17:00Z">
              <w:rPr/>
            </w:rPrChange>
          </w:rPr>
          <w:delInstrText>.</w:delInstrText>
        </w:r>
        <w:r w:rsidR="006B31AF" w:rsidDel="00F52B47">
          <w:delInstrText>com</w:delInstrText>
        </w:r>
        <w:r w:rsidR="006B31AF" w:rsidRPr="00674711" w:rsidDel="00F52B47">
          <w:rPr>
            <w:lang w:val="ru-RU"/>
            <w:rPrChange w:id="1145" w:author="Nik K" w:date="2026-10-29T00:17:00Z">
              <w:rPr/>
            </w:rPrChange>
          </w:rPr>
          <w:delInstrText>/</w:delInstrText>
        </w:r>
        <w:r w:rsidR="006B31AF" w:rsidDel="00F52B47">
          <w:delInstrText>article</w:delInstrText>
        </w:r>
        <w:r w:rsidR="006B31AF" w:rsidRPr="00674711" w:rsidDel="00F52B47">
          <w:rPr>
            <w:lang w:val="ru-RU"/>
            <w:rPrChange w:id="1146" w:author="Nik K" w:date="2026-10-29T00:17:00Z">
              <w:rPr/>
            </w:rPrChange>
          </w:rPr>
          <w:delInstrText>/10.1186/</w:delInstrText>
        </w:r>
        <w:r w:rsidR="006B31AF" w:rsidDel="00F52B47">
          <w:delInstrText>s</w:delInstrText>
        </w:r>
        <w:r w:rsidR="006B31AF" w:rsidRPr="00674711" w:rsidDel="00F52B47">
          <w:rPr>
            <w:lang w:val="ru-RU"/>
            <w:rPrChange w:id="1147" w:author="Nik K" w:date="2026-10-29T00:17:00Z">
              <w:rPr/>
            </w:rPrChange>
          </w:rPr>
          <w:delInstrText>12968-020-00607-1" \</w:delInstrText>
        </w:r>
        <w:r w:rsidR="006B31AF" w:rsidDel="00F52B47">
          <w:delInstrText>h</w:delInstrText>
        </w:r>
        <w:r w:rsidR="006B31AF" w:rsidRPr="00674711" w:rsidDel="00F52B47">
          <w:rPr>
            <w:lang w:val="ru-RU"/>
            <w:rPrChange w:id="1148" w:author="Nik K" w:date="2026-10-29T00:17:00Z">
              <w:rPr/>
            </w:rPrChange>
          </w:rPr>
          <w:delInstrText xml:space="preserve"> </w:delInstrText>
        </w:r>
        <w:r w:rsidR="006B31AF" w:rsidDel="00F52B47">
          <w:fldChar w:fldCharType="separate"/>
        </w:r>
        <w:r w:rsidRPr="00674711" w:rsidDel="00F52B47">
          <w:rPr>
            <w:lang w:val="ru-RU"/>
            <w:rPrChange w:id="1149" w:author="Nik K" w:date="2026-10-29T00:17:00Z">
              <w:rPr/>
            </w:rPrChange>
          </w:rPr>
          <w:delText xml:space="preserve">[протоколы </w:delText>
        </w:r>
        <w:r w:rsidDel="00F52B47">
          <w:delText>SCMR</w:delText>
        </w:r>
        <w:r w:rsidRPr="00674711" w:rsidDel="00F52B47">
          <w:rPr>
            <w:lang w:val="ru-RU"/>
            <w:rPrChange w:id="1150" w:author="Nik K" w:date="2026-10-29T00:17:00Z">
              <w:rPr/>
            </w:rPrChange>
          </w:rPr>
          <w:delText>]</w:delText>
        </w:r>
        <w:r w:rsidR="006B31AF" w:rsidDel="00F52B47">
          <w:fldChar w:fldCharType="end"/>
        </w:r>
        <w:r w:rsidRPr="00674711" w:rsidDel="00F52B47">
          <w:rPr>
            <w:lang w:val="ru-RU"/>
            <w:rPrChange w:id="1151" w:author="Nik K" w:date="2026-10-29T00:17:00Z">
              <w:rPr/>
            </w:rPrChange>
          </w:rPr>
          <w:delText>.</w:delText>
        </w:r>
      </w:del>
    </w:p>
    <w:p w14:paraId="56AD21BE" w14:textId="506100D8" w:rsidR="003416EE" w:rsidRDefault="006041B4" w:rsidP="00F52B47">
      <w:pPr>
        <w:pStyle w:val="FirstParagraph"/>
        <w:pPrChange w:id="1152" w:author="Nik K" w:date="2026-10-29T07:29:00Z">
          <w:pPr>
            <w:pStyle w:val="af"/>
          </w:pPr>
        </w:pPrChange>
      </w:pPr>
      <w:r w:rsidRPr="00F52B47">
        <w:rPr>
          <w:lang w:val="ru-RU"/>
          <w:rPrChange w:id="1153" w:author="Nik K" w:date="2026-10-29T07:30:00Z">
            <w:rPr/>
          </w:rPrChange>
        </w:rPr>
        <w:t xml:space="preserve">В исследовании </w:t>
      </w:r>
      <w:proofErr w:type="spellStart"/>
      <w:r>
        <w:t>Greupner</w:t>
      </w:r>
      <w:proofErr w:type="spellEnd"/>
      <w:r w:rsidRPr="00F52B47">
        <w:rPr>
          <w:lang w:val="ru-RU"/>
          <w:rPrChange w:id="1154" w:author="Nik K" w:date="2026-10-29T07:30:00Z">
            <w:rPr/>
          </w:rPrChange>
        </w:rPr>
        <w:t xml:space="preserve"> и </w:t>
      </w:r>
      <w:proofErr w:type="spellStart"/>
      <w:r w:rsidRPr="00F52B47">
        <w:rPr>
          <w:lang w:val="ru-RU"/>
          <w:rPrChange w:id="1155" w:author="Nik K" w:date="2026-10-29T07:30:00Z">
            <w:rPr/>
          </w:rPrChange>
        </w:rPr>
        <w:t>соавт</w:t>
      </w:r>
      <w:proofErr w:type="spellEnd"/>
      <w:r w:rsidRPr="00F52B47">
        <w:rPr>
          <w:lang w:val="ru-RU"/>
          <w:rPrChange w:id="1156" w:author="Nik K" w:date="2026-10-29T07:30:00Z">
            <w:rPr/>
          </w:rPrChange>
        </w:rPr>
        <w:t xml:space="preserve">. функциональную </w:t>
      </w:r>
      <w:r>
        <w:t xml:space="preserve">64-рядную КТ </w:t>
      </w:r>
      <w:proofErr w:type="spellStart"/>
      <w:r>
        <w:t>сравнивали</w:t>
      </w:r>
      <w:proofErr w:type="spellEnd"/>
      <w:r>
        <w:t xml:space="preserve"> с МРТ, </w:t>
      </w:r>
      <w:proofErr w:type="spellStart"/>
      <w:r>
        <w:t>вентрикулографией</w:t>
      </w:r>
      <w:proofErr w:type="spellEnd"/>
      <w:r>
        <w:t xml:space="preserve"> и 2D/3D-эхокардиографией. Такая проверка использует временную информацию. Одна статическая КТ не содержит двух наблюдённых объёмов для (2.1), поэтому восстановление динамики из электрических сигналов составляет самостоятельную обратную задачу. </w:t>
      </w:r>
      <w:r w:rsidR="006B31AF">
        <w:fldChar w:fldCharType="begin"/>
      </w:r>
      <w:r w:rsidR="006B31AF">
        <w:instrText xml:space="preserve"> HYPERLINK "https://doi.org/10.1016/j.jacc.2012.01.046" \h </w:instrText>
      </w:r>
      <w:r w:rsidR="006B31AF">
        <w:fldChar w:fldCharType="separate"/>
      </w:r>
      <w:r>
        <w:t>[23]</w:t>
      </w:r>
      <w:r w:rsidR="006B31AF">
        <w:fldChar w:fldCharType="end"/>
      </w:r>
      <w:r>
        <w:t>.</w:t>
      </w:r>
    </w:p>
    <w:p w14:paraId="4AF46990" w14:textId="15C5C9CB" w:rsidR="003416EE" w:rsidRDefault="006041B4">
      <w:pPr>
        <w:pStyle w:val="af"/>
      </w:pPr>
      <w:r>
        <w:t xml:space="preserve">У </w:t>
      </w:r>
      <w:proofErr w:type="spellStart"/>
      <w:r>
        <w:t>Pellikka</w:t>
      </w:r>
      <w:proofErr w:type="spellEnd"/>
      <w:r>
        <w:t xml:space="preserve"> и </w:t>
      </w:r>
      <w:proofErr w:type="spellStart"/>
      <w:r>
        <w:t>соавт</w:t>
      </w:r>
      <w:proofErr w:type="spellEnd"/>
      <w:r>
        <w:t xml:space="preserve">. для 204 пар </w:t>
      </w:r>
      <w:proofErr w:type="spellStart"/>
      <w:r>
        <w:t>биплановой</w:t>
      </w:r>
      <w:proofErr w:type="spellEnd"/>
      <w:r>
        <w:t xml:space="preserve"> эхокардиографии и МРТ у пациентов с ишемической болезнью сердца и дисфункцией ЛЖ расхождение ФВ не превышало 5</w:t>
      </w:r>
      <w:ins w:id="1157" w:author="Nik K" w:date="2026-10-29T07:30:00Z">
        <w:r w:rsidR="00F52B47">
          <w:t>%</w:t>
        </w:r>
      </w:ins>
      <w:r>
        <w:t xml:space="preserve"> </w:t>
      </w:r>
      <w:del w:id="1158" w:author="Nik K" w:date="2026-10-29T07:30:00Z">
        <w:r w:rsidDel="00F52B47">
          <w:delText xml:space="preserve">процентных пунктов </w:delText>
        </w:r>
      </w:del>
      <w:r>
        <w:t xml:space="preserve">лишь в 43,1% случаев. </w:t>
      </w:r>
      <w:del w:id="1159" w:author="Nik K" w:date="2026-10-29T07:30:00Z">
        <w:r w:rsidDel="00F52B47">
          <w:delText xml:space="preserve">Это межметодное расхождение, а не ошибка каждого метода относительно известной истинной ФВ. </w:delText>
        </w:r>
      </w:del>
      <w:r>
        <w:t xml:space="preserve">Всего исследование включало 2032 пациента, но не каждый имел все парные измерения. </w:t>
      </w:r>
      <w:hyperlink r:id="rId18">
        <w:r>
          <w:t>[</w:t>
        </w:r>
        <w:proofErr w:type="spellStart"/>
        <w:r>
          <w:t>Pellikka</w:t>
        </w:r>
        <w:proofErr w:type="spellEnd"/>
        <w:r>
          <w:t xml:space="preserve"> и </w:t>
        </w:r>
        <w:proofErr w:type="spellStart"/>
        <w:r>
          <w:t>соавт</w:t>
        </w:r>
        <w:proofErr w:type="spellEnd"/>
        <w:r>
          <w:t>., 2018]</w:t>
        </w:r>
      </w:hyperlink>
      <w:r>
        <w:t>.</w:t>
      </w:r>
    </w:p>
    <w:p w14:paraId="1D82969A" w14:textId="643DD38D" w:rsidR="003416EE" w:rsidRDefault="006041B4">
      <w:pPr>
        <w:pStyle w:val="af"/>
      </w:pPr>
      <w:r>
        <w:t xml:space="preserve">Методы </w:t>
      </w:r>
      <w:proofErr w:type="spellStart"/>
      <w:r>
        <w:t>Фика</w:t>
      </w:r>
      <w:proofErr w:type="spellEnd"/>
      <w:r>
        <w:t xml:space="preserve"> и </w:t>
      </w:r>
      <w:proofErr w:type="spellStart"/>
      <w:r>
        <w:t>термодилюции</w:t>
      </w:r>
      <w:proofErr w:type="spellEnd"/>
      <w:r>
        <w:t xml:space="preserve"> </w:t>
      </w:r>
      <w:ins w:id="1160" w:author="Nik K" w:date="2026-10-29T07:31:00Z">
        <w:r w:rsidR="00F52B47">
          <w:t xml:space="preserve">в свою очередь </w:t>
        </w:r>
      </w:ins>
      <w:r>
        <w:t xml:space="preserve">дают </w:t>
      </w:r>
      <w:proofErr w:type="spellStart"/>
      <w:r>
        <w:t>референс</w:t>
      </w:r>
      <w:ins w:id="1161" w:author="Nik K" w:date="2026-10-29T07:31:00Z">
        <w:r w:rsidR="00F52B47">
          <w:t>ные</w:t>
        </w:r>
        <w:proofErr w:type="spellEnd"/>
        <w:r w:rsidR="00F52B47">
          <w:t xml:space="preserve"> значения для </w:t>
        </w:r>
      </w:ins>
      <w:del w:id="1162" w:author="Nik K" w:date="2026-10-29T07:31:00Z">
        <w:r w:rsidDel="00F52B47">
          <w:delText xml:space="preserve"> для</w:delText>
        </w:r>
      </w:del>
      <w:ins w:id="1163" w:author="Nik K" w:date="2026-10-29T07:31:00Z">
        <w:r w:rsidR="00F52B47">
          <w:t xml:space="preserve"> </w:t>
        </w:r>
        <w:proofErr w:type="spellStart"/>
        <w:r w:rsidR="00F52B47">
          <w:t>сокрости</w:t>
        </w:r>
        <w:proofErr w:type="spellEnd"/>
        <w:r w:rsidR="00F52B47">
          <w:t xml:space="preserve"> тока крови</w:t>
        </w:r>
      </w:ins>
      <w:del w:id="1164" w:author="Nik K" w:date="2026-10-29T07:31:00Z">
        <w:r w:rsidDel="00F52B47">
          <w:delText xml:space="preserve"> потока</w:delText>
        </w:r>
      </w:del>
      <w:r>
        <w:t xml:space="preserve">, но не КДО ЛЖ. Прямой метод </w:t>
      </w:r>
      <w:proofErr w:type="spellStart"/>
      <w:r>
        <w:t>Фика</w:t>
      </w:r>
      <w:proofErr w:type="spellEnd"/>
      <w:r>
        <w:t xml:space="preserve"> требует измерения потребления кислорода и артериовенозной разности </w:t>
      </w:r>
      <w:r>
        <w:lastRenderedPageBreak/>
        <w:t xml:space="preserve">его содержания; </w:t>
      </w:r>
      <w:proofErr w:type="spellStart"/>
      <w:r>
        <w:t>термодилюция</w:t>
      </w:r>
      <w:proofErr w:type="spellEnd"/>
      <w:r>
        <w:t xml:space="preserve"> — введения индикатора и регистрации температурного отклика. Эти разные референсы использованы в рассматриваемых далее проверках электрических мониторов; их неопределённость нельзя считать одинаковой. </w:t>
      </w:r>
      <w:hyperlink r:id="rId19">
        <w:r>
          <w:t>[</w:t>
        </w:r>
        <w:proofErr w:type="spellStart"/>
        <w:r>
          <w:t>Kemps</w:t>
        </w:r>
        <w:proofErr w:type="spellEnd"/>
        <w:r>
          <w:t xml:space="preserve"> и </w:t>
        </w:r>
        <w:proofErr w:type="spellStart"/>
        <w:r>
          <w:t>соавт</w:t>
        </w:r>
        <w:proofErr w:type="spellEnd"/>
        <w:r>
          <w:t>., 2008]</w:t>
        </w:r>
      </w:hyperlink>
      <w:r>
        <w:t xml:space="preserve">, </w:t>
      </w:r>
      <w:hyperlink r:id="rId20">
        <w:r>
          <w:t>[</w:t>
        </w:r>
        <w:proofErr w:type="spellStart"/>
        <w:r>
          <w:t>Greiwe</w:t>
        </w:r>
        <w:proofErr w:type="spellEnd"/>
        <w:r>
          <w:t xml:space="preserve"> и </w:t>
        </w:r>
        <w:proofErr w:type="spellStart"/>
        <w:r>
          <w:t>соавт</w:t>
        </w:r>
        <w:proofErr w:type="spellEnd"/>
        <w:r>
          <w:t>., 2025]</w:t>
        </w:r>
      </w:hyperlink>
      <w:r>
        <w:t>.</w:t>
      </w:r>
    </w:p>
    <w:p w14:paraId="35D84AE4" w14:textId="7A92696E" w:rsidR="003416EE" w:rsidRDefault="006041B4">
      <w:pPr>
        <w:pStyle w:val="af"/>
      </w:pPr>
      <w:r>
        <w:t xml:space="preserve">В таблице 2.1 сопоставлены необходимые входы и ограничения, существенные для </w:t>
      </w:r>
      <w:del w:id="1165" w:author="Nik K" w:date="2026-10-29T07:32:00Z">
        <w:r w:rsidDel="00F52B47">
          <w:delText>нашей постановки</w:delText>
        </w:r>
      </w:del>
      <w:ins w:id="1166" w:author="Nik K" w:date="2026-10-29T07:32:00Z">
        <w:r w:rsidR="00F52B47">
          <w:t>поставленной задачи</w:t>
        </w:r>
      </w:ins>
      <w:r>
        <w:t>.</w:t>
      </w:r>
    </w:p>
    <w:p w14:paraId="45BDE877" w14:textId="0D3DEBE6" w:rsidR="003416EE" w:rsidRDefault="006041B4">
      <w:pPr>
        <w:pStyle w:val="af5"/>
        <w:keepNext/>
      </w:pPr>
      <w:r>
        <w:t>Таблица 2.1 — А</w:t>
      </w:r>
      <w:ins w:id="1167" w:author="Nik K" w:date="2026-10-29T07:34:00Z">
        <w:r w:rsidR="00F52B47">
          <w:t xml:space="preserve">нализ других методов </w:t>
        </w:r>
      </w:ins>
      <w:del w:id="1168" w:author="Nik K" w:date="2026-10-29T07:34:00Z">
        <w:r w:rsidDel="009A3A6D">
          <w:delText>льтернативные измерительные подходы</w:delText>
        </w:r>
      </w:del>
      <w:ins w:id="1169" w:author="Nik K" w:date="2026-10-29T07:34:00Z">
        <w:r w:rsidR="009A3A6D">
          <w:t>оценки функций сердца</w:t>
        </w:r>
      </w:ins>
      <w:ins w:id="1170" w:author="Nik K" w:date="2026-10-29T07:35:00Z">
        <w:r w:rsidR="009A3A6D">
          <w:t xml:space="preserve"> и их ограничения с точки зрения текущей задачи</w:t>
        </w:r>
      </w:ins>
      <w:del w:id="1171" w:author="Nik K" w:date="2026-10-29T07:35:00Z">
        <w:r w:rsidDel="009A3A6D">
          <w:delText xml:space="preserve"> и их отношение к объёмной постановке</w:delText>
        </w:r>
      </w:del>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947"/>
        <w:gridCol w:w="2496"/>
        <w:gridCol w:w="2313"/>
        <w:gridCol w:w="2739"/>
      </w:tblGrid>
      <w:tr w:rsidR="003416EE" w14:paraId="60605B11" w14:textId="77777777">
        <w:trPr>
          <w:cantSplit/>
          <w:tblHeader/>
        </w:trPr>
        <w:tc>
          <w:tcPr>
            <w:tcW w:w="1918" w:type="dxa"/>
            <w:shd w:val="clear" w:color="auto" w:fill="EDEDED"/>
          </w:tcPr>
          <w:p w14:paraId="218BFCB1" w14:textId="77777777" w:rsidR="003416EE" w:rsidRDefault="006041B4">
            <w:pPr>
              <w:keepNext/>
              <w:spacing w:before="60" w:after="60" w:line="240" w:lineRule="auto"/>
              <w:ind w:firstLine="0"/>
              <w:jc w:val="left"/>
            </w:pPr>
            <w:r>
              <w:rPr>
                <w:b/>
                <w:sz w:val="22"/>
              </w:rPr>
              <w:t>Подход и документированный пример</w:t>
            </w:r>
          </w:p>
        </w:tc>
        <w:tc>
          <w:tcPr>
            <w:tcW w:w="2459" w:type="dxa"/>
            <w:shd w:val="clear" w:color="auto" w:fill="EDEDED"/>
          </w:tcPr>
          <w:p w14:paraId="1269D584" w14:textId="77777777" w:rsidR="003416EE" w:rsidRDefault="006041B4">
            <w:pPr>
              <w:keepNext/>
              <w:spacing w:before="60" w:after="60" w:line="240" w:lineRule="auto"/>
              <w:ind w:firstLine="0"/>
              <w:jc w:val="left"/>
            </w:pPr>
            <w:r>
              <w:rPr>
                <w:b/>
                <w:sz w:val="22"/>
              </w:rPr>
              <w:t>Измеряемые входы и установка</w:t>
            </w:r>
          </w:p>
        </w:tc>
        <w:tc>
          <w:tcPr>
            <w:tcW w:w="2279" w:type="dxa"/>
            <w:shd w:val="clear" w:color="auto" w:fill="EDEDED"/>
          </w:tcPr>
          <w:p w14:paraId="0130D9CF" w14:textId="77777777" w:rsidR="003416EE" w:rsidRDefault="006041B4">
            <w:pPr>
              <w:keepNext/>
              <w:spacing w:before="60" w:after="60" w:line="240" w:lineRule="auto"/>
              <w:ind w:firstLine="0"/>
              <w:jc w:val="left"/>
            </w:pPr>
            <w:r>
              <w:rPr>
                <w:b/>
                <w:sz w:val="22"/>
              </w:rPr>
              <w:t>Выход и роль калибровки</w:t>
            </w:r>
          </w:p>
        </w:tc>
        <w:tc>
          <w:tcPr>
            <w:tcW w:w="2699" w:type="dxa"/>
            <w:shd w:val="clear" w:color="auto" w:fill="EDEDED"/>
          </w:tcPr>
          <w:p w14:paraId="4A209E29" w14:textId="415E00D7" w:rsidR="003416EE" w:rsidRDefault="006041B4">
            <w:pPr>
              <w:keepNext/>
              <w:spacing w:before="60" w:after="60" w:line="240" w:lineRule="auto"/>
              <w:ind w:firstLine="0"/>
              <w:jc w:val="left"/>
            </w:pPr>
            <w:r>
              <w:rPr>
                <w:b/>
                <w:sz w:val="22"/>
              </w:rPr>
              <w:t xml:space="preserve">Ограничение для сравнения с </w:t>
            </w:r>
            <w:del w:id="1172" w:author="Nik K" w:date="2026-10-29T07:32:00Z">
              <w:r w:rsidDel="00F52B47">
                <w:rPr>
                  <w:b/>
                  <w:sz w:val="22"/>
                </w:rPr>
                <w:delText xml:space="preserve">нашей </w:delText>
              </w:r>
            </w:del>
            <w:proofErr w:type="gramStart"/>
            <w:ins w:id="1173" w:author="Nik K" w:date="2026-10-29T07:32:00Z">
              <w:r w:rsidR="00F52B47">
                <w:rPr>
                  <w:b/>
                  <w:sz w:val="22"/>
                </w:rPr>
                <w:t xml:space="preserve">поставленной </w:t>
              </w:r>
              <w:r w:rsidR="00F52B47">
                <w:rPr>
                  <w:b/>
                  <w:sz w:val="22"/>
                </w:rPr>
                <w:t xml:space="preserve"> </w:t>
              </w:r>
            </w:ins>
            <w:r>
              <w:rPr>
                <w:b/>
                <w:sz w:val="22"/>
              </w:rPr>
              <w:t>задачей</w:t>
            </w:r>
            <w:proofErr w:type="gramEnd"/>
          </w:p>
        </w:tc>
      </w:tr>
      <w:tr w:rsidR="003416EE" w14:paraId="7D3D9156" w14:textId="77777777">
        <w:trPr>
          <w:cantSplit/>
        </w:trPr>
        <w:tc>
          <w:tcPr>
            <w:tcW w:w="1918" w:type="dxa"/>
          </w:tcPr>
          <w:p w14:paraId="6B928E1D" w14:textId="77777777" w:rsidR="003416EE" w:rsidRDefault="006041B4">
            <w:pPr>
              <w:spacing w:before="60" w:after="60" w:line="240" w:lineRule="auto"/>
              <w:ind w:firstLine="0"/>
              <w:jc w:val="left"/>
            </w:pPr>
            <w:r>
              <w:rPr>
                <w:sz w:val="22"/>
              </w:rPr>
              <w:t>2D/3D-эхокардиография; рекомендации ASE/EACVI, 2015</w:t>
            </w:r>
          </w:p>
        </w:tc>
        <w:tc>
          <w:tcPr>
            <w:tcW w:w="2459" w:type="dxa"/>
          </w:tcPr>
          <w:p w14:paraId="7062E0CC" w14:textId="77777777" w:rsidR="003416EE" w:rsidRDefault="006041B4">
            <w:pPr>
              <w:spacing w:before="60" w:after="60" w:line="240" w:lineRule="auto"/>
              <w:ind w:firstLine="0"/>
              <w:jc w:val="left"/>
            </w:pPr>
            <w:r>
              <w:rPr>
                <w:sz w:val="22"/>
              </w:rPr>
              <w:t>Ультразвуковые изображения; положение датчика и доступ определяют видимость полости</w:t>
            </w:r>
          </w:p>
        </w:tc>
        <w:tc>
          <w:tcPr>
            <w:tcW w:w="2279" w:type="dxa"/>
          </w:tcPr>
          <w:p w14:paraId="1C56F277" w14:textId="77777777" w:rsidR="003416EE" w:rsidRDefault="006041B4">
            <w:pPr>
              <w:spacing w:before="60" w:after="60" w:line="240" w:lineRule="auto"/>
              <w:ind w:firstLine="0"/>
              <w:jc w:val="left"/>
            </w:pPr>
            <w:r>
              <w:rPr>
                <w:sz w:val="22"/>
              </w:rPr>
              <w:t xml:space="preserve">КДО, КСО, УО и ФВ по границам полости; в 2D — </w:t>
            </w:r>
            <w:proofErr w:type="spellStart"/>
            <w:r>
              <w:rPr>
                <w:sz w:val="22"/>
              </w:rPr>
              <w:t>биплановая</w:t>
            </w:r>
            <w:proofErr w:type="spellEnd"/>
            <w:r>
              <w:rPr>
                <w:sz w:val="22"/>
              </w:rPr>
              <w:t xml:space="preserve"> геометрическая реконструкция</w:t>
            </w:r>
          </w:p>
        </w:tc>
        <w:tc>
          <w:tcPr>
            <w:tcW w:w="2699" w:type="dxa"/>
          </w:tcPr>
          <w:p w14:paraId="4EA0788D" w14:textId="77777777" w:rsidR="003416EE" w:rsidRDefault="006041B4">
            <w:pPr>
              <w:spacing w:before="60" w:after="60" w:line="240" w:lineRule="auto"/>
              <w:ind w:firstLine="0"/>
              <w:jc w:val="left"/>
            </w:pPr>
            <w:r>
              <w:rPr>
                <w:sz w:val="22"/>
              </w:rPr>
              <w:t>Нужны пригодные изображения и единые правила контуров и фаз; наблюдение камеры отличается от оценки по электрическому сигналу</w:t>
            </w:r>
          </w:p>
        </w:tc>
      </w:tr>
      <w:tr w:rsidR="003416EE" w14:paraId="0E59282D" w14:textId="77777777">
        <w:trPr>
          <w:cantSplit/>
        </w:trPr>
        <w:tc>
          <w:tcPr>
            <w:tcW w:w="1918" w:type="dxa"/>
          </w:tcPr>
          <w:p w14:paraId="3DFD8176" w14:textId="4A3717C0" w:rsidR="003416EE" w:rsidRDefault="006041B4">
            <w:pPr>
              <w:spacing w:before="60" w:after="60" w:line="240" w:lineRule="auto"/>
              <w:ind w:firstLine="0"/>
              <w:jc w:val="left"/>
            </w:pPr>
            <w:del w:id="1174" w:author="Nik K" w:date="2026-10-29T07:32:00Z">
              <w:r w:rsidDel="00F52B47">
                <w:rPr>
                  <w:sz w:val="22"/>
                </w:rPr>
                <w:delText>Кино-</w:delText>
              </w:r>
            </w:del>
            <w:r>
              <w:rPr>
                <w:sz w:val="22"/>
              </w:rPr>
              <w:t>МРТ; протоколы SCMR, 2020</w:t>
            </w:r>
          </w:p>
        </w:tc>
        <w:tc>
          <w:tcPr>
            <w:tcW w:w="2459" w:type="dxa"/>
          </w:tcPr>
          <w:p w14:paraId="415C5107" w14:textId="77777777" w:rsidR="003416EE" w:rsidRDefault="006041B4">
            <w:pPr>
              <w:spacing w:before="60" w:after="60" w:line="240" w:lineRule="auto"/>
              <w:ind w:firstLine="0"/>
              <w:jc w:val="left"/>
            </w:pPr>
            <w:r>
              <w:rPr>
                <w:sz w:val="22"/>
              </w:rPr>
              <w:t>Кардиосинхронизированная серия срезов, покрывающая ЛЖ</w:t>
            </w:r>
          </w:p>
        </w:tc>
        <w:tc>
          <w:tcPr>
            <w:tcW w:w="2279" w:type="dxa"/>
          </w:tcPr>
          <w:p w14:paraId="0D9D4620" w14:textId="77777777" w:rsidR="003416EE" w:rsidRDefault="006041B4">
            <w:pPr>
              <w:spacing w:before="60" w:after="60" w:line="240" w:lineRule="auto"/>
              <w:ind w:firstLine="0"/>
              <w:jc w:val="left"/>
            </w:pPr>
            <w:r>
              <w:rPr>
                <w:sz w:val="22"/>
              </w:rPr>
              <w:t>Фазовые объёмы и ФВ по изображениям; отдельная электрическая калибровка не используется</w:t>
            </w:r>
          </w:p>
        </w:tc>
        <w:tc>
          <w:tcPr>
            <w:tcW w:w="2699" w:type="dxa"/>
          </w:tcPr>
          <w:p w14:paraId="6597DF2A" w14:textId="77777777" w:rsidR="003416EE" w:rsidRDefault="006041B4">
            <w:pPr>
              <w:spacing w:before="60" w:after="60" w:line="240" w:lineRule="auto"/>
              <w:ind w:firstLine="0"/>
              <w:jc w:val="left"/>
            </w:pPr>
            <w:r>
              <w:rPr>
                <w:sz w:val="22"/>
              </w:rPr>
              <w:t>Референс следует согласовать по сегментации и фазам; серийное исследование не заменяется одним статическим срезом</w:t>
            </w:r>
          </w:p>
        </w:tc>
      </w:tr>
      <w:tr w:rsidR="003416EE" w14:paraId="01BCB310" w14:textId="77777777">
        <w:trPr>
          <w:cantSplit/>
        </w:trPr>
        <w:tc>
          <w:tcPr>
            <w:tcW w:w="1918" w:type="dxa"/>
          </w:tcPr>
          <w:p w14:paraId="0D66F8A1" w14:textId="77777777" w:rsidR="003416EE" w:rsidRDefault="006041B4">
            <w:pPr>
              <w:spacing w:before="60" w:after="60" w:line="240" w:lineRule="auto"/>
              <w:ind w:firstLine="0"/>
              <w:jc w:val="left"/>
            </w:pPr>
            <w:r>
              <w:rPr>
                <w:sz w:val="22"/>
              </w:rPr>
              <w:t xml:space="preserve">Многофазная 64-рядная КТ в исследовании </w:t>
            </w:r>
            <w:proofErr w:type="spellStart"/>
            <w:r>
              <w:rPr>
                <w:sz w:val="22"/>
              </w:rPr>
              <w:t>Greupner</w:t>
            </w:r>
            <w:proofErr w:type="spellEnd"/>
            <w:r>
              <w:rPr>
                <w:sz w:val="22"/>
              </w:rPr>
              <w:t>, 2012</w:t>
            </w:r>
          </w:p>
        </w:tc>
        <w:tc>
          <w:tcPr>
            <w:tcW w:w="2459" w:type="dxa"/>
          </w:tcPr>
          <w:p w14:paraId="425CE765" w14:textId="77777777" w:rsidR="003416EE" w:rsidRDefault="006041B4">
            <w:pPr>
              <w:spacing w:before="60" w:after="60" w:line="240" w:lineRule="auto"/>
              <w:ind w:firstLine="0"/>
              <w:jc w:val="left"/>
            </w:pPr>
            <w:r>
              <w:rPr>
                <w:sz w:val="22"/>
              </w:rPr>
              <w:t xml:space="preserve">Реконструкции сердца в разных фазах; </w:t>
            </w:r>
            <w:proofErr w:type="spellStart"/>
            <w:r>
              <w:rPr>
                <w:sz w:val="22"/>
              </w:rPr>
              <w:t>томографическое</w:t>
            </w:r>
            <w:proofErr w:type="spellEnd"/>
            <w:r>
              <w:rPr>
                <w:sz w:val="22"/>
              </w:rPr>
              <w:t xml:space="preserve"> исследование</w:t>
            </w:r>
          </w:p>
        </w:tc>
        <w:tc>
          <w:tcPr>
            <w:tcW w:w="2279" w:type="dxa"/>
          </w:tcPr>
          <w:p w14:paraId="0125DC4C" w14:textId="77777777" w:rsidR="003416EE" w:rsidRDefault="006041B4">
            <w:pPr>
              <w:spacing w:before="60" w:after="60" w:line="240" w:lineRule="auto"/>
              <w:ind w:firstLine="0"/>
              <w:jc w:val="left"/>
            </w:pPr>
            <w:r>
              <w:rPr>
                <w:sz w:val="22"/>
              </w:rPr>
              <w:t>Объёмная оценка функции; в указанной работе сопоставление с МРТ</w:t>
            </w:r>
          </w:p>
        </w:tc>
        <w:tc>
          <w:tcPr>
            <w:tcW w:w="2699" w:type="dxa"/>
          </w:tcPr>
          <w:p w14:paraId="2480F17B" w14:textId="77777777" w:rsidR="003416EE" w:rsidRDefault="006041B4">
            <w:pPr>
              <w:spacing w:before="60" w:after="60" w:line="240" w:lineRule="auto"/>
              <w:ind w:firstLine="0"/>
              <w:jc w:val="left"/>
            </w:pPr>
            <w:r>
              <w:rPr>
                <w:sz w:val="22"/>
              </w:rPr>
              <w:t>Полная фазовая информация отличается от доступной нам одной КТ-опоры</w:t>
            </w:r>
          </w:p>
        </w:tc>
      </w:tr>
      <w:tr w:rsidR="003416EE" w14:paraId="360EBBBA" w14:textId="77777777">
        <w:trPr>
          <w:cantSplit/>
        </w:trPr>
        <w:tc>
          <w:tcPr>
            <w:tcW w:w="1918" w:type="dxa"/>
          </w:tcPr>
          <w:p w14:paraId="3F2E0E58" w14:textId="77777777" w:rsidR="003416EE" w:rsidRDefault="006041B4">
            <w:pPr>
              <w:spacing w:before="60" w:after="60" w:line="240" w:lineRule="auto"/>
              <w:ind w:firstLine="0"/>
              <w:jc w:val="left"/>
            </w:pPr>
            <w:r>
              <w:rPr>
                <w:sz w:val="22"/>
              </w:rPr>
              <w:t xml:space="preserve">ЭКГ-синхронизированная ОФЭКТ в исследовании </w:t>
            </w:r>
            <w:proofErr w:type="spellStart"/>
            <w:r>
              <w:rPr>
                <w:sz w:val="22"/>
              </w:rPr>
              <w:t>Pellikka</w:t>
            </w:r>
            <w:proofErr w:type="spellEnd"/>
            <w:r>
              <w:rPr>
                <w:sz w:val="22"/>
              </w:rPr>
              <w:t>, 2018</w:t>
            </w:r>
          </w:p>
        </w:tc>
        <w:tc>
          <w:tcPr>
            <w:tcW w:w="2459" w:type="dxa"/>
          </w:tcPr>
          <w:p w14:paraId="64E91787" w14:textId="77777777" w:rsidR="003416EE" w:rsidRDefault="006041B4">
            <w:pPr>
              <w:spacing w:before="60" w:after="60" w:line="240" w:lineRule="auto"/>
              <w:ind w:firstLine="0"/>
              <w:jc w:val="left"/>
            </w:pPr>
            <w:r>
              <w:rPr>
                <w:sz w:val="22"/>
              </w:rPr>
              <w:t>Радионуклидные изображения, распределённые по фазам цикла</w:t>
            </w:r>
          </w:p>
        </w:tc>
        <w:tc>
          <w:tcPr>
            <w:tcW w:w="2279" w:type="dxa"/>
          </w:tcPr>
          <w:p w14:paraId="5D388F20" w14:textId="77777777" w:rsidR="003416EE" w:rsidRDefault="006041B4">
            <w:pPr>
              <w:spacing w:before="60" w:after="60" w:line="240" w:lineRule="auto"/>
              <w:ind w:firstLine="0"/>
              <w:jc w:val="left"/>
            </w:pPr>
            <w:r>
              <w:rPr>
                <w:sz w:val="22"/>
              </w:rPr>
              <w:t>ФВ и объёмы по обработке изображений</w:t>
            </w:r>
          </w:p>
        </w:tc>
        <w:tc>
          <w:tcPr>
            <w:tcW w:w="2699" w:type="dxa"/>
          </w:tcPr>
          <w:p w14:paraId="5DD7ACD8" w14:textId="77777777" w:rsidR="003416EE" w:rsidRDefault="006041B4">
            <w:pPr>
              <w:spacing w:before="60" w:after="60" w:line="240" w:lineRule="auto"/>
              <w:ind w:firstLine="0"/>
              <w:jc w:val="left"/>
            </w:pPr>
            <w:proofErr w:type="spellStart"/>
            <w:r>
              <w:rPr>
                <w:sz w:val="22"/>
              </w:rPr>
              <w:t>Межметодные</w:t>
            </w:r>
            <w:proofErr w:type="spellEnd"/>
            <w:r>
              <w:rPr>
                <w:sz w:val="22"/>
              </w:rPr>
              <w:t xml:space="preserve"> расхождения требуют собственного учёта; это не непрерывный электрический мониторинг</w:t>
            </w:r>
          </w:p>
        </w:tc>
      </w:tr>
      <w:tr w:rsidR="003416EE" w14:paraId="51A0C607" w14:textId="77777777">
        <w:trPr>
          <w:cantSplit/>
        </w:trPr>
        <w:tc>
          <w:tcPr>
            <w:tcW w:w="1918" w:type="dxa"/>
          </w:tcPr>
          <w:p w14:paraId="6E449F91" w14:textId="77777777" w:rsidR="003416EE" w:rsidRDefault="006041B4">
            <w:pPr>
              <w:spacing w:before="60" w:after="60" w:line="240" w:lineRule="auto"/>
              <w:ind w:firstLine="0"/>
              <w:jc w:val="left"/>
            </w:pPr>
            <w:proofErr w:type="spellStart"/>
            <w:r>
              <w:rPr>
                <w:sz w:val="22"/>
              </w:rPr>
              <w:t>Фик</w:t>
            </w:r>
            <w:proofErr w:type="spellEnd"/>
            <w:r>
              <w:rPr>
                <w:sz w:val="22"/>
              </w:rPr>
              <w:t xml:space="preserve"> / лёгочная </w:t>
            </w:r>
            <w:proofErr w:type="spellStart"/>
            <w:r>
              <w:rPr>
                <w:sz w:val="22"/>
              </w:rPr>
              <w:t>термодилюция</w:t>
            </w:r>
            <w:proofErr w:type="spellEnd"/>
          </w:p>
        </w:tc>
        <w:tc>
          <w:tcPr>
            <w:tcW w:w="2459" w:type="dxa"/>
          </w:tcPr>
          <w:p w14:paraId="59AA6513" w14:textId="77777777" w:rsidR="003416EE" w:rsidRDefault="006041B4">
            <w:pPr>
              <w:spacing w:before="60" w:after="60" w:line="240" w:lineRule="auto"/>
              <w:ind w:firstLine="0"/>
              <w:jc w:val="left"/>
            </w:pPr>
            <w:r>
              <w:rPr>
                <w:sz w:val="22"/>
              </w:rPr>
              <w:t>Кислородный баланс / болюс и температурная кривая; в приведённых исследованиях — инвазивный доступ</w:t>
            </w:r>
          </w:p>
        </w:tc>
        <w:tc>
          <w:tcPr>
            <w:tcW w:w="2279" w:type="dxa"/>
          </w:tcPr>
          <w:p w14:paraId="78F47D37" w14:textId="77777777" w:rsidR="003416EE" w:rsidRDefault="006041B4">
            <w:pPr>
              <w:spacing w:before="60" w:after="60" w:line="240" w:lineRule="auto"/>
              <w:ind w:firstLine="0"/>
              <w:jc w:val="left"/>
            </w:pPr>
            <m:oMath>
              <m:r>
                <w:rPr>
                  <w:rFonts w:ascii="Cambria Math" w:hAnsi="Cambria Math"/>
                  <w:sz w:val="22"/>
                </w:rPr>
                <m:t>CO</m:t>
              </m:r>
            </m:oMath>
            <w:r>
              <w:rPr>
                <w:sz w:val="22"/>
              </w:rPr>
              <w:t>; потоковый УО при наличии ЧСС</w:t>
            </w:r>
          </w:p>
        </w:tc>
        <w:tc>
          <w:tcPr>
            <w:tcW w:w="2699" w:type="dxa"/>
          </w:tcPr>
          <w:p w14:paraId="567495B9" w14:textId="77777777" w:rsidR="003416EE" w:rsidRDefault="006041B4">
            <w:pPr>
              <w:spacing w:before="60" w:after="60" w:line="240" w:lineRule="auto"/>
              <w:ind w:firstLine="0"/>
              <w:jc w:val="left"/>
            </w:pPr>
            <w:r>
              <w:rPr>
                <w:sz w:val="22"/>
              </w:rPr>
              <w:t>Не определяют КДО ЛЖ; протокол повторов и усреднения влияет на сравнение</w:t>
            </w:r>
          </w:p>
        </w:tc>
      </w:tr>
      <w:tr w:rsidR="003416EE" w14:paraId="3F622DA9" w14:textId="77777777">
        <w:trPr>
          <w:cantSplit/>
        </w:trPr>
        <w:tc>
          <w:tcPr>
            <w:tcW w:w="1918" w:type="dxa"/>
          </w:tcPr>
          <w:p w14:paraId="1FD9E2FF" w14:textId="77777777" w:rsidR="003416EE" w:rsidRDefault="006041B4">
            <w:pPr>
              <w:spacing w:before="60" w:after="60" w:line="240" w:lineRule="auto"/>
              <w:ind w:firstLine="0"/>
              <w:jc w:val="left"/>
            </w:pPr>
            <w:proofErr w:type="spellStart"/>
            <w:r>
              <w:rPr>
                <w:sz w:val="22"/>
              </w:rPr>
              <w:lastRenderedPageBreak/>
              <w:t>PiCCO</w:t>
            </w:r>
            <w:proofErr w:type="spellEnd"/>
            <w:r>
              <w:rPr>
                <w:sz w:val="22"/>
              </w:rPr>
              <w:t xml:space="preserve">, технология </w:t>
            </w:r>
            <w:proofErr w:type="spellStart"/>
            <w:r>
              <w:rPr>
                <w:sz w:val="22"/>
              </w:rPr>
              <w:t>Getinge</w:t>
            </w:r>
            <w:proofErr w:type="spellEnd"/>
          </w:p>
        </w:tc>
        <w:tc>
          <w:tcPr>
            <w:tcW w:w="2459" w:type="dxa"/>
          </w:tcPr>
          <w:p w14:paraId="04E60C0F" w14:textId="77777777" w:rsidR="003416EE" w:rsidRDefault="006041B4">
            <w:pPr>
              <w:spacing w:before="60" w:after="60" w:line="240" w:lineRule="auto"/>
              <w:ind w:firstLine="0"/>
              <w:jc w:val="left"/>
            </w:pPr>
            <w:r>
              <w:rPr>
                <w:sz w:val="22"/>
              </w:rPr>
              <w:t xml:space="preserve">Центральный венозный и артериальный катетеры; </w:t>
            </w:r>
            <w:proofErr w:type="spellStart"/>
            <w:r>
              <w:rPr>
                <w:sz w:val="22"/>
              </w:rPr>
              <w:t>термодилюция</w:t>
            </w:r>
            <w:proofErr w:type="spellEnd"/>
            <w:r>
              <w:rPr>
                <w:sz w:val="22"/>
              </w:rPr>
              <w:t xml:space="preserve"> и артериальная волна</w:t>
            </w:r>
          </w:p>
        </w:tc>
        <w:tc>
          <w:tcPr>
            <w:tcW w:w="2279" w:type="dxa"/>
          </w:tcPr>
          <w:p w14:paraId="08695081" w14:textId="77777777" w:rsidR="003416EE" w:rsidRDefault="006041B4">
            <w:pPr>
              <w:spacing w:before="60" w:after="60" w:line="240" w:lineRule="auto"/>
              <w:ind w:firstLine="0"/>
              <w:jc w:val="left"/>
            </w:pPr>
            <w:proofErr w:type="spellStart"/>
            <w:r>
              <w:rPr>
                <w:sz w:val="22"/>
              </w:rPr>
              <w:t>Термодилюционная</w:t>
            </w:r>
            <w:proofErr w:type="spellEnd"/>
            <w:r>
              <w:rPr>
                <w:sz w:val="22"/>
              </w:rPr>
              <w:t xml:space="preserve"> калибровка непрерывного </w:t>
            </w:r>
            <w:proofErr w:type="spellStart"/>
            <w:r>
              <w:rPr>
                <w:sz w:val="22"/>
              </w:rPr>
              <w:t>пульсоконтурного</w:t>
            </w:r>
            <w:proofErr w:type="spellEnd"/>
            <w:r>
              <w:rPr>
                <w:sz w:val="22"/>
              </w:rPr>
              <w:t xml:space="preserve"> </w:t>
            </w:r>
            <m:oMath>
              <m:r>
                <w:rPr>
                  <w:rFonts w:ascii="Cambria Math" w:hAnsi="Cambria Math"/>
                  <w:sz w:val="22"/>
                </w:rPr>
                <m:t>CO</m:t>
              </m:r>
            </m:oMath>
          </w:p>
        </w:tc>
        <w:tc>
          <w:tcPr>
            <w:tcW w:w="2699" w:type="dxa"/>
          </w:tcPr>
          <w:p w14:paraId="4B42090E" w14:textId="1B8F7EDE" w:rsidR="003416EE" w:rsidRDefault="006041B4">
            <w:pPr>
              <w:spacing w:before="60" w:after="60" w:line="240" w:lineRule="auto"/>
              <w:ind w:firstLine="0"/>
              <w:jc w:val="left"/>
            </w:pPr>
            <w:r>
              <w:rPr>
                <w:sz w:val="22"/>
              </w:rPr>
              <w:t xml:space="preserve">Проверка изменения потока не подтверждает восстановление объёмов ЛЖ; </w:t>
            </w:r>
            <w:del w:id="1175" w:author="Nik K" w:date="2026-10-29T07:35:00Z">
              <w:r w:rsidDel="009A3A6D">
                <w:rPr>
                  <w:sz w:val="22"/>
                </w:rPr>
                <w:delText>калибровка — часть входов</w:delText>
              </w:r>
            </w:del>
          </w:p>
        </w:tc>
      </w:tr>
      <w:tr w:rsidR="003416EE" w14:paraId="1DBAD91B" w14:textId="77777777">
        <w:trPr>
          <w:cantSplit/>
        </w:trPr>
        <w:tc>
          <w:tcPr>
            <w:tcW w:w="1918" w:type="dxa"/>
          </w:tcPr>
          <w:p w14:paraId="347E827D" w14:textId="77777777" w:rsidR="003416EE" w:rsidRDefault="006041B4">
            <w:pPr>
              <w:spacing w:before="60" w:after="60" w:line="240" w:lineRule="auto"/>
              <w:ind w:firstLine="0"/>
              <w:jc w:val="left"/>
            </w:pPr>
            <w:proofErr w:type="spellStart"/>
            <w:r>
              <w:rPr>
                <w:sz w:val="22"/>
              </w:rPr>
              <w:t>ClearSight</w:t>
            </w:r>
            <w:proofErr w:type="spellEnd"/>
            <w:r>
              <w:rPr>
                <w:sz w:val="22"/>
              </w:rPr>
              <w:t xml:space="preserve">, документированная система </w:t>
            </w:r>
            <w:proofErr w:type="spellStart"/>
            <w:r>
              <w:rPr>
                <w:sz w:val="22"/>
              </w:rPr>
              <w:t>Edwards</w:t>
            </w:r>
            <w:proofErr w:type="spellEnd"/>
          </w:p>
        </w:tc>
        <w:tc>
          <w:tcPr>
            <w:tcW w:w="2459" w:type="dxa"/>
          </w:tcPr>
          <w:p w14:paraId="7460C3EF" w14:textId="77777777" w:rsidR="003416EE" w:rsidRDefault="006041B4">
            <w:pPr>
              <w:spacing w:before="60" w:after="60" w:line="240" w:lineRule="auto"/>
              <w:ind w:firstLine="0"/>
              <w:jc w:val="left"/>
            </w:pPr>
            <w:r>
              <w:rPr>
                <w:sz w:val="22"/>
              </w:rPr>
              <w:t>Пальцевая манжета, фотоплетизмография, восстановление волны давления</w:t>
            </w:r>
          </w:p>
        </w:tc>
        <w:tc>
          <w:tcPr>
            <w:tcW w:w="2279" w:type="dxa"/>
          </w:tcPr>
          <w:p w14:paraId="3F498F73" w14:textId="77777777" w:rsidR="003416EE" w:rsidRDefault="006041B4">
            <w:pPr>
              <w:spacing w:before="60" w:after="60" w:line="240" w:lineRule="auto"/>
              <w:ind w:firstLine="0"/>
              <w:jc w:val="left"/>
            </w:pPr>
            <w:r>
              <w:rPr>
                <w:sz w:val="22"/>
              </w:rPr>
              <w:t>Алгоритмические УО/</w:t>
            </w:r>
            <m:oMath>
              <m:r>
                <w:rPr>
                  <w:rFonts w:ascii="Cambria Math" w:hAnsi="Cambria Math"/>
                  <w:sz w:val="22"/>
                </w:rPr>
                <m:t>CO</m:t>
              </m:r>
            </m:oMath>
            <w:r>
              <w:rPr>
                <w:sz w:val="22"/>
              </w:rPr>
              <w:t>; Physiocal поддерживает рабочую точку объёмного зажима</w:t>
            </w:r>
          </w:p>
        </w:tc>
        <w:tc>
          <w:tcPr>
            <w:tcW w:w="2699" w:type="dxa"/>
          </w:tcPr>
          <w:p w14:paraId="041110B6" w14:textId="6B02D9D8" w:rsidR="003416EE" w:rsidRDefault="006041B4">
            <w:pPr>
              <w:spacing w:before="60" w:after="60" w:line="240" w:lineRule="auto"/>
              <w:ind w:firstLine="0"/>
              <w:jc w:val="left"/>
            </w:pPr>
            <w:r>
              <w:rPr>
                <w:sz w:val="22"/>
              </w:rPr>
              <w:t xml:space="preserve">Такая автоподстройка не равна индивидуальной калибровке по независимо измеренному УО; </w:t>
            </w:r>
            <w:del w:id="1176" w:author="Nik K" w:date="2026-10-29T07:35:00Z">
              <w:r w:rsidDel="009A3A6D">
                <w:rPr>
                  <w:sz w:val="22"/>
                </w:rPr>
                <w:delText>КДО ЛЖ этим входом не задан</w:delText>
              </w:r>
            </w:del>
          </w:p>
        </w:tc>
      </w:tr>
    </w:tbl>
    <w:p w14:paraId="2427A31F" w14:textId="676C3372" w:rsidR="003416EE" w:rsidRDefault="006041B4">
      <w:pPr>
        <w:pStyle w:val="af"/>
      </w:pPr>
      <w:proofErr w:type="spellStart"/>
      <w:r>
        <w:t>PiCCO</w:t>
      </w:r>
      <w:proofErr w:type="spellEnd"/>
      <w:r>
        <w:t xml:space="preserve"> и </w:t>
      </w:r>
      <w:proofErr w:type="spellStart"/>
      <w:r>
        <w:t>ClearSight</w:t>
      </w:r>
      <w:proofErr w:type="spellEnd"/>
      <w:r>
        <w:t xml:space="preserve"> показывают различие двух значений калибровки: привязки к независимо измеренному потоку и внутренней настройки измерительного режима. </w:t>
      </w:r>
      <w:del w:id="1177" w:author="Nik K" w:date="2026-10-29T07:36:00Z">
        <w:r w:rsidDel="009A3A6D">
          <w:delText xml:space="preserve">Для проектируемой методики столь же необходимо отделить проверку электрической шкалы в омах от обоснования её преобразования в миллилитры. </w:delText>
        </w:r>
      </w:del>
      <w:hyperlink r:id="rId21">
        <w:r>
          <w:t>[25]</w:t>
        </w:r>
      </w:hyperlink>
      <w:r>
        <w:t xml:space="preserve">, </w:t>
      </w:r>
      <w:hyperlink r:id="rId22">
        <w:r>
          <w:t>[26]</w:t>
        </w:r>
      </w:hyperlink>
      <w:r>
        <w:t>.</w:t>
      </w:r>
    </w:p>
    <w:p w14:paraId="1FA9AC96" w14:textId="77777777" w:rsidR="003416EE" w:rsidRDefault="006041B4">
      <w:pPr>
        <w:pStyle w:val="21"/>
      </w:pPr>
      <w:bookmarkStart w:id="1178" w:name="_Toc244123048"/>
      <w:bookmarkStart w:id="1179" w:name="Xdfc322f896da955041122d40981076e64319928"/>
      <w:bookmarkEnd w:id="1072"/>
      <w:r>
        <w:t xml:space="preserve">2.3 Ближайшие коммерческие </w:t>
      </w:r>
      <w:proofErr w:type="spellStart"/>
      <w:r>
        <w:t>электроимпедансные</w:t>
      </w:r>
      <w:proofErr w:type="spellEnd"/>
      <w:r>
        <w:t xml:space="preserve"> решения</w:t>
      </w:r>
      <w:bookmarkEnd w:id="1178"/>
    </w:p>
    <w:p w14:paraId="4B4EC58B" w14:textId="3CFE7F8B" w:rsidR="003416EE" w:rsidRPr="00674711" w:rsidRDefault="006041B4">
      <w:pPr>
        <w:pStyle w:val="FirstParagraph"/>
        <w:rPr>
          <w:lang w:val="ru-RU"/>
          <w:rPrChange w:id="1180" w:author="Nik K" w:date="2026-10-29T00:17:00Z">
            <w:rPr/>
          </w:rPrChange>
        </w:rPr>
      </w:pPr>
      <w:r w:rsidRPr="00674711">
        <w:rPr>
          <w:lang w:val="ru-RU"/>
          <w:rPrChange w:id="1181" w:author="Nik K" w:date="2026-10-29T00:17:00Z">
            <w:rPr/>
          </w:rPrChange>
        </w:rPr>
        <w:t xml:space="preserve">В </w:t>
      </w:r>
      <w:r>
        <w:t>ICON</w:t>
      </w:r>
      <w:r w:rsidRPr="00674711">
        <w:rPr>
          <w:lang w:val="ru-RU"/>
          <w:rPrChange w:id="1182" w:author="Nik K" w:date="2026-10-29T00:17:00Z">
            <w:rPr/>
          </w:rPrChange>
        </w:rPr>
        <w:t xml:space="preserve"> изменение проводимости грудной клетки преобразуется в УО через модель производителя, связывающую форму сигнала с изгнанием крови. </w:t>
      </w:r>
      <w:del w:id="1183" w:author="Nik K" w:date="2026-10-29T07:36:00Z">
        <w:r w:rsidRPr="00674711" w:rsidDel="009A3A6D">
          <w:rPr>
            <w:lang w:val="ru-RU"/>
            <w:rPrChange w:id="1184" w:author="Nik K" w:date="2026-10-29T00:17:00Z">
              <w:rPr/>
            </w:rPrChange>
          </w:rPr>
          <w:delText xml:space="preserve">Антропометрия и электрические признаки не дают индивидуальной геометрии камер; </w:delText>
        </w:r>
      </w:del>
      <w:r w:rsidRPr="00674711">
        <w:rPr>
          <w:lang w:val="ru-RU"/>
          <w:rPrChange w:id="1185" w:author="Nik K" w:date="2026-10-29T00:17:00Z">
            <w:rPr/>
          </w:rPrChange>
        </w:rPr>
        <w:t xml:space="preserve">объяснение алгоритма требует отдельного подтверждения количественным сравнением. </w:t>
      </w:r>
      <w:r w:rsidR="006B31AF">
        <w:fldChar w:fldCharType="begin"/>
      </w:r>
      <w:r w:rsidR="006B31AF" w:rsidRPr="00674711">
        <w:rPr>
          <w:lang w:val="ru-RU"/>
          <w:rPrChange w:id="1186" w:author="Nik K" w:date="2026-10-29T00:17:00Z">
            <w:rPr/>
          </w:rPrChange>
        </w:rPr>
        <w:instrText xml:space="preserve"> </w:instrText>
      </w:r>
      <w:r w:rsidR="006B31AF">
        <w:instrText>HYPERLINK</w:instrText>
      </w:r>
      <w:r w:rsidR="006B31AF" w:rsidRPr="00674711">
        <w:rPr>
          <w:lang w:val="ru-RU"/>
          <w:rPrChange w:id="1187" w:author="Nik K" w:date="2026-10-29T00:17:00Z">
            <w:rPr/>
          </w:rPrChange>
        </w:rPr>
        <w:instrText xml:space="preserve"> "</w:instrText>
      </w:r>
      <w:r w:rsidR="006B31AF">
        <w:instrText>https</w:instrText>
      </w:r>
      <w:r w:rsidR="006B31AF" w:rsidRPr="00674711">
        <w:rPr>
          <w:lang w:val="ru-RU"/>
          <w:rPrChange w:id="1188" w:author="Nik K" w:date="2026-10-29T00:17:00Z">
            <w:rPr/>
          </w:rPrChange>
        </w:rPr>
        <w:instrText>://</w:instrText>
      </w:r>
      <w:r w:rsidR="006B31AF">
        <w:instrText>www</w:instrText>
      </w:r>
      <w:r w:rsidR="006B31AF" w:rsidRPr="00674711">
        <w:rPr>
          <w:lang w:val="ru-RU"/>
          <w:rPrChange w:id="1189" w:author="Nik K" w:date="2026-10-29T00:17:00Z">
            <w:rPr/>
          </w:rPrChange>
        </w:rPr>
        <w:instrText>.</w:instrText>
      </w:r>
      <w:r w:rsidR="006B31AF">
        <w:instrText>osypkamed</w:instrText>
      </w:r>
      <w:r w:rsidR="006B31AF" w:rsidRPr="00674711">
        <w:rPr>
          <w:lang w:val="ru-RU"/>
          <w:rPrChange w:id="1190" w:author="Nik K" w:date="2026-10-29T00:17:00Z">
            <w:rPr/>
          </w:rPrChange>
        </w:rPr>
        <w:instrText>.</w:instrText>
      </w:r>
      <w:r w:rsidR="006B31AF">
        <w:instrText>com</w:instrText>
      </w:r>
      <w:r w:rsidR="006B31AF" w:rsidRPr="00674711">
        <w:rPr>
          <w:lang w:val="ru-RU"/>
          <w:rPrChange w:id="1191" w:author="Nik K" w:date="2026-10-29T00:17:00Z">
            <w:rPr/>
          </w:rPrChange>
        </w:rPr>
        <w:instrText>/</w:instrText>
      </w:r>
      <w:r w:rsidR="006B31AF">
        <w:instrText>technology</w:instrText>
      </w:r>
      <w:r w:rsidR="006B31AF" w:rsidRPr="00674711">
        <w:rPr>
          <w:lang w:val="ru-RU"/>
          <w:rPrChange w:id="1192" w:author="Nik K" w:date="2026-10-29T00:17:00Z">
            <w:rPr/>
          </w:rPrChange>
        </w:rPr>
        <w:instrText>/</w:instrText>
      </w:r>
      <w:r w:rsidR="006B31AF">
        <w:instrText>noninvasive</w:instrText>
      </w:r>
      <w:r w:rsidR="006B31AF" w:rsidRPr="00674711">
        <w:rPr>
          <w:lang w:val="ru-RU"/>
          <w:rPrChange w:id="1193" w:author="Nik K" w:date="2026-10-29T00:17:00Z">
            <w:rPr/>
          </w:rPrChange>
        </w:rPr>
        <w:instrText>-</w:instrText>
      </w:r>
      <w:r w:rsidR="006B31AF">
        <w:instrText>hemodynamics</w:instrText>
      </w:r>
      <w:r w:rsidR="006B31AF" w:rsidRPr="00674711">
        <w:rPr>
          <w:lang w:val="ru-RU"/>
          <w:rPrChange w:id="1194" w:author="Nik K" w:date="2026-10-29T00:17:00Z">
            <w:rPr/>
          </w:rPrChange>
        </w:rPr>
        <w:instrText>/</w:instrText>
      </w:r>
      <w:r w:rsidR="006B31AF">
        <w:instrText>electrical</w:instrText>
      </w:r>
      <w:r w:rsidR="006B31AF" w:rsidRPr="00674711">
        <w:rPr>
          <w:lang w:val="ru-RU"/>
          <w:rPrChange w:id="1195" w:author="Nik K" w:date="2026-10-29T00:17:00Z">
            <w:rPr/>
          </w:rPrChange>
        </w:rPr>
        <w:instrText>-</w:instrText>
      </w:r>
      <w:r w:rsidR="006B31AF">
        <w:instrText>cardiometry</w:instrText>
      </w:r>
      <w:r w:rsidR="006B31AF" w:rsidRPr="00674711">
        <w:rPr>
          <w:lang w:val="ru-RU"/>
          <w:rPrChange w:id="1196" w:author="Nik K" w:date="2026-10-29T00:17:00Z">
            <w:rPr/>
          </w:rPrChange>
        </w:rPr>
        <w:instrText>/" \</w:instrText>
      </w:r>
      <w:r w:rsidR="006B31AF">
        <w:instrText>h</w:instrText>
      </w:r>
      <w:r w:rsidR="006B31AF" w:rsidRPr="00674711">
        <w:rPr>
          <w:lang w:val="ru-RU"/>
          <w:rPrChange w:id="1197" w:author="Nik K" w:date="2026-10-29T00:17:00Z">
            <w:rPr/>
          </w:rPrChange>
        </w:rPr>
        <w:instrText xml:space="preserve"> </w:instrText>
      </w:r>
      <w:r w:rsidR="006B31AF">
        <w:fldChar w:fldCharType="separate"/>
      </w:r>
      <w:r w:rsidRPr="00674711">
        <w:rPr>
          <w:lang w:val="ru-RU"/>
          <w:rPrChange w:id="1198" w:author="Nik K" w:date="2026-10-29T00:17:00Z">
            <w:rPr/>
          </w:rPrChange>
        </w:rPr>
        <w:t>[27]</w:t>
      </w:r>
      <w:r w:rsidR="006B31AF">
        <w:fldChar w:fldCharType="end"/>
      </w:r>
      <w:r w:rsidRPr="00674711">
        <w:rPr>
          <w:lang w:val="ru-RU"/>
          <w:rPrChange w:id="1199" w:author="Nik K" w:date="2026-10-29T00:17:00Z">
            <w:rPr/>
          </w:rPrChange>
        </w:rPr>
        <w:t>.</w:t>
      </w:r>
    </w:p>
    <w:p w14:paraId="27FD312D" w14:textId="0A6FDD41" w:rsidR="003416EE" w:rsidRDefault="006041B4">
      <w:pPr>
        <w:pStyle w:val="af"/>
      </w:pPr>
      <w:proofErr w:type="spellStart"/>
      <w:r>
        <w:t>PhysioFlow</w:t>
      </w:r>
      <w:proofErr w:type="spellEnd"/>
      <w:r>
        <w:t xml:space="preserve"> использует анализ морфологии сигнала; по описанию производителя базовый импеданс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не входит в расчёт УО. Для </w:t>
      </w:r>
      <w:proofErr w:type="spellStart"/>
      <w:r>
        <w:t>Enduro</w:t>
      </w:r>
      <w:proofErr w:type="spellEnd"/>
      <w:r>
        <w:t xml:space="preserve"> PF07 действительно заявлены также КДО/ФВ</w:t>
      </w:r>
      <w:del w:id="1200" w:author="Nik K" w:date="2026-10-29T07:37:00Z">
        <w:r w:rsidDel="009A3A6D">
          <w:delText>. Утверждение об отсутствии выхода ФВ у всех импедансных изделий поэтому неверно</w:delText>
        </w:r>
      </w:del>
      <w:r>
        <w:t xml:space="preserve">, однако точность такого выхода не устанавливается исследованием точности </w:t>
      </w:r>
      <m:oMath>
        <m:r>
          <w:rPr>
            <w:rFonts w:ascii="Cambria Math" w:hAnsi="Cambria Math"/>
          </w:rPr>
          <m:t>CO</m:t>
        </m:r>
      </m:oMath>
      <w:r>
        <w:t xml:space="preserve">. </w:t>
      </w:r>
      <w:hyperlink r:id="rId23">
        <w:r>
          <w:t>[28]</w:t>
        </w:r>
      </w:hyperlink>
      <w:r>
        <w:t xml:space="preserve">, </w:t>
      </w:r>
      <w:hyperlink r:id="rId24">
        <w:r>
          <w:t>[29]</w:t>
        </w:r>
      </w:hyperlink>
      <w:r>
        <w:t>.</w:t>
      </w:r>
    </w:p>
    <w:p w14:paraId="3754505C" w14:textId="0087AD5B" w:rsidR="003416EE" w:rsidRDefault="006041B4">
      <w:pPr>
        <w:pStyle w:val="af"/>
      </w:pPr>
      <w:del w:id="1201" w:author="Nik K" w:date="2026-10-29T07:37:00Z">
        <w:r w:rsidDel="009A3A6D">
          <w:delText xml:space="preserve">Биореактантный </w:delText>
        </w:r>
      </w:del>
      <w:proofErr w:type="spellStart"/>
      <w:r>
        <w:t>Starling</w:t>
      </w:r>
      <w:proofErr w:type="spellEnd"/>
      <w:r>
        <w:t xml:space="preserve"> использует фазовый сдвиг электрического сигнала для алгоритмической оценки УО. Различие регистрируемых признаков само по себе не доказывает большей клинической точности. Характеристики в таблице 2.2 приведены по </w:t>
      </w:r>
      <w:hyperlink r:id="rId25">
        <w:r>
          <w:t>[33]</w:t>
        </w:r>
      </w:hyperlink>
      <w:r>
        <w:t>.</w:t>
      </w:r>
    </w:p>
    <w:p w14:paraId="389B9810" w14:textId="442CC889" w:rsidR="003416EE" w:rsidRDefault="006041B4">
      <w:pPr>
        <w:pStyle w:val="af"/>
      </w:pPr>
      <w:del w:id="1202" w:author="Nik K" w:date="2026-10-29T07:37:00Z">
        <w:r w:rsidDel="009A3A6D">
          <w:lastRenderedPageBreak/>
          <w:delText xml:space="preserve">Штатная задача </w:delText>
        </w:r>
      </w:del>
      <w:proofErr w:type="spellStart"/>
      <w:r>
        <w:t>PulmoVista</w:t>
      </w:r>
      <w:proofErr w:type="spellEnd"/>
      <w:r>
        <w:t xml:space="preserve"> 500 — </w:t>
      </w:r>
      <w:ins w:id="1203" w:author="Nik K" w:date="2026-10-29T07:37:00Z">
        <w:r w:rsidR="009A3A6D">
          <w:t xml:space="preserve">предоставляет </w:t>
        </w:r>
      </w:ins>
      <w:r>
        <w:t>отображение распределения вентиляции</w:t>
      </w:r>
      <w:ins w:id="1204" w:author="Nik K" w:date="2026-10-29T07:37:00Z">
        <w:r w:rsidR="009A3A6D">
          <w:t xml:space="preserve"> лё</w:t>
        </w:r>
      </w:ins>
      <w:ins w:id="1205" w:author="Nik K" w:date="2026-10-29T07:38:00Z">
        <w:r w:rsidR="009A3A6D">
          <w:t>гких</w:t>
        </w:r>
      </w:ins>
      <w:r>
        <w:t xml:space="preserve"> по изменениям импеданса. </w:t>
      </w:r>
      <w:del w:id="1206" w:author="Nik K" w:date="2026-10-29T07:38:00Z">
        <w:r w:rsidDel="009A3A6D">
          <w:delText xml:space="preserve">Относительная реконструкция с базовым кадром не тождественна карте абсолютных удельных сопротивлений тканей </w:delText>
        </w:r>
      </w:del>
      <m:oMath>
        <m:r>
          <w:del w:id="1207" w:author="Nik K" w:date="2026-10-29T07:38:00Z">
            <w:rPr>
              <w:rFonts w:ascii="Cambria Math" w:hAnsi="Cambria Math"/>
            </w:rPr>
            <m:t>ρ</m:t>
          </w:del>
        </m:r>
      </m:oMath>
      <w:del w:id="1208" w:author="Nik K" w:date="2026-10-29T07:38:00Z">
        <w:r w:rsidDel="009A3A6D">
          <w:delText xml:space="preserve"> в Ом·м. Получение требуемых проекту базовых </w:delText>
        </w:r>
      </w:del>
      <m:oMath>
        <m:r>
          <w:del w:id="1209" w:author="Nik K" w:date="2026-10-29T07:38:00Z">
            <w:rPr>
              <w:rFonts w:ascii="Cambria Math" w:hAnsi="Cambria Math"/>
            </w:rPr>
            <m:t>ρ</m:t>
          </w:del>
        </m:r>
      </m:oMath>
      <w:del w:id="1210" w:author="Nik K" w:date="2026-10-29T07:38:00Z">
        <w:r w:rsidDel="009A3A6D">
          <w:delText xml:space="preserve"> и синхронных изменений </w:delText>
        </w:r>
      </w:del>
      <m:oMath>
        <m:r>
          <w:del w:id="1211" w:author="Nik K" w:date="2026-10-29T07:38:00Z">
            <m:rPr>
              <m:sty m:val="p"/>
            </m:rPr>
            <w:rPr>
              <w:rFonts w:ascii="Cambria Math" w:hAnsi="Cambria Math"/>
            </w:rPr>
            <m:t>Δ</m:t>
          </w:del>
        </m:r>
        <m:r>
          <w:del w:id="1212" w:author="Nik K" w:date="2026-10-29T07:38:00Z">
            <w:rPr>
              <w:rFonts w:ascii="Cambria Math" w:hAnsi="Cambria Math"/>
            </w:rPr>
            <m:t>ρ</m:t>
          </w:del>
        </m:r>
      </m:oMath>
      <w:del w:id="1213" w:author="Nik K" w:date="2026-10-29T07:38:00Z">
        <w:r w:rsidDel="009A3A6D">
          <w:delText xml:space="preserve"> предполагает дополнительную физическую обратную задачу, а не использование готовой штатной оценки УО/ФВ. </w:delText>
        </w:r>
      </w:del>
      <w:hyperlink r:id="rId26">
        <w:r>
          <w:t>[34]</w:t>
        </w:r>
      </w:hyperlink>
      <w:r>
        <w:t xml:space="preserve">, </w:t>
      </w:r>
      <w:hyperlink r:id="rId27">
        <w:r>
          <w:t>[35]</w:t>
        </w:r>
      </w:hyperlink>
      <w:r>
        <w:t>.</w:t>
      </w:r>
    </w:p>
    <w:p w14:paraId="442571F5" w14:textId="77777777" w:rsidR="003416EE" w:rsidRDefault="006041B4">
      <w:pPr>
        <w:pStyle w:val="af"/>
      </w:pPr>
      <w:r>
        <w:t>Таблица 2.2 разделяет конфигурации руководств и версии, проверенные исследованиями.</w:t>
      </w:r>
    </w:p>
    <w:p w14:paraId="6B919D2B" w14:textId="77777777" w:rsidR="003416EE" w:rsidRDefault="006041B4">
      <w:pPr>
        <w:pStyle w:val="af5"/>
        <w:keepNext/>
      </w:pPr>
      <w:r>
        <w:t>Таблица 2.2 — Электрические приборные решения: входы, выходы и условия интерпретации</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027"/>
        <w:gridCol w:w="2536"/>
        <w:gridCol w:w="2396"/>
        <w:gridCol w:w="2536"/>
      </w:tblGrid>
      <w:tr w:rsidR="003416EE" w14:paraId="7B99AC04" w14:textId="77777777">
        <w:trPr>
          <w:cantSplit/>
          <w:tblHeader/>
        </w:trPr>
        <w:tc>
          <w:tcPr>
            <w:tcW w:w="1998" w:type="dxa"/>
            <w:shd w:val="clear" w:color="auto" w:fill="EDEDED"/>
          </w:tcPr>
          <w:p w14:paraId="4C475A4E" w14:textId="77777777" w:rsidR="003416EE" w:rsidRDefault="006041B4">
            <w:pPr>
              <w:keepNext/>
              <w:spacing w:before="60" w:after="60" w:line="240" w:lineRule="auto"/>
              <w:ind w:firstLine="0"/>
              <w:jc w:val="left"/>
            </w:pPr>
            <w:r>
              <w:rPr>
                <w:b/>
                <w:sz w:val="22"/>
              </w:rPr>
              <w:t>Реализация и проверенная идентификация</w:t>
            </w:r>
          </w:p>
        </w:tc>
        <w:tc>
          <w:tcPr>
            <w:tcW w:w="2498" w:type="dxa"/>
            <w:shd w:val="clear" w:color="auto" w:fill="EDEDED"/>
          </w:tcPr>
          <w:p w14:paraId="68603A86" w14:textId="77777777" w:rsidR="003416EE" w:rsidRDefault="006041B4">
            <w:pPr>
              <w:keepNext/>
              <w:spacing w:before="60" w:after="60" w:line="240" w:lineRule="auto"/>
              <w:ind w:firstLine="0"/>
              <w:jc w:val="left"/>
            </w:pPr>
            <w:r>
              <w:rPr>
                <w:b/>
                <w:sz w:val="22"/>
              </w:rPr>
              <w:t>Монтаж и исходные данные</w:t>
            </w:r>
          </w:p>
        </w:tc>
        <w:tc>
          <w:tcPr>
            <w:tcW w:w="2360" w:type="dxa"/>
            <w:shd w:val="clear" w:color="auto" w:fill="EDEDED"/>
          </w:tcPr>
          <w:p w14:paraId="4EB21EDD" w14:textId="77777777" w:rsidR="003416EE" w:rsidRDefault="006041B4">
            <w:pPr>
              <w:keepNext/>
              <w:spacing w:before="60" w:after="60" w:line="240" w:lineRule="auto"/>
              <w:ind w:firstLine="0"/>
              <w:jc w:val="left"/>
            </w:pPr>
            <w:r>
              <w:rPr>
                <w:b/>
                <w:sz w:val="22"/>
              </w:rPr>
              <w:t>Выходы и привязка шкалы</w:t>
            </w:r>
          </w:p>
        </w:tc>
        <w:tc>
          <w:tcPr>
            <w:tcW w:w="2498" w:type="dxa"/>
            <w:shd w:val="clear" w:color="auto" w:fill="EDEDED"/>
          </w:tcPr>
          <w:p w14:paraId="2256EB9D" w14:textId="77777777" w:rsidR="003416EE" w:rsidRDefault="006041B4">
            <w:pPr>
              <w:keepNext/>
              <w:spacing w:before="60" w:after="60" w:line="240" w:lineRule="auto"/>
              <w:ind w:firstLine="0"/>
              <w:jc w:val="left"/>
            </w:pPr>
            <w:r>
              <w:rPr>
                <w:b/>
                <w:sz w:val="22"/>
              </w:rPr>
              <w:t>Основание и граница вывода</w:t>
            </w:r>
          </w:p>
        </w:tc>
      </w:tr>
      <w:tr w:rsidR="003416EE" w14:paraId="0F4C2561" w14:textId="77777777">
        <w:trPr>
          <w:cantSplit/>
        </w:trPr>
        <w:tc>
          <w:tcPr>
            <w:tcW w:w="1998" w:type="dxa"/>
          </w:tcPr>
          <w:p w14:paraId="51690851" w14:textId="77777777" w:rsidR="003416EE" w:rsidRDefault="006041B4">
            <w:pPr>
              <w:spacing w:before="60" w:after="60" w:line="240" w:lineRule="auto"/>
              <w:ind w:firstLine="0"/>
              <w:jc w:val="left"/>
            </w:pPr>
            <w:r>
              <w:rPr>
                <w:sz w:val="22"/>
              </w:rPr>
              <w:t xml:space="preserve">ICON; в исследовании </w:t>
            </w:r>
            <w:proofErr w:type="spellStart"/>
            <w:r>
              <w:rPr>
                <w:sz w:val="22"/>
              </w:rPr>
              <w:t>Greiwe</w:t>
            </w:r>
            <w:proofErr w:type="spellEnd"/>
            <w:r>
              <w:rPr>
                <w:sz w:val="22"/>
              </w:rPr>
              <w:t xml:space="preserve"> расчёт ПО 3.11.4</w:t>
            </w:r>
          </w:p>
        </w:tc>
        <w:tc>
          <w:tcPr>
            <w:tcW w:w="2498" w:type="dxa"/>
          </w:tcPr>
          <w:p w14:paraId="4570F6CC" w14:textId="77777777" w:rsidR="003416EE" w:rsidRDefault="006041B4">
            <w:pPr>
              <w:spacing w:before="60" w:after="60" w:line="240" w:lineRule="auto"/>
              <w:ind w:firstLine="0"/>
              <w:jc w:val="left"/>
            </w:pPr>
            <w:r>
              <w:rPr>
                <w:sz w:val="22"/>
              </w:rPr>
              <w:t xml:space="preserve">Четыре электрода: область шеи и левая сторона грудной клетки; </w:t>
            </w:r>
            <w:proofErr w:type="spellStart"/>
            <w:r>
              <w:rPr>
                <w:sz w:val="22"/>
              </w:rPr>
              <w:t>импедансный</w:t>
            </w:r>
            <w:proofErr w:type="spellEnd"/>
            <w:r>
              <w:rPr>
                <w:sz w:val="22"/>
              </w:rPr>
              <w:t xml:space="preserve"> сигнал и данные пациента</w:t>
            </w:r>
          </w:p>
        </w:tc>
        <w:tc>
          <w:tcPr>
            <w:tcW w:w="2360" w:type="dxa"/>
          </w:tcPr>
          <w:p w14:paraId="19B8D51E" w14:textId="77777777" w:rsidR="003416EE" w:rsidRDefault="006041B4">
            <w:pPr>
              <w:spacing w:before="60" w:after="60" w:line="240" w:lineRule="auto"/>
              <w:ind w:firstLine="0"/>
              <w:jc w:val="left"/>
            </w:pPr>
            <w:r>
              <w:rPr>
                <w:sz w:val="22"/>
              </w:rPr>
              <w:t>Алгоритмические УО/</w:t>
            </w:r>
            <m:oMath>
              <m:r>
                <w:rPr>
                  <w:rFonts w:ascii="Cambria Math" w:hAnsi="Cambria Math"/>
                  <w:sz w:val="22"/>
                </w:rPr>
                <m:t>CO</m:t>
              </m:r>
            </m:oMath>
            <w:r>
              <w:rPr>
                <w:sz w:val="22"/>
              </w:rPr>
              <w:t>; индивидуальная КТ не является входом описанной системы</w:t>
            </w:r>
          </w:p>
        </w:tc>
        <w:tc>
          <w:tcPr>
            <w:tcW w:w="2498" w:type="dxa"/>
          </w:tcPr>
          <w:p w14:paraId="62D48DAE" w14:textId="77777777" w:rsidR="003416EE" w:rsidRDefault="006041B4">
            <w:pPr>
              <w:spacing w:before="60" w:after="60" w:line="240" w:lineRule="auto"/>
              <w:ind w:firstLine="0"/>
              <w:jc w:val="left"/>
            </w:pPr>
            <w:r>
              <w:rPr>
                <w:sz w:val="22"/>
              </w:rPr>
              <w:t xml:space="preserve">Официальный принцип — </w:t>
            </w:r>
            <w:proofErr w:type="spellStart"/>
            <w:r>
              <w:rPr>
                <w:sz w:val="22"/>
              </w:rPr>
              <w:t>Osypka</w:t>
            </w:r>
            <w:proofErr w:type="spellEnd"/>
            <w:r>
              <w:rPr>
                <w:sz w:val="22"/>
              </w:rPr>
              <w:t xml:space="preserve">; проверка </w:t>
            </w:r>
            <m:oMath>
              <m:r>
                <w:rPr>
                  <w:rFonts w:ascii="Cambria Math" w:hAnsi="Cambria Math"/>
                  <w:sz w:val="22"/>
                </w:rPr>
                <m:t>CO</m:t>
              </m:r>
            </m:oMath>
            <w:r>
              <w:rPr>
                <w:sz w:val="22"/>
              </w:rPr>
              <w:t xml:space="preserve"> — лёгочная термодилюция. Результаты относятся к указанной версии и послеоперационной группе</w:t>
            </w:r>
          </w:p>
        </w:tc>
      </w:tr>
      <w:tr w:rsidR="003416EE" w14:paraId="110A6109" w14:textId="77777777">
        <w:trPr>
          <w:cantSplit/>
        </w:trPr>
        <w:tc>
          <w:tcPr>
            <w:tcW w:w="1998" w:type="dxa"/>
          </w:tcPr>
          <w:p w14:paraId="7742B38E" w14:textId="77777777" w:rsidR="003416EE" w:rsidRDefault="006041B4">
            <w:pPr>
              <w:spacing w:before="60" w:after="60" w:line="240" w:lineRule="auto"/>
              <w:ind w:firstLine="0"/>
              <w:jc w:val="left"/>
            </w:pPr>
            <w:proofErr w:type="spellStart"/>
            <w:r>
              <w:rPr>
                <w:sz w:val="22"/>
              </w:rPr>
              <w:t>PhysioFlow</w:t>
            </w:r>
            <w:proofErr w:type="spellEnd"/>
            <w:r>
              <w:rPr>
                <w:sz w:val="22"/>
              </w:rPr>
              <w:t xml:space="preserve"> </w:t>
            </w:r>
            <w:proofErr w:type="spellStart"/>
            <w:r>
              <w:rPr>
                <w:sz w:val="22"/>
              </w:rPr>
              <w:t>Enduro</w:t>
            </w:r>
            <w:proofErr w:type="spellEnd"/>
            <w:r>
              <w:rPr>
                <w:sz w:val="22"/>
              </w:rPr>
              <w:t xml:space="preserve"> PF07; сервисное руководство V4.1 от 10.06.2021</w:t>
            </w:r>
          </w:p>
        </w:tc>
        <w:tc>
          <w:tcPr>
            <w:tcW w:w="2498" w:type="dxa"/>
          </w:tcPr>
          <w:p w14:paraId="54EF4D10" w14:textId="77777777" w:rsidR="003416EE" w:rsidRDefault="006041B4">
            <w:pPr>
              <w:spacing w:before="60" w:after="60" w:line="240" w:lineRule="auto"/>
              <w:ind w:firstLine="0"/>
              <w:jc w:val="left"/>
            </w:pPr>
            <w:r>
              <w:rPr>
                <w:sz w:val="22"/>
              </w:rPr>
              <w:t>Шесть электродов: два на левой стороне шеи, два на спине на уровне мечевидного отростка, два для ЭКГ; схема руководства наложения V6.1</w:t>
            </w:r>
          </w:p>
        </w:tc>
        <w:tc>
          <w:tcPr>
            <w:tcW w:w="2360" w:type="dxa"/>
          </w:tcPr>
          <w:p w14:paraId="7B6C5007" w14:textId="77777777" w:rsidR="003416EE" w:rsidRDefault="006041B4">
            <w:pPr>
              <w:spacing w:before="60" w:after="60" w:line="240" w:lineRule="auto"/>
              <w:ind w:firstLine="0"/>
              <w:jc w:val="left"/>
            </w:pPr>
            <w:r>
              <w:rPr>
                <w:sz w:val="22"/>
              </w:rPr>
              <w:t>УО/</w:t>
            </w:r>
            <m:oMath>
              <m:r>
                <w:rPr>
                  <w:rFonts w:ascii="Cambria Math" w:hAnsi="Cambria Math"/>
                  <w:sz w:val="22"/>
                </w:rPr>
                <m:t>CO</m:t>
              </m:r>
            </m:oMath>
            <w:r>
              <w:rPr>
                <w:sz w:val="22"/>
              </w:rPr>
              <w:t>, а в зависимости от конфигурации также КДО/ФВ; начальная калибровочная запись</w:t>
            </w:r>
          </w:p>
        </w:tc>
        <w:tc>
          <w:tcPr>
            <w:tcW w:w="2498" w:type="dxa"/>
          </w:tcPr>
          <w:p w14:paraId="054707FE" w14:textId="77777777" w:rsidR="003416EE" w:rsidRDefault="006041B4">
            <w:pPr>
              <w:spacing w:before="60" w:after="60" w:line="240" w:lineRule="auto"/>
              <w:ind w:firstLine="0"/>
              <w:jc w:val="left"/>
            </w:pPr>
            <w:r>
              <w:rPr>
                <w:sz w:val="22"/>
              </w:rPr>
              <w:t>Перечень выходов подтверждён документацией. Паспортная вариабельность на имитаторе не является клинической погрешностью ФВ</w:t>
            </w:r>
          </w:p>
        </w:tc>
      </w:tr>
      <w:tr w:rsidR="003416EE" w14:paraId="7DB3A1EC" w14:textId="77777777">
        <w:trPr>
          <w:cantSplit/>
        </w:trPr>
        <w:tc>
          <w:tcPr>
            <w:tcW w:w="1998" w:type="dxa"/>
          </w:tcPr>
          <w:p w14:paraId="56394DDE" w14:textId="77777777" w:rsidR="003416EE" w:rsidRDefault="006041B4">
            <w:pPr>
              <w:spacing w:before="60" w:after="60" w:line="240" w:lineRule="auto"/>
              <w:ind w:firstLine="0"/>
              <w:jc w:val="left"/>
            </w:pPr>
            <w:proofErr w:type="spellStart"/>
            <w:r>
              <w:rPr>
                <w:sz w:val="22"/>
              </w:rPr>
              <w:t>Starling</w:t>
            </w:r>
            <w:proofErr w:type="spellEnd"/>
            <w:r>
              <w:rPr>
                <w:sz w:val="22"/>
              </w:rPr>
              <w:t xml:space="preserve">; руководство B-UG-01 </w:t>
            </w:r>
            <w:proofErr w:type="spellStart"/>
            <w:r>
              <w:rPr>
                <w:sz w:val="22"/>
              </w:rPr>
              <w:t>Rev</w:t>
            </w:r>
            <w:proofErr w:type="spellEnd"/>
            <w:r>
              <w:rPr>
                <w:sz w:val="22"/>
              </w:rPr>
              <w:t>. 3, май 2021; ПО 5.6+</w:t>
            </w:r>
          </w:p>
        </w:tc>
        <w:tc>
          <w:tcPr>
            <w:tcW w:w="2498" w:type="dxa"/>
          </w:tcPr>
          <w:p w14:paraId="6F6D0EF1" w14:textId="77777777" w:rsidR="003416EE" w:rsidRDefault="006041B4">
            <w:pPr>
              <w:spacing w:before="60" w:after="60" w:line="240" w:lineRule="auto"/>
              <w:ind w:firstLine="0"/>
              <w:jc w:val="left"/>
            </w:pPr>
            <w:r>
              <w:rPr>
                <w:sz w:val="22"/>
              </w:rPr>
              <w:t>Четыре двойных датчика на грудной клетке, восемь контактов; фазовый признак, 75 кГц</w:t>
            </w:r>
          </w:p>
        </w:tc>
        <w:tc>
          <w:tcPr>
            <w:tcW w:w="2360" w:type="dxa"/>
          </w:tcPr>
          <w:p w14:paraId="45E336D3" w14:textId="77777777" w:rsidR="003416EE" w:rsidRDefault="006041B4">
            <w:pPr>
              <w:spacing w:before="60" w:after="60" w:line="240" w:lineRule="auto"/>
              <w:ind w:firstLine="0"/>
              <w:jc w:val="left"/>
            </w:pPr>
            <w:r>
              <w:rPr>
                <w:sz w:val="22"/>
              </w:rPr>
              <w:t>УО/</w:t>
            </w:r>
            <m:oMath>
              <m:r>
                <w:rPr>
                  <w:rFonts w:ascii="Cambria Math" w:hAnsi="Cambria Math"/>
                  <w:sz w:val="22"/>
                </w:rPr>
                <m:t>CO</m:t>
              </m:r>
            </m:oMath>
            <w:r>
              <w:rPr>
                <w:sz w:val="22"/>
              </w:rPr>
              <w:t xml:space="preserve"> и индексы по алгоритму; временное усреднение входит в определение выхода</w:t>
            </w:r>
          </w:p>
        </w:tc>
        <w:tc>
          <w:tcPr>
            <w:tcW w:w="2498" w:type="dxa"/>
          </w:tcPr>
          <w:p w14:paraId="38BB1F7C" w14:textId="77777777" w:rsidR="003416EE" w:rsidRDefault="006041B4">
            <w:pPr>
              <w:spacing w:before="60" w:after="60" w:line="240" w:lineRule="auto"/>
              <w:ind w:firstLine="0"/>
              <w:jc w:val="left"/>
            </w:pPr>
            <w:r>
              <w:rPr>
                <w:sz w:val="22"/>
              </w:rPr>
              <w:t xml:space="preserve">Исследование </w:t>
            </w:r>
            <w:proofErr w:type="spellStart"/>
            <w:r>
              <w:rPr>
                <w:sz w:val="22"/>
              </w:rPr>
              <w:t>Gavelli</w:t>
            </w:r>
            <w:proofErr w:type="spellEnd"/>
            <w:r>
              <w:rPr>
                <w:sz w:val="22"/>
              </w:rPr>
              <w:t xml:space="preserve"> использовало v5.5 и отдельную обработку исходных данных; её результат нельзя приписать всей серии версий</w:t>
            </w:r>
          </w:p>
        </w:tc>
      </w:tr>
      <w:tr w:rsidR="003416EE" w14:paraId="7321672D" w14:textId="77777777">
        <w:trPr>
          <w:cantSplit/>
        </w:trPr>
        <w:tc>
          <w:tcPr>
            <w:tcW w:w="1998" w:type="dxa"/>
          </w:tcPr>
          <w:p w14:paraId="6F57DEAE" w14:textId="77777777" w:rsidR="003416EE" w:rsidRDefault="006041B4">
            <w:pPr>
              <w:spacing w:before="60" w:after="60" w:line="240" w:lineRule="auto"/>
              <w:ind w:firstLine="0"/>
              <w:jc w:val="left"/>
            </w:pPr>
            <w:proofErr w:type="spellStart"/>
            <w:r>
              <w:rPr>
                <w:sz w:val="22"/>
              </w:rPr>
              <w:lastRenderedPageBreak/>
              <w:t>PulmoVista</w:t>
            </w:r>
            <w:proofErr w:type="spellEnd"/>
            <w:r>
              <w:rPr>
                <w:sz w:val="22"/>
              </w:rPr>
              <w:t xml:space="preserve"> 500; инструкция SW 1.3n, редакция 1, 2020-04</w:t>
            </w:r>
          </w:p>
        </w:tc>
        <w:tc>
          <w:tcPr>
            <w:tcW w:w="2498" w:type="dxa"/>
          </w:tcPr>
          <w:p w14:paraId="1906B478" w14:textId="77777777" w:rsidR="003416EE" w:rsidRDefault="006041B4">
            <w:pPr>
              <w:spacing w:before="60" w:after="60" w:line="240" w:lineRule="auto"/>
              <w:ind w:firstLine="0"/>
              <w:jc w:val="left"/>
            </w:pPr>
            <w:r>
              <w:rPr>
                <w:sz w:val="22"/>
              </w:rPr>
              <w:t>Грудной пояс с 16 электродами; набор граничных электрических измерений</w:t>
            </w:r>
          </w:p>
        </w:tc>
        <w:tc>
          <w:tcPr>
            <w:tcW w:w="2360" w:type="dxa"/>
          </w:tcPr>
          <w:p w14:paraId="314631CB" w14:textId="77777777" w:rsidR="003416EE" w:rsidRDefault="006041B4">
            <w:pPr>
              <w:spacing w:before="60" w:after="60" w:line="240" w:lineRule="auto"/>
              <w:ind w:firstLine="0"/>
              <w:jc w:val="left"/>
            </w:pPr>
            <w:r>
              <w:rPr>
                <w:sz w:val="22"/>
              </w:rPr>
              <w:t>Относительные изображения и показатели вентиляции; базовый кадр служит опорой разностной реконструкции</w:t>
            </w:r>
          </w:p>
        </w:tc>
        <w:tc>
          <w:tcPr>
            <w:tcW w:w="2498" w:type="dxa"/>
          </w:tcPr>
          <w:p w14:paraId="6CF0F62F" w14:textId="77777777" w:rsidR="003416EE" w:rsidRDefault="006041B4">
            <w:pPr>
              <w:spacing w:before="60" w:after="60" w:line="240" w:lineRule="auto"/>
              <w:ind w:firstLine="0"/>
              <w:jc w:val="left"/>
            </w:pPr>
            <w:r>
              <w:rPr>
                <w:sz w:val="22"/>
              </w:rPr>
              <w:t>Абсолютные тканевые параметры и функции сердца требуют отдельного обоснования за пределами указанного штатного выхода</w:t>
            </w:r>
          </w:p>
        </w:tc>
      </w:tr>
    </w:tbl>
    <w:p w14:paraId="63801E29" w14:textId="269C7B68" w:rsidR="003416EE" w:rsidDel="009A3A6D" w:rsidRDefault="006041B4">
      <w:pPr>
        <w:pStyle w:val="af"/>
        <w:rPr>
          <w:del w:id="1214" w:author="Nik K" w:date="2026-10-29T07:39:00Z"/>
        </w:rPr>
      </w:pPr>
      <w:del w:id="1215" w:author="Nik K" w:date="2026-10-29T07:39:00Z">
        <w:r w:rsidDel="009A3A6D">
          <w:delText xml:space="preserve">Для PhysioFlow дополнительно проверены оригинальные </w:delText>
        </w:r>
        <w:r w:rsidR="006B31AF" w:rsidDel="009A3A6D">
          <w:fldChar w:fldCharType="begin"/>
        </w:r>
        <w:r w:rsidR="006B31AF" w:rsidDel="009A3A6D">
          <w:delInstrText xml:space="preserve"> HYPERLI</w:delInstrText>
        </w:r>
        <w:r w:rsidR="006B31AF" w:rsidDel="009A3A6D">
          <w:delInstrText xml:space="preserve">NK "https://www.physioflow.com/download/free/userManual/Instructions_for_attaching_leads_en_2025-06-24.pdf" \h </w:delInstrText>
        </w:r>
        <w:r w:rsidR="006B31AF" w:rsidDel="009A3A6D">
          <w:fldChar w:fldCharType="separate"/>
        </w:r>
        <w:r w:rsidDel="009A3A6D">
          <w:delText>[31]</w:delText>
        </w:r>
        <w:r w:rsidR="006B31AF" w:rsidDel="009A3A6D">
          <w:fldChar w:fldCharType="end"/>
        </w:r>
        <w:r w:rsidDel="009A3A6D">
          <w:delText xml:space="preserve"> и </w:delText>
        </w:r>
        <w:r w:rsidR="006B31AF" w:rsidDel="009A3A6D">
          <w:fldChar w:fldCharType="begin"/>
        </w:r>
        <w:r w:rsidR="006B31AF" w:rsidDel="009A3A6D">
          <w:delInstrText xml:space="preserve"> HYPERLINK "https://www.physioflow.com/download/free/userManual/PhysioFlow_Enduro_service_manual_en_2025-06-24.pdf" \h </w:delInstrText>
        </w:r>
        <w:r w:rsidR="006B31AF" w:rsidDel="009A3A6D">
          <w:fldChar w:fldCharType="separate"/>
        </w:r>
        <w:r w:rsidDel="009A3A6D">
          <w:delText>[30]</w:delText>
        </w:r>
        <w:r w:rsidR="006B31AF" w:rsidDel="009A3A6D">
          <w:fldChar w:fldCharType="end"/>
        </w:r>
        <w:r w:rsidDel="009A3A6D">
          <w:delText xml:space="preserve">. В приложении C последнего указана вариабельность ФВ 5%, однако условие испытания — фиксированные имитированные сигналы, калибровка по 30 сокращениям и усреднение 15 с в покое. Это проверка устойчивости приборного выхода при заданном входе; она не устанавливает ошибку относительно объёма ЛЖ у пациента и не означает погрешность 5 процентных пунктов. На странице загрузок отдельно указана версия программы 2.8.12 от 27.02.2026; дата в имени PDF не заменяет внутреннюю редакцию документа. </w:delText>
        </w:r>
        <w:r w:rsidR="006B31AF" w:rsidDel="009A3A6D">
          <w:fldChar w:fldCharType="begin"/>
        </w:r>
        <w:r w:rsidR="006B31AF" w:rsidDel="009A3A6D">
          <w:delInstrText xml:space="preserve"> HYPERLINK "https://www.physioflow.com/software.php" \h </w:delInstrText>
        </w:r>
        <w:r w:rsidR="006B31AF" w:rsidDel="009A3A6D">
          <w:fldChar w:fldCharType="separate"/>
        </w:r>
        <w:r w:rsidDel="009A3A6D">
          <w:delText>[32]</w:delText>
        </w:r>
        <w:r w:rsidR="006B31AF" w:rsidDel="009A3A6D">
          <w:fldChar w:fldCharType="end"/>
        </w:r>
        <w:r w:rsidDel="009A3A6D">
          <w:delText>.</w:delText>
        </w:r>
      </w:del>
    </w:p>
    <w:p w14:paraId="4511EBA1" w14:textId="1C2186DE" w:rsidR="003416EE" w:rsidDel="009A3A6D" w:rsidRDefault="006041B4">
      <w:pPr>
        <w:pStyle w:val="21"/>
        <w:rPr>
          <w:del w:id="1216" w:author="Nik K" w:date="2026-10-29T07:40:00Z"/>
        </w:rPr>
      </w:pPr>
      <w:bookmarkStart w:id="1217" w:name="что-установлено-исследованиями-проверки"/>
      <w:bookmarkStart w:id="1218" w:name="_Toc244123049"/>
      <w:bookmarkEnd w:id="1179"/>
      <w:del w:id="1219" w:author="Nik K" w:date="2026-10-29T07:40:00Z">
        <w:r w:rsidDel="009A3A6D">
          <w:delText>2.4 Что установлено исследованиями проверки</w:delText>
        </w:r>
        <w:bookmarkEnd w:id="1218"/>
      </w:del>
    </w:p>
    <w:p w14:paraId="5B894612" w14:textId="44FD474D" w:rsidR="003416EE" w:rsidRPr="00674711" w:rsidDel="009A3A6D" w:rsidRDefault="006041B4">
      <w:pPr>
        <w:pStyle w:val="FirstParagraph"/>
        <w:rPr>
          <w:del w:id="1220" w:author="Nik K" w:date="2026-10-29T07:42:00Z"/>
          <w:lang w:val="ru-RU"/>
          <w:rPrChange w:id="1221" w:author="Nik K" w:date="2026-10-29T00:17:00Z">
            <w:rPr>
              <w:del w:id="1222" w:author="Nik K" w:date="2026-10-29T07:42:00Z"/>
            </w:rPr>
          </w:rPrChange>
        </w:rPr>
      </w:pPr>
      <w:del w:id="1223" w:author="Nik K" w:date="2026-10-29T07:42:00Z">
        <w:r w:rsidRPr="00674711" w:rsidDel="009A3A6D">
          <w:rPr>
            <w:lang w:val="ru-RU"/>
            <w:rPrChange w:id="1224" w:author="Nik K" w:date="2026-10-29T00:17:00Z">
              <w:rPr/>
            </w:rPrChange>
          </w:rPr>
          <w:delText xml:space="preserve">Показательный отрицательный результат для </w:delText>
        </w:r>
        <w:r w:rsidDel="009A3A6D">
          <w:delText>ICON</w:delText>
        </w:r>
        <w:r w:rsidRPr="00674711" w:rsidDel="009A3A6D">
          <w:rPr>
            <w:lang w:val="ru-RU"/>
            <w:rPrChange w:id="1225" w:author="Nik K" w:date="2026-10-29T00:17:00Z">
              <w:rPr/>
            </w:rPrChange>
          </w:rPr>
          <w:delText xml:space="preserve"> получен </w:delText>
        </w:r>
        <w:r w:rsidDel="009A3A6D">
          <w:delText>Greiwe</w:delText>
        </w:r>
        <w:r w:rsidRPr="00674711" w:rsidDel="009A3A6D">
          <w:rPr>
            <w:lang w:val="ru-RU"/>
            <w:rPrChange w:id="1226" w:author="Nik K" w:date="2026-10-29T00:17:00Z">
              <w:rPr/>
            </w:rPrChange>
          </w:rPr>
          <w:delText xml:space="preserve"> и соавт. у гемодинамически стабильных пациентов после коронарного шунтирования: 157 пар у 41 пациента сопоставляли с усреднением пяти измерений лёгочной термодилюции. Расчёт выполняли ПО 3.11.4. Средняя разность «термодилюция минус электрическая кардиометрия» составила −0,2 л/мин, стандартное отклонение (</w:delText>
        </w:r>
        <w:r w:rsidDel="009A3A6D">
          <w:delText>SD</w:delText>
        </w:r>
        <w:r w:rsidRPr="00674711" w:rsidDel="009A3A6D">
          <w:rPr>
            <w:lang w:val="ru-RU"/>
            <w:rPrChange w:id="1227" w:author="Nik K" w:date="2026-10-29T00:17:00Z">
              <w:rPr/>
            </w:rPrChange>
          </w:rPr>
          <w:delText xml:space="preserve">) разностей — 1,2 л/мин; 95%-ные пределы согласия — от −2,6 до 2,3 л/мин. Процентная ошибка составила 47% с 95%-ным доверительным интервалом 37–56%, согласованность направлений изменений — 48% при центральной зоне исключения 10%. Небольшое среднее смещение здесь сочеталось с широким разбросом. Исследование не подтвердило взаимозаменяемость в данной группе; перенос на другие состояния также не обоснован этим опытом. </w:delText>
        </w:r>
        <w:r w:rsidR="006B31AF" w:rsidDel="009A3A6D">
          <w:fldChar w:fldCharType="begin"/>
        </w:r>
        <w:r w:rsidR="006B31AF" w:rsidRPr="00674711" w:rsidDel="009A3A6D">
          <w:rPr>
            <w:lang w:val="ru-RU"/>
            <w:rPrChange w:id="1228" w:author="Nik K" w:date="2026-10-29T00:17:00Z">
              <w:rPr/>
            </w:rPrChange>
          </w:rPr>
          <w:delInstrText xml:space="preserve"> </w:delInstrText>
        </w:r>
        <w:r w:rsidR="006B31AF" w:rsidDel="009A3A6D">
          <w:delInstrText>HYPERLINK</w:delInstrText>
        </w:r>
        <w:r w:rsidR="006B31AF" w:rsidRPr="00674711" w:rsidDel="009A3A6D">
          <w:rPr>
            <w:lang w:val="ru-RU"/>
            <w:rPrChange w:id="1229" w:author="Nik K" w:date="2026-10-29T00:17:00Z">
              <w:rPr/>
            </w:rPrChange>
          </w:rPr>
          <w:delInstrText xml:space="preserve"> "</w:delInstrText>
        </w:r>
        <w:r w:rsidR="006B31AF" w:rsidDel="009A3A6D">
          <w:delInstrText>https</w:delInstrText>
        </w:r>
        <w:r w:rsidR="006B31AF" w:rsidRPr="00674711" w:rsidDel="009A3A6D">
          <w:rPr>
            <w:lang w:val="ru-RU"/>
            <w:rPrChange w:id="1230" w:author="Nik K" w:date="2026-10-29T00:17:00Z">
              <w:rPr/>
            </w:rPrChange>
          </w:rPr>
          <w:delInstrText>://</w:delInstrText>
        </w:r>
        <w:r w:rsidR="006B31AF" w:rsidDel="009A3A6D">
          <w:delInstrText>lin</w:delInstrText>
        </w:r>
        <w:r w:rsidR="006B31AF" w:rsidDel="009A3A6D">
          <w:delInstrText>k</w:delInstrText>
        </w:r>
        <w:r w:rsidR="006B31AF" w:rsidRPr="00674711" w:rsidDel="009A3A6D">
          <w:rPr>
            <w:lang w:val="ru-RU"/>
            <w:rPrChange w:id="1231" w:author="Nik K" w:date="2026-10-29T00:17:00Z">
              <w:rPr/>
            </w:rPrChange>
          </w:rPr>
          <w:delInstrText>.</w:delInstrText>
        </w:r>
        <w:r w:rsidR="006B31AF" w:rsidDel="009A3A6D">
          <w:delInstrText>springer</w:delInstrText>
        </w:r>
        <w:r w:rsidR="006B31AF" w:rsidRPr="00674711" w:rsidDel="009A3A6D">
          <w:rPr>
            <w:lang w:val="ru-RU"/>
            <w:rPrChange w:id="1232" w:author="Nik K" w:date="2026-10-29T00:17:00Z">
              <w:rPr/>
            </w:rPrChange>
          </w:rPr>
          <w:delInstrText>.</w:delInstrText>
        </w:r>
        <w:r w:rsidR="006B31AF" w:rsidDel="009A3A6D">
          <w:delInstrText>com</w:delInstrText>
        </w:r>
        <w:r w:rsidR="006B31AF" w:rsidRPr="00674711" w:rsidDel="009A3A6D">
          <w:rPr>
            <w:lang w:val="ru-RU"/>
            <w:rPrChange w:id="1233" w:author="Nik K" w:date="2026-10-29T00:17:00Z">
              <w:rPr/>
            </w:rPrChange>
          </w:rPr>
          <w:delInstrText>/</w:delInstrText>
        </w:r>
        <w:r w:rsidR="006B31AF" w:rsidDel="009A3A6D">
          <w:delInstrText>article</w:delInstrText>
        </w:r>
        <w:r w:rsidR="006B31AF" w:rsidRPr="00674711" w:rsidDel="009A3A6D">
          <w:rPr>
            <w:lang w:val="ru-RU"/>
            <w:rPrChange w:id="1234" w:author="Nik K" w:date="2026-10-29T00:17:00Z">
              <w:rPr/>
            </w:rPrChange>
          </w:rPr>
          <w:delInstrText>/10.1007/</w:delInstrText>
        </w:r>
        <w:r w:rsidR="006B31AF" w:rsidDel="009A3A6D">
          <w:delInstrText>s</w:delInstrText>
        </w:r>
        <w:r w:rsidR="006B31AF" w:rsidRPr="00674711" w:rsidDel="009A3A6D">
          <w:rPr>
            <w:lang w:val="ru-RU"/>
            <w:rPrChange w:id="1235" w:author="Nik K" w:date="2026-10-29T00:17:00Z">
              <w:rPr/>
            </w:rPrChange>
          </w:rPr>
          <w:delInstrText>10877-024-01246-</w:delInstrText>
        </w:r>
        <w:r w:rsidR="006B31AF" w:rsidDel="009A3A6D">
          <w:delInstrText>y</w:delInstrText>
        </w:r>
        <w:r w:rsidR="006B31AF" w:rsidRPr="00674711" w:rsidDel="009A3A6D">
          <w:rPr>
            <w:lang w:val="ru-RU"/>
            <w:rPrChange w:id="1236" w:author="Nik K" w:date="2026-10-29T00:17:00Z">
              <w:rPr/>
            </w:rPrChange>
          </w:rPr>
          <w:delInstrText>" \</w:delInstrText>
        </w:r>
        <w:r w:rsidR="006B31AF" w:rsidDel="009A3A6D">
          <w:delInstrText>h</w:delInstrText>
        </w:r>
        <w:r w:rsidR="006B31AF" w:rsidRPr="00674711" w:rsidDel="009A3A6D">
          <w:rPr>
            <w:lang w:val="ru-RU"/>
            <w:rPrChange w:id="1237" w:author="Nik K" w:date="2026-10-29T00:17:00Z">
              <w:rPr/>
            </w:rPrChange>
          </w:rPr>
          <w:delInstrText xml:space="preserve"> </w:delInstrText>
        </w:r>
        <w:r w:rsidR="006B31AF" w:rsidDel="009A3A6D">
          <w:fldChar w:fldCharType="separate"/>
        </w:r>
        <w:r w:rsidRPr="00674711" w:rsidDel="009A3A6D">
          <w:rPr>
            <w:lang w:val="ru-RU"/>
            <w:rPrChange w:id="1238" w:author="Nik K" w:date="2026-10-29T00:17:00Z">
              <w:rPr/>
            </w:rPrChange>
          </w:rPr>
          <w:delText>[</w:delText>
        </w:r>
        <w:r w:rsidDel="009A3A6D">
          <w:delText>Greiwe</w:delText>
        </w:r>
        <w:r w:rsidRPr="00674711" w:rsidDel="009A3A6D">
          <w:rPr>
            <w:lang w:val="ru-RU"/>
            <w:rPrChange w:id="1239" w:author="Nik K" w:date="2026-10-29T00:17:00Z">
              <w:rPr/>
            </w:rPrChange>
          </w:rPr>
          <w:delText xml:space="preserve"> и соавт., 2025]</w:delText>
        </w:r>
        <w:r w:rsidR="006B31AF" w:rsidDel="009A3A6D">
          <w:fldChar w:fldCharType="end"/>
        </w:r>
        <w:r w:rsidRPr="00674711" w:rsidDel="009A3A6D">
          <w:rPr>
            <w:lang w:val="ru-RU"/>
            <w:rPrChange w:id="1240" w:author="Nik K" w:date="2026-10-29T00:17:00Z">
              <w:rPr/>
            </w:rPrChange>
          </w:rPr>
          <w:delText>.</w:delText>
        </w:r>
      </w:del>
    </w:p>
    <w:p w14:paraId="3C51FE6D" w14:textId="7E4A6F94" w:rsidR="003416EE" w:rsidDel="009A3A6D" w:rsidRDefault="006041B4">
      <w:pPr>
        <w:pStyle w:val="af"/>
        <w:rPr>
          <w:del w:id="1241" w:author="Nik K" w:date="2026-10-29T07:42:00Z"/>
        </w:rPr>
      </w:pPr>
      <w:del w:id="1242" w:author="Nik K" w:date="2026-10-29T07:42:00Z">
        <w:r w:rsidDel="009A3A6D">
          <w:lastRenderedPageBreak/>
          <w:delText xml:space="preserve">Историческая проверка PhysioFlow у десяти мужчин с хронической сердечной недостаточностью использовала прямой метод Фика в покое и непрерывный вариант при нагрузке. В покое смещение </w:delText>
        </w:r>
      </w:del>
      <m:oMath>
        <m:r>
          <w:del w:id="1243" w:author="Nik K" w:date="2026-10-29T07:42:00Z">
            <w:rPr>
              <w:rFonts w:ascii="Cambria Math" w:hAnsi="Cambria Math"/>
            </w:rPr>
            <m:t>CO</m:t>
          </w:del>
        </m:r>
      </m:oMath>
      <w:del w:id="1244" w:author="Nik K" w:date="2026-10-29T07:42:00Z">
        <w:r w:rsidDel="009A3A6D">
          <w:delText xml:space="preserve"> было 48% при пределах согласия, представленных авторами как ±60% относительно смещения; при нагрузке — 48% ±52%. Для относительных внутрииндивидуальных изменений при нагрузке получено −2% ±36%. Здесь знак ± описывает пределы согласия, а не SD и не процентную ошибку в определении предыдущего исследования. Работа относится к реализации 2008 года; она не устанавливает характеристики нынешнего PF07 с последующим ПО и не проверяет ФВ. </w:delText>
        </w:r>
        <w:r w:rsidR="006B31AF" w:rsidRPr="009A3A6D" w:rsidDel="009A3A6D">
          <w:rPr>
            <w:color w:val="FF0000"/>
            <w:rPrChange w:id="1245" w:author="Nik K" w:date="2026-10-29T07:41:00Z">
              <w:rPr/>
            </w:rPrChange>
          </w:rPr>
          <w:fldChar w:fldCharType="begin"/>
        </w:r>
        <w:r w:rsidR="006B31AF" w:rsidRPr="009A3A6D" w:rsidDel="009A3A6D">
          <w:rPr>
            <w:color w:val="FF0000"/>
            <w:rPrChange w:id="1246" w:author="Nik K" w:date="2026-10-29T07:41:00Z">
              <w:rPr/>
            </w:rPrChange>
          </w:rPr>
          <w:delInstrText xml:space="preserve"> HYPERLINK "https://journals.physiology.org/doi/full/10.1152/japp</w:delInstrText>
        </w:r>
        <w:r w:rsidR="006B31AF" w:rsidRPr="009A3A6D" w:rsidDel="009A3A6D">
          <w:rPr>
            <w:color w:val="FF0000"/>
            <w:rPrChange w:id="1247" w:author="Nik K" w:date="2026-10-29T07:41:00Z">
              <w:rPr/>
            </w:rPrChange>
          </w:rPr>
          <w:delInstrText xml:space="preserve">lphysiol.90430.2008" \h </w:delInstrText>
        </w:r>
        <w:r w:rsidR="006B31AF" w:rsidRPr="009A3A6D" w:rsidDel="009A3A6D">
          <w:rPr>
            <w:color w:val="FF0000"/>
            <w:rPrChange w:id="1248" w:author="Nik K" w:date="2026-10-29T07:41:00Z">
              <w:rPr/>
            </w:rPrChange>
          </w:rPr>
          <w:fldChar w:fldCharType="separate"/>
        </w:r>
        <w:r w:rsidRPr="009A3A6D" w:rsidDel="009A3A6D">
          <w:rPr>
            <w:color w:val="FF0000"/>
            <w:rPrChange w:id="1249" w:author="Nik K" w:date="2026-10-29T07:41:00Z">
              <w:rPr/>
            </w:rPrChange>
          </w:rPr>
          <w:delText>[Kemps и соавт., 2008]</w:delText>
        </w:r>
        <w:r w:rsidR="006B31AF" w:rsidRPr="009A3A6D" w:rsidDel="009A3A6D">
          <w:rPr>
            <w:color w:val="FF0000"/>
            <w:rPrChange w:id="1250" w:author="Nik K" w:date="2026-10-29T07:41:00Z">
              <w:rPr/>
            </w:rPrChange>
          </w:rPr>
          <w:fldChar w:fldCharType="end"/>
        </w:r>
        <w:r w:rsidRPr="009A3A6D" w:rsidDel="009A3A6D">
          <w:rPr>
            <w:color w:val="FF0000"/>
            <w:rPrChange w:id="1251" w:author="Nik K" w:date="2026-10-29T07:41:00Z">
              <w:rPr/>
            </w:rPrChange>
          </w:rPr>
          <w:delText>.</w:delText>
        </w:r>
      </w:del>
    </w:p>
    <w:p w14:paraId="309A65EE" w14:textId="29CCD67C" w:rsidR="003416EE" w:rsidDel="009A3A6D" w:rsidRDefault="006041B4">
      <w:pPr>
        <w:pStyle w:val="af"/>
        <w:rPr>
          <w:del w:id="1252" w:author="Nik K" w:date="2026-10-29T07:42:00Z"/>
        </w:rPr>
      </w:pPr>
      <w:del w:id="1253" w:author="Nik K" w:date="2026-10-29T07:42:00Z">
        <w:r w:rsidDel="009A3A6D">
          <w:delText xml:space="preserve">Отдельный исторический пример непосредственно касается ФВ. Bowling и соавт. одновременно сравнили её оценку по импедансной кардиографии и радионуклидной вентрикулографии у 20 взрослых. При </w:delText>
        </w:r>
      </w:del>
      <m:oMath>
        <m:sSup>
          <m:sSupPr>
            <m:ctrlPr>
              <w:del w:id="1254" w:author="Nik K" w:date="2026-10-29T07:42:00Z">
                <w:rPr>
                  <w:rFonts w:ascii="Cambria Math" w:hAnsi="Cambria Math"/>
                </w:rPr>
              </w:del>
            </m:ctrlPr>
          </m:sSupPr>
          <m:e>
            <m:r>
              <w:del w:id="1255" w:author="Nik K" w:date="2026-10-29T07:42:00Z">
                <w:rPr>
                  <w:rFonts w:ascii="Cambria Math" w:hAnsi="Cambria Math"/>
                </w:rPr>
                <m:t>r</m:t>
              </w:del>
            </m:r>
          </m:e>
          <m:sup>
            <m:r>
              <w:del w:id="1256" w:author="Nik K" w:date="2026-10-29T07:42:00Z">
                <w:rPr>
                  <w:rFonts w:ascii="Cambria Math" w:hAnsi="Cambria Math"/>
                </w:rPr>
                <m:t>2</m:t>
              </w:del>
            </m:r>
          </m:sup>
        </m:sSup>
        <m:r>
          <w:del w:id="1257" w:author="Nik K" w:date="2026-10-29T07:42:00Z">
            <m:rPr>
              <m:sty m:val="p"/>
            </m:rPr>
            <w:rPr>
              <w:rFonts w:ascii="Cambria Math" w:hAnsi="Cambria Math"/>
            </w:rPr>
            <m:t>=</m:t>
          </w:del>
        </m:r>
        <m:r>
          <w:del w:id="1258" w:author="Nik K" w:date="2026-10-29T07:42:00Z">
            <w:rPr>
              <w:rFonts w:ascii="Cambria Math" w:hAnsi="Cambria Math"/>
            </w:rPr>
            <m:t>0</m:t>
          </w:del>
        </m:r>
        <m:r>
          <w:del w:id="1259" w:author="Nik K" w:date="2026-10-29T07:42:00Z">
            <m:rPr>
              <m:sty m:val="p"/>
            </m:rPr>
            <w:rPr>
              <w:rFonts w:ascii="Cambria Math" w:hAnsi="Cambria Math"/>
            </w:rPr>
            <m:t>,</m:t>
          </w:del>
        </m:r>
        <m:r>
          <w:del w:id="1260" w:author="Nik K" w:date="2026-10-29T07:42:00Z">
            <w:rPr>
              <w:rFonts w:ascii="Cambria Math" w:hAnsi="Cambria Math"/>
            </w:rPr>
            <m:t>55</m:t>
          </w:del>
        </m:r>
      </m:oMath>
      <w:del w:id="1261" w:author="Nik K" w:date="2026-10-29T07:42:00Z">
        <w:r w:rsidDel="009A3A6D">
          <w:delText xml:space="preserve"> средняя разность «радионуклидная ФВ минус импедансная ФВ» составила −8,85 процентного пункта, SD — 7,15, пределы согласия — от −23,2 до 5,5 процентного пункта. Сохраняющаяся корреляция не обеспечила достаточного согласия отдельных измерений. Эта работа не является проверкой современного PhysioFlow, но показывает необходимость самостоятельной валидации любого алгоритма ФВ, в том числе основанного на временных признаках. </w:delText>
        </w:r>
        <w:r w:rsidR="006B31AF" w:rsidRPr="009A3A6D" w:rsidDel="009A3A6D">
          <w:rPr>
            <w:color w:val="FF0000"/>
            <w:rPrChange w:id="1262" w:author="Nik K" w:date="2026-10-29T07:41:00Z">
              <w:rPr/>
            </w:rPrChange>
          </w:rPr>
          <w:fldChar w:fldCharType="begin"/>
        </w:r>
        <w:r w:rsidR="006B31AF" w:rsidRPr="009A3A6D" w:rsidDel="009A3A6D">
          <w:rPr>
            <w:color w:val="FF0000"/>
            <w:rPrChange w:id="1263" w:author="Nik K" w:date="2026-10-29T07:41:00Z">
              <w:rPr/>
            </w:rPrChange>
          </w:rPr>
          <w:delInstrText xml:space="preserve"> HYPERLINK "https://pubmed.ncbi.nlm.nih.gov/8403962/" \h </w:delInstrText>
        </w:r>
        <w:r w:rsidR="006B31AF" w:rsidRPr="009A3A6D" w:rsidDel="009A3A6D">
          <w:rPr>
            <w:color w:val="FF0000"/>
            <w:rPrChange w:id="1264" w:author="Nik K" w:date="2026-10-29T07:41:00Z">
              <w:rPr/>
            </w:rPrChange>
          </w:rPr>
          <w:fldChar w:fldCharType="separate"/>
        </w:r>
        <w:r w:rsidRPr="009A3A6D" w:rsidDel="009A3A6D">
          <w:rPr>
            <w:color w:val="FF0000"/>
            <w:rPrChange w:id="1265" w:author="Nik K" w:date="2026-10-29T07:41:00Z">
              <w:rPr/>
            </w:rPrChange>
          </w:rPr>
          <w:delText>[Bowling и соавт., 1993]</w:delText>
        </w:r>
        <w:r w:rsidR="006B31AF" w:rsidRPr="009A3A6D" w:rsidDel="009A3A6D">
          <w:rPr>
            <w:color w:val="FF0000"/>
            <w:rPrChange w:id="1266" w:author="Nik K" w:date="2026-10-29T07:41:00Z">
              <w:rPr/>
            </w:rPrChange>
          </w:rPr>
          <w:fldChar w:fldCharType="end"/>
        </w:r>
        <w:r w:rsidRPr="009A3A6D" w:rsidDel="009A3A6D">
          <w:rPr>
            <w:color w:val="FF0000"/>
            <w:rPrChange w:id="1267" w:author="Nik K" w:date="2026-10-29T07:41:00Z">
              <w:rPr/>
            </w:rPrChange>
          </w:rPr>
          <w:delText>.</w:delText>
        </w:r>
      </w:del>
    </w:p>
    <w:p w14:paraId="2E451622" w14:textId="6ABA191D" w:rsidR="003416EE" w:rsidDel="009A3A6D" w:rsidRDefault="006041B4">
      <w:pPr>
        <w:pStyle w:val="af"/>
        <w:rPr>
          <w:del w:id="1268" w:author="Nik K" w:date="2026-10-29T07:42:00Z"/>
        </w:rPr>
      </w:pPr>
      <w:del w:id="1269" w:author="Nik K" w:date="2026-10-29T07:42:00Z">
        <w:r w:rsidDel="009A3A6D">
          <w:delText>У Starling существенной оказалась длительность обработки. Gavelli и соавт. исследовали 42 пациента на искусственной вентиляции при 15-секундной конечно-экспираторной окклюзии. Для v5.5 стандартные 24 с усреднения и 4</w:delText>
        </w:r>
      </w:del>
      <w:del w:id="1270" w:author="Nik K" w:date="2026-10-29T07:41:00Z">
        <w:r w:rsidDel="009A3A6D">
          <w:delText xml:space="preserve"> </w:delText>
        </w:r>
      </w:del>
      <w:del w:id="1271" w:author="Nik K" w:date="2026-10-29T07:42:00Z">
        <w:r w:rsidDel="009A3A6D">
          <w:delText>с обновления сравнили с исследовательской обработкой исходных данных: 8</w:delText>
        </w:r>
      </w:del>
      <w:del w:id="1272" w:author="Nik K" w:date="2026-10-29T07:41:00Z">
        <w:r w:rsidDel="009A3A6D">
          <w:delText xml:space="preserve"> </w:delText>
        </w:r>
      </w:del>
      <w:del w:id="1273" w:author="Nik K" w:date="2026-10-29T07:42:00Z">
        <w:r w:rsidDel="009A3A6D">
          <w:delText>с и 1</w:delText>
        </w:r>
      </w:del>
      <w:del w:id="1274" w:author="Nik K" w:date="2026-10-29T07:41:00Z">
        <w:r w:rsidDel="009A3A6D">
          <w:delText xml:space="preserve"> </w:delText>
        </w:r>
      </w:del>
      <w:del w:id="1275" w:author="Nik K" w:date="2026-10-29T07:42:00Z">
        <w:r w:rsidDel="009A3A6D">
          <w:delText xml:space="preserve">с соответственно. Сокращение интервалов улучшило обнаружение ответа на пробу. Референсом служил калиброванный пульсоконтурный сердечный индекс PiCCO2, а критерием ответа — его увеличение не менее чем на 10% при пассивном подъёме ног. Следовательно, результат относится к распознаванию кратковременного изменения и </w:delText>
        </w:r>
        <w:r w:rsidDel="009A3A6D">
          <w:lastRenderedPageBreak/>
          <w:delText xml:space="preserve">конкретной временной обработке. Он не устанавливает точность ФВ или универсальную точность абсолютного </w:delText>
        </w:r>
      </w:del>
      <m:oMath>
        <m:r>
          <w:del w:id="1276" w:author="Nik K" w:date="2026-10-29T07:42:00Z">
            <w:rPr>
              <w:rFonts w:ascii="Cambria Math" w:hAnsi="Cambria Math"/>
            </w:rPr>
            <m:t>CO</m:t>
          </w:del>
        </m:r>
      </m:oMath>
      <w:del w:id="1277" w:author="Nik K" w:date="2026-10-29T07:42:00Z">
        <w:r w:rsidDel="009A3A6D">
          <w:delText xml:space="preserve">. </w:delText>
        </w:r>
        <w:r w:rsidR="006B31AF" w:rsidDel="009A3A6D">
          <w:fldChar w:fldCharType="begin"/>
        </w:r>
        <w:r w:rsidR="006B31AF" w:rsidDel="009A3A6D">
          <w:delInstrText xml:space="preserve"> HYPERLINK "https://link.springer.com/article/10.1186/s13613</w:delInstrText>
        </w:r>
        <w:r w:rsidR="006B31AF" w:rsidDel="009A3A6D">
          <w:delInstrText xml:space="preserve">-021-00920-7" \h </w:delInstrText>
        </w:r>
        <w:r w:rsidR="006B31AF" w:rsidDel="009A3A6D">
          <w:fldChar w:fldCharType="separate"/>
        </w:r>
        <w:r w:rsidDel="009A3A6D">
          <w:delText>[Gavelli и соавт., 2021]</w:delText>
        </w:r>
        <w:r w:rsidR="006B31AF" w:rsidDel="009A3A6D">
          <w:fldChar w:fldCharType="end"/>
        </w:r>
        <w:r w:rsidDel="009A3A6D">
          <w:delText>.</w:delText>
        </w:r>
      </w:del>
    </w:p>
    <w:p w14:paraId="2B6ED272" w14:textId="35C87A10" w:rsidR="003416EE" w:rsidDel="009A3A6D" w:rsidRDefault="006041B4">
      <w:pPr>
        <w:pStyle w:val="af"/>
        <w:rPr>
          <w:del w:id="1278" w:author="Nik K" w:date="2026-10-29T07:42:00Z"/>
        </w:rPr>
      </w:pPr>
      <w:del w:id="1279" w:author="Nik K" w:date="2026-10-29T07:42:00Z">
        <w:r w:rsidDel="009A3A6D">
          <w:delText xml:space="preserve">Процентная ошибка абсолютного </w:delText>
        </w:r>
      </w:del>
      <w:del w:id="1280" w:author="Nik K" w:date="2026-10-29T07:41:00Z">
        <w:r w:rsidDel="009A3A6D">
          <w:delText>по</w:delText>
        </w:r>
      </w:del>
      <w:del w:id="1281" w:author="Nik K" w:date="2026-10-29T07:42:00Z">
        <w:r w:rsidDel="009A3A6D">
          <w:delText>тока, пределы согласия относительных изменений, доля совпадений направлений и ошибка ФВ в процентных пунктах имеют разные определения. Различаются пациенты, вмешательства и референсы, поэтому рейтинг приборов по приведённым процентам некорректен. Проверяемый выход необходимо задать заранее; непрерывность регистрации не гарантирует разрешения короткого события после усреднения.</w:delText>
        </w:r>
      </w:del>
    </w:p>
    <w:p w14:paraId="558C2CD0" w14:textId="77777777" w:rsidR="003416EE" w:rsidRDefault="006041B4">
      <w:pPr>
        <w:pStyle w:val="21"/>
      </w:pPr>
      <w:bookmarkStart w:id="1282" w:name="_Toc244123050"/>
      <w:bookmarkStart w:id="1283" w:name="X53b571e30f7aa67fbbe8689cabdf83207a9d541"/>
      <w:bookmarkEnd w:id="1217"/>
      <w:r>
        <w:t>2.5 Исследовательские реализации ЭИТ и значение их результатов</w:t>
      </w:r>
      <w:bookmarkEnd w:id="1282"/>
    </w:p>
    <w:p w14:paraId="7DA019C0" w14:textId="7EF4AD6D" w:rsidR="003416EE" w:rsidRPr="00674711" w:rsidRDefault="006041B4">
      <w:pPr>
        <w:pStyle w:val="FirstParagraph"/>
        <w:rPr>
          <w:lang w:val="ru-RU"/>
          <w:rPrChange w:id="1284" w:author="Nik K" w:date="2026-10-29T00:17:00Z">
            <w:rPr/>
          </w:rPrChange>
        </w:rPr>
      </w:pPr>
      <w:r w:rsidRPr="00674711">
        <w:rPr>
          <w:lang w:val="ru-RU"/>
          <w:rPrChange w:id="1285" w:author="Nik K" w:date="2026-10-29T00:17:00Z">
            <w:rPr/>
          </w:rPrChange>
        </w:rPr>
        <w:t xml:space="preserve">ЭИТ предоставляет несколько пространственно различающихся электрических измерений, однако дополнительная информация ещё должна быть преобразована в конкретный физиологический параметр. В работе </w:t>
      </w:r>
      <w:r>
        <w:t>Braun</w:t>
      </w:r>
      <w:r w:rsidRPr="00674711">
        <w:rPr>
          <w:lang w:val="ru-RU"/>
          <w:rPrChange w:id="1286" w:author="Nik K" w:date="2026-10-29T00:17:00Z">
            <w:rPr/>
          </w:rPrChange>
        </w:rPr>
        <w:t xml:space="preserve"> и </w:t>
      </w:r>
      <w:proofErr w:type="spellStart"/>
      <w:r w:rsidRPr="00674711">
        <w:rPr>
          <w:lang w:val="ru-RU"/>
          <w:rPrChange w:id="1287" w:author="Nik K" w:date="2026-10-29T00:17:00Z">
            <w:rPr/>
          </w:rPrChange>
        </w:rPr>
        <w:t>соавт</w:t>
      </w:r>
      <w:proofErr w:type="spellEnd"/>
      <w:r w:rsidRPr="00674711">
        <w:rPr>
          <w:lang w:val="ru-RU"/>
          <w:rPrChange w:id="1288" w:author="Nik K" w:date="2026-10-29T00:17:00Z">
            <w:rPr/>
          </w:rPrChange>
        </w:rPr>
        <w:t xml:space="preserve">. у 20 пациентов на искусственной вентиляции анализировали 39 измерений, включая инфузионную нагрузку, с ЭКГ-синхронизацией и референсом </w:t>
      </w:r>
      <w:proofErr w:type="spellStart"/>
      <w:r w:rsidRPr="00674711">
        <w:rPr>
          <w:lang w:val="ru-RU"/>
          <w:rPrChange w:id="1289" w:author="Nik K" w:date="2026-10-29T00:17:00Z">
            <w:rPr/>
          </w:rPrChange>
        </w:rPr>
        <w:t>транспульмональной</w:t>
      </w:r>
      <w:proofErr w:type="spellEnd"/>
      <w:r w:rsidRPr="00674711">
        <w:rPr>
          <w:lang w:val="ru-RU"/>
          <w:rPrChange w:id="1290" w:author="Nik K" w:date="2026-10-29T00:17:00Z">
            <w:rPr/>
          </w:rPrChange>
        </w:rPr>
        <w:t xml:space="preserve"> </w:t>
      </w:r>
      <w:proofErr w:type="spellStart"/>
      <w:r w:rsidRPr="00674711">
        <w:rPr>
          <w:lang w:val="ru-RU"/>
          <w:rPrChange w:id="1291" w:author="Nik K" w:date="2026-10-29T00:17:00Z">
            <w:rPr/>
          </w:rPrChange>
        </w:rPr>
        <w:t>термодилюции</w:t>
      </w:r>
      <w:proofErr w:type="spellEnd"/>
      <w:r w:rsidRPr="00674711">
        <w:rPr>
          <w:lang w:val="ru-RU"/>
          <w:rPrChange w:id="1292" w:author="Nik K" w:date="2026-10-29T00:17:00Z">
            <w:rPr/>
          </w:rPrChange>
        </w:rPr>
        <w:t xml:space="preserve">. Для изменений УО из области сердца согласованность направлений составила 52,6%, корреляция </w:t>
      </w:r>
      <m:oMath>
        <m:r>
          <w:rPr>
            <w:rFonts w:ascii="Cambria Math" w:hAnsi="Cambria Math"/>
          </w:rPr>
          <m:t>R</m:t>
        </m:r>
        <m:r>
          <m:rPr>
            <m:sty m:val="p"/>
          </m:rPr>
          <w:rPr>
            <w:rFonts w:ascii="Cambria Math" w:hAnsi="Cambria Math"/>
            <w:lang w:val="ru-RU"/>
            <w:rPrChange w:id="1293" w:author="Nik K" w:date="2026-10-29T00:17:00Z">
              <w:rPr>
                <w:rFonts w:ascii="Cambria Math" w:hAnsi="Cambria Math"/>
              </w:rPr>
            </w:rPrChange>
          </w:rPr>
          <m:t>=</m:t>
        </m:r>
        <m:r>
          <w:rPr>
            <w:rFonts w:ascii="Cambria Math" w:hAnsi="Cambria Math"/>
            <w:lang w:val="ru-RU"/>
            <w:rPrChange w:id="1294" w:author="Nik K" w:date="2026-10-29T00:17:00Z">
              <w:rPr>
                <w:rFonts w:ascii="Cambria Math" w:hAnsi="Cambria Math"/>
              </w:rPr>
            </w:rPrChange>
          </w:rPr>
          <m:t>0</m:t>
        </m:r>
        <m:r>
          <m:rPr>
            <m:sty m:val="p"/>
          </m:rPr>
          <w:rPr>
            <w:rFonts w:ascii="Cambria Math" w:hAnsi="Cambria Math"/>
            <w:lang w:val="ru-RU"/>
            <w:rPrChange w:id="1295" w:author="Nik K" w:date="2026-10-29T00:17:00Z">
              <w:rPr>
                <w:rFonts w:ascii="Cambria Math" w:hAnsi="Cambria Math"/>
              </w:rPr>
            </w:rPrChange>
          </w:rPr>
          <m:t>,</m:t>
        </m:r>
        <m:r>
          <w:rPr>
            <w:rFonts w:ascii="Cambria Math" w:hAnsi="Cambria Math"/>
            <w:lang w:val="ru-RU"/>
            <w:rPrChange w:id="1296" w:author="Nik K" w:date="2026-10-29T00:17:00Z">
              <w:rPr>
                <w:rFonts w:ascii="Cambria Math" w:hAnsi="Cambria Math"/>
              </w:rPr>
            </w:rPrChange>
          </w:rPr>
          <m:t>13</m:t>
        </m:r>
      </m:oMath>
      <w:r w:rsidRPr="00674711">
        <w:rPr>
          <w:lang w:val="ru-RU"/>
          <w:rPrChange w:id="1297" w:author="Nik K" w:date="2026-10-29T00:17:00Z">
            <w:rPr/>
          </w:rPrChange>
        </w:rPr>
        <w:t xml:space="preserve"> (</w:t>
      </w:r>
      <m:oMath>
        <m:r>
          <w:rPr>
            <w:rFonts w:ascii="Cambria Math" w:hAnsi="Cambria Math"/>
          </w:rPr>
          <m:t>p</m:t>
        </m:r>
        <m:r>
          <m:rPr>
            <m:sty m:val="p"/>
          </m:rPr>
          <w:rPr>
            <w:rFonts w:ascii="Cambria Math" w:hAnsi="Cambria Math"/>
            <w:lang w:val="ru-RU"/>
            <w:rPrChange w:id="1298" w:author="Nik K" w:date="2026-10-29T00:17:00Z">
              <w:rPr>
                <w:rFonts w:ascii="Cambria Math" w:hAnsi="Cambria Math"/>
              </w:rPr>
            </w:rPrChange>
          </w:rPr>
          <m:t>=</m:t>
        </m:r>
        <m:r>
          <w:rPr>
            <w:rFonts w:ascii="Cambria Math" w:hAnsi="Cambria Math"/>
            <w:lang w:val="ru-RU"/>
            <w:rPrChange w:id="1299" w:author="Nik K" w:date="2026-10-29T00:17:00Z">
              <w:rPr>
                <w:rFonts w:ascii="Cambria Math" w:hAnsi="Cambria Math"/>
              </w:rPr>
            </w:rPrChange>
          </w:rPr>
          <m:t>0</m:t>
        </m:r>
        <m:r>
          <m:rPr>
            <m:sty m:val="p"/>
          </m:rPr>
          <w:rPr>
            <w:rFonts w:ascii="Cambria Math" w:hAnsi="Cambria Math"/>
            <w:lang w:val="ru-RU"/>
            <w:rPrChange w:id="1300" w:author="Nik K" w:date="2026-10-29T00:17:00Z">
              <w:rPr>
                <w:rFonts w:ascii="Cambria Math" w:hAnsi="Cambria Math"/>
              </w:rPr>
            </w:rPrChange>
          </w:rPr>
          <m:t>,</m:t>
        </m:r>
        <m:r>
          <w:rPr>
            <w:rFonts w:ascii="Cambria Math" w:hAnsi="Cambria Math"/>
            <w:lang w:val="ru-RU"/>
            <w:rPrChange w:id="1301" w:author="Nik K" w:date="2026-10-29T00:17:00Z">
              <w:rPr>
                <w:rFonts w:ascii="Cambria Math" w:hAnsi="Cambria Math"/>
              </w:rPr>
            </w:rPrChange>
          </w:rPr>
          <m:t>44</m:t>
        </m:r>
      </m:oMath>
      <w:r w:rsidRPr="00674711">
        <w:rPr>
          <w:lang w:val="ru-RU"/>
          <w:rPrChange w:id="1302" w:author="Nik K" w:date="2026-10-29T00:17:00Z">
            <w:rPr/>
          </w:rPrChange>
        </w:rPr>
        <w:t xml:space="preserve">); для области лёгких — 94,4% и </w:t>
      </w:r>
      <m:oMath>
        <m:r>
          <w:rPr>
            <w:rFonts w:ascii="Cambria Math" w:hAnsi="Cambria Math"/>
          </w:rPr>
          <m:t>R</m:t>
        </m:r>
        <m:r>
          <m:rPr>
            <m:sty m:val="p"/>
          </m:rPr>
          <w:rPr>
            <w:rFonts w:ascii="Cambria Math" w:hAnsi="Cambria Math"/>
            <w:lang w:val="ru-RU"/>
            <w:rPrChange w:id="1303" w:author="Nik K" w:date="2026-10-29T00:17:00Z">
              <w:rPr>
                <w:rFonts w:ascii="Cambria Math" w:hAnsi="Cambria Math"/>
              </w:rPr>
            </w:rPrChange>
          </w:rPr>
          <m:t>=</m:t>
        </m:r>
        <m:r>
          <w:rPr>
            <w:rFonts w:ascii="Cambria Math" w:hAnsi="Cambria Math"/>
            <w:lang w:val="ru-RU"/>
            <w:rPrChange w:id="1304" w:author="Nik K" w:date="2026-10-29T00:17:00Z">
              <w:rPr>
                <w:rFonts w:ascii="Cambria Math" w:hAnsi="Cambria Math"/>
              </w:rPr>
            </w:rPrChange>
          </w:rPr>
          <m:t>0</m:t>
        </m:r>
        <m:r>
          <m:rPr>
            <m:sty m:val="p"/>
          </m:rPr>
          <w:rPr>
            <w:rFonts w:ascii="Cambria Math" w:hAnsi="Cambria Math"/>
            <w:lang w:val="ru-RU"/>
            <w:rPrChange w:id="1305" w:author="Nik K" w:date="2026-10-29T00:17:00Z">
              <w:rPr>
                <w:rFonts w:ascii="Cambria Math" w:hAnsi="Cambria Math"/>
              </w:rPr>
            </w:rPrChange>
          </w:rPr>
          <m:t>,</m:t>
        </m:r>
        <m:r>
          <w:rPr>
            <w:rFonts w:ascii="Cambria Math" w:hAnsi="Cambria Math"/>
            <w:lang w:val="ru-RU"/>
            <w:rPrChange w:id="1306" w:author="Nik K" w:date="2026-10-29T00:17:00Z">
              <w:rPr>
                <w:rFonts w:ascii="Cambria Math" w:hAnsi="Cambria Math"/>
              </w:rPr>
            </w:rPrChange>
          </w:rPr>
          <m:t>72</m:t>
        </m:r>
      </m:oMath>
      <w:r w:rsidRPr="00674711">
        <w:rPr>
          <w:lang w:val="ru-RU"/>
          <w:rPrChange w:id="1307" w:author="Nik K" w:date="2026-10-29T00:17:00Z">
            <w:rPr/>
          </w:rPrChange>
        </w:rPr>
        <w:t xml:space="preserve"> (</w:t>
      </w:r>
      <m:oMath>
        <m:r>
          <w:rPr>
            <w:rFonts w:ascii="Cambria Math" w:hAnsi="Cambria Math"/>
          </w:rPr>
          <m:t>p</m:t>
        </m:r>
        <m:r>
          <m:rPr>
            <m:sty m:val="p"/>
          </m:rPr>
          <w:rPr>
            <w:rFonts w:ascii="Cambria Math" w:hAnsi="Cambria Math"/>
            <w:lang w:val="ru-RU"/>
            <w:rPrChange w:id="1308" w:author="Nik K" w:date="2026-10-29T00:17:00Z">
              <w:rPr>
                <w:rFonts w:ascii="Cambria Math" w:hAnsi="Cambria Math"/>
              </w:rPr>
            </w:rPrChange>
          </w:rPr>
          <m:t>&lt;</m:t>
        </m:r>
        <m:r>
          <w:rPr>
            <w:rFonts w:ascii="Cambria Math" w:hAnsi="Cambria Math"/>
            <w:lang w:val="ru-RU"/>
            <w:rPrChange w:id="1309" w:author="Nik K" w:date="2026-10-29T00:17:00Z">
              <w:rPr>
                <w:rFonts w:ascii="Cambria Math" w:hAnsi="Cambria Math"/>
              </w:rPr>
            </w:rPrChange>
          </w:rPr>
          <m:t>0</m:t>
        </m:r>
        <m:r>
          <m:rPr>
            <m:sty m:val="p"/>
          </m:rPr>
          <w:rPr>
            <w:rFonts w:ascii="Cambria Math" w:hAnsi="Cambria Math"/>
            <w:lang w:val="ru-RU"/>
            <w:rPrChange w:id="1310" w:author="Nik K" w:date="2026-10-29T00:17:00Z">
              <w:rPr>
                <w:rFonts w:ascii="Cambria Math" w:hAnsi="Cambria Math"/>
              </w:rPr>
            </w:rPrChange>
          </w:rPr>
          <m:t>,</m:t>
        </m:r>
        <m:r>
          <w:rPr>
            <w:rFonts w:ascii="Cambria Math" w:hAnsi="Cambria Math"/>
            <w:lang w:val="ru-RU"/>
            <w:rPrChange w:id="1311" w:author="Nik K" w:date="2026-10-29T00:17:00Z">
              <w:rPr>
                <w:rFonts w:ascii="Cambria Math" w:hAnsi="Cambria Math"/>
              </w:rPr>
            </w:rPrChange>
          </w:rPr>
          <m:t>0001</m:t>
        </m:r>
      </m:oMath>
      <w:r w:rsidRPr="00674711">
        <w:rPr>
          <w:lang w:val="ru-RU"/>
          <w:rPrChange w:id="1312" w:author="Nik K" w:date="2026-10-29T00:17:00Z">
            <w:rPr/>
          </w:rPrChange>
        </w:rPr>
        <w:t xml:space="preserve">). Положительный результат относился к изменениям и выбранной лёгочной области, тогда как сердечная область не обеспечила сопоставимого результата. </w:t>
      </w:r>
      <w:ins w:id="1313" w:author="Nik K" w:date="2026-10-29T07:43:00Z">
        <w:r w:rsidR="009A3A6D">
          <w:rPr>
            <w:lang w:val="ru-RU"/>
          </w:rPr>
          <w:t xml:space="preserve">Однако </w:t>
        </w:r>
      </w:ins>
      <w:del w:id="1314" w:author="Nik K" w:date="2026-10-29T07:43:00Z">
        <w:r w:rsidRPr="00674711" w:rsidDel="009A3A6D">
          <w:rPr>
            <w:lang w:val="ru-RU"/>
            <w:rPrChange w:id="1315" w:author="Nik K" w:date="2026-10-29T00:17:00Z">
              <w:rPr/>
            </w:rPrChange>
          </w:rPr>
          <w:delText>Э</w:delText>
        </w:r>
      </w:del>
      <w:ins w:id="1316" w:author="Nik K" w:date="2026-10-29T07:43:00Z">
        <w:r w:rsidR="009A3A6D">
          <w:rPr>
            <w:lang w:val="ru-RU"/>
          </w:rPr>
          <w:t>э</w:t>
        </w:r>
      </w:ins>
      <w:r w:rsidRPr="00674711">
        <w:rPr>
          <w:lang w:val="ru-RU"/>
          <w:rPrChange w:id="1317" w:author="Nik K" w:date="2026-10-29T00:17:00Z">
            <w:rPr/>
          </w:rPrChange>
        </w:rPr>
        <w:t xml:space="preserve">ти величины не являются </w:t>
      </w:r>
      <w:ins w:id="1318" w:author="Nik K" w:date="2026-10-29T07:43:00Z">
        <w:r w:rsidR="009A3A6D">
          <w:rPr>
            <w:lang w:val="ru-RU"/>
          </w:rPr>
          <w:t xml:space="preserve">прямым следствием </w:t>
        </w:r>
      </w:ins>
      <w:r w:rsidRPr="00674711">
        <w:rPr>
          <w:lang w:val="ru-RU"/>
          <w:rPrChange w:id="1319" w:author="Nik K" w:date="2026-10-29T00:17:00Z">
            <w:rPr/>
          </w:rPrChange>
        </w:rPr>
        <w:t xml:space="preserve">процентной </w:t>
      </w:r>
      <w:proofErr w:type="spellStart"/>
      <w:r w:rsidRPr="00674711">
        <w:rPr>
          <w:lang w:val="ru-RU"/>
          <w:rPrChange w:id="1320" w:author="Nik K" w:date="2026-10-29T00:17:00Z">
            <w:rPr/>
          </w:rPrChange>
        </w:rPr>
        <w:t>ошибк</w:t>
      </w:r>
      <w:del w:id="1321" w:author="Nik K" w:date="2026-10-29T07:43:00Z">
        <w:r w:rsidRPr="00674711" w:rsidDel="009A3A6D">
          <w:rPr>
            <w:lang w:val="ru-RU"/>
            <w:rPrChange w:id="1322" w:author="Nik K" w:date="2026-10-29T00:17:00Z">
              <w:rPr/>
            </w:rPrChange>
          </w:rPr>
          <w:delText>о</w:delText>
        </w:r>
      </w:del>
      <w:ins w:id="1323" w:author="Nik K" w:date="2026-10-29T07:43:00Z">
        <w:r w:rsidR="009A3A6D">
          <w:rPr>
            <w:lang w:val="ru-RU"/>
          </w:rPr>
          <w:t>и</w:t>
        </w:r>
      </w:ins>
      <w:r w:rsidRPr="00674711">
        <w:rPr>
          <w:lang w:val="ru-RU"/>
          <w:rPrChange w:id="1324" w:author="Nik K" w:date="2026-10-29T00:17:00Z">
            <w:rPr/>
          </w:rPrChange>
        </w:rPr>
        <w:t>й</w:t>
      </w:r>
      <w:proofErr w:type="spellEnd"/>
      <w:r w:rsidRPr="00674711">
        <w:rPr>
          <w:lang w:val="ru-RU"/>
          <w:rPrChange w:id="1325" w:author="Nik K" w:date="2026-10-29T00:17:00Z">
            <w:rPr/>
          </w:rPrChange>
        </w:rPr>
        <w:t xml:space="preserve"> абсолютного УО. </w:t>
      </w:r>
      <w:r w:rsidR="006B31AF">
        <w:fldChar w:fldCharType="begin"/>
      </w:r>
      <w:r w:rsidR="006B31AF" w:rsidRPr="00674711">
        <w:rPr>
          <w:lang w:val="ru-RU"/>
          <w:rPrChange w:id="1326" w:author="Nik K" w:date="2026-10-29T00:17:00Z">
            <w:rPr/>
          </w:rPrChange>
        </w:rPr>
        <w:instrText xml:space="preserve"> </w:instrText>
      </w:r>
      <w:r w:rsidR="006B31AF">
        <w:instrText>HYPERLINK</w:instrText>
      </w:r>
      <w:r w:rsidR="006B31AF" w:rsidRPr="00674711">
        <w:rPr>
          <w:lang w:val="ru-RU"/>
          <w:rPrChange w:id="1327" w:author="Nik K" w:date="2026-10-29T00:17:00Z">
            <w:rPr/>
          </w:rPrChange>
        </w:rPr>
        <w:instrText xml:space="preserve"> "</w:instrText>
      </w:r>
      <w:r w:rsidR="006B31AF">
        <w:instrText>https</w:instrText>
      </w:r>
      <w:r w:rsidR="006B31AF" w:rsidRPr="00674711">
        <w:rPr>
          <w:lang w:val="ru-RU"/>
          <w:rPrChange w:id="1328" w:author="Nik K" w:date="2026-10-29T00:17:00Z">
            <w:rPr/>
          </w:rPrChange>
        </w:rPr>
        <w:instrText>://</w:instrText>
      </w:r>
      <w:r w:rsidR="006B31AF">
        <w:instrText>doi</w:instrText>
      </w:r>
      <w:r w:rsidR="006B31AF" w:rsidRPr="00674711">
        <w:rPr>
          <w:lang w:val="ru-RU"/>
          <w:rPrChange w:id="1329" w:author="Nik K" w:date="2026-10-29T00:17:00Z">
            <w:rPr/>
          </w:rPrChange>
        </w:rPr>
        <w:instrText>.</w:instrText>
      </w:r>
      <w:r w:rsidR="006B31AF">
        <w:instrText>org</w:instrText>
      </w:r>
      <w:r w:rsidR="006B31AF" w:rsidRPr="00674711">
        <w:rPr>
          <w:lang w:val="ru-RU"/>
          <w:rPrChange w:id="1330" w:author="Nik K" w:date="2026-10-29T00:17:00Z">
            <w:rPr/>
          </w:rPrChange>
        </w:rPr>
        <w:instrText>/10.1007/</w:instrText>
      </w:r>
      <w:r w:rsidR="006B31AF">
        <w:instrText>s</w:instrText>
      </w:r>
      <w:r w:rsidR="006B31AF" w:rsidRPr="00674711">
        <w:rPr>
          <w:lang w:val="ru-RU"/>
          <w:rPrChange w:id="1331" w:author="Nik K" w:date="2026-10-29T00:17:00Z">
            <w:rPr/>
          </w:rPrChange>
        </w:rPr>
        <w:instrText>10877-019-00402-</w:instrText>
      </w:r>
      <w:r w:rsidR="006B31AF">
        <w:instrText>z</w:instrText>
      </w:r>
      <w:r w:rsidR="006B31AF" w:rsidRPr="00674711">
        <w:rPr>
          <w:lang w:val="ru-RU"/>
          <w:rPrChange w:id="1332" w:author="Nik K" w:date="2026-10-29T00:17:00Z">
            <w:rPr/>
          </w:rPrChange>
        </w:rPr>
        <w:instrText>" \</w:instrText>
      </w:r>
      <w:r w:rsidR="006B31AF">
        <w:instrText>h</w:instrText>
      </w:r>
      <w:r w:rsidR="006B31AF" w:rsidRPr="00674711">
        <w:rPr>
          <w:lang w:val="ru-RU"/>
          <w:rPrChange w:id="1333" w:author="Nik K" w:date="2026-10-29T00:17:00Z">
            <w:rPr/>
          </w:rPrChange>
        </w:rPr>
        <w:instrText xml:space="preserve"> </w:instrText>
      </w:r>
      <w:r w:rsidR="006B31AF">
        <w:fldChar w:fldCharType="separate"/>
      </w:r>
      <w:r w:rsidRPr="00674711">
        <w:rPr>
          <w:lang w:val="ru-RU"/>
          <w:rPrChange w:id="1334" w:author="Nik K" w:date="2026-10-29T00:17:00Z">
            <w:rPr/>
          </w:rPrChange>
        </w:rPr>
        <w:t>[11]</w:t>
      </w:r>
      <w:r w:rsidR="006B31AF">
        <w:fldChar w:fldCharType="end"/>
      </w:r>
      <w:r w:rsidRPr="00674711">
        <w:rPr>
          <w:lang w:val="ru-RU"/>
          <w:rPrChange w:id="1335" w:author="Nik K" w:date="2026-10-29T00:17:00Z">
            <w:rPr/>
          </w:rPrChange>
        </w:rPr>
        <w:t>.</w:t>
      </w:r>
    </w:p>
    <w:p w14:paraId="0208D410" w14:textId="0BAE3CF7" w:rsidR="003416EE" w:rsidRDefault="006041B4">
      <w:pPr>
        <w:pStyle w:val="af"/>
      </w:pPr>
      <w:r>
        <w:t xml:space="preserve">Другая исследовательская реализация — KHU Mark 2.5 в работе </w:t>
      </w:r>
      <w:proofErr w:type="spellStart"/>
      <w:r>
        <w:t>Jang</w:t>
      </w:r>
      <w:proofErr w:type="spellEnd"/>
      <w:r>
        <w:t xml:space="preserve"> и </w:t>
      </w:r>
      <w:proofErr w:type="spellStart"/>
      <w:r>
        <w:t>соавт</w:t>
      </w:r>
      <w:proofErr w:type="spellEnd"/>
      <w:r>
        <w:t>.: 16 электродов, соседние пары возбуждения, 208 используемых разностей напряжений и 100 кадров/с. На шести</w:t>
      </w:r>
      <w:del w:id="1336" w:author="Nik K" w:date="2026-10-29T07:43:00Z">
        <w:r w:rsidDel="009A3A6D">
          <w:delText xml:space="preserve"> анестезированных</w:delText>
        </w:r>
      </w:del>
      <w:r>
        <w:t xml:space="preserve"> свиньях дыхательную и сердечную составляющие выделяли методами главных и независимых компонент до реконструкции разностных изображений. Полученный объёмный сигнал калибровали по </w:t>
      </w:r>
      <w:proofErr w:type="spellStart"/>
      <w:r>
        <w:t>транспульмональной</w:t>
      </w:r>
      <w:proofErr w:type="spellEnd"/>
      <w:r>
        <w:t xml:space="preserve"> </w:t>
      </w:r>
      <w:proofErr w:type="spellStart"/>
      <w:r>
        <w:t>термодилюции</w:t>
      </w:r>
      <w:proofErr w:type="spellEnd"/>
      <w:r>
        <w:t xml:space="preserve">; авторы сообщили различия УО в пределах ±4,7 мл при </w:t>
      </w:r>
      <w:r>
        <w:lastRenderedPageBreak/>
        <w:t xml:space="preserve">диапазоне 15–45 мл. Поэтому этот результат характеризует процедуру с объёмной привязкой, а не восстановление абсолютного УО только из некалиброванных электрических данных. Авторы также отмечали влияние движения и необходимость дальнейшей проверки. </w:t>
      </w:r>
      <w:hyperlink r:id="rId28">
        <w:r>
          <w:t>[</w:t>
        </w:r>
        <w:proofErr w:type="spellStart"/>
        <w:r>
          <w:t>Jang</w:t>
        </w:r>
        <w:proofErr w:type="spellEnd"/>
        <w:r>
          <w:t xml:space="preserve"> и </w:t>
        </w:r>
        <w:proofErr w:type="spellStart"/>
        <w:r>
          <w:t>соавт</w:t>
        </w:r>
        <w:proofErr w:type="spellEnd"/>
        <w:r>
          <w:t>., 2020]</w:t>
        </w:r>
      </w:hyperlink>
      <w:r>
        <w:t>.</w:t>
      </w:r>
    </w:p>
    <w:p w14:paraId="27BC204A" w14:textId="1FB16AC9" w:rsidR="003416EE" w:rsidRDefault="006041B4">
      <w:pPr>
        <w:pStyle w:val="af"/>
      </w:pPr>
      <w:r>
        <w:t xml:space="preserve">Для </w:t>
      </w:r>
      <w:del w:id="1337" w:author="Nik K" w:date="2026-10-29T07:32:00Z">
        <w:r w:rsidDel="00F52B47">
          <w:delText xml:space="preserve">нашей </w:delText>
        </w:r>
      </w:del>
      <w:ins w:id="1338" w:author="Nik K" w:date="2026-10-29T07:32:00Z">
        <w:r w:rsidR="00F52B47">
          <w:t>текущей</w:t>
        </w:r>
        <w:r w:rsidR="00F52B47">
          <w:t xml:space="preserve"> </w:t>
        </w:r>
      </w:ins>
      <w:r>
        <w:t xml:space="preserve">задачи существенно, что пульсовой сигнал лёгочной области нельзя </w:t>
      </w:r>
      <w:del w:id="1339" w:author="Nik K" w:date="2026-10-29T07:43:00Z">
        <w:r w:rsidDel="009A3A6D">
          <w:delText>автоматически занулить</w:delText>
        </w:r>
      </w:del>
      <w:ins w:id="1340" w:author="Nik K" w:date="2026-10-29T07:43:00Z">
        <w:r w:rsidR="009A3A6D">
          <w:t>отбросить</w:t>
        </w:r>
      </w:ins>
      <w:r>
        <w:t xml:space="preserve"> при оценке </w:t>
      </w:r>
      <w:ins w:id="1341" w:author="Nik K" w:date="2026-10-29T07:43:00Z">
        <w:r w:rsidR="009A3A6D">
          <w:t>вли</w:t>
        </w:r>
      </w:ins>
      <w:ins w:id="1342" w:author="Nik K" w:date="2026-10-29T07:44:00Z">
        <w:r w:rsidR="009A3A6D">
          <w:t xml:space="preserve">яния </w:t>
        </w:r>
      </w:ins>
      <w:r>
        <w:t>ткане</w:t>
      </w:r>
      <w:del w:id="1343" w:author="Nik K" w:date="2026-10-29T07:44:00Z">
        <w:r w:rsidDel="009A3A6D">
          <w:delText>во</w:delText>
        </w:r>
      </w:del>
      <w:r>
        <w:t xml:space="preserve">й </w:t>
      </w:r>
      <w:ins w:id="1344" w:author="Nik K" w:date="2026-10-29T07:44:00Z">
        <w:r w:rsidR="009A3A6D">
          <w:t xml:space="preserve">на итоговый сигнал </w:t>
        </w:r>
        <w:proofErr w:type="spellStart"/>
        <w:r w:rsidR="009A3A6D">
          <w:t>ттркг</w:t>
        </w:r>
      </w:ins>
      <w:proofErr w:type="spellEnd"/>
      <w:del w:id="1345" w:author="Nik K" w:date="2026-10-29T07:44:00Z">
        <w:r w:rsidDel="009A3A6D">
          <w:delText>поправки</w:delText>
        </w:r>
      </w:del>
      <w:r>
        <w:t>. Вместе с тем разделение компонентов не доказывает их соответствия единственному физическому процессу. Различимость вкладов объёма, движения сердца и эффективной проводимости необходимо проверять в используемой модели.</w:t>
      </w:r>
    </w:p>
    <w:p w14:paraId="772F6C62" w14:textId="6C487185" w:rsidR="003416EE" w:rsidRDefault="006041B4">
      <w:pPr>
        <w:pStyle w:val="af"/>
      </w:pPr>
      <w:r>
        <w:t xml:space="preserve">В целевой схеме проекта </w:t>
      </w:r>
      <w:proofErr w:type="spellStart"/>
      <w:r>
        <w:t>PulmoVista</w:t>
      </w:r>
      <w:proofErr w:type="spellEnd"/>
      <w:r>
        <w:t xml:space="preserve"> предоставляет </w:t>
      </w:r>
      <w:proofErr w:type="spellStart"/>
      <w:r>
        <w:t>кандидатные</w:t>
      </w:r>
      <w:proofErr w:type="spellEnd"/>
      <w:r>
        <w:t xml:space="preserve"> тканевые параметры, а геометрия сердца и функции восстанавливаются по ТТРКГ с этими поправками и одной КТ-опорой. </w:t>
      </w:r>
      <w:del w:id="1346" w:author="Nik K" w:date="2026-10-29T07:44:00Z">
        <w:r w:rsidDel="009A3A6D">
          <w:delText xml:space="preserve">Эта исследовательская постановка не проверена результатами чужой ЭИТ-системы. Оценённые </w:delText>
        </w:r>
      </w:del>
      <m:oMath>
        <m:r>
          <w:del w:id="1347" w:author="Nik K" w:date="2026-10-29T07:44:00Z">
            <m:rPr>
              <m:sty m:val="p"/>
            </m:rPr>
            <w:rPr>
              <w:rFonts w:ascii="Cambria Math" w:hAnsi="Cambria Math"/>
            </w:rPr>
            <m:t>Δ</m:t>
          </w:del>
        </m:r>
        <m:r>
          <w:del w:id="1348" w:author="Nik K" w:date="2026-10-29T07:44:00Z">
            <w:rPr>
              <w:rFonts w:ascii="Cambria Math" w:hAnsi="Cambria Math"/>
            </w:rPr>
            <m:t>ρ</m:t>
          </w:del>
        </m:r>
      </m:oMath>
      <w:del w:id="1349" w:author="Nik K" w:date="2026-10-29T07:44:00Z">
        <w:r w:rsidDel="009A3A6D">
          <w:delText xml:space="preserve"> нельзя считать чистыми изменениями тканей до проверки поглощённого ими геометрического эффекта.</w:delText>
        </w:r>
      </w:del>
    </w:p>
    <w:p w14:paraId="715DD09A" w14:textId="0520976D" w:rsidR="003416EE" w:rsidDel="001424F4" w:rsidRDefault="006041B4">
      <w:pPr>
        <w:pStyle w:val="21"/>
        <w:rPr>
          <w:del w:id="1350" w:author="Nik K" w:date="2026-10-29T07:46:00Z"/>
        </w:rPr>
      </w:pPr>
      <w:bookmarkStart w:id="1351" w:name="_Toc244123051"/>
      <w:bookmarkStart w:id="1352" w:name="требования-к-разрабатываемой-методике"/>
      <w:bookmarkEnd w:id="1283"/>
      <w:del w:id="1353" w:author="Nik K" w:date="2026-10-29T07:46:00Z">
        <w:r w:rsidDel="001424F4">
          <w:delText>2.6 Требования к разрабатываемой методике</w:delText>
        </w:r>
        <w:bookmarkEnd w:id="1351"/>
      </w:del>
    </w:p>
    <w:p w14:paraId="37189E74" w14:textId="37351659" w:rsidR="003416EE" w:rsidRPr="00674711" w:rsidDel="001424F4" w:rsidRDefault="006041B4">
      <w:pPr>
        <w:pStyle w:val="FirstParagraph"/>
        <w:rPr>
          <w:del w:id="1354" w:author="Nik K" w:date="2026-10-29T07:46:00Z"/>
          <w:lang w:val="ru-RU"/>
          <w:rPrChange w:id="1355" w:author="Nik K" w:date="2026-10-29T00:17:00Z">
            <w:rPr>
              <w:del w:id="1356" w:author="Nik K" w:date="2026-10-29T07:46:00Z"/>
            </w:rPr>
          </w:rPrChange>
        </w:rPr>
      </w:pPr>
      <w:del w:id="1357" w:author="Nik K" w:date="2026-10-29T07:46:00Z">
        <w:r w:rsidRPr="00674711" w:rsidDel="001424F4">
          <w:rPr>
            <w:lang w:val="ru-RU"/>
            <w:rPrChange w:id="1358" w:author="Nik K" w:date="2026-10-29T00:17:00Z">
              <w:rPr/>
            </w:rPrChange>
          </w:rPr>
          <w:delText xml:space="preserve">Первое </w:delText>
        </w:r>
      </w:del>
      <w:del w:id="1359" w:author="Nik K" w:date="2026-10-29T07:45:00Z">
        <w:r w:rsidRPr="00674711" w:rsidDel="001424F4">
          <w:rPr>
            <w:lang w:val="ru-RU"/>
            <w:rPrChange w:id="1360" w:author="Nik K" w:date="2026-10-29T00:17:00Z">
              <w:rPr/>
            </w:rPrChange>
          </w:rPr>
          <w:delText>требование</w:delText>
        </w:r>
      </w:del>
      <w:del w:id="1361" w:author="Nik K" w:date="2026-10-29T07:46:00Z">
        <w:r w:rsidRPr="00674711" w:rsidDel="001424F4">
          <w:rPr>
            <w:lang w:val="ru-RU"/>
            <w:rPrChange w:id="1362" w:author="Nik K" w:date="2026-10-29T00:17:00Z">
              <w:rPr/>
            </w:rPrChange>
          </w:rPr>
          <w:delText xml:space="preserve"> — прослеживаемость преобразования измерения. Для канала должны быть определены </w:delText>
        </w:r>
      </w:del>
      <w:del w:id="1363" w:author="Nik K" w:date="2026-10-29T07:45:00Z">
        <w:r w:rsidRPr="00674711" w:rsidDel="001424F4">
          <w:rPr>
            <w:lang w:val="ru-RU"/>
            <w:rPrChange w:id="1364" w:author="Nik K" w:date="2026-10-29T00:17:00Z">
              <w:rPr/>
            </w:rPrChange>
          </w:rPr>
          <w:delText>монтаж</w:delText>
        </w:r>
      </w:del>
      <w:del w:id="1365" w:author="Nik K" w:date="2026-10-29T07:46:00Z">
        <w:r w:rsidRPr="00674711" w:rsidDel="001424F4">
          <w:rPr>
            <w:lang w:val="ru-RU"/>
            <w:rPrChange w:id="1366" w:author="Nik K" w:date="2026-10-29T00:17:00Z">
              <w:rPr/>
            </w:rPrChange>
          </w:rPr>
          <w:delText>, единица, частота зондирования, контакт, обработка и происхождение параметров. При переносе тканевых оценок из ЭИТ в ТТРКГ необходимо учитывать различие полей и частот: одинаковое название ткани не гарантирует одинакового эффективного параметра. Прямая задача и тканевая поправка рассматриваются в главах 7–8.</w:delText>
        </w:r>
      </w:del>
    </w:p>
    <w:p w14:paraId="4683A161" w14:textId="6173D2C2" w:rsidR="003416EE" w:rsidDel="001424F4" w:rsidRDefault="006041B4">
      <w:pPr>
        <w:pStyle w:val="af"/>
        <w:rPr>
          <w:del w:id="1367" w:author="Nik K" w:date="2026-10-29T07:46:00Z"/>
        </w:rPr>
      </w:pPr>
      <w:del w:id="1368" w:author="Nik K" w:date="2026-10-29T07:46:00Z">
        <w:r w:rsidDel="001424F4">
          <w:delText xml:space="preserve">Второе требование — достаточность информации. При одной КТ нужно разделить известную анатомию и восстанавливаемые параметры размера, положения и электрических свойств. Фазовые объёмы и движения из 4D-КТ служат референсом разработки, но не скрытым входом. Динамика целого сердца оставляет самостоятельный переход к КДО и КСО ЛЖ: </w:delText>
        </w:r>
        <w:r w:rsidDel="001424F4">
          <w:lastRenderedPageBreak/>
          <w:delText>изменение общего объёма не является УО желудочка. Этому посвящены главы 6, 9 и 10.</w:delText>
        </w:r>
      </w:del>
    </w:p>
    <w:p w14:paraId="42D2ECE4" w14:textId="70A2B7B2" w:rsidR="003416EE" w:rsidDel="001424F4" w:rsidRDefault="006041B4">
      <w:pPr>
        <w:pStyle w:val="af"/>
        <w:rPr>
          <w:del w:id="1369" w:author="Nik K" w:date="2026-10-29T07:46:00Z"/>
        </w:rPr>
      </w:pPr>
      <w:del w:id="1370" w:author="Nik K" w:date="2026-10-29T07:46:00Z">
        <w:r w:rsidDel="001424F4">
          <w:delText>Третье требование — согласование времени: общая шкала, задержки, фильтрация и усреднение должны проверяться по их влиянию на механические фазы. ЭКГ не измеряет пространственное движение; совмещение характерных точек не делает записи разных сессий синхронными. Даже на задержке дыхания необходимо учитывать пульсовое кровенаполнение мягких тканей и единого лёгочного компартмента. Условия сопоставления закрепляются в главе 5.</w:delText>
        </w:r>
      </w:del>
    </w:p>
    <w:p w14:paraId="30D6BAD3" w14:textId="0BDAB38E" w:rsidR="003416EE" w:rsidDel="001424F4" w:rsidRDefault="006041B4">
      <w:pPr>
        <w:pStyle w:val="af"/>
        <w:rPr>
          <w:del w:id="1371" w:author="Nik K" w:date="2026-10-29T07:46:00Z"/>
        </w:rPr>
      </w:pPr>
      <w:del w:id="1372" w:author="Nik K" w:date="2026-10-29T07:46:00Z">
        <w:r w:rsidDel="001424F4">
          <w:delText xml:space="preserve">Проверка должна охватывать прямую модель, различимость неизвестных, тканевые оценки и конечные УО/ФВ относительно независимого референса. Следует сохранять отказы и отрицательные результаты; повторы у одного человека не образуют независимой выборки пациентов. Критерий приемлемости задаётся для конкретной величины, а не переносится из чужого сравнения </w:delText>
        </w:r>
      </w:del>
      <m:oMath>
        <m:r>
          <w:del w:id="1373" w:author="Nik K" w:date="2026-10-29T07:46:00Z">
            <w:rPr>
              <w:rFonts w:ascii="Cambria Math" w:hAnsi="Cambria Math"/>
            </w:rPr>
            <m:t>CO</m:t>
          </w:del>
        </m:r>
      </m:oMath>
      <w:del w:id="1374" w:author="Nik K" w:date="2026-10-29T07:46:00Z">
        <w:r w:rsidDel="001424F4">
          <w:delText>. До завершения этих этапов индивидуальная анатомия и физическое моделирование обосновывают исследовательскую гипотезу, но не превосходство над приборами. Выполненные проверки и ограничения обобщаются в главах 11–12.</w:delText>
        </w:r>
      </w:del>
    </w:p>
    <w:p w14:paraId="372CB477" w14:textId="77777777" w:rsidR="00695238" w:rsidRDefault="00695238" w:rsidP="00695238">
      <w:pPr>
        <w:pStyle w:val="21"/>
        <w:rPr>
          <w:ins w:id="1375" w:author="Nik K" w:date="2026-10-29T07:58:00Z"/>
          <w:color w:val="auto"/>
          <w:sz w:val="36"/>
        </w:rPr>
      </w:pPr>
      <w:bookmarkStart w:id="1376" w:name="_Toc244123052"/>
      <w:bookmarkStart w:id="1377" w:name="патентное-исследование"/>
      <w:bookmarkEnd w:id="1021"/>
      <w:bookmarkEnd w:id="1352"/>
      <w:ins w:id="1378" w:author="Nik K" w:date="2026-10-29T07:58:00Z">
        <w:r>
          <w:t>3. Патентный поиск и анализ технических решений</w:t>
        </w:r>
      </w:ins>
    </w:p>
    <w:p w14:paraId="491406A2" w14:textId="77777777" w:rsidR="00695238" w:rsidRDefault="00695238" w:rsidP="00695238">
      <w:pPr>
        <w:pStyle w:val="31"/>
        <w:rPr>
          <w:ins w:id="1379" w:author="Nik K" w:date="2026-10-29T07:58:00Z"/>
        </w:rPr>
      </w:pPr>
      <w:ins w:id="1380" w:author="Nik K" w:date="2026-10-29T07:58:00Z">
        <w:r>
          <w:t>3.1. Цель, предмет и методика поиска</w:t>
        </w:r>
      </w:ins>
    </w:p>
    <w:p w14:paraId="204F40AE" w14:textId="77777777" w:rsidR="00695238" w:rsidRDefault="00695238" w:rsidP="00695238">
      <w:pPr>
        <w:pStyle w:val="affa"/>
        <w:rPr>
          <w:ins w:id="1381" w:author="Nik K" w:date="2026-10-29T07:58:00Z"/>
        </w:rPr>
      </w:pPr>
      <w:ins w:id="1382" w:author="Nik K" w:date="2026-10-29T07:58:00Z">
        <w:r>
          <w:t xml:space="preserve">Цель патентного поиска — выявление технических решений, относящихся к определению ударного объёма и фракции выброса сердца по </w:t>
        </w:r>
        <w:proofErr w:type="spellStart"/>
        <w:r>
          <w:t>электроимпедансным</w:t>
        </w:r>
        <w:proofErr w:type="spellEnd"/>
        <w:r>
          <w:t xml:space="preserve"> измерениям, установление их общих признаков с исследуемой методикой и определение направлений, по которым требуется обосновать её отличия.</w:t>
        </w:r>
      </w:ins>
    </w:p>
    <w:p w14:paraId="1B712629" w14:textId="77777777" w:rsidR="00695238" w:rsidRDefault="00695238" w:rsidP="00695238">
      <w:pPr>
        <w:pStyle w:val="affa"/>
        <w:rPr>
          <w:ins w:id="1383" w:author="Nik K" w:date="2026-10-29T07:58:00Z"/>
        </w:rPr>
      </w:pPr>
      <w:ins w:id="1384" w:author="Nik K" w:date="2026-10-29T07:58:00Z">
        <w:r>
          <w:t xml:space="preserve">Объектом сопоставления является методика, предусматривающая использование индивидуальной анатомической модели по данным компьютерной томографии (КТ), оценку электрических параметров тканей методом электрической </w:t>
        </w:r>
        <w:proofErr w:type="spellStart"/>
        <w:r>
          <w:t>импедансной</w:t>
        </w:r>
        <w:proofErr w:type="spellEnd"/>
        <w:r>
          <w:t xml:space="preserve"> томографии (ЭИТ), применение этих параметров при обработке измерений ТТРКГ и последующее определение объёмных показателей отдельных камер сердца. Особенность рассматриваемой постановки состоит в использовании одного статического набора данных КТ без исходной последовательности изображений, описывающей изменения геометрии сердца в течение сердечного цикла.</w:t>
        </w:r>
      </w:ins>
    </w:p>
    <w:p w14:paraId="5ED1A94A" w14:textId="77777777" w:rsidR="00695238" w:rsidRDefault="00695238" w:rsidP="00695238">
      <w:pPr>
        <w:pStyle w:val="affa"/>
        <w:rPr>
          <w:ins w:id="1385" w:author="Nik K" w:date="2026-10-29T07:58:00Z"/>
        </w:rPr>
      </w:pPr>
      <w:ins w:id="1386" w:author="Nik K" w:date="2026-10-29T07:58:00Z">
        <w:r>
          <w:lastRenderedPageBreak/>
          <w:t xml:space="preserve">Поиск выполнен по открытым патентным публикациям, доступным в Google </w:t>
        </w:r>
        <w:proofErr w:type="spellStart"/>
        <w:r>
          <w:t>Patents</w:t>
        </w:r>
        <w:proofErr w:type="spellEnd"/>
        <w:r>
          <w:t xml:space="preserve">. Проведены </w:t>
        </w:r>
        <w:proofErr w:type="spellStart"/>
        <w:r>
          <w:t>номерный</w:t>
        </w:r>
        <w:proofErr w:type="spellEnd"/>
        <w:r>
          <w:t xml:space="preserve"> поиск по исходной выборке документов и дополнительный тематический поиск на русском и английском языках. Использовались сочетания поисковых выражений «</w:t>
        </w:r>
        <w:proofErr w:type="spellStart"/>
        <w:r>
          <w:t>электроимпедансная</w:t>
        </w:r>
        <w:proofErr w:type="spellEnd"/>
        <w:r>
          <w:t xml:space="preserve"> томография», «ударный объём», «компьютерная томография», а также “</w:t>
        </w:r>
        <w:proofErr w:type="spellStart"/>
        <w:r>
          <w:t>electrical</w:t>
        </w:r>
        <w:proofErr w:type="spellEnd"/>
        <w:r>
          <w:t xml:space="preserve"> </w:t>
        </w:r>
        <w:proofErr w:type="spellStart"/>
        <w:r>
          <w:t>impedance</w:t>
        </w:r>
        <w:proofErr w:type="spellEnd"/>
        <w:r>
          <w:t xml:space="preserve"> </w:t>
        </w:r>
        <w:proofErr w:type="spellStart"/>
        <w:r>
          <w:t>tomography</w:t>
        </w:r>
        <w:proofErr w:type="spellEnd"/>
        <w:r>
          <w:t>”, “</w:t>
        </w:r>
        <w:proofErr w:type="spellStart"/>
        <w:r>
          <w:t>computed</w:t>
        </w:r>
        <w:proofErr w:type="spellEnd"/>
        <w:r>
          <w:t xml:space="preserve"> </w:t>
        </w:r>
        <w:proofErr w:type="spellStart"/>
        <w:r>
          <w:t>tomography</w:t>
        </w:r>
        <w:proofErr w:type="spellEnd"/>
        <w:r>
          <w:t>”, “</w:t>
        </w:r>
        <w:proofErr w:type="spellStart"/>
        <w:r>
          <w:t>stroke</w:t>
        </w:r>
        <w:proofErr w:type="spellEnd"/>
        <w:r>
          <w:t xml:space="preserve"> </w:t>
        </w:r>
        <w:proofErr w:type="spellStart"/>
        <w:r>
          <w:t>volume</w:t>
        </w:r>
        <w:proofErr w:type="spellEnd"/>
        <w:r>
          <w:t>”, “</w:t>
        </w:r>
        <w:proofErr w:type="spellStart"/>
        <w:r>
          <w:t>ejection</w:t>
        </w:r>
        <w:proofErr w:type="spellEnd"/>
        <w:r>
          <w:t xml:space="preserve"> </w:t>
        </w:r>
        <w:proofErr w:type="spellStart"/>
        <w:r>
          <w:t>fraction</w:t>
        </w:r>
        <w:proofErr w:type="spellEnd"/>
        <w:r>
          <w:t>”, “</w:t>
        </w:r>
        <w:proofErr w:type="spellStart"/>
        <w:r>
          <w:t>impedance</w:t>
        </w:r>
        <w:proofErr w:type="spellEnd"/>
        <w:r>
          <w:t xml:space="preserve"> </w:t>
        </w:r>
        <w:proofErr w:type="spellStart"/>
        <w:r>
          <w:t>cardiography</w:t>
        </w:r>
        <w:proofErr w:type="spellEnd"/>
        <w:r>
          <w:t>” и “</w:t>
        </w:r>
        <w:proofErr w:type="spellStart"/>
        <w:r>
          <w:t>lung</w:t>
        </w:r>
        <w:proofErr w:type="spellEnd"/>
        <w:r>
          <w:t xml:space="preserve"> </w:t>
        </w:r>
        <w:proofErr w:type="spellStart"/>
        <w:r>
          <w:t>resistivity</w:t>
        </w:r>
        <w:proofErr w:type="spellEnd"/>
        <w:r>
          <w:t>”. Рассмотрены российские, американские, европейские и международные публикации. Дата дополнительного поиска — 29 октября 2026 г.; нижняя временная граница поиска не задавалась.</w:t>
        </w:r>
      </w:ins>
    </w:p>
    <w:p w14:paraId="2C587724" w14:textId="77777777" w:rsidR="00695238" w:rsidRDefault="00695238" w:rsidP="00695238">
      <w:pPr>
        <w:pStyle w:val="affa"/>
        <w:rPr>
          <w:ins w:id="1387" w:author="Nik K" w:date="2026-10-29T07:58:00Z"/>
        </w:rPr>
      </w:pPr>
      <w:ins w:id="1388" w:author="Nik K" w:date="2026-10-29T07:58:00Z">
        <w:r>
          <w:t xml:space="preserve">Документы отбирались по наличию технических признаков, относящихся к восстановлению геометрии сердца, учёту электрических свойств внесердечных тканей, использованию анатомических изображений, разделению составляющих </w:t>
        </w:r>
        <w:proofErr w:type="spellStart"/>
        <w:r>
          <w:t>импедансного</w:t>
        </w:r>
        <w:proofErr w:type="spellEnd"/>
        <w:r>
          <w:t xml:space="preserve"> сигнала и преобразованию результатов измерений в объёмные показатели. Сопоставление проводилось по конкретным пунктам формул изобретений и соответствующим положениям описаний. При этом разграничивались признаки независимых пунктов, дополнительные ограничения зависимых пунктов и варианты осуществления, раскрытые только в описании.</w:t>
        </w:r>
      </w:ins>
    </w:p>
    <w:p w14:paraId="58DF7233" w14:textId="77777777" w:rsidR="00695238" w:rsidRDefault="00695238" w:rsidP="00695238">
      <w:pPr>
        <w:pStyle w:val="31"/>
        <w:rPr>
          <w:ins w:id="1389" w:author="Nik K" w:date="2026-10-29T07:58:00Z"/>
        </w:rPr>
      </w:pPr>
      <w:ins w:id="1390" w:author="Nik K" w:date="2026-10-29T07:58:00Z">
        <w:r>
          <w:t xml:space="preserve">3.2. Восстановление геометрии сердца по </w:t>
        </w:r>
        <w:proofErr w:type="spellStart"/>
        <w:r>
          <w:t>импедансным</w:t>
        </w:r>
        <w:proofErr w:type="spellEnd"/>
        <w:r>
          <w:t xml:space="preserve"> измерениям</w:t>
        </w:r>
      </w:ins>
    </w:p>
    <w:p w14:paraId="0F2CEB5E" w14:textId="77777777" w:rsidR="00695238" w:rsidRDefault="00695238" w:rsidP="00695238">
      <w:pPr>
        <w:pStyle w:val="affa"/>
        <w:rPr>
          <w:ins w:id="1391" w:author="Nik K" w:date="2026-10-29T07:58:00Z"/>
        </w:rPr>
      </w:pPr>
      <w:ins w:id="1392" w:author="Nik K" w:date="2026-10-29T07:58:00Z">
        <w:r>
          <w:t xml:space="preserve">В публикации </w:t>
        </w:r>
        <w:r>
          <w:rPr>
            <w:rStyle w:val="af6"/>
          </w:rPr>
          <w:t>US20150297099A1</w:t>
        </w:r>
        <w:r>
          <w:t xml:space="preserve"> рассматривается определение геометрических параметров сердца путём согласования расчётных и измеренных импедансов. Независимые пункты 1 и 58 предусматривают использование внутренних или имплантированных электродов. Независимый пункт 31 содержит другую совокупность признаков: восстановление геометрии в нескольких фазах сердечного цикла с учётом внесердечной ткани, форма, положение или удельный импеданс которой изменяются по фиксированной функции </w:t>
        </w:r>
        <w:proofErr w:type="spellStart"/>
        <w:r>
          <w:t>кардиофазы</w:t>
        </w:r>
        <w:proofErr w:type="spellEnd"/>
        <w:r>
          <w:t>. Требование внутренних электродов в этом пункте отсутствует. Поэтому применение поверхностных электродов не устраняет технического сходства исследуемой методики с данным вариантом решения.</w:t>
        </w:r>
      </w:ins>
    </w:p>
    <w:p w14:paraId="494E2AA6" w14:textId="77777777" w:rsidR="00695238" w:rsidRDefault="00695238" w:rsidP="00695238">
      <w:pPr>
        <w:pStyle w:val="affa"/>
        <w:rPr>
          <w:ins w:id="1393" w:author="Nik K" w:date="2026-10-29T07:58:00Z"/>
        </w:rPr>
      </w:pPr>
      <w:ins w:id="1394" w:author="Nik K" w:date="2026-10-29T07:58:00Z">
        <w:r>
          <w:t xml:space="preserve">Описание US20150297099A1 также предусматривает предварительное определение удельного импеданса лёгких и использование полученных значений при восстановлении геометрии сердца. Отдельно раскрыта коррекция результата </w:t>
        </w:r>
        <w:proofErr w:type="spellStart"/>
        <w:r>
          <w:t>импедансного</w:t>
        </w:r>
        <w:proofErr w:type="spellEnd"/>
        <w:r>
          <w:t xml:space="preserve"> кардиографа с учётом электрических свойств лёгких. Следовательно, общий принцип использования предварительно оценённых тканевых параметров в последующем расчёте сердечного показателя уже представлен в предшествующих публикациях. Возможные отличия исследуемой методики необходимо устанавливать на уровне конкретных способов оценки, передачи и применения этих параметров.</w:t>
        </w:r>
      </w:ins>
    </w:p>
    <w:p w14:paraId="56C6F04E" w14:textId="77777777" w:rsidR="00695238" w:rsidRDefault="00695238" w:rsidP="00695238">
      <w:pPr>
        <w:pStyle w:val="affa"/>
        <w:rPr>
          <w:ins w:id="1395" w:author="Nik K" w:date="2026-10-29T07:58:00Z"/>
        </w:rPr>
      </w:pPr>
      <w:ins w:id="1396" w:author="Nik K" w:date="2026-10-29T07:58:00Z">
        <w:r>
          <w:t xml:space="preserve">В патенте </w:t>
        </w:r>
        <w:r>
          <w:rPr>
            <w:rStyle w:val="af6"/>
          </w:rPr>
          <w:t>US8131354B2</w:t>
        </w:r>
        <w:r>
          <w:t xml:space="preserve"> предложена оценка ударного объёма по двум наборам электрических данных, полученным в разных фазах сердечного цикла. Для каждого набора строится </w:t>
        </w:r>
        <w:proofErr w:type="spellStart"/>
        <w:r>
          <w:t>импедансное</w:t>
        </w:r>
        <w:proofErr w:type="spellEnd"/>
        <w:r>
          <w:t xml:space="preserve"> изображение и определяется соответствующий объём; ударный объём оценивается по разности полученных значений. При восстановлении второго изображения вводятся ограничения на его отличие от первого, однако равенство объёмов сердца не предполагается. Требование неизменности изображения вне сердца содержится в зависимом пункте 9 и характеризует только этот вариант осуществления. Его нельзя распространять на все решения, охватываемые независимым пунктом.</w:t>
        </w:r>
      </w:ins>
    </w:p>
    <w:p w14:paraId="28FDBD8C" w14:textId="77777777" w:rsidR="00695238" w:rsidRDefault="00695238" w:rsidP="00695238">
      <w:pPr>
        <w:pStyle w:val="affa"/>
        <w:rPr>
          <w:ins w:id="1397" w:author="Nik K" w:date="2026-10-29T07:58:00Z"/>
        </w:rPr>
      </w:pPr>
      <w:ins w:id="1398" w:author="Nik K" w:date="2026-10-29T07:58:00Z">
        <w:r>
          <w:t xml:space="preserve">Связанный патент </w:t>
        </w:r>
        <w:r>
          <w:rPr>
            <w:rStyle w:val="af6"/>
          </w:rPr>
          <w:t>US8868175B2</w:t>
        </w:r>
        <w:r>
          <w:t xml:space="preserve"> сохраняет двухфазный принцип определения ударного объёма. Зависимые пункты 3–6 предусматривают подбор геометрических параметров внутренней области сердца, включая размеры, положение и ориентацию. Таким образом, </w:t>
        </w:r>
        <w:r>
          <w:lastRenderedPageBreak/>
          <w:t>изменение положения и формы сердечной области уже учитывается в известных параметрических моделях. Вместе с тем определение параметров в двух фазах следует отличать от восстановления непрерывной динамики сердца на протяжении всего сердечного цикла.</w:t>
        </w:r>
      </w:ins>
    </w:p>
    <w:p w14:paraId="295D7C34" w14:textId="77777777" w:rsidR="00695238" w:rsidRDefault="00695238" w:rsidP="00695238">
      <w:pPr>
        <w:pStyle w:val="affa"/>
        <w:rPr>
          <w:ins w:id="1399" w:author="Nik K" w:date="2026-10-29T07:58:00Z"/>
        </w:rPr>
      </w:pPr>
      <w:ins w:id="1400" w:author="Nik K" w:date="2026-10-29T07:58:00Z">
        <w:r>
          <w:t xml:space="preserve">Патент </w:t>
        </w:r>
        <w:r>
          <w:rPr>
            <w:rStyle w:val="af6"/>
          </w:rPr>
          <w:t>US8694089B2</w:t>
        </w:r>
        <w:r>
          <w:t>, имеющий то же название, относится в рассматриваемых независимых пунктах к оценке содержания жидкости в лёгких. Пункты 5 и 22 предусматривают решение обратной задачи определения удельного импеданса лёгких с использованием изображения или модели грудной клетки. Для исследуемой методики этот документ представляет интерес прежде всего как аналог этапа определения электрических параметров внесердечных тканей.</w:t>
        </w:r>
      </w:ins>
    </w:p>
    <w:p w14:paraId="0272904A" w14:textId="77777777" w:rsidR="00695238" w:rsidRDefault="00695238" w:rsidP="00695238">
      <w:pPr>
        <w:pStyle w:val="31"/>
        <w:rPr>
          <w:ins w:id="1401" w:author="Nik K" w:date="2026-10-29T07:58:00Z"/>
        </w:rPr>
      </w:pPr>
      <w:ins w:id="1402" w:author="Nik K" w:date="2026-10-29T07:58:00Z">
        <w:r>
          <w:t>3.3. Разделение составляющих сердечного сигнала и определение объёмного масштаба</w:t>
        </w:r>
      </w:ins>
    </w:p>
    <w:p w14:paraId="00161F9C" w14:textId="77777777" w:rsidR="00695238" w:rsidRDefault="00695238" w:rsidP="00695238">
      <w:pPr>
        <w:pStyle w:val="affa"/>
        <w:rPr>
          <w:ins w:id="1403" w:author="Nik K" w:date="2026-10-29T07:58:00Z"/>
        </w:rPr>
      </w:pPr>
      <w:ins w:id="1404" w:author="Nik K" w:date="2026-10-29T07:58:00Z">
        <w:r>
          <w:t xml:space="preserve">В патенте </w:t>
        </w:r>
        <w:r>
          <w:rPr>
            <w:rStyle w:val="af6"/>
          </w:rPr>
          <w:t>US10278598B2</w:t>
        </w:r>
        <w:r>
          <w:t xml:space="preserve"> предложено разложение изменений измеренных грудных напряжений на предсердную и желудочковую составляющие. Независимый пункт 1 предусматривает токовые цепи через левые и правые конечности, грудные измерительные пары, регистрацию изменений напряжения относительно начала сердечного цикла и использование стандартизованных откликов предсердий и желудочков, полученных в эксперименте вне организма. Выделенная желудочковая составляющая преобразуется в объёмный показатель посредством коэффициента, определяемого известным изменением объёма и соответствующим калибровочным откликом. Следовательно, объёмный масштаб задаётся отдельной калибровочной процедурой.</w:t>
        </w:r>
      </w:ins>
    </w:p>
    <w:p w14:paraId="6BC7440A" w14:textId="77777777" w:rsidR="00695238" w:rsidRDefault="00695238" w:rsidP="00695238">
      <w:pPr>
        <w:pStyle w:val="affa"/>
        <w:rPr>
          <w:ins w:id="1405" w:author="Nik K" w:date="2026-10-29T07:58:00Z"/>
        </w:rPr>
      </w:pPr>
      <w:ins w:id="1406" w:author="Nik K" w:date="2026-10-29T07:58:00Z">
        <w:r>
          <w:t xml:space="preserve">В европейском патенте </w:t>
        </w:r>
        <w:r>
          <w:rPr>
            <w:rStyle w:val="af6"/>
          </w:rPr>
          <w:t>EP2385788B1</w:t>
        </w:r>
        <w:r>
          <w:t xml:space="preserve"> независимый пункт 1 также предусматривает разделение предсердной и желудочковой составляющих и калибровочный переход к ударному объёму. Однако прямого требования использовать стандартизованные экспериментальные данные вне организма в этом пункте нет. Эксперимент с изолированным сердцем приведён в зависимом пункте 5 и используется для определения расположения электродов и весовых коэффициентов. Поэтому американскую и европейскую формулы следует сопоставлять раздельно.</w:t>
        </w:r>
      </w:ins>
    </w:p>
    <w:p w14:paraId="568A3673" w14:textId="77777777" w:rsidR="00695238" w:rsidRDefault="00695238" w:rsidP="00695238">
      <w:pPr>
        <w:pStyle w:val="affa"/>
        <w:rPr>
          <w:ins w:id="1407" w:author="Nik K" w:date="2026-10-29T07:58:00Z"/>
        </w:rPr>
      </w:pPr>
      <w:ins w:id="1408" w:author="Nik K" w:date="2026-10-29T07:58:00Z">
        <w:r>
          <w:t>Общими признаками этих решений и исследуемой методики являются выделение сердечной составляющей из совокупного электрического сигнала и необходимость её перевода в единицы объёма. Предполагаемое отличие исследуемого подхода связано с определением объёмного масштаба посредством индивидуальной физической модели. Для подтверждения этого отличия необходимо установить, каким образом параметры модели определяют объём конкретной камеры и какие независимые данные используются для проверки такого соответствия.</w:t>
        </w:r>
      </w:ins>
    </w:p>
    <w:p w14:paraId="0F57CE98" w14:textId="77777777" w:rsidR="00695238" w:rsidRDefault="00695238" w:rsidP="00695238">
      <w:pPr>
        <w:pStyle w:val="affa"/>
        <w:rPr>
          <w:ins w:id="1409" w:author="Nik K" w:date="2026-10-29T07:58:00Z"/>
        </w:rPr>
      </w:pPr>
      <w:ins w:id="1410" w:author="Nik K" w:date="2026-10-29T07:58:00Z">
        <w:r>
          <w:t xml:space="preserve">Другой способ уточнения масштаба измерений раскрыт в патенте </w:t>
        </w:r>
        <w:r>
          <w:rPr>
            <w:rStyle w:val="af6"/>
          </w:rPr>
          <w:t>US7783345B2</w:t>
        </w:r>
        <w:r>
          <w:t xml:space="preserve">. В нём используются измерения импеданса одного и того же сегмента тела при нескольких расстояниях между электродами, преимущественно вдоль продольной оси тела. Пункты 8 и 9 предусматривают определение электрически эффективной длины сегмента; пункт 17 — оценку удельного сопротивления крови по многочастотным измерениям. Пункт 26 предусматривает применение эмпирических зависимостей, установленных с использованием </w:t>
        </w:r>
        <w:proofErr w:type="spellStart"/>
        <w:r>
          <w:t>референсных</w:t>
        </w:r>
        <w:proofErr w:type="spellEnd"/>
        <w:r>
          <w:t xml:space="preserve"> методов, в том числе для оценки фракции выброса. Этот документ подтверждает известность электрического уточнения геометрического масштаба, однако применимость соответствующих зависимостей к иной электродной схеме требует отдельного обоснования.</w:t>
        </w:r>
      </w:ins>
    </w:p>
    <w:p w14:paraId="369D5784" w14:textId="77777777" w:rsidR="00695238" w:rsidRDefault="00695238" w:rsidP="00695238">
      <w:pPr>
        <w:pStyle w:val="31"/>
        <w:rPr>
          <w:ins w:id="1411" w:author="Nik K" w:date="2026-10-29T07:58:00Z"/>
        </w:rPr>
      </w:pPr>
      <w:ins w:id="1412" w:author="Nik K" w:date="2026-10-29T07:58:00Z">
        <w:r>
          <w:lastRenderedPageBreak/>
          <w:t>3.4. Электродные схемы, анатомическая привязка и учёт внесердечных тканей</w:t>
        </w:r>
      </w:ins>
    </w:p>
    <w:p w14:paraId="4D332291" w14:textId="77777777" w:rsidR="00695238" w:rsidRDefault="00695238" w:rsidP="00695238">
      <w:pPr>
        <w:pStyle w:val="affa"/>
        <w:rPr>
          <w:ins w:id="1413" w:author="Nik K" w:date="2026-10-29T07:58:00Z"/>
        </w:rPr>
      </w:pPr>
      <w:ins w:id="1414" w:author="Nik K" w:date="2026-10-29T07:58:00Z">
        <w:r>
          <w:t xml:space="preserve">В патенте </w:t>
        </w:r>
        <w:r>
          <w:rPr>
            <w:rStyle w:val="af6"/>
          </w:rPr>
          <w:t>RU2415641C1</w:t>
        </w:r>
        <w:r>
          <w:t xml:space="preserve"> предложен способ оценки сердечного выброса с двумя потенциальными электродами на правой и левой руках и двумя парами токовых электродов на передней поверхности грудной клетки и спине. Расчёт основан на антропометрической оценке геометрического объёма аортальной области измерения и относительной амплитуде </w:t>
        </w:r>
        <w:proofErr w:type="spellStart"/>
        <w:r>
          <w:t>реограммы</w:t>
        </w:r>
        <w:proofErr w:type="spellEnd"/>
        <w:r>
          <w:t>. Общим признаком с исследуемой методикой является использование потенциальных электродов на руках. Однако различия в расположении токовых электродов необходимо учитывать при сопоставлении измерительных схем. Кроме того, геометрический объём области измерения в данном решении не тождествен объёму отдельной камеры сердца.</w:t>
        </w:r>
      </w:ins>
    </w:p>
    <w:p w14:paraId="3DC1F6AF" w14:textId="77777777" w:rsidR="00695238" w:rsidRDefault="00695238" w:rsidP="00695238">
      <w:pPr>
        <w:pStyle w:val="affa"/>
        <w:rPr>
          <w:ins w:id="1415" w:author="Nik K" w:date="2026-10-29T07:58:00Z"/>
        </w:rPr>
      </w:pPr>
      <w:ins w:id="1416" w:author="Nik K" w:date="2026-10-29T07:58:00Z">
        <w:r>
          <w:t xml:space="preserve">Существенное сочетание близких признаков представлено в патенте </w:t>
        </w:r>
        <w:r>
          <w:rPr>
            <w:rStyle w:val="af6"/>
          </w:rPr>
          <w:t>RU2778992C1</w:t>
        </w:r>
        <w:r>
          <w:t xml:space="preserve">. Его единственный пункт предусматривает совместную регистрацию импеданса и электрокардиограммы, размещение радиальных измерительных каналов вдоль проекции желудочковых стенок и использование дополнительного канала для оценки пульсового кровенаполнения мягких тканей. Электродная система привязывается к контуру проекции крови в сердце, определённому по данным КТ или магнитно-резонансной томографии перед систолой. В описании дополнительно рассматривается сферическая аппроксимация с изменением радиуса и пространственного положения. Таким образом, сочетание индивидуальной анатомической привязки, учёта </w:t>
        </w:r>
        <w:proofErr w:type="spellStart"/>
        <w:r>
          <w:t>мягкотканной</w:t>
        </w:r>
        <w:proofErr w:type="spellEnd"/>
        <w:r>
          <w:t xml:space="preserve"> составляющей и изменяемой геометрической модели уже раскрыто в одной публикации.</w:t>
        </w:r>
      </w:ins>
    </w:p>
    <w:p w14:paraId="55216187" w14:textId="77777777" w:rsidR="00695238" w:rsidRDefault="00695238" w:rsidP="00695238">
      <w:pPr>
        <w:pStyle w:val="affa"/>
        <w:rPr>
          <w:ins w:id="1417" w:author="Nik K" w:date="2026-10-29T07:58:00Z"/>
        </w:rPr>
      </w:pPr>
      <w:ins w:id="1418" w:author="Nik K" w:date="2026-10-29T07:58:00Z">
        <w:r>
          <w:t>По отношению к RU2778992C1 возможное отличие исследуемой методики связано со способом определения внесердечной составляющей: предполагается использовать электрические параметры тканей, восстановленные по данным ЭИТ, и включать их в физическую модель другой электродной схемы. Для содержательного сопоставления необходимо определить состав передаваемых параметров, их пространственное соответствие анатомической модели и способ учёта их изменений во времени.</w:t>
        </w:r>
      </w:ins>
    </w:p>
    <w:p w14:paraId="7CA75C98" w14:textId="77777777" w:rsidR="00695238" w:rsidRDefault="00695238" w:rsidP="00695238">
      <w:pPr>
        <w:pStyle w:val="31"/>
        <w:rPr>
          <w:ins w:id="1419" w:author="Nik K" w:date="2026-10-29T07:58:00Z"/>
        </w:rPr>
      </w:pPr>
      <w:ins w:id="1420" w:author="Nik K" w:date="2026-10-29T07:58:00Z">
        <w:r>
          <w:t>3.5. Совместное использование анатомических изображений и ЭИТ</w:t>
        </w:r>
      </w:ins>
    </w:p>
    <w:p w14:paraId="3B982A48" w14:textId="77777777" w:rsidR="00695238" w:rsidRDefault="00695238" w:rsidP="00695238">
      <w:pPr>
        <w:pStyle w:val="affa"/>
        <w:rPr>
          <w:ins w:id="1421" w:author="Nik K" w:date="2026-10-29T07:58:00Z"/>
        </w:rPr>
      </w:pPr>
      <w:ins w:id="1422" w:author="Nik K" w:date="2026-10-29T07:58:00Z">
        <w:r>
          <w:t xml:space="preserve">В патенте </w:t>
        </w:r>
        <w:r>
          <w:rPr>
            <w:rStyle w:val="af6"/>
          </w:rPr>
          <w:t>RU2790406C1</w:t>
        </w:r>
        <w:r>
          <w:t xml:space="preserve"> данные КТ или магнитно-резонансной томографии используются для определения геометрии торса, сердца и координат электродов. По электрическим измерениям восстанавливается пространственное распределение импеданса, которое затем применяется при решении обратной задачи электрокардиографии. Результатом являются карты электрической активности сердца. Общим с исследуемой методикой является использование восстановленных электрических свойств тканей в последующей расчётной задаче. Различие относится к определяемой величине: рассматриваемый пункт формулы предусматривает восстановление электрической активности, а не объёмных показателей камер сердца.</w:t>
        </w:r>
      </w:ins>
    </w:p>
    <w:p w14:paraId="579AD7C2" w14:textId="77777777" w:rsidR="00695238" w:rsidRDefault="00695238" w:rsidP="00695238">
      <w:pPr>
        <w:pStyle w:val="affa"/>
        <w:rPr>
          <w:ins w:id="1423" w:author="Nik K" w:date="2026-10-29T07:58:00Z"/>
        </w:rPr>
      </w:pPr>
      <w:ins w:id="1424" w:author="Nik K" w:date="2026-10-29T07:58:00Z">
        <w:r>
          <w:t xml:space="preserve">Более непосредственно к объёмным оценкам относится патент </w:t>
        </w:r>
        <w:r>
          <w:rPr>
            <w:rStyle w:val="af6"/>
          </w:rPr>
          <w:t>US11605162B2</w:t>
        </w:r>
        <w:r>
          <w:t xml:space="preserve">, выявленный при дополнительном поиске. Пункт 1 предусматривает восстановление и уточнение </w:t>
        </w:r>
        <w:proofErr w:type="spellStart"/>
        <w:r>
          <w:t>импедансного</w:t>
        </w:r>
        <w:proofErr w:type="spellEnd"/>
        <w:r>
          <w:t xml:space="preserve"> изображения, его сегментацию, выделение области интереса и определение параметра связи между электрическими свойствами области и её физическими характеристиками. Пункт 4 включает содержание воздуха, крови и ткани; пункты 5–6 предусматривают использование априорной информации, в том числе КТ. В описании оценка ударного объёма сердца названа среди возможных применений. Этот </w:t>
        </w:r>
        <w:r>
          <w:lastRenderedPageBreak/>
          <w:t>документ показывает, что совместное использование КТ и ЭИТ для получения объёмных оценок уже представлено в патентной литературе.</w:t>
        </w:r>
      </w:ins>
    </w:p>
    <w:p w14:paraId="6A5411E1" w14:textId="77777777" w:rsidR="00695238" w:rsidRDefault="00695238" w:rsidP="00695238">
      <w:pPr>
        <w:pStyle w:val="affa"/>
        <w:rPr>
          <w:ins w:id="1425" w:author="Nik K" w:date="2026-10-29T07:58:00Z"/>
        </w:rPr>
      </w:pPr>
      <w:ins w:id="1426" w:author="Nik K" w:date="2026-10-29T07:58:00Z">
        <w:r>
          <w:t xml:space="preserve">В публикации </w:t>
        </w:r>
        <w:r>
          <w:rPr>
            <w:rStyle w:val="af6"/>
          </w:rPr>
          <w:t>US20240008759A1</w:t>
        </w:r>
        <w:r>
          <w:t xml:space="preserve"> рассматривается получение гемодинамических показателей непосредственно из изменений ЭИТ-изображения. Пункт 1 предусматривает выделение области интереса и формирование сигнала изменений кровотока по изменениям значений пикселей; пункт 2 — расчёт ударного объёма. Пункт 6 предусматривает применение весовых коэффициентов, зависящих от пола, возраста, роста и массы тела. Для исследуемой методики данный документ является аналогом по назначению. Сопоставлению подлежит способ перехода от электрических данных к объёму: расчёт по характеристикам ЭИТ-сигнала либо восстановление объёма камеры через индивидуальную физическую модель.</w:t>
        </w:r>
      </w:ins>
    </w:p>
    <w:p w14:paraId="363ECDDD" w14:textId="77777777" w:rsidR="00695238" w:rsidRDefault="00695238" w:rsidP="00695238">
      <w:pPr>
        <w:pStyle w:val="affa"/>
        <w:rPr>
          <w:ins w:id="1427" w:author="Nik K" w:date="2026-10-29T07:58:00Z"/>
        </w:rPr>
      </w:pPr>
      <w:ins w:id="1428" w:author="Nik K" w:date="2026-10-29T07:58:00Z">
        <w:r>
          <w:t xml:space="preserve">Публикация </w:t>
        </w:r>
        <w:r>
          <w:rPr>
            <w:rStyle w:val="af6"/>
          </w:rPr>
          <w:t>US20260102074A1</w:t>
        </w:r>
        <w:r>
          <w:t xml:space="preserve"> от 16 апреля 2026 г. относится к трёхмерной </w:t>
        </w:r>
        <w:proofErr w:type="spellStart"/>
        <w:r>
          <w:t>импедансной</w:t>
        </w:r>
        <w:proofErr w:type="spellEnd"/>
        <w:r>
          <w:t xml:space="preserve"> томографии с использованием пространственных координат электродов и переключаемых измерительных конфигураций. Зависимые пункты 10–13 предусматривают объединение </w:t>
        </w:r>
        <w:proofErr w:type="spellStart"/>
        <w:r>
          <w:t>импедансных</w:t>
        </w:r>
        <w:proofErr w:type="spellEnd"/>
        <w:r>
          <w:t xml:space="preserve"> и медицинских изображений, повторную реконструкцию движения и деформации, а также определение анатомической геометрии. Поэтому объединение анатомических изображений с динамической ЭИТ также относится к известным направлениям разработки. В рассмотренных пунктах не установлена последовательность переноса тканевых параметров в отдельную схему ТТРКГ с последующим определением объёмов камер сердца.</w:t>
        </w:r>
      </w:ins>
    </w:p>
    <w:p w14:paraId="226C6B0F" w14:textId="77777777" w:rsidR="00695238" w:rsidRDefault="00695238" w:rsidP="00695238">
      <w:pPr>
        <w:pStyle w:val="affa"/>
        <w:rPr>
          <w:ins w:id="1429" w:author="Nik K" w:date="2026-10-29T07:58:00Z"/>
        </w:rPr>
      </w:pPr>
      <w:ins w:id="1430" w:author="Nik K" w:date="2026-10-29T07:58:00Z">
        <w:r>
          <w:t xml:space="preserve">Публикация </w:t>
        </w:r>
        <w:r>
          <w:rPr>
            <w:rStyle w:val="af6"/>
          </w:rPr>
          <w:t>WO2024003008A1</w:t>
        </w:r>
        <w:r>
          <w:t xml:space="preserve"> относится к смежному направлению: совместному использованию локальных и общих либо сегментарных </w:t>
        </w:r>
        <w:proofErr w:type="spellStart"/>
        <w:r>
          <w:t>биоимпедансных</w:t>
        </w:r>
        <w:proofErr w:type="spellEnd"/>
        <w:r>
          <w:t xml:space="preserve"> измерений для оценки физиологического состояния. Упоминание КТ в пункте 12 связано с получением </w:t>
        </w:r>
        <w:proofErr w:type="spellStart"/>
        <w:r>
          <w:t>референсных</w:t>
        </w:r>
        <w:proofErr w:type="spellEnd"/>
        <w:r>
          <w:t xml:space="preserve"> значений физиологического параметра. Такое применение следует отличать от построения индивидуальной электрической модели грудной клетки для восстановления сердечных объёмов.</w:t>
        </w:r>
      </w:ins>
    </w:p>
    <w:p w14:paraId="3453D4C6" w14:textId="77777777" w:rsidR="00695238" w:rsidRDefault="00695238" w:rsidP="00695238">
      <w:pPr>
        <w:pStyle w:val="31"/>
        <w:rPr>
          <w:ins w:id="1431" w:author="Nik K" w:date="2026-10-29T07:58:00Z"/>
        </w:rPr>
      </w:pPr>
      <w:ins w:id="1432" w:author="Nik K" w:date="2026-10-29T07:58:00Z">
        <w:r>
          <w:t>3.6. Сопоставление выявленных решений с исследуемой методикой</w:t>
        </w:r>
      </w:ins>
    </w:p>
    <w:p w14:paraId="0F167DDC" w14:textId="77777777" w:rsidR="00695238" w:rsidRDefault="00695238" w:rsidP="00695238">
      <w:pPr>
        <w:pStyle w:val="affa"/>
        <w:rPr>
          <w:ins w:id="1433" w:author="Nik K" w:date="2026-10-29T07:58:00Z"/>
        </w:rPr>
      </w:pPr>
      <w:ins w:id="1434" w:author="Nik K" w:date="2026-10-29T07:58:00Z">
        <w:r>
          <w:t>Рассмотренные публикации охватывают основные операции, входящие в исследуемую методику: использование индивидуальных анатомических данных, определение электрических параметров тканей, параметрическое восстановление геометрии сердца, учёт внесердечной составляющей и преобразование электрических измерений в объёмные показатели. При этом в отдельных документах раскрыты сочетания нескольких таких операций. Поэтому использование КТ, ЭИТ или геометрической модели сердца само по себе не характеризует специфический вклад исследования.</w:t>
        </w:r>
      </w:ins>
    </w:p>
    <w:p w14:paraId="6CE710CC" w14:textId="77777777" w:rsidR="00695238" w:rsidRDefault="00695238" w:rsidP="00695238">
      <w:pPr>
        <w:pStyle w:val="affa"/>
        <w:rPr>
          <w:ins w:id="1435" w:author="Nik K" w:date="2026-10-29T07:58:00Z"/>
        </w:rPr>
      </w:pPr>
      <w:ins w:id="1436" w:author="Nik K" w:date="2026-10-29T07:58:00Z">
        <w:r>
          <w:t>Предметом дальнейшего сопоставления является конкретная организация расчёта. В исследуемой методике анатомическая модель формируется по одному статическому набору данных КТ; электрические параметры внесердечных тканей определяются по данным ЭИТ; полученные оценки используются в модели измерений ТТРКГ; затем восстанавливаются изменения геометрии и объёмные показатели отдельных камер. Возможные отличительные признаки должны описывать связи между этими этапами, включая состав определяемых параметров, способ их передачи между моделями, временное согласование измерений и правила преобразования геометрических характеристик в камерные объёмы.</w:t>
        </w:r>
      </w:ins>
    </w:p>
    <w:p w14:paraId="777C64EE" w14:textId="77777777" w:rsidR="00695238" w:rsidRDefault="00695238" w:rsidP="00695238">
      <w:pPr>
        <w:pStyle w:val="affa"/>
        <w:rPr>
          <w:ins w:id="1437" w:author="Nik K" w:date="2026-10-29T07:58:00Z"/>
        </w:rPr>
      </w:pPr>
      <w:ins w:id="1438" w:author="Nik K" w:date="2026-10-29T07:58:00Z">
        <w:r>
          <w:t xml:space="preserve">Основным методическим условием реализации такой последовательности является идентифицируемость параметров — возможность их однозначного определения по </w:t>
        </w:r>
        <w:r>
          <w:lastRenderedPageBreak/>
          <w:t>выбранным измерениям в рамках принятой модели. Необходимо проверить, позволяют ли доступные данные раздельно оценивать изменение электрических свойств тканей, изменение размеров сердца и его перемещение. Если геометрия при обработке данных ЭИТ считается неизменной, часть эффекта неучтённого движения может быть включена в оценку тканевых параметров. Последующее использование такой оценки для коррекции ТТРКГ создаёт риск искажения сердечной составляющей. Это следствие принятой расчётной постановки, которое требует проверки при фактических электродных схемах и уровне погрешностей измерений.</w:t>
        </w:r>
      </w:ins>
    </w:p>
    <w:p w14:paraId="7A39045B" w14:textId="77777777" w:rsidR="00695238" w:rsidRDefault="00695238" w:rsidP="00695238">
      <w:pPr>
        <w:pStyle w:val="affa"/>
        <w:rPr>
          <w:ins w:id="1439" w:author="Nik K" w:date="2026-10-29T07:58:00Z"/>
        </w:rPr>
      </w:pPr>
      <w:ins w:id="1440" w:author="Nik K" w:date="2026-10-29T07:58:00Z">
        <w:r>
          <w:t>Отдельного обоснования требует переход от эквивалентной геометрической модели сердца к объёмам его камер. Согласование расчётного и измеренного импеданса подтверждает соответствие модели электрическим данным, однако само по себе не устанавливает правильность распределения общего объёмного изменения между предсердиями и желудочками. Для определения ударного объёма необходимо задать связь восстановленных параметров с изменением объёма выбранной камеры. Для определения фракции выброса требуется также установить конечно-диастолический объём этой камеры.</w:t>
        </w:r>
      </w:ins>
    </w:p>
    <w:p w14:paraId="786907AC" w14:textId="77777777" w:rsidR="00695238" w:rsidRDefault="00695238" w:rsidP="00695238">
      <w:pPr>
        <w:pStyle w:val="affa"/>
        <w:rPr>
          <w:ins w:id="1441" w:author="Nik K" w:date="2026-10-29T07:58:00Z"/>
        </w:rPr>
      </w:pPr>
      <w:ins w:id="1442" w:author="Nik K" w:date="2026-10-29T07:58:00Z">
        <w:r>
          <w:t>Один статический набор данных КТ при неизвестной фазе сердечного цикла непосредственно не задаёт ни конечно-диастолическое состояние, ни объёмную динамику. Поэтому в методике должен быть определён источник информации, позволяющий установить соответствующие механические фазы и абсолютный объёмный масштаб. Если для этого используются дополнительные измерения или априорные зависимости, они должны быть включены в описание метода и в последующее патентное сопоставление.</w:t>
        </w:r>
      </w:ins>
    </w:p>
    <w:p w14:paraId="705851FC" w14:textId="77777777" w:rsidR="00695238" w:rsidRDefault="00695238" w:rsidP="00695238">
      <w:pPr>
        <w:pStyle w:val="31"/>
        <w:rPr>
          <w:ins w:id="1443" w:author="Nik K" w:date="2026-10-29T07:58:00Z"/>
        </w:rPr>
      </w:pPr>
      <w:ins w:id="1444" w:author="Nik K" w:date="2026-10-29T07:58:00Z">
        <w:r>
          <w:t>3.7. Выводы по результатам патентного поиска и анализа</w:t>
        </w:r>
      </w:ins>
    </w:p>
    <w:p w14:paraId="074E1E2C" w14:textId="77777777" w:rsidR="00695238" w:rsidRDefault="00695238" w:rsidP="00695238">
      <w:pPr>
        <w:pStyle w:val="affa"/>
        <w:rPr>
          <w:ins w:id="1445" w:author="Nik K" w:date="2026-10-29T07:58:00Z"/>
        </w:rPr>
      </w:pPr>
      <w:ins w:id="1446" w:author="Nik K" w:date="2026-10-29T07:58:00Z">
        <w:r>
          <w:t>Патентный поиск выявил технические решения, существенно пересекающиеся с исследуемой методикой по назначению и способам обработки данных. Для сопоставления параметрического восстановления геометрии и учёта электрических свойств лёгких приоритетное значение имеет US20150297099A1; для двухфазной оценки объёма — US8131354B2 и US8868175B2; для анатомической привязки измерений и коррекции влияния мягких тканей — RU2778992C1; для совместного использования КТ и ЭИТ при объёмных оценках — US11605162B2. Эти документы определяют основные направления дальнейшего анализа отличительных признаков.</w:t>
        </w:r>
      </w:ins>
    </w:p>
    <w:p w14:paraId="5AE82791" w14:textId="77777777" w:rsidR="00695238" w:rsidRDefault="00695238" w:rsidP="00695238">
      <w:pPr>
        <w:pStyle w:val="affa"/>
        <w:rPr>
          <w:ins w:id="1447" w:author="Nik K" w:date="2026-10-29T07:58:00Z"/>
        </w:rPr>
      </w:pPr>
      <w:ins w:id="1448" w:author="Nik K" w:date="2026-10-29T07:58:00Z">
        <w:r>
          <w:t>Результаты анализа не позволяют представлять отдельные перечисленные операции как впервые предложенные в рамках исследования. Возможный вклад разработки следует связывать с конкретным способом согласования анатомических и электрических данных, передачи тканевых параметров между измерительными схемами и определения объёмов отдельных камер при ограниченном составе исходной информации. Существенность этих отличий должна подтверждаться их влиянием на результат измерения: погрешность объёмных оценок, устойчивость расчёта и возможность раздельного определения тканевых и геометрических изменений.</w:t>
        </w:r>
      </w:ins>
    </w:p>
    <w:p w14:paraId="1742DE9D" w14:textId="77777777" w:rsidR="00695238" w:rsidRDefault="00695238" w:rsidP="00695238">
      <w:pPr>
        <w:pStyle w:val="affa"/>
        <w:rPr>
          <w:ins w:id="1449" w:author="Nik K" w:date="2026-10-29T07:58:00Z"/>
        </w:rPr>
      </w:pPr>
      <w:ins w:id="1450" w:author="Nik K" w:date="2026-10-29T07:58:00Z">
        <w:r>
          <w:t xml:space="preserve">Таким образом, патентный анализ определил известные технические решения и уточнил предмет собственного исследования. Основанием для дальнейшей разработки является необходимость обосновать и проверить конкретную последовательность расчёта при использовании одной статической анатомической модели. Выводы относятся к техническому содержанию рассмотренных публикаций в пределах проведённого поиска. </w:t>
        </w:r>
        <w:r>
          <w:lastRenderedPageBreak/>
          <w:t>Полнота патентных семейств, действующий объём правовой охраны и патентная чистота разработки в рамках данного анализа не устанавливались.</w:t>
        </w:r>
      </w:ins>
    </w:p>
    <w:p w14:paraId="38C9FBE2" w14:textId="6EF1AED7" w:rsidR="003416EE" w:rsidDel="00695238" w:rsidRDefault="006041B4">
      <w:pPr>
        <w:pStyle w:val="1"/>
        <w:rPr>
          <w:del w:id="1451" w:author="Nik K" w:date="2026-10-29T07:58:00Z"/>
        </w:rPr>
      </w:pPr>
      <w:del w:id="1452" w:author="Nik K" w:date="2026-10-29T07:58:00Z">
        <w:r w:rsidDel="00695238">
          <w:lastRenderedPageBreak/>
          <w:delText>3 Патентное исследование</w:delText>
        </w:r>
        <w:bookmarkEnd w:id="1376"/>
      </w:del>
    </w:p>
    <w:p w14:paraId="37D0CEAA" w14:textId="09C05909" w:rsidR="003416EE" w:rsidDel="00695238" w:rsidRDefault="006041B4">
      <w:pPr>
        <w:pStyle w:val="21"/>
        <w:rPr>
          <w:del w:id="1453" w:author="Nik K" w:date="2026-10-29T07:58:00Z"/>
        </w:rPr>
      </w:pPr>
      <w:bookmarkStart w:id="1454" w:name="_Toc244123053"/>
      <w:bookmarkStart w:id="1455" w:name="Xf4812fa7ab2f33f811c750a07fa0397d8413256"/>
      <w:del w:id="1456" w:author="Nik K" w:date="2026-10-29T07:58:00Z">
        <w:r w:rsidDel="00695238">
          <w:delText>3.1 Предмет исследования и границы патентного сопоставления</w:delText>
        </w:r>
        <w:bookmarkEnd w:id="1454"/>
      </w:del>
    </w:p>
    <w:p w14:paraId="6095271F" w14:textId="0A82217A" w:rsidR="003416EE" w:rsidRPr="00674711" w:rsidDel="00695238" w:rsidRDefault="006041B4">
      <w:pPr>
        <w:pStyle w:val="FirstParagraph"/>
        <w:rPr>
          <w:del w:id="1457" w:author="Nik K" w:date="2026-10-29T07:58:00Z"/>
          <w:lang w:val="ru-RU"/>
          <w:rPrChange w:id="1458" w:author="Nik K" w:date="2026-10-29T00:17:00Z">
            <w:rPr>
              <w:del w:id="1459" w:author="Nik K" w:date="2026-10-29T07:58:00Z"/>
            </w:rPr>
          </w:rPrChange>
        </w:rPr>
      </w:pPr>
      <w:del w:id="1460" w:author="Nik K" w:date="2026-10-29T07:58:00Z">
        <w:r w:rsidRPr="00674711" w:rsidDel="00695238">
          <w:rPr>
            <w:lang w:val="ru-RU"/>
            <w:rPrChange w:id="1461" w:author="Nik K" w:date="2026-10-29T00:17:00Z">
              <w:rPr/>
            </w:rPrChange>
          </w:rPr>
          <w:delText xml:space="preserve">Патентное исследование определяет место разрабатываемой методики среди решений, связывающих анатомию грудной клетки, электрические свойства тканей и динамику сердца. Поиск охватывает оценку ударного объёма, восстановление сердечной геометрии и устранение внесердечных составляющих сигнала. Задача — установить, какие </w:delText>
        </w:r>
      </w:del>
      <w:del w:id="1462" w:author="Nik K" w:date="2026-10-29T07:46:00Z">
        <w:r w:rsidRPr="00674711" w:rsidDel="001424F4">
          <w:rPr>
            <w:lang w:val="ru-RU"/>
            <w:rPrChange w:id="1463" w:author="Nik K" w:date="2026-10-29T00:17:00Z">
              <w:rPr/>
            </w:rPrChange>
          </w:rPr>
          <w:delText xml:space="preserve">операции </w:delText>
        </w:r>
      </w:del>
      <w:del w:id="1464" w:author="Nik K" w:date="2026-10-29T07:58:00Z">
        <w:r w:rsidRPr="00674711" w:rsidDel="00695238">
          <w:rPr>
            <w:lang w:val="ru-RU"/>
            <w:rPrChange w:id="1465" w:author="Nik K" w:date="2026-10-29T00:17:00Z">
              <w:rPr/>
            </w:rPrChange>
          </w:rPr>
          <w:delText>раскрыты в конкретных публикациях и какие различия существенны для исследуемой последовательности вычислений.</w:delText>
        </w:r>
      </w:del>
    </w:p>
    <w:p w14:paraId="550AC885" w14:textId="1C81B5EB" w:rsidR="003416EE" w:rsidRDefault="006041B4">
      <w:pPr>
        <w:pStyle w:val="af"/>
      </w:pPr>
      <w:del w:id="1466" w:author="Nik K" w:date="2026-10-29T07:58:00Z">
        <w:r w:rsidDel="00695238">
          <w:delText xml:space="preserve">Объект сопоставления задан постановкой проекта. Одна индивидуальная компьютерная томограмма (КТ) предоставляет анатомическую опору. Электроимпедансная томография (ЭИТ) используется для оценки базовых удельных сопротивлений тканей </w:delText>
        </w:r>
      </w:del>
      <m:oMath>
        <m:r>
          <w:del w:id="1467" w:author="Nik K" w:date="2026-10-29T07:58:00Z">
            <w:rPr>
              <w:rFonts w:ascii="Cambria Math" w:hAnsi="Cambria Math"/>
            </w:rPr>
            <m:t>ρ</m:t>
          </w:del>
        </m:r>
      </m:oMath>
      <w:del w:id="1468" w:author="Nik K" w:date="2026-10-29T07:58:00Z">
        <w:r w:rsidDel="00695238">
          <w:delText xml:space="preserve"> и их изменений </w:delText>
        </w:r>
      </w:del>
      <m:oMath>
        <m:r>
          <w:del w:id="1469" w:author="Nik K" w:date="2026-10-29T07:58:00Z">
            <m:rPr>
              <m:sty m:val="p"/>
            </m:rPr>
            <w:rPr>
              <w:rFonts w:ascii="Cambria Math" w:hAnsi="Cambria Math"/>
            </w:rPr>
            <m:t>Δ</m:t>
          </w:del>
        </m:r>
        <m:r>
          <w:del w:id="1470" w:author="Nik K" w:date="2026-10-29T07:58:00Z">
            <w:rPr>
              <w:rFonts w:ascii="Cambria Math" w:hAnsi="Cambria Math"/>
            </w:rPr>
            <m:t>ρ</m:t>
          </w:del>
        </m:r>
      </m:oMath>
      <w:del w:id="1471" w:author="Nik K" w:date="2026-10-29T07:58:00Z">
        <w:r w:rsidDel="00695238">
          <w:delText xml:space="preserve">, выраженных в Ом·м. Через физическую модель эти условные оценки передаются в фактическое трансторакальное отведение «рука–рука» (ТТРКГ) для определения тканевых составляющих сигнала. Далее исследуется восстановление размера и положения эквивалентного сердца и переход к объёмам камер, ударному объёму (УО) и фракции выброса (ФВ). Электрокардиограмма (ЭКГ) задаёт временные признаки. </w:delText>
        </w:r>
      </w:del>
      <w:del w:id="1472" w:author="Nik K" w:date="2026-10-29T07:47:00Z">
        <w:r w:rsidDel="001424F4">
          <w:delText>Синхронность ЭИТ и ТТРКГ — требование будущего протокола; имеющиеся записи разных сессий ему не отвечают. Эта последовательность остаётся предметом разработки.</w:delText>
        </w:r>
      </w:del>
    </w:p>
    <w:p w14:paraId="19BB849D" w14:textId="6EACD097" w:rsidR="003416EE" w:rsidDel="001424F4" w:rsidRDefault="006041B4">
      <w:pPr>
        <w:pStyle w:val="af"/>
        <w:rPr>
          <w:del w:id="1473" w:author="Nik K" w:date="2026-10-29T07:48:00Z"/>
        </w:rPr>
      </w:pPr>
      <w:del w:id="1474" w:author="Nik K" w:date="2026-10-29T07:48:00Z">
        <w:r w:rsidDel="001424F4">
          <w:delText xml:space="preserve">Четырёхмерная КТ (4D-КТ) служит </w:delText>
        </w:r>
      </w:del>
      <w:del w:id="1475" w:author="Nik K" w:date="2026-10-29T07:47:00Z">
        <w:r w:rsidDel="001424F4">
          <w:delText>референсом разработки</w:delText>
        </w:r>
      </w:del>
      <w:del w:id="1476" w:author="Nik K" w:date="2026-10-29T07:48:00Z">
        <w:r w:rsidDel="001424F4">
          <w:delText>; фазовые объёмы и координаты из неё не передаются в операционный расчёт. Пульсовые изменения мягких тканей и единого лёгочного компартмента сохраняются. Сфера допустима как аппроксимация целого сердца, но её объём не отождествляется с объёмом желудочка. Прямая геометрическая инверсия ЭИТ не заменяет целевой расчёт по скорректированной ТТРКГ.</w:delText>
        </w:r>
      </w:del>
    </w:p>
    <w:p w14:paraId="49DB3CE6" w14:textId="163B697B" w:rsidR="003416EE" w:rsidDel="001424F4" w:rsidRDefault="006041B4" w:rsidP="001424F4">
      <w:pPr>
        <w:pStyle w:val="af"/>
        <w:rPr>
          <w:del w:id="1477" w:author="Nik K" w:date="2026-10-29T07:48:00Z"/>
        </w:rPr>
      </w:pPr>
      <w:del w:id="1478" w:author="Nik K" w:date="2026-10-29T07:48:00Z">
        <w:r w:rsidDel="001424F4">
          <w:lastRenderedPageBreak/>
          <w:delText>Основа исследования — корпус от 26.10.2026: 28 запросов и 11 рабочих групп публикаций P01–P11. При актуализации 28.10.2026 выполнены ещё 14 адресных запросов, прочитаны дополнительные формулы, получен оригинал P07 и включены группы P12–P14. Итоговый корпус содержит 14 рабочих групп; объединение публикаций в группу не означает тождества их независимых пунктов.</w:delText>
        </w:r>
      </w:del>
    </w:p>
    <w:p w14:paraId="7ABC106E" w14:textId="25CD83AE" w:rsidR="003416EE" w:rsidDel="001424F4" w:rsidRDefault="006041B4" w:rsidP="001424F4">
      <w:pPr>
        <w:pStyle w:val="af"/>
        <w:rPr>
          <w:del w:id="1479" w:author="Nik K" w:date="2026-10-29T07:49:00Z"/>
        </w:rPr>
      </w:pPr>
      <w:del w:id="1480" w:author="Nik K" w:date="2026-10-29T07:49:00Z">
        <w:r w:rsidDel="001424F4">
          <w:delText>Поиск включал номера и названия документов, термины об импедансе, движении и КТ, рубрики A61B5/029 и A61B5/0536. Годы использовались как поисковые слова. Полный классификационный поиск и сплошной анализ цитирования не выполнены. Отложенные в прежнем протоколе US20260102074A1 и WO2024003008A1 доведены до чтения формул.</w:delText>
        </w:r>
      </w:del>
    </w:p>
    <w:p w14:paraId="1BCF33BD" w14:textId="6E717711" w:rsidR="003416EE" w:rsidRDefault="006041B4" w:rsidP="001424F4">
      <w:pPr>
        <w:pStyle w:val="af"/>
      </w:pPr>
      <w:del w:id="1481" w:author="Nik K" w:date="2026-10-29T07:49:00Z">
        <w:r w:rsidDel="001424F4">
          <w:delText>Прочитаны тексты публикаций в Google Patents и оригинальные PDF. Содержание пунктов формулы рассматривается отдельно от сведений описания; собственное сопоставление отделяется от утверждений заявителей. Актуальное действие прав и полный национальный охват не установлены. Дело P01 в European Patent Register и карточка P07 в ФИПС не получены. Метки правового состояния агрегатора не служат основанием вывода; наличие патента не подтверждает точность метода.</w:delText>
        </w:r>
      </w:del>
    </w:p>
    <w:p w14:paraId="7700A329" w14:textId="7BBEB331" w:rsidR="003416EE" w:rsidDel="001424F4" w:rsidRDefault="006041B4">
      <w:pPr>
        <w:pStyle w:val="21"/>
        <w:rPr>
          <w:del w:id="1482" w:author="Nik K" w:date="2026-10-29T07:53:00Z"/>
        </w:rPr>
      </w:pPr>
      <w:bookmarkStart w:id="1483" w:name="_Toc244123054"/>
      <w:bookmarkStart w:id="1484" w:name="Xc5f91af11a1fac7192c54a505c7182bc087feb8"/>
      <w:bookmarkEnd w:id="1455"/>
      <w:del w:id="1485" w:author="Nik K" w:date="2026-10-29T07:53:00Z">
        <w:r w:rsidDel="001424F4">
          <w:delText>3.2 Параметрическое восстановление геометрии и фазовые ограничения</w:delText>
        </w:r>
        <w:bookmarkEnd w:id="1483"/>
      </w:del>
    </w:p>
    <w:p w14:paraId="6E80635D" w14:textId="4EA05906" w:rsidR="003416EE" w:rsidRPr="00695238" w:rsidDel="001424F4" w:rsidRDefault="006041B4">
      <w:pPr>
        <w:pStyle w:val="FirstParagraph"/>
        <w:rPr>
          <w:del w:id="1486" w:author="Nik K" w:date="2026-10-29T07:53:00Z"/>
          <w:lang w:val="ru-RU"/>
          <w:rPrChange w:id="1487" w:author="Nik K" w:date="2026-10-29T07:58:00Z">
            <w:rPr>
              <w:del w:id="1488" w:author="Nik K" w:date="2026-10-29T07:53:00Z"/>
            </w:rPr>
          </w:rPrChange>
        </w:rPr>
      </w:pPr>
      <w:del w:id="1489" w:author="Nik K" w:date="2026-10-29T07:53:00Z">
        <w:r w:rsidRPr="00674711" w:rsidDel="001424F4">
          <w:rPr>
            <w:lang w:val="ru-RU"/>
            <w:rPrChange w:id="1490" w:author="Nik K" w:date="2026-10-29T00:17:00Z">
              <w:rPr/>
            </w:rPrChange>
          </w:rPr>
          <w:delText xml:space="preserve">В группе </w:delText>
        </w:r>
        <w:r w:rsidDel="001424F4">
          <w:delText>P</w:delText>
        </w:r>
        <w:r w:rsidRPr="00674711" w:rsidDel="001424F4">
          <w:rPr>
            <w:lang w:val="ru-RU"/>
            <w:rPrChange w:id="1491" w:author="Nik K" w:date="2026-10-29T00:17:00Z">
              <w:rPr/>
            </w:rPrChange>
          </w:rPr>
          <w:delText xml:space="preserve">01 ближайшей прочитанной публикацией остаётся </w:delText>
        </w:r>
        <w:r w:rsidDel="001424F4">
          <w:delText>US</w:delText>
        </w:r>
        <w:r w:rsidRPr="00674711" w:rsidDel="001424F4">
          <w:rPr>
            <w:lang w:val="ru-RU"/>
            <w:rPrChange w:id="1492" w:author="Nik K" w:date="2026-10-29T00:17:00Z">
              <w:rPr/>
            </w:rPrChange>
          </w:rPr>
          <w:delText>20150297099</w:delText>
        </w:r>
        <w:r w:rsidDel="001424F4">
          <w:delText>A</w:delText>
        </w:r>
        <w:r w:rsidRPr="00674711" w:rsidDel="001424F4">
          <w:rPr>
            <w:lang w:val="ru-RU"/>
            <w:rPrChange w:id="1493" w:author="Nik K" w:date="2026-10-29T00:17:00Z">
              <w:rPr/>
            </w:rPrChange>
          </w:rPr>
          <w:delText xml:space="preserve">1. Независимый пункт 1 предусматривает подбор геометрических параметров модели по импедансным измерениям, хотя бы часть которых выполняется с внутренними электродами; пункт 58 относится к системе с имплантированными электродами. Пункт 31 имеет другое содержание: геометрические параметры сердца подбираются по фазам, а хотя бы одна внесердечная ткань моделируется с формой, положением или удельным импедансом, меняющимися по фиксированной функции кардиофазы. Требования внутренних электродов в этом пункте нет. Изображения пациента, определение объёма и положения левого желудочка, </w:delText>
        </w:r>
        <w:r w:rsidRPr="00674711" w:rsidDel="001424F4">
          <w:rPr>
            <w:lang w:val="ru-RU"/>
            <w:rPrChange w:id="1494" w:author="Nik K" w:date="2026-10-29T00:17:00Z">
              <w:rPr/>
            </w:rPrChange>
          </w:rPr>
          <w:lastRenderedPageBreak/>
          <w:delText xml:space="preserve">подбор удельного импеданса лёгких и чашеобразная аппроксимация уточняются в зависимых пунктах 2–5, 10, 19, 27–28. </w:delText>
        </w:r>
        <w:r w:rsidR="006B31AF" w:rsidDel="001424F4">
          <w:fldChar w:fldCharType="begin"/>
        </w:r>
        <w:r w:rsidR="006B31AF" w:rsidRPr="00674711" w:rsidDel="001424F4">
          <w:rPr>
            <w:lang w:val="ru-RU"/>
            <w:rPrChange w:id="1495" w:author="Nik K" w:date="2026-10-29T00:17:00Z">
              <w:rPr/>
            </w:rPrChange>
          </w:rPr>
          <w:delInstrText xml:space="preserve"> </w:delInstrText>
        </w:r>
        <w:r w:rsidR="006B31AF" w:rsidDel="001424F4">
          <w:delInstrText>HYPERLINK</w:delInstrText>
        </w:r>
        <w:r w:rsidR="006B31AF" w:rsidRPr="00674711" w:rsidDel="001424F4">
          <w:rPr>
            <w:lang w:val="ru-RU"/>
            <w:rPrChange w:id="1496" w:author="Nik K" w:date="2026-10-29T00:17:00Z">
              <w:rPr/>
            </w:rPrChange>
          </w:rPr>
          <w:delInstrText xml:space="preserve"> "</w:delInstrText>
        </w:r>
        <w:r w:rsidR="006B31AF" w:rsidDel="001424F4">
          <w:delInstrText>https</w:delInstrText>
        </w:r>
        <w:r w:rsidR="006B31AF" w:rsidRPr="00674711" w:rsidDel="001424F4">
          <w:rPr>
            <w:lang w:val="ru-RU"/>
            <w:rPrChange w:id="1497" w:author="Nik K" w:date="2026-10-29T00:17:00Z">
              <w:rPr/>
            </w:rPrChange>
          </w:rPr>
          <w:delInstrText>:/</w:delInstrText>
        </w:r>
        <w:r w:rsidR="006B31AF" w:rsidRPr="00674711" w:rsidDel="001424F4">
          <w:rPr>
            <w:lang w:val="ru-RU"/>
            <w:rPrChange w:id="1498" w:author="Nik K" w:date="2026-10-29T00:17:00Z">
              <w:rPr/>
            </w:rPrChange>
          </w:rPr>
          <w:delInstrText>/</w:delInstrText>
        </w:r>
        <w:r w:rsidR="006B31AF" w:rsidDel="001424F4">
          <w:delInstrText>patents</w:delInstrText>
        </w:r>
        <w:r w:rsidR="006B31AF" w:rsidRPr="00674711" w:rsidDel="001424F4">
          <w:rPr>
            <w:lang w:val="ru-RU"/>
            <w:rPrChange w:id="1499" w:author="Nik K" w:date="2026-10-29T00:17:00Z">
              <w:rPr/>
            </w:rPrChange>
          </w:rPr>
          <w:delInstrText>.</w:delInstrText>
        </w:r>
        <w:r w:rsidR="006B31AF" w:rsidDel="001424F4">
          <w:delInstrText>google</w:delInstrText>
        </w:r>
        <w:r w:rsidR="006B31AF" w:rsidRPr="00674711" w:rsidDel="001424F4">
          <w:rPr>
            <w:lang w:val="ru-RU"/>
            <w:rPrChange w:id="1500" w:author="Nik K" w:date="2026-10-29T00:17:00Z">
              <w:rPr/>
            </w:rPrChange>
          </w:rPr>
          <w:delInstrText>.</w:delInstrText>
        </w:r>
        <w:r w:rsidR="006B31AF" w:rsidDel="001424F4">
          <w:delInstrText>com</w:delInstrText>
        </w:r>
        <w:r w:rsidR="006B31AF" w:rsidRPr="00674711" w:rsidDel="001424F4">
          <w:rPr>
            <w:lang w:val="ru-RU"/>
            <w:rPrChange w:id="1501" w:author="Nik K" w:date="2026-10-29T00:17:00Z">
              <w:rPr/>
            </w:rPrChange>
          </w:rPr>
          <w:delInstrText>/</w:delInstrText>
        </w:r>
        <w:r w:rsidR="006B31AF" w:rsidDel="001424F4">
          <w:delInstrText>patent</w:delInstrText>
        </w:r>
        <w:r w:rsidR="006B31AF" w:rsidRPr="00674711" w:rsidDel="001424F4">
          <w:rPr>
            <w:lang w:val="ru-RU"/>
            <w:rPrChange w:id="1502" w:author="Nik K" w:date="2026-10-29T00:17:00Z">
              <w:rPr/>
            </w:rPrChange>
          </w:rPr>
          <w:delInstrText>/</w:delInstrText>
        </w:r>
        <w:r w:rsidR="006B31AF" w:rsidDel="001424F4">
          <w:delInstrText>US</w:delInstrText>
        </w:r>
        <w:r w:rsidR="006B31AF" w:rsidRPr="00674711" w:rsidDel="001424F4">
          <w:rPr>
            <w:lang w:val="ru-RU"/>
            <w:rPrChange w:id="1503" w:author="Nik K" w:date="2026-10-29T00:17:00Z">
              <w:rPr/>
            </w:rPrChange>
          </w:rPr>
          <w:delInstrText>20150297099</w:delInstrText>
        </w:r>
        <w:r w:rsidR="006B31AF" w:rsidDel="001424F4">
          <w:delInstrText>A</w:delInstrText>
        </w:r>
        <w:r w:rsidR="006B31AF" w:rsidRPr="00674711" w:rsidDel="001424F4">
          <w:rPr>
            <w:lang w:val="ru-RU"/>
            <w:rPrChange w:id="1504" w:author="Nik K" w:date="2026-10-29T00:17:00Z">
              <w:rPr/>
            </w:rPrChange>
          </w:rPr>
          <w:delInstrText>1/</w:delInstrText>
        </w:r>
        <w:r w:rsidR="006B31AF" w:rsidDel="001424F4">
          <w:delInstrText>en</w:delInstrText>
        </w:r>
        <w:r w:rsidR="006B31AF" w:rsidRPr="00674711" w:rsidDel="001424F4">
          <w:rPr>
            <w:lang w:val="ru-RU"/>
            <w:rPrChange w:id="1505" w:author="Nik K" w:date="2026-10-29T00:17:00Z">
              <w:rPr/>
            </w:rPrChange>
          </w:rPr>
          <w:delInstrText>" \</w:delInstrText>
        </w:r>
        <w:r w:rsidR="006B31AF" w:rsidDel="001424F4">
          <w:delInstrText>h</w:delInstrText>
        </w:r>
        <w:r w:rsidR="006B31AF" w:rsidRPr="00674711" w:rsidDel="001424F4">
          <w:rPr>
            <w:lang w:val="ru-RU"/>
            <w:rPrChange w:id="1506" w:author="Nik K" w:date="2026-10-29T00:17:00Z">
              <w:rPr/>
            </w:rPrChange>
          </w:rPr>
          <w:delInstrText xml:space="preserve"> </w:delInstrText>
        </w:r>
        <w:r w:rsidR="006B31AF" w:rsidDel="001424F4">
          <w:fldChar w:fldCharType="separate"/>
        </w:r>
        <w:r w:rsidRPr="00695238" w:rsidDel="001424F4">
          <w:rPr>
            <w:lang w:val="ru-RU"/>
            <w:rPrChange w:id="1507" w:author="Nik K" w:date="2026-10-29T07:58:00Z">
              <w:rPr/>
            </w:rPrChange>
          </w:rPr>
          <w:delText>[39]</w:delText>
        </w:r>
        <w:r w:rsidR="006B31AF" w:rsidDel="001424F4">
          <w:fldChar w:fldCharType="end"/>
        </w:r>
        <w:r w:rsidRPr="00695238" w:rsidDel="001424F4">
          <w:rPr>
            <w:lang w:val="ru-RU"/>
            <w:rPrChange w:id="1508" w:author="Nik K" w:date="2026-10-29T07:58:00Z">
              <w:rPr/>
            </w:rPrChange>
          </w:rPr>
          <w:delText>.</w:delText>
        </w:r>
      </w:del>
    </w:p>
    <w:p w14:paraId="4E70D035" w14:textId="601FEE15" w:rsidR="003416EE" w:rsidDel="001424F4" w:rsidRDefault="006041B4">
      <w:pPr>
        <w:pStyle w:val="af"/>
        <w:rPr>
          <w:del w:id="1509" w:author="Nik K" w:date="2026-10-29T07:53:00Z"/>
        </w:rPr>
      </w:pPr>
      <w:del w:id="1510" w:author="Nik K" w:date="2026-10-29T07:53:00Z">
        <w:r w:rsidDel="001424F4">
          <w:delText>Наружные электроды отличают проект от части вариантов P01, но не устраняют близость к пункту 31. В разрабатываемой методике внесердечные параметры должны оцениваться по ЭИТ и переноситься в ТТРКГ. Сам факт такой передачи ещё не доказывает отличия от фиксированной фазовой функции: необходимо задать оцениваемые параметры, порядок обновления и передачу их неопределённости.</w:delText>
        </w:r>
      </w:del>
    </w:p>
    <w:p w14:paraId="58F070F9" w14:textId="2E7F1599" w:rsidR="003416EE" w:rsidDel="001424F4" w:rsidRDefault="006041B4">
      <w:pPr>
        <w:pStyle w:val="af"/>
        <w:rPr>
          <w:del w:id="1511" w:author="Nik K" w:date="2026-10-29T07:53:00Z"/>
        </w:rPr>
      </w:pPr>
      <w:del w:id="1512" w:author="Nik K" w:date="2026-10-29T07:53:00Z">
        <w:r w:rsidDel="001424F4">
          <w:delText>У P01 выявлены US20150297099A1, WO2014054045A1 и EP2903512A1/A4; выданная B-публикация в рассмотренных материалах не обнаружена. Анализ относится к A1, а окончательная выданная редакция не установлена. Этот результат поиска не доказывает отсутствия иных производств.</w:delText>
        </w:r>
      </w:del>
    </w:p>
    <w:p w14:paraId="1B2AD3A1" w14:textId="78FEE0FB" w:rsidR="003416EE" w:rsidDel="001424F4" w:rsidRDefault="006041B4">
      <w:pPr>
        <w:pStyle w:val="af"/>
        <w:rPr>
          <w:del w:id="1513" w:author="Nik K" w:date="2026-10-29T07:53:00Z"/>
        </w:rPr>
      </w:pPr>
      <w:del w:id="1514" w:author="Nik K" w:date="2026-10-29T07:53:00Z">
        <w:r w:rsidDel="001424F4">
          <w:delText xml:space="preserve">В группе P02 прочитаны независимые пункты 1 и 17 US8131354B2. Они связывают оценку УО с двумя наборами электрических данных в разных кардиофазах, двумя импедансными изображениями и разностью оценённых объёмов. При построении второго изображения накладываются ограничения на его отличие от первого, но объём сердца не фиксируется одинаковым. Пункт 17 дополнительно задаёт запуск измерений по ЭКГ. Зависимый пункт 9 требует неизменности изображения вне сердца. </w:delText>
        </w:r>
        <w:r w:rsidR="006B31AF" w:rsidDel="001424F4">
          <w:fldChar w:fldCharType="begin"/>
        </w:r>
        <w:r w:rsidR="006B31AF" w:rsidDel="001424F4">
          <w:delInstrText xml:space="preserve"> HYPERLINK "https://patents.google.com/patent/US8131354B2/en" \h </w:delInstrText>
        </w:r>
        <w:r w:rsidR="006B31AF" w:rsidDel="001424F4">
          <w:fldChar w:fldCharType="separate"/>
        </w:r>
        <w:r w:rsidDel="001424F4">
          <w:delText>[40, пункты 1, 9, 17]</w:delText>
        </w:r>
        <w:r w:rsidR="006B31AF" w:rsidDel="001424F4">
          <w:fldChar w:fldCharType="end"/>
        </w:r>
        <w:r w:rsidDel="001424F4">
          <w:delText>.</w:delText>
        </w:r>
      </w:del>
    </w:p>
    <w:p w14:paraId="550592CA" w14:textId="52C8BDC4" w:rsidR="003416EE" w:rsidDel="001424F4" w:rsidRDefault="006041B4">
      <w:pPr>
        <w:pStyle w:val="af"/>
        <w:rPr>
          <w:del w:id="1515" w:author="Nik K" w:date="2026-10-29T07:53:00Z"/>
        </w:rPr>
      </w:pPr>
      <w:del w:id="1516" w:author="Nik K" w:date="2026-10-29T07:53:00Z">
        <w:r w:rsidDel="001424F4">
          <w:delText xml:space="preserve">В связанной публикации US8868175B2 независимый пункт 1 сохраняет двухфазную реконструкцию; пункты 3–6 задают подбираемые параметры внутренней сердечной области, включая размеры, положение и ориентацию. Поэтому включение движения в геометрическую модель уже имеет прямой патентный аналог. Иное связанное решение, US8694089B2, при том же названии относится в независимых пунктах 1 и 21 к оценке жидкости в лёгких по данным не более восьми электродных позиций; пункты 5 и 22 уточняют обратную задачу определения удельного импеданса лёгких по изображению или модели грудной клетки. </w:delText>
        </w:r>
        <w:r w:rsidR="006B31AF" w:rsidDel="001424F4">
          <w:fldChar w:fldCharType="begin"/>
        </w:r>
        <w:r w:rsidR="006B31AF" w:rsidDel="001424F4">
          <w:delInstrText xml:space="preserve"> HYPERLINK "https://patents.google.com/patent/US8868175B2/en" \h </w:delInstrText>
        </w:r>
        <w:r w:rsidR="006B31AF" w:rsidDel="001424F4">
          <w:fldChar w:fldCharType="separate"/>
        </w:r>
        <w:r w:rsidDel="001424F4">
          <w:delText>[40, пункты 1, 3–6]</w:delText>
        </w:r>
        <w:r w:rsidR="006B31AF" w:rsidDel="001424F4">
          <w:fldChar w:fldCharType="end"/>
        </w:r>
        <w:r w:rsidDel="001424F4">
          <w:delText xml:space="preserve">; </w:delText>
        </w:r>
        <w:r w:rsidR="006B31AF" w:rsidDel="001424F4">
          <w:fldChar w:fldCharType="begin"/>
        </w:r>
        <w:r w:rsidR="006B31AF" w:rsidDel="001424F4">
          <w:delInstrText xml:space="preserve"> HYPERLINK "https://patents.google.com/patent/US8694089B2/en" \h </w:delInstrText>
        </w:r>
        <w:r w:rsidR="006B31AF" w:rsidDel="001424F4">
          <w:fldChar w:fldCharType="separate"/>
        </w:r>
        <w:r w:rsidDel="001424F4">
          <w:delText>[40, пункты 1, 5, 21–22]</w:delText>
        </w:r>
        <w:r w:rsidR="006B31AF" w:rsidDel="001424F4">
          <w:fldChar w:fldCharType="end"/>
        </w:r>
        <w:r w:rsidDel="001424F4">
          <w:delText>.</w:delText>
        </w:r>
      </w:del>
    </w:p>
    <w:p w14:paraId="51DD3E47" w14:textId="04332F4B" w:rsidR="003416EE" w:rsidDel="001424F4" w:rsidRDefault="006041B4">
      <w:pPr>
        <w:pStyle w:val="af"/>
        <w:rPr>
          <w:del w:id="1517" w:author="Nik K" w:date="2026-10-29T07:53:00Z"/>
        </w:rPr>
      </w:pPr>
      <w:del w:id="1518" w:author="Nik K" w:date="2026-10-29T07:53:00Z">
        <w:r w:rsidDel="001424F4">
          <w:lastRenderedPageBreak/>
          <w:delText xml:space="preserve">P02a/P02c близки проекту по восстановлению геометрии, P02b — по подготовке тканевого входа. Неизменность внесердечной области из зависимого пункта 9 P02a расходится с </w:delText>
        </w:r>
      </w:del>
      <w:del w:id="1519" w:author="Nik K" w:date="2026-10-29T07:33:00Z">
        <w:r w:rsidDel="00F52B47">
          <w:delText xml:space="preserve">нашей </w:delText>
        </w:r>
      </w:del>
      <w:del w:id="1520" w:author="Nik K" w:date="2026-10-29T07:53:00Z">
        <w:r w:rsidDel="001424F4">
          <w:delText>моделью пульсового кровенаполнения тканей. Это различие конкретного ограничения, не свойство всех независимых пунктов группы.</w:delText>
        </w:r>
      </w:del>
    </w:p>
    <w:p w14:paraId="2FAAFD0A" w14:textId="246B13D4" w:rsidR="003416EE" w:rsidDel="001424F4" w:rsidRDefault="006041B4">
      <w:pPr>
        <w:pStyle w:val="21"/>
        <w:rPr>
          <w:del w:id="1521" w:author="Nik K" w:date="2026-10-29T07:53:00Z"/>
        </w:rPr>
      </w:pPr>
      <w:bookmarkStart w:id="1522" w:name="_Toc244123055"/>
      <w:bookmarkStart w:id="1523" w:name="Xebb1b6ff9ab9d0855fe7a898e041f177e8197f9"/>
      <w:bookmarkEnd w:id="1484"/>
      <w:del w:id="1524" w:author="Nik K" w:date="2026-10-29T07:53:00Z">
        <w:r w:rsidDel="001424F4">
          <w:delText>3.3 Разделение камерных сигналов и электрическая калибровка</w:delText>
        </w:r>
        <w:bookmarkEnd w:id="1522"/>
      </w:del>
    </w:p>
    <w:p w14:paraId="4DBA3AE7" w14:textId="6FE7600F" w:rsidR="003416EE" w:rsidRPr="00674711" w:rsidDel="001424F4" w:rsidRDefault="006041B4">
      <w:pPr>
        <w:pStyle w:val="FirstParagraph"/>
        <w:rPr>
          <w:del w:id="1525" w:author="Nik K" w:date="2026-10-29T07:53:00Z"/>
          <w:lang w:val="ru-RU"/>
          <w:rPrChange w:id="1526" w:author="Nik K" w:date="2026-10-29T00:17:00Z">
            <w:rPr>
              <w:del w:id="1527" w:author="Nik K" w:date="2026-10-29T07:53:00Z"/>
            </w:rPr>
          </w:rPrChange>
        </w:rPr>
      </w:pPr>
      <w:del w:id="1528" w:author="Nik K" w:date="2026-10-29T07:53:00Z">
        <w:r w:rsidRPr="00674711" w:rsidDel="001424F4">
          <w:rPr>
            <w:lang w:val="ru-RU"/>
            <w:rPrChange w:id="1529" w:author="Nik K" w:date="2026-10-29T00:17:00Z">
              <w:rPr/>
            </w:rPrChange>
          </w:rPr>
          <w:delText xml:space="preserve">В </w:delText>
        </w:r>
        <w:r w:rsidDel="001424F4">
          <w:delText>P</w:delText>
        </w:r>
        <w:r w:rsidRPr="00674711" w:rsidDel="001424F4">
          <w:rPr>
            <w:lang w:val="ru-RU"/>
            <w:rPrChange w:id="1530" w:author="Nik K" w:date="2026-10-29T00:17:00Z">
              <w:rPr/>
            </w:rPrChange>
          </w:rPr>
          <w:delText xml:space="preserve">03 первоначальное сопоставление по </w:delText>
        </w:r>
        <w:r w:rsidDel="001424F4">
          <w:delText>US</w:delText>
        </w:r>
        <w:r w:rsidRPr="00674711" w:rsidDel="001424F4">
          <w:rPr>
            <w:lang w:val="ru-RU"/>
            <w:rPrChange w:id="1531" w:author="Nik K" w:date="2026-10-29T00:17:00Z">
              <w:rPr/>
            </w:rPrChange>
          </w:rPr>
          <w:delText>20120059593</w:delText>
        </w:r>
        <w:r w:rsidDel="001424F4">
          <w:delText>A</w:delText>
        </w:r>
        <w:r w:rsidRPr="00674711" w:rsidDel="001424F4">
          <w:rPr>
            <w:lang w:val="ru-RU"/>
            <w:rPrChange w:id="1532" w:author="Nik K" w:date="2026-10-29T00:17:00Z">
              <w:rPr/>
            </w:rPrChange>
          </w:rPr>
          <w:delText xml:space="preserve">1 заменено адресной проверкой </w:delText>
        </w:r>
        <w:r w:rsidDel="001424F4">
          <w:delText>US</w:delText>
        </w:r>
        <w:r w:rsidRPr="00674711" w:rsidDel="001424F4">
          <w:rPr>
            <w:lang w:val="ru-RU"/>
            <w:rPrChange w:id="1533" w:author="Nik K" w:date="2026-10-29T00:17:00Z">
              <w:rPr/>
            </w:rPrChange>
          </w:rPr>
          <w:delText>10278598</w:delText>
        </w:r>
        <w:r w:rsidDel="001424F4">
          <w:delText>B</w:delText>
        </w:r>
        <w:r w:rsidRPr="00674711" w:rsidDel="001424F4">
          <w:rPr>
            <w:lang w:val="ru-RU"/>
            <w:rPrChange w:id="1534" w:author="Nik K" w:date="2026-10-29T00:17:00Z">
              <w:rPr/>
            </w:rPrChange>
          </w:rPr>
          <w:delText xml:space="preserve">2 и </w:delText>
        </w:r>
        <w:r w:rsidDel="001424F4">
          <w:delText>EP</w:delText>
        </w:r>
        <w:r w:rsidRPr="00674711" w:rsidDel="001424F4">
          <w:rPr>
            <w:lang w:val="ru-RU"/>
            <w:rPrChange w:id="1535" w:author="Nik K" w:date="2026-10-29T00:17:00Z">
              <w:rPr/>
            </w:rPrChange>
          </w:rPr>
          <w:delText>2385788</w:delText>
        </w:r>
        <w:r w:rsidDel="001424F4">
          <w:delText>B</w:delText>
        </w:r>
        <w:r w:rsidRPr="00674711" w:rsidDel="001424F4">
          <w:rPr>
            <w:lang w:val="ru-RU"/>
            <w:rPrChange w:id="1536" w:author="Nik K" w:date="2026-10-29T00:17:00Z">
              <w:rPr/>
            </w:rPrChange>
          </w:rPr>
          <w:delText xml:space="preserve">1. </w:delText>
        </w:r>
        <w:r w:rsidRPr="00695238" w:rsidDel="001424F4">
          <w:rPr>
            <w:lang w:val="ru-RU"/>
            <w:rPrChange w:id="1537" w:author="Nik K" w:date="2026-10-29T07:58:00Z">
              <w:rPr/>
            </w:rPrChange>
          </w:rPr>
          <w:delText xml:space="preserve">Американская публикация содержит десять пунктов, из которых пункт 1 независим. </w:delText>
        </w:r>
        <w:r w:rsidRPr="00674711" w:rsidDel="001424F4">
          <w:rPr>
            <w:lang w:val="ru-RU"/>
            <w:rPrChange w:id="1538" w:author="Nik K" w:date="2026-10-29T00:17:00Z">
              <w:rPr/>
            </w:rPrChange>
          </w:rPr>
          <w:delText xml:space="preserve">В нём заданы токовые цепи через левые и правые конечности, грудные измерительные пары, определение изменений напряжения относительно начала кардиоцикла, разделение предсердной и желудочковой компонент. Алгоритм использует стандартизованные отклики предсердий и желудочков, полученные </w:delText>
        </w:r>
        <w:r w:rsidDel="001424F4">
          <w:delText>in</w:delText>
        </w:r>
        <w:r w:rsidRPr="00674711" w:rsidDel="001424F4">
          <w:rPr>
            <w:lang w:val="ru-RU"/>
            <w:rPrChange w:id="1539" w:author="Nik K" w:date="2026-10-29T00:17:00Z">
              <w:rPr/>
            </w:rPrChange>
          </w:rPr>
          <w:delText xml:space="preserve"> </w:delText>
        </w:r>
        <w:r w:rsidDel="001424F4">
          <w:delText>vitro</w:delText>
        </w:r>
        <w:r w:rsidRPr="00674711" w:rsidDel="001424F4">
          <w:rPr>
            <w:lang w:val="ru-RU"/>
            <w:rPrChange w:id="1540" w:author="Nik K" w:date="2026-10-29T00:17:00Z">
              <w:rPr/>
            </w:rPrChange>
          </w:rPr>
          <w:delText xml:space="preserve">, и весовые коэффициенты; желудочковая компонента переводится в объём по предварительной калибровке. </w:delText>
        </w:r>
        <w:r w:rsidR="006B31AF" w:rsidDel="001424F4">
          <w:fldChar w:fldCharType="begin"/>
        </w:r>
        <w:r w:rsidR="006B31AF" w:rsidRPr="00674711" w:rsidDel="001424F4">
          <w:rPr>
            <w:lang w:val="ru-RU"/>
            <w:rPrChange w:id="1541" w:author="Nik K" w:date="2026-10-29T00:17:00Z">
              <w:rPr/>
            </w:rPrChange>
          </w:rPr>
          <w:delInstrText xml:space="preserve"> </w:delInstrText>
        </w:r>
        <w:r w:rsidR="006B31AF" w:rsidDel="001424F4">
          <w:delInstrText>HYPERLINK</w:delInstrText>
        </w:r>
        <w:r w:rsidR="006B31AF" w:rsidRPr="00674711" w:rsidDel="001424F4">
          <w:rPr>
            <w:lang w:val="ru-RU"/>
            <w:rPrChange w:id="1542" w:author="Nik K" w:date="2026-10-29T00:17:00Z">
              <w:rPr/>
            </w:rPrChange>
          </w:rPr>
          <w:delInstrText xml:space="preserve"> "</w:delInstrText>
        </w:r>
        <w:r w:rsidR="006B31AF" w:rsidDel="001424F4">
          <w:delInstrText>https</w:delInstrText>
        </w:r>
        <w:r w:rsidR="006B31AF" w:rsidRPr="00674711" w:rsidDel="001424F4">
          <w:rPr>
            <w:lang w:val="ru-RU"/>
            <w:rPrChange w:id="1543" w:author="Nik K" w:date="2026-10-29T00:17:00Z">
              <w:rPr/>
            </w:rPrChange>
          </w:rPr>
          <w:delInstrText>://</w:delInstrText>
        </w:r>
        <w:r w:rsidR="006B31AF" w:rsidDel="001424F4">
          <w:delInstrText>patentimages</w:delInstrText>
        </w:r>
        <w:r w:rsidR="006B31AF" w:rsidRPr="00674711" w:rsidDel="001424F4">
          <w:rPr>
            <w:lang w:val="ru-RU"/>
            <w:rPrChange w:id="1544" w:author="Nik K" w:date="2026-10-29T00:17:00Z">
              <w:rPr/>
            </w:rPrChange>
          </w:rPr>
          <w:delInstrText>.</w:delInstrText>
        </w:r>
        <w:r w:rsidR="006B31AF" w:rsidDel="001424F4">
          <w:delInstrText>storage</w:delInstrText>
        </w:r>
        <w:r w:rsidR="006B31AF" w:rsidRPr="00674711" w:rsidDel="001424F4">
          <w:rPr>
            <w:lang w:val="ru-RU"/>
            <w:rPrChange w:id="1545" w:author="Nik K" w:date="2026-10-29T00:17:00Z">
              <w:rPr/>
            </w:rPrChange>
          </w:rPr>
          <w:delInstrText>.</w:delInstrText>
        </w:r>
        <w:r w:rsidR="006B31AF" w:rsidDel="001424F4">
          <w:delInstrText>googleapis</w:delInstrText>
        </w:r>
        <w:r w:rsidR="006B31AF" w:rsidRPr="00674711" w:rsidDel="001424F4">
          <w:rPr>
            <w:lang w:val="ru-RU"/>
            <w:rPrChange w:id="1546" w:author="Nik K" w:date="2026-10-29T00:17:00Z">
              <w:rPr/>
            </w:rPrChange>
          </w:rPr>
          <w:delInstrText>.</w:delInstrText>
        </w:r>
        <w:r w:rsidR="006B31AF" w:rsidDel="001424F4">
          <w:delInstrText>com</w:delInstrText>
        </w:r>
        <w:r w:rsidR="006B31AF" w:rsidRPr="00674711" w:rsidDel="001424F4">
          <w:rPr>
            <w:lang w:val="ru-RU"/>
            <w:rPrChange w:id="1547" w:author="Nik K" w:date="2026-10-29T00:17:00Z">
              <w:rPr/>
            </w:rPrChange>
          </w:rPr>
          <w:delInstrText>/0</w:delInstrText>
        </w:r>
        <w:r w:rsidR="006B31AF" w:rsidDel="001424F4">
          <w:delInstrText>e</w:delInstrText>
        </w:r>
        <w:r w:rsidR="006B31AF" w:rsidRPr="00674711" w:rsidDel="001424F4">
          <w:rPr>
            <w:lang w:val="ru-RU"/>
            <w:rPrChange w:id="1548" w:author="Nik K" w:date="2026-10-29T00:17:00Z">
              <w:rPr/>
            </w:rPrChange>
          </w:rPr>
          <w:delInstrText>/93/85/</w:delInstrText>
        </w:r>
        <w:r w:rsidR="006B31AF" w:rsidDel="001424F4">
          <w:delInstrText>c</w:delInstrText>
        </w:r>
        <w:r w:rsidR="006B31AF" w:rsidRPr="00674711" w:rsidDel="001424F4">
          <w:rPr>
            <w:lang w:val="ru-RU"/>
            <w:rPrChange w:id="1549" w:author="Nik K" w:date="2026-10-29T00:17:00Z">
              <w:rPr/>
            </w:rPrChange>
          </w:rPr>
          <w:delInstrText>14</w:delInstrText>
        </w:r>
        <w:r w:rsidR="006B31AF" w:rsidDel="001424F4">
          <w:delInstrText>cab</w:delInstrText>
        </w:r>
        <w:r w:rsidR="006B31AF" w:rsidRPr="00674711" w:rsidDel="001424F4">
          <w:rPr>
            <w:lang w:val="ru-RU"/>
            <w:rPrChange w:id="1550" w:author="Nik K" w:date="2026-10-29T00:17:00Z">
              <w:rPr/>
            </w:rPrChange>
          </w:rPr>
          <w:delInstrText>1</w:delInstrText>
        </w:r>
        <w:r w:rsidR="006B31AF" w:rsidDel="001424F4">
          <w:delInstrText>dea</w:delInstrText>
        </w:r>
        <w:r w:rsidR="006B31AF" w:rsidRPr="00674711" w:rsidDel="001424F4">
          <w:rPr>
            <w:lang w:val="ru-RU"/>
            <w:rPrChange w:id="1551" w:author="Nik K" w:date="2026-10-29T00:17:00Z">
              <w:rPr/>
            </w:rPrChange>
          </w:rPr>
          <w:delInstrText>781</w:delInstrText>
        </w:r>
        <w:r w:rsidR="006B31AF" w:rsidDel="001424F4">
          <w:delInstrText>b</w:delInstrText>
        </w:r>
        <w:r w:rsidR="006B31AF" w:rsidRPr="00674711" w:rsidDel="001424F4">
          <w:rPr>
            <w:lang w:val="ru-RU"/>
            <w:rPrChange w:id="1552" w:author="Nik K" w:date="2026-10-29T00:17:00Z">
              <w:rPr/>
            </w:rPrChange>
          </w:rPr>
          <w:delInstrText>/</w:delInstrText>
        </w:r>
        <w:r w:rsidR="006B31AF" w:rsidDel="001424F4">
          <w:delInstrText>US</w:delInstrText>
        </w:r>
        <w:r w:rsidR="006B31AF" w:rsidRPr="00674711" w:rsidDel="001424F4">
          <w:rPr>
            <w:lang w:val="ru-RU"/>
            <w:rPrChange w:id="1553" w:author="Nik K" w:date="2026-10-29T00:17:00Z">
              <w:rPr/>
            </w:rPrChange>
          </w:rPr>
          <w:delInstrText>10278598.</w:delInstrText>
        </w:r>
        <w:r w:rsidR="006B31AF" w:rsidDel="001424F4">
          <w:delInstrText>pdf</w:delInstrText>
        </w:r>
        <w:r w:rsidR="006B31AF" w:rsidRPr="00674711" w:rsidDel="001424F4">
          <w:rPr>
            <w:lang w:val="ru-RU"/>
            <w:rPrChange w:id="1554" w:author="Nik K" w:date="2026-10-29T00:17:00Z">
              <w:rPr/>
            </w:rPrChange>
          </w:rPr>
          <w:delInstrText>" \</w:delInstrText>
        </w:r>
        <w:r w:rsidR="006B31AF" w:rsidDel="001424F4">
          <w:delInstrText>h</w:delInstrText>
        </w:r>
        <w:r w:rsidR="006B31AF" w:rsidRPr="00674711" w:rsidDel="001424F4">
          <w:rPr>
            <w:lang w:val="ru-RU"/>
            <w:rPrChange w:id="1555" w:author="Nik K" w:date="2026-10-29T00:17:00Z">
              <w:rPr/>
            </w:rPrChange>
          </w:rPr>
          <w:delInstrText xml:space="preserve"> </w:delInstrText>
        </w:r>
        <w:r w:rsidR="006B31AF" w:rsidDel="001424F4">
          <w:fldChar w:fldCharType="separate"/>
        </w:r>
        <w:r w:rsidRPr="00674711" w:rsidDel="001424F4">
          <w:rPr>
            <w:lang w:val="ru-RU"/>
            <w:rPrChange w:id="1556" w:author="Nik K" w:date="2026-10-29T00:17:00Z">
              <w:rPr/>
            </w:rPrChange>
          </w:rPr>
          <w:delText>[41, пункт 1; оригинал, с. 9–10]</w:delText>
        </w:r>
        <w:r w:rsidR="006B31AF" w:rsidDel="001424F4">
          <w:fldChar w:fldCharType="end"/>
        </w:r>
        <w:r w:rsidRPr="00674711" w:rsidDel="001424F4">
          <w:rPr>
            <w:lang w:val="ru-RU"/>
            <w:rPrChange w:id="1557" w:author="Nik K" w:date="2026-10-29T00:17:00Z">
              <w:rPr/>
            </w:rPrChange>
          </w:rPr>
          <w:delText>.</w:delText>
        </w:r>
      </w:del>
    </w:p>
    <w:p w14:paraId="7C729AB0" w14:textId="7D4FCC8E" w:rsidR="003416EE" w:rsidDel="001424F4" w:rsidRDefault="006041B4">
      <w:pPr>
        <w:pStyle w:val="af"/>
        <w:keepNext/>
        <w:rPr>
          <w:del w:id="1558" w:author="Nik K" w:date="2026-10-29T07:53:00Z"/>
        </w:rPr>
      </w:pPr>
      <w:del w:id="1559" w:author="Nik K" w:date="2026-10-29T07:53:00Z">
        <w:r w:rsidDel="001424F4">
          <w:delText>Смысл последнего перехода удобно выразить через зависимость, непосредственно заданную пунктом 1:</w:delText>
        </w:r>
      </w:del>
    </w:p>
    <w:p w14:paraId="53A54BEB" w14:textId="0A7016B9" w:rsidR="003416EE" w:rsidDel="001424F4" w:rsidRDefault="006B31AF">
      <w:pPr>
        <w:pStyle w:val="af"/>
        <w:spacing w:before="120" w:after="120" w:line="264" w:lineRule="auto"/>
        <w:ind w:firstLine="0"/>
        <w:rPr>
          <w:del w:id="1560" w:author="Nik K" w:date="2026-10-29T07:53:00Z"/>
        </w:rPr>
      </w:pPr>
      <m:oMathPara>
        <m:oMathParaPr>
          <m:jc m:val="center"/>
        </m:oMathParaPr>
        <m:oMath>
          <m:sSub>
            <m:sSubPr>
              <m:ctrlPr>
                <w:del w:id="1561" w:author="Nik K" w:date="2026-10-29T07:53:00Z">
                  <w:rPr>
                    <w:rFonts w:ascii="Cambria Math" w:hAnsi="Cambria Math"/>
                  </w:rPr>
                </w:del>
              </m:ctrlPr>
            </m:sSubPr>
            <m:e>
              <m:r>
                <w:del w:id="1562" w:author="Nik K" w:date="2026-10-29T07:53:00Z">
                  <w:rPr>
                    <w:rFonts w:ascii="Cambria Math" w:hAnsi="Cambria Math"/>
                  </w:rPr>
                  <m:t>V</m:t>
                </w:del>
              </m:r>
            </m:e>
            <m:sub>
              <m:r>
                <w:del w:id="1563" w:author="Nik K" w:date="2026-10-29T07:53:00Z">
                  <m:rPr>
                    <m:sty m:val="p"/>
                  </m:rPr>
                  <w:rPr>
                    <w:rFonts w:ascii="Cambria Math" w:hAnsi="Cambria Math"/>
                  </w:rPr>
                  <m:t>out</m:t>
                </w:del>
              </m:r>
            </m:sub>
          </m:sSub>
          <m:r>
            <w:del w:id="1564" w:author="Nik K" w:date="2026-10-29T07:53:00Z">
              <m:rPr>
                <m:sty m:val="p"/>
              </m:rPr>
              <w:rPr>
                <w:rFonts w:ascii="Cambria Math" w:hAnsi="Cambria Math"/>
              </w:rPr>
              <m:t>(</m:t>
            </w:del>
          </m:r>
          <m:r>
            <w:del w:id="1565" w:author="Nik K" w:date="2026-10-29T07:53:00Z">
              <w:rPr>
                <w:rFonts w:ascii="Cambria Math" w:hAnsi="Cambria Math"/>
              </w:rPr>
              <m:t>τ</m:t>
            </w:del>
          </m:r>
          <m:r>
            <w:del w:id="1566" w:author="Nik K" w:date="2026-10-29T07:53:00Z">
              <m:rPr>
                <m:sty m:val="p"/>
              </m:rPr>
              <w:rPr>
                <w:rFonts w:ascii="Cambria Math" w:hAnsi="Cambria Math"/>
              </w:rPr>
              <m:t>)=</m:t>
            </w:del>
          </m:r>
          <m:f>
            <m:fPr>
              <m:ctrlPr>
                <w:del w:id="1567" w:author="Nik K" w:date="2026-10-29T07:53:00Z">
                  <w:rPr>
                    <w:rFonts w:ascii="Cambria Math" w:hAnsi="Cambria Math"/>
                  </w:rPr>
                </w:del>
              </m:ctrlPr>
            </m:fPr>
            <m:num>
              <m:sSub>
                <m:sSubPr>
                  <m:ctrlPr>
                    <w:del w:id="1568" w:author="Nik K" w:date="2026-10-29T07:53:00Z">
                      <w:rPr>
                        <w:rFonts w:ascii="Cambria Math" w:hAnsi="Cambria Math"/>
                      </w:rPr>
                    </w:del>
                  </m:ctrlPr>
                </m:sSubPr>
                <m:e>
                  <m:r>
                    <w:del w:id="1569" w:author="Nik K" w:date="2026-10-29T07:53:00Z">
                      <w:rPr>
                        <w:rFonts w:ascii="Cambria Math" w:hAnsi="Cambria Math"/>
                      </w:rPr>
                      <m:t>V</m:t>
                    </w:del>
                  </m:r>
                </m:e>
                <m:sub>
                  <m:r>
                    <w:del w:id="1570" w:author="Nik K" w:date="2026-10-29T07:53:00Z">
                      <m:rPr>
                        <m:sty m:val="p"/>
                      </m:rPr>
                      <w:rPr>
                        <w:rFonts w:ascii="Cambria Math" w:hAnsi="Cambria Math"/>
                      </w:rPr>
                      <m:t>calib</m:t>
                    </w:del>
                  </m:r>
                </m:sub>
              </m:sSub>
            </m:num>
            <m:den>
              <m:sSub>
                <m:sSubPr>
                  <m:ctrlPr>
                    <w:del w:id="1571" w:author="Nik K" w:date="2026-10-29T07:53:00Z">
                      <w:rPr>
                        <w:rFonts w:ascii="Cambria Math" w:hAnsi="Cambria Math"/>
                      </w:rPr>
                    </w:del>
                  </m:ctrlPr>
                </m:sSubPr>
                <m:e>
                  <m:r>
                    <w:del w:id="1572" w:author="Nik K" w:date="2026-10-29T07:53:00Z">
                      <w:rPr>
                        <w:rFonts w:ascii="Cambria Math" w:hAnsi="Cambria Math"/>
                      </w:rPr>
                      <m:t>ϕ</m:t>
                    </w:del>
                  </m:r>
                </m:e>
                <m:sub>
                  <m:r>
                    <w:del w:id="1573" w:author="Nik K" w:date="2026-10-29T07:53:00Z">
                      <m:rPr>
                        <m:sty m:val="p"/>
                      </m:rPr>
                      <w:rPr>
                        <w:rFonts w:ascii="Cambria Math" w:hAnsi="Cambria Math"/>
                      </w:rPr>
                      <m:t>calib</m:t>
                    </w:del>
                  </m:r>
                </m:sub>
              </m:sSub>
            </m:den>
          </m:f>
          <m:r>
            <w:del w:id="1574" w:author="Nik K" w:date="2026-10-29T07:53:00Z">
              <w:rPr>
                <w:rFonts w:ascii="Cambria Math" w:hAnsi="Cambria Math"/>
              </w:rPr>
              <m:t> ψ</m:t>
            </w:del>
          </m:r>
          <m:r>
            <w:del w:id="1575" w:author="Nik K" w:date="2026-10-29T07:53:00Z">
              <m:rPr>
                <m:sty m:val="p"/>
              </m:rPr>
              <w:rPr>
                <w:rFonts w:ascii="Cambria Math" w:hAnsi="Cambria Math"/>
              </w:rPr>
              <m:t>(</m:t>
            </w:del>
          </m:r>
          <m:r>
            <w:del w:id="1576" w:author="Nik K" w:date="2026-10-29T07:53:00Z">
              <w:rPr>
                <w:rFonts w:ascii="Cambria Math" w:hAnsi="Cambria Math"/>
              </w:rPr>
              <m:t>τ</m:t>
            </w:del>
          </m:r>
          <m:r>
            <w:del w:id="1577" w:author="Nik K" w:date="2026-10-29T07:53:00Z">
              <m:rPr>
                <m:sty m:val="p"/>
              </m:rPr>
              <w:rPr>
                <w:rFonts w:ascii="Cambria Math" w:hAnsi="Cambria Math"/>
              </w:rPr>
              <m:t>).</m:t>
            </w:del>
          </m:r>
          <m:r>
            <w:del w:id="1578" w:author="Nik K" w:date="2026-10-29T07:53:00Z">
              <w:rPr>
                <w:rFonts w:ascii="Cambria Math" w:hAnsi="Cambria Math"/>
              </w:rPr>
              <m:t>  </m:t>
            </w:del>
          </m:r>
          <m:r>
            <w:del w:id="1579" w:author="Nik K" w:date="2026-10-29T07:53:00Z">
              <m:rPr>
                <m:nor/>
              </m:rPr>
              <m:t>(3.1)</m:t>
            </w:del>
          </m:r>
        </m:oMath>
      </m:oMathPara>
    </w:p>
    <w:p w14:paraId="075E6B7D" w14:textId="0533F4EB" w:rsidR="003416EE" w:rsidRPr="00674711" w:rsidDel="001424F4" w:rsidRDefault="006041B4">
      <w:pPr>
        <w:pStyle w:val="FirstParagraph"/>
        <w:rPr>
          <w:del w:id="1580" w:author="Nik K" w:date="2026-10-29T07:53:00Z"/>
          <w:lang w:val="ru-RU"/>
          <w:rPrChange w:id="1581" w:author="Nik K" w:date="2026-10-29T00:17:00Z">
            <w:rPr>
              <w:del w:id="1582" w:author="Nik K" w:date="2026-10-29T07:53:00Z"/>
            </w:rPr>
          </w:rPrChange>
        </w:rPr>
      </w:pPr>
      <w:del w:id="1583" w:author="Nik K" w:date="2026-10-29T07:53:00Z">
        <w:r w:rsidRPr="00674711" w:rsidDel="001424F4">
          <w:rPr>
            <w:lang w:val="ru-RU"/>
            <w:rPrChange w:id="1584" w:author="Nik K" w:date="2026-10-29T00:17:00Z">
              <w:rPr/>
            </w:rPrChange>
          </w:rPr>
          <w:delText xml:space="preserve">Здесь </w:delText>
        </w:r>
      </w:del>
      <m:oMath>
        <m:r>
          <w:del w:id="1585" w:author="Nik K" w:date="2026-10-29T07:53:00Z">
            <w:rPr>
              <w:rFonts w:ascii="Cambria Math" w:hAnsi="Cambria Math"/>
            </w:rPr>
            <m:t>τ</m:t>
          </w:del>
        </m:r>
      </m:oMath>
      <w:del w:id="1586" w:author="Nik K" w:date="2026-10-29T07:53:00Z">
        <w:r w:rsidRPr="00674711" w:rsidDel="001424F4">
          <w:rPr>
            <w:lang w:val="ru-RU"/>
            <w:rPrChange w:id="1587" w:author="Nik K" w:date="2026-10-29T00:17:00Z">
              <w:rPr/>
            </w:rPrChange>
          </w:rPr>
          <w:delText xml:space="preserve"> — время внутри кардиоцикла, выраженное в секундах, </w:delText>
        </w:r>
      </w:del>
      <m:oMath>
        <m:r>
          <w:del w:id="1588" w:author="Nik K" w:date="2026-10-29T07:53:00Z">
            <w:rPr>
              <w:rFonts w:ascii="Cambria Math" w:hAnsi="Cambria Math"/>
            </w:rPr>
            <m:t>ψ</m:t>
          </w:del>
        </m:r>
      </m:oMath>
      <w:del w:id="1589" w:author="Nik K" w:date="2026-10-29T07:53:00Z">
        <w:r w:rsidRPr="00674711" w:rsidDel="001424F4">
          <w:rPr>
            <w:lang w:val="ru-RU"/>
            <w:rPrChange w:id="1590" w:author="Nik K" w:date="2026-10-29T00:17:00Z">
              <w:rPr/>
            </w:rPrChange>
          </w:rPr>
          <w:delText xml:space="preserve"> — выделенная желудочковая компонента, </w:delText>
        </w:r>
      </w:del>
      <m:oMath>
        <m:sSub>
          <m:sSubPr>
            <m:ctrlPr>
              <w:del w:id="1591" w:author="Nik K" w:date="2026-10-29T07:53:00Z">
                <w:rPr>
                  <w:rFonts w:ascii="Cambria Math" w:hAnsi="Cambria Math"/>
                </w:rPr>
              </w:del>
            </m:ctrlPr>
          </m:sSubPr>
          <m:e>
            <m:r>
              <w:del w:id="1592" w:author="Nik K" w:date="2026-10-29T07:53:00Z">
                <w:rPr>
                  <w:rFonts w:ascii="Cambria Math" w:hAnsi="Cambria Math"/>
                </w:rPr>
                <m:t>V</m:t>
              </w:del>
            </m:r>
          </m:e>
          <m:sub>
            <m:r>
              <w:del w:id="1593" w:author="Nik K" w:date="2026-10-29T07:53:00Z">
                <m:rPr>
                  <m:sty m:val="p"/>
                </m:rPr>
                <w:rPr>
                  <w:rFonts w:ascii="Cambria Math" w:hAnsi="Cambria Math"/>
                </w:rPr>
                <m:t>calib</m:t>
              </w:del>
            </m:r>
          </m:sub>
        </m:sSub>
      </m:oMath>
      <w:del w:id="1594" w:author="Nik K" w:date="2026-10-29T07:53:00Z">
        <w:r w:rsidRPr="00674711" w:rsidDel="001424F4">
          <w:rPr>
            <w:lang w:val="ru-RU"/>
            <w:rPrChange w:id="1595" w:author="Nik K" w:date="2026-10-29T00:17:00Z">
              <w:rPr/>
            </w:rPrChange>
          </w:rPr>
          <w:delText xml:space="preserve"> — известное изменение объёма при калибровке, </w:delText>
        </w:r>
      </w:del>
      <m:oMath>
        <m:sSub>
          <m:sSubPr>
            <m:ctrlPr>
              <w:del w:id="1596" w:author="Nik K" w:date="2026-10-29T07:53:00Z">
                <w:rPr>
                  <w:rFonts w:ascii="Cambria Math" w:hAnsi="Cambria Math"/>
                </w:rPr>
              </w:del>
            </m:ctrlPr>
          </m:sSubPr>
          <m:e>
            <m:r>
              <w:del w:id="1597" w:author="Nik K" w:date="2026-10-29T07:53:00Z">
                <w:rPr>
                  <w:rFonts w:ascii="Cambria Math" w:hAnsi="Cambria Math"/>
                </w:rPr>
                <m:t>ϕ</m:t>
              </w:del>
            </m:r>
          </m:e>
          <m:sub>
            <m:r>
              <w:del w:id="1598" w:author="Nik K" w:date="2026-10-29T07:53:00Z">
                <m:rPr>
                  <m:sty m:val="p"/>
                </m:rPr>
                <w:rPr>
                  <w:rFonts w:ascii="Cambria Math" w:hAnsi="Cambria Math"/>
                </w:rPr>
                <m:t>calib</m:t>
              </w:del>
            </m:r>
          </m:sub>
        </m:sSub>
      </m:oMath>
      <w:del w:id="1599" w:author="Nik K" w:date="2026-10-29T07:53:00Z">
        <w:r w:rsidRPr="00674711" w:rsidDel="001424F4">
          <w:rPr>
            <w:lang w:val="ru-RU"/>
            <w:rPrChange w:id="1600" w:author="Nik K" w:date="2026-10-29T00:17:00Z">
              <w:rPr/>
            </w:rPrChange>
          </w:rPr>
          <w:delText xml:space="preserve"> — соответствующая калибровочная компонента; </w:delText>
        </w:r>
      </w:del>
      <m:oMath>
        <m:sSub>
          <m:sSubPr>
            <m:ctrlPr>
              <w:del w:id="1601" w:author="Nik K" w:date="2026-10-29T07:53:00Z">
                <w:rPr>
                  <w:rFonts w:ascii="Cambria Math" w:hAnsi="Cambria Math"/>
                </w:rPr>
              </w:del>
            </m:ctrlPr>
          </m:sSubPr>
          <m:e>
            <m:r>
              <w:del w:id="1602" w:author="Nik K" w:date="2026-10-29T07:53:00Z">
                <w:rPr>
                  <w:rFonts w:ascii="Cambria Math" w:hAnsi="Cambria Math"/>
                </w:rPr>
                <m:t>V</m:t>
              </w:del>
            </m:r>
          </m:e>
          <m:sub>
            <m:r>
              <w:del w:id="1603" w:author="Nik K" w:date="2026-10-29T07:53:00Z">
                <m:rPr>
                  <m:sty m:val="p"/>
                </m:rPr>
                <w:rPr>
                  <w:rFonts w:ascii="Cambria Math" w:hAnsi="Cambria Math"/>
                </w:rPr>
                <m:t>out</m:t>
              </w:del>
            </m:r>
          </m:sub>
        </m:sSub>
      </m:oMath>
      <w:del w:id="1604" w:author="Nik K" w:date="2026-10-29T07:53:00Z">
        <w:r w:rsidRPr="00674711" w:rsidDel="001424F4">
          <w:rPr>
            <w:lang w:val="ru-RU"/>
            <w:rPrChange w:id="1605" w:author="Nik K" w:date="2026-10-29T00:17:00Z">
              <w:rPr/>
            </w:rPrChange>
          </w:rPr>
          <w:delText xml:space="preserve"> обозначает объёмный выход этого преобразования. При задании </w:delText>
        </w:r>
      </w:del>
      <m:oMath>
        <m:sSub>
          <m:sSubPr>
            <m:ctrlPr>
              <w:del w:id="1606" w:author="Nik K" w:date="2026-10-29T07:53:00Z">
                <w:rPr>
                  <w:rFonts w:ascii="Cambria Math" w:hAnsi="Cambria Math"/>
                </w:rPr>
              </w:del>
            </m:ctrlPr>
          </m:sSubPr>
          <m:e>
            <m:r>
              <w:del w:id="1607" w:author="Nik K" w:date="2026-10-29T07:53:00Z">
                <w:rPr>
                  <w:rFonts w:ascii="Cambria Math" w:hAnsi="Cambria Math"/>
                </w:rPr>
                <m:t>V</m:t>
              </w:del>
            </m:r>
          </m:e>
          <m:sub>
            <m:r>
              <w:del w:id="1608" w:author="Nik K" w:date="2026-10-29T07:53:00Z">
                <m:rPr>
                  <m:sty m:val="p"/>
                </m:rPr>
                <w:rPr>
                  <w:rFonts w:ascii="Cambria Math" w:hAnsi="Cambria Math"/>
                </w:rPr>
                <m:t>calib</m:t>
              </w:del>
            </m:r>
          </m:sub>
        </m:sSub>
      </m:oMath>
      <w:del w:id="1609" w:author="Nik K" w:date="2026-10-29T07:53:00Z">
        <w:r w:rsidRPr="00674711" w:rsidDel="001424F4">
          <w:rPr>
            <w:lang w:val="ru-RU"/>
            <w:rPrChange w:id="1610" w:author="Nik K" w:date="2026-10-29T00:17:00Z">
              <w:rPr/>
            </w:rPrChange>
          </w:rPr>
          <w:delText xml:space="preserve"> в миллилитрах отношение </w:delText>
        </w:r>
      </w:del>
      <m:oMath>
        <m:sSub>
          <m:sSubPr>
            <m:ctrlPr>
              <w:del w:id="1611" w:author="Nik K" w:date="2026-10-29T07:53:00Z">
                <w:rPr>
                  <w:rFonts w:ascii="Cambria Math" w:hAnsi="Cambria Math"/>
                </w:rPr>
              </w:del>
            </m:ctrlPr>
          </m:sSubPr>
          <m:e>
            <m:r>
              <w:del w:id="1612" w:author="Nik K" w:date="2026-10-29T07:53:00Z">
                <w:rPr>
                  <w:rFonts w:ascii="Cambria Math" w:hAnsi="Cambria Math"/>
                </w:rPr>
                <m:t>V</m:t>
              </w:del>
            </m:r>
          </m:e>
          <m:sub>
            <m:r>
              <w:del w:id="1613" w:author="Nik K" w:date="2026-10-29T07:53:00Z">
                <m:rPr>
                  <m:sty m:val="p"/>
                </m:rPr>
                <w:rPr>
                  <w:rFonts w:ascii="Cambria Math" w:hAnsi="Cambria Math"/>
                </w:rPr>
                <m:t>calib</m:t>
              </w:del>
            </m:r>
          </m:sub>
        </m:sSub>
        <m:r>
          <w:del w:id="1614" w:author="Nik K" w:date="2026-10-29T07:53:00Z">
            <m:rPr>
              <m:sty m:val="p"/>
            </m:rPr>
            <w:rPr>
              <w:rFonts w:ascii="Cambria Math" w:hAnsi="Cambria Math"/>
              <w:lang w:val="ru-RU"/>
              <w:rPrChange w:id="1615" w:author="Nik K" w:date="2026-10-29T00:17:00Z">
                <w:rPr>
                  <w:rFonts w:ascii="Cambria Math" w:hAnsi="Cambria Math"/>
                </w:rPr>
              </w:rPrChange>
            </w:rPr>
            <m:t>/</m:t>
          </w:del>
        </m:r>
        <m:sSub>
          <m:sSubPr>
            <m:ctrlPr>
              <w:del w:id="1616" w:author="Nik K" w:date="2026-10-29T07:53:00Z">
                <w:rPr>
                  <w:rFonts w:ascii="Cambria Math" w:hAnsi="Cambria Math"/>
                </w:rPr>
              </w:del>
            </m:ctrlPr>
          </m:sSubPr>
          <m:e>
            <m:r>
              <w:del w:id="1617" w:author="Nik K" w:date="2026-10-29T07:53:00Z">
                <w:rPr>
                  <w:rFonts w:ascii="Cambria Math" w:hAnsi="Cambria Math"/>
                </w:rPr>
                <m:t>ϕ</m:t>
              </w:del>
            </m:r>
          </m:e>
          <m:sub>
            <m:r>
              <w:del w:id="1618" w:author="Nik K" w:date="2026-10-29T07:53:00Z">
                <m:rPr>
                  <m:sty m:val="p"/>
                </m:rPr>
                <w:rPr>
                  <w:rFonts w:ascii="Cambria Math" w:hAnsi="Cambria Math"/>
                </w:rPr>
                <m:t>calib</m:t>
              </w:del>
            </m:r>
          </m:sub>
        </m:sSub>
      </m:oMath>
      <w:del w:id="1619" w:author="Nik K" w:date="2026-10-29T07:53:00Z">
        <w:r w:rsidRPr="00674711" w:rsidDel="001424F4">
          <w:rPr>
            <w:lang w:val="ru-RU"/>
            <w:rPrChange w:id="1620" w:author="Nik K" w:date="2026-10-29T00:17:00Z">
              <w:rPr/>
            </w:rPrChange>
          </w:rPr>
          <w:delText xml:space="preserve"> имеет единицу «мл на единицу компоненты». Одинаковая нормировка </w:delText>
        </w:r>
      </w:del>
      <m:oMath>
        <m:r>
          <w:del w:id="1621" w:author="Nik K" w:date="2026-10-29T07:53:00Z">
            <w:rPr>
              <w:rFonts w:ascii="Cambria Math" w:hAnsi="Cambria Math"/>
            </w:rPr>
            <m:t>ψ</m:t>
          </w:del>
        </m:r>
      </m:oMath>
      <w:del w:id="1622" w:author="Nik K" w:date="2026-10-29T07:53:00Z">
        <w:r w:rsidRPr="00674711" w:rsidDel="001424F4">
          <w:rPr>
            <w:lang w:val="ru-RU"/>
            <w:rPrChange w:id="1623" w:author="Nik K" w:date="2026-10-29T00:17:00Z">
              <w:rPr/>
            </w:rPrChange>
          </w:rPr>
          <w:delText xml:space="preserve"> и </w:delText>
        </w:r>
      </w:del>
      <m:oMath>
        <m:sSub>
          <m:sSubPr>
            <m:ctrlPr>
              <w:del w:id="1624" w:author="Nik K" w:date="2026-10-29T07:53:00Z">
                <w:rPr>
                  <w:rFonts w:ascii="Cambria Math" w:hAnsi="Cambria Math"/>
                </w:rPr>
              </w:del>
            </m:ctrlPr>
          </m:sSubPr>
          <m:e>
            <m:r>
              <w:del w:id="1625" w:author="Nik K" w:date="2026-10-29T07:53:00Z">
                <w:rPr>
                  <w:rFonts w:ascii="Cambria Math" w:hAnsi="Cambria Math"/>
                </w:rPr>
                <m:t>ϕ</m:t>
              </w:del>
            </m:r>
          </m:e>
          <m:sub>
            <m:r>
              <w:del w:id="1626" w:author="Nik K" w:date="2026-10-29T07:53:00Z">
                <m:rPr>
                  <m:sty m:val="p"/>
                </m:rPr>
                <w:rPr>
                  <w:rFonts w:ascii="Cambria Math" w:hAnsi="Cambria Math"/>
                </w:rPr>
                <m:t>calib</m:t>
              </w:del>
            </m:r>
          </m:sub>
        </m:sSub>
      </m:oMath>
      <w:del w:id="1627" w:author="Nik K" w:date="2026-10-29T07:53:00Z">
        <w:r w:rsidRPr="00674711" w:rsidDel="001424F4">
          <w:rPr>
            <w:lang w:val="ru-RU"/>
            <w:rPrChange w:id="1628" w:author="Nik K" w:date="2026-10-29T00:17:00Z">
              <w:rPr/>
            </w:rPrChange>
          </w:rPr>
          <w:delText xml:space="preserve"> является необходимым условием размерностно согласованного пересчёта.</w:delText>
        </w:r>
      </w:del>
    </w:p>
    <w:p w14:paraId="4C4E4A37" w14:textId="50402943" w:rsidR="003416EE" w:rsidDel="001424F4" w:rsidRDefault="006041B4">
      <w:pPr>
        <w:pStyle w:val="af"/>
        <w:rPr>
          <w:del w:id="1629" w:author="Nik K" w:date="2026-10-29T07:53:00Z"/>
        </w:rPr>
      </w:pPr>
      <w:del w:id="1630" w:author="Nik K" w:date="2026-10-29T07:53:00Z">
        <w:r w:rsidDel="001424F4">
          <w:delText xml:space="preserve">В европейской публикации независимы пункты 1 и 10. Пункт 1 задаёт способ разделения компонент и объёмной калибровки, а пункт 10 — систему </w:delText>
        </w:r>
        <w:r w:rsidDel="001424F4">
          <w:lastRenderedPageBreak/>
          <w:delText xml:space="preserve">с двумя источниками тока, электродами на конечностях и грудным носителем электродов, выполняющую указанное разделение. В отличие от американского пункта 1, стандартизованные данные in vitro прямо не включены в текст европейского независимого пункта 1; эксперимент с изолированным сердцем подробно задан зависимым пунктом 5. Эти формулы нельзя считать взаимозаменяемыми. </w:delText>
        </w:r>
        <w:r w:rsidR="006B31AF" w:rsidDel="001424F4">
          <w:fldChar w:fldCharType="begin"/>
        </w:r>
        <w:r w:rsidR="006B31AF" w:rsidDel="001424F4">
          <w:delInstrText xml:space="preserve"> HYPERLINK "https://patentimages.storage.googleapis.com/</w:delInstrText>
        </w:r>
        <w:r w:rsidR="006B31AF" w:rsidDel="001424F4">
          <w:delInstrText xml:space="preserve">88/a4/2e/9489a6dfd4136a/EP2385788B1.pdf" \h </w:delInstrText>
        </w:r>
        <w:r w:rsidR="006B31AF" w:rsidDel="001424F4">
          <w:fldChar w:fldCharType="separate"/>
        </w:r>
        <w:r w:rsidDel="001424F4">
          <w:delText>[41, с. 7–9, пункты 1, 5, 10]</w:delText>
        </w:r>
        <w:r w:rsidR="006B31AF" w:rsidDel="001424F4">
          <w:fldChar w:fldCharType="end"/>
        </w:r>
        <w:r w:rsidDel="001424F4">
          <w:delText>.</w:delText>
        </w:r>
      </w:del>
    </w:p>
    <w:p w14:paraId="7281F579" w14:textId="6EF5F10C" w:rsidR="003416EE" w:rsidDel="001424F4" w:rsidRDefault="006041B4">
      <w:pPr>
        <w:pStyle w:val="af"/>
        <w:rPr>
          <w:del w:id="1631" w:author="Nik K" w:date="2026-10-29T07:53:00Z"/>
        </w:rPr>
      </w:pPr>
      <w:del w:id="1632" w:author="Nik K" w:date="2026-10-29T07:53:00Z">
        <w:r w:rsidDel="001424F4">
          <w:delText>Описание P03 допускает поглощение изоволюмического эффекта движения предсердной компонентой; независимая формула не задаёт раздельного восстановления трёх координат. Для проекта необходимо проверить ошибку объёма при таком поглощении. Название «желудочковая компонента» само по себе не устанавливает объём конкретного левого или правого желудочка.</w:delText>
        </w:r>
      </w:del>
    </w:p>
    <w:p w14:paraId="7EB30675" w14:textId="2CA63743" w:rsidR="003416EE" w:rsidDel="001424F4" w:rsidRDefault="006041B4">
      <w:pPr>
        <w:pStyle w:val="af"/>
        <w:rPr>
          <w:del w:id="1633" w:author="Nik K" w:date="2026-10-29T07:53:00Z"/>
        </w:rPr>
      </w:pPr>
      <w:del w:id="1634" w:author="Nik K" w:date="2026-10-29T07:53:00Z">
        <w:r w:rsidDel="001424F4">
          <w:delText>Объёмный масштаб в P03 задаётся отношением (3.1). В проекте его предполагается получать через индивидуальную физическую модель и камерные связи, проверяемые по КТ. Точность этого перехода требует отдельной оценки: периодическая компонента с ЭКГ-привязкой ещё не определяет объём в миллилитрах.</w:delText>
        </w:r>
      </w:del>
    </w:p>
    <w:p w14:paraId="350BBF19" w14:textId="0D196AA9" w:rsidR="003416EE" w:rsidDel="001424F4" w:rsidRDefault="006041B4">
      <w:pPr>
        <w:pStyle w:val="af"/>
        <w:rPr>
          <w:del w:id="1635" w:author="Nik K" w:date="2026-10-29T07:53:00Z"/>
        </w:rPr>
      </w:pPr>
      <w:del w:id="1636" w:author="Nik K" w:date="2026-10-29T07:53:00Z">
        <w:r w:rsidDel="001424F4">
          <w:delText xml:space="preserve">Группа P04 рассматривает другую задачу уточнения геометрического масштаба. В US7783345B2 общая основа самостоятельных вариантов — измерения одного и того же сегмента при нескольких длинах преимущественно вдоль тела. Пункты 1–5 задают варианты расположения и измерений, пункт 8 — вычисление электрически эффективной длины; зависимый пункт 9 содержит явную формулу. Независимые пункты 14 и 17 вводят многочастотные измерения, причём пункт 17 предусматривает оценку удельного сопротивления крови по максимальным временным изменениям импеданса. </w:delText>
        </w:r>
        <w:r w:rsidR="006B31AF" w:rsidDel="001424F4">
          <w:fldChar w:fldCharType="begin"/>
        </w:r>
        <w:r w:rsidR="006B31AF" w:rsidDel="001424F4">
          <w:delInstrText xml:space="preserve"> HYPERLINK "https://patents.google.com/patent/US7783345B2/en" \h </w:delInstrText>
        </w:r>
        <w:r w:rsidR="006B31AF" w:rsidDel="001424F4">
          <w:fldChar w:fldCharType="separate"/>
        </w:r>
        <w:r w:rsidDel="001424F4">
          <w:delText>[42, пункты 1–9, 14–17]</w:delText>
        </w:r>
        <w:r w:rsidR="006B31AF" w:rsidDel="001424F4">
          <w:fldChar w:fldCharType="end"/>
        </w:r>
        <w:r w:rsidDel="001424F4">
          <w:delText>.</w:delText>
        </w:r>
      </w:del>
    </w:p>
    <w:p w14:paraId="1EAF0105" w14:textId="3D105C18" w:rsidR="003416EE" w:rsidDel="001424F4" w:rsidRDefault="006041B4">
      <w:pPr>
        <w:pStyle w:val="af"/>
        <w:keepNext/>
        <w:rPr>
          <w:del w:id="1637" w:author="Nik K" w:date="2026-10-29T07:53:00Z"/>
        </w:rPr>
      </w:pPr>
      <w:del w:id="1638" w:author="Nik K" w:date="2026-10-29T07:53:00Z">
        <w:r w:rsidDel="001424F4">
          <w:delText>Для двух измерительных длин зависимость пункта 9 имеет вид</w:delText>
        </w:r>
      </w:del>
    </w:p>
    <w:p w14:paraId="3AC6D59D" w14:textId="628AE5E3" w:rsidR="003416EE" w:rsidDel="001424F4" w:rsidRDefault="006B31AF">
      <w:pPr>
        <w:pStyle w:val="af"/>
        <w:spacing w:before="120" w:after="120" w:line="264" w:lineRule="auto"/>
        <w:ind w:firstLine="0"/>
        <w:rPr>
          <w:del w:id="1639" w:author="Nik K" w:date="2026-10-29T07:53:00Z"/>
        </w:rPr>
      </w:pPr>
      <m:oMathPara>
        <m:oMathParaPr>
          <m:jc m:val="center"/>
        </m:oMathParaPr>
        <m:oMath>
          <m:sSub>
            <m:sSubPr>
              <m:ctrlPr>
                <w:del w:id="1640" w:author="Nik K" w:date="2026-10-29T07:53:00Z">
                  <w:rPr>
                    <w:rFonts w:ascii="Cambria Math" w:hAnsi="Cambria Math"/>
                  </w:rPr>
                </w:del>
              </m:ctrlPr>
            </m:sSubPr>
            <m:e>
              <m:r>
                <w:del w:id="1641" w:author="Nik K" w:date="2026-10-29T07:53:00Z">
                  <w:rPr>
                    <w:rFonts w:ascii="Cambria Math" w:hAnsi="Cambria Math"/>
                  </w:rPr>
                  <m:t>L</m:t>
                </w:del>
              </m:r>
            </m:e>
            <m:sub>
              <m:r>
                <w:del w:id="1642" w:author="Nik K" w:date="2026-10-29T07:53:00Z">
                  <w:rPr>
                    <w:rFonts w:ascii="Cambria Math" w:hAnsi="Cambria Math"/>
                  </w:rPr>
                  <m:t>0</m:t>
                </w:del>
              </m:r>
            </m:sub>
          </m:sSub>
          <m:r>
            <w:del w:id="1643" w:author="Nik K" w:date="2026-10-29T07:53:00Z">
              <m:rPr>
                <m:sty m:val="p"/>
              </m:rPr>
              <w:rPr>
                <w:rFonts w:ascii="Cambria Math" w:hAnsi="Cambria Math"/>
              </w:rPr>
              <m:t>=</m:t>
            </w:del>
          </m:r>
          <m:f>
            <m:fPr>
              <m:ctrlPr>
                <w:del w:id="1644" w:author="Nik K" w:date="2026-10-29T07:53:00Z">
                  <w:rPr>
                    <w:rFonts w:ascii="Cambria Math" w:hAnsi="Cambria Math"/>
                  </w:rPr>
                </w:del>
              </m:ctrlPr>
            </m:fPr>
            <m:num>
              <m:r>
                <w:del w:id="1645" w:author="Nik K" w:date="2026-10-29T07:53:00Z">
                  <w:rPr>
                    <w:rFonts w:ascii="Cambria Math" w:hAnsi="Cambria Math"/>
                  </w:rPr>
                  <m:t>d</m:t>
                </w:del>
              </m:r>
            </m:num>
            <m:den>
              <m:sSub>
                <m:sSubPr>
                  <m:ctrlPr>
                    <w:del w:id="1646" w:author="Nik K" w:date="2026-10-29T07:53:00Z">
                      <w:rPr>
                        <w:rFonts w:ascii="Cambria Math" w:hAnsi="Cambria Math"/>
                      </w:rPr>
                    </w:del>
                  </m:ctrlPr>
                </m:sSubPr>
                <m:e>
                  <m:r>
                    <w:del w:id="1647" w:author="Nik K" w:date="2026-10-29T07:53:00Z">
                      <w:rPr>
                        <w:rFonts w:ascii="Cambria Math" w:hAnsi="Cambria Math"/>
                      </w:rPr>
                      <m:t>Z</m:t>
                    </w:del>
                  </m:r>
                </m:e>
                <m:sub>
                  <m:r>
                    <w:del w:id="1648" w:author="Nik K" w:date="2026-10-29T07:53:00Z">
                      <w:rPr>
                        <w:rFonts w:ascii="Cambria Math" w:hAnsi="Cambria Math"/>
                      </w:rPr>
                      <m:t>02</m:t>
                    </w:del>
                  </m:r>
                </m:sub>
              </m:sSub>
              <m:r>
                <w:del w:id="1649" w:author="Nik K" w:date="2026-10-29T07:53:00Z">
                  <m:rPr>
                    <m:sty m:val="p"/>
                  </m:rPr>
                  <w:rPr>
                    <w:rFonts w:ascii="Cambria Math" w:hAnsi="Cambria Math"/>
                  </w:rPr>
                  <m:t>/</m:t>
                </w:del>
              </m:r>
              <m:sSub>
                <m:sSubPr>
                  <m:ctrlPr>
                    <w:del w:id="1650" w:author="Nik K" w:date="2026-10-29T07:53:00Z">
                      <w:rPr>
                        <w:rFonts w:ascii="Cambria Math" w:hAnsi="Cambria Math"/>
                      </w:rPr>
                    </w:del>
                  </m:ctrlPr>
                </m:sSubPr>
                <m:e>
                  <m:r>
                    <w:del w:id="1651" w:author="Nik K" w:date="2026-10-29T07:53:00Z">
                      <w:rPr>
                        <w:rFonts w:ascii="Cambria Math" w:hAnsi="Cambria Math"/>
                      </w:rPr>
                      <m:t>Z</m:t>
                    </w:del>
                  </m:r>
                </m:e>
                <m:sub>
                  <m:r>
                    <w:del w:id="1652" w:author="Nik K" w:date="2026-10-29T07:53:00Z">
                      <w:rPr>
                        <w:rFonts w:ascii="Cambria Math" w:hAnsi="Cambria Math"/>
                      </w:rPr>
                      <m:t>01</m:t>
                    </w:del>
                  </m:r>
                </m:sub>
              </m:sSub>
              <m:r>
                <w:del w:id="1653" w:author="Nik K" w:date="2026-10-29T07:53:00Z">
                  <m:rPr>
                    <m:sty m:val="p"/>
                  </m:rPr>
                  <w:rPr>
                    <w:rFonts w:ascii="Cambria Math" w:hAnsi="Cambria Math"/>
                  </w:rPr>
                  <m:t>-</m:t>
                </w:del>
              </m:r>
              <m:r>
                <w:del w:id="1654" w:author="Nik K" w:date="2026-10-29T07:53:00Z">
                  <w:rPr>
                    <w:rFonts w:ascii="Cambria Math" w:hAnsi="Cambria Math"/>
                  </w:rPr>
                  <m:t>1</m:t>
                </w:del>
              </m:r>
            </m:den>
          </m:f>
          <m:r>
            <w:del w:id="1655" w:author="Nik K" w:date="2026-10-29T07:53:00Z">
              <m:rPr>
                <m:sty m:val="p"/>
              </m:rPr>
              <w:rPr>
                <w:rFonts w:ascii="Cambria Math" w:hAnsi="Cambria Math"/>
              </w:rPr>
              <m:t>,</m:t>
            </w:del>
          </m:r>
          <m:r>
            <w:del w:id="1656" w:author="Nik K" w:date="2026-10-29T07:53:00Z">
              <w:rPr>
                <w:rFonts w:ascii="Cambria Math" w:hAnsi="Cambria Math"/>
              </w:rPr>
              <m:t>  </m:t>
            </w:del>
          </m:r>
          <m:r>
            <w:del w:id="1657" w:author="Nik K" w:date="2026-10-29T07:53:00Z">
              <m:rPr>
                <m:nor/>
              </m:rPr>
              <m:t>(3.2)</m:t>
            </w:del>
          </m:r>
        </m:oMath>
      </m:oMathPara>
    </w:p>
    <w:p w14:paraId="78FDB5BC" w14:textId="485BD676" w:rsidR="003416EE" w:rsidRPr="00674711" w:rsidDel="001424F4" w:rsidRDefault="006041B4">
      <w:pPr>
        <w:pStyle w:val="FirstParagraph"/>
        <w:rPr>
          <w:del w:id="1658" w:author="Nik K" w:date="2026-10-29T07:53:00Z"/>
          <w:lang w:val="ru-RU"/>
          <w:rPrChange w:id="1659" w:author="Nik K" w:date="2026-10-29T00:17:00Z">
            <w:rPr>
              <w:del w:id="1660" w:author="Nik K" w:date="2026-10-29T07:53:00Z"/>
            </w:rPr>
          </w:rPrChange>
        </w:rPr>
      </w:pPr>
      <w:del w:id="1661" w:author="Nik K" w:date="2026-10-29T07:53:00Z">
        <w:r w:rsidRPr="00674711" w:rsidDel="001424F4">
          <w:rPr>
            <w:lang w:val="ru-RU"/>
            <w:rPrChange w:id="1662" w:author="Nik K" w:date="2026-10-29T00:17:00Z">
              <w:rPr/>
            </w:rPrChange>
          </w:rPr>
          <w:lastRenderedPageBreak/>
          <w:delText xml:space="preserve">где </w:delText>
        </w:r>
      </w:del>
      <m:oMath>
        <m:r>
          <w:del w:id="1663" w:author="Nik K" w:date="2026-10-29T07:53:00Z">
            <w:rPr>
              <w:rFonts w:ascii="Cambria Math" w:hAnsi="Cambria Math"/>
            </w:rPr>
            <m:t>d</m:t>
          </w:del>
        </m:r>
      </m:oMath>
      <w:del w:id="1664" w:author="Nik K" w:date="2026-10-29T07:53:00Z">
        <w:r w:rsidRPr="00674711" w:rsidDel="001424F4">
          <w:rPr>
            <w:lang w:val="ru-RU"/>
            <w:rPrChange w:id="1665" w:author="Nik K" w:date="2026-10-29T00:17:00Z">
              <w:rPr/>
            </w:rPrChange>
          </w:rPr>
          <w:delText xml:space="preserve"> — разность длин, </w:delText>
        </w:r>
      </w:del>
      <m:oMath>
        <m:sSub>
          <m:sSubPr>
            <m:ctrlPr>
              <w:del w:id="1666" w:author="Nik K" w:date="2026-10-29T07:53:00Z">
                <w:rPr>
                  <w:rFonts w:ascii="Cambria Math" w:hAnsi="Cambria Math"/>
                </w:rPr>
              </w:del>
            </m:ctrlPr>
          </m:sSubPr>
          <m:e>
            <m:r>
              <w:del w:id="1667" w:author="Nik K" w:date="2026-10-29T07:53:00Z">
                <w:rPr>
                  <w:rFonts w:ascii="Cambria Math" w:hAnsi="Cambria Math"/>
                </w:rPr>
                <m:t>Z</m:t>
              </w:del>
            </m:r>
          </m:e>
          <m:sub>
            <m:r>
              <w:del w:id="1668" w:author="Nik K" w:date="2026-10-29T07:53:00Z">
                <w:rPr>
                  <w:rFonts w:ascii="Cambria Math" w:hAnsi="Cambria Math"/>
                  <w:lang w:val="ru-RU"/>
                  <w:rPrChange w:id="1669" w:author="Nik K" w:date="2026-10-29T00:17:00Z">
                    <w:rPr>
                      <w:rFonts w:ascii="Cambria Math" w:hAnsi="Cambria Math"/>
                    </w:rPr>
                  </w:rPrChange>
                </w:rPr>
                <m:t>02</m:t>
              </w:del>
            </m:r>
          </m:sub>
        </m:sSub>
      </m:oMath>
      <w:del w:id="1670" w:author="Nik K" w:date="2026-10-29T07:53:00Z">
        <w:r w:rsidRPr="00674711" w:rsidDel="001424F4">
          <w:rPr>
            <w:lang w:val="ru-RU"/>
            <w:rPrChange w:id="1671" w:author="Nik K" w:date="2026-10-29T00:17:00Z">
              <w:rPr/>
            </w:rPrChange>
          </w:rPr>
          <w:delText xml:space="preserve"> и </w:delText>
        </w:r>
      </w:del>
      <m:oMath>
        <m:sSub>
          <m:sSubPr>
            <m:ctrlPr>
              <w:del w:id="1672" w:author="Nik K" w:date="2026-10-29T07:53:00Z">
                <w:rPr>
                  <w:rFonts w:ascii="Cambria Math" w:hAnsi="Cambria Math"/>
                </w:rPr>
              </w:del>
            </m:ctrlPr>
          </m:sSubPr>
          <m:e>
            <m:r>
              <w:del w:id="1673" w:author="Nik K" w:date="2026-10-29T07:53:00Z">
                <w:rPr>
                  <w:rFonts w:ascii="Cambria Math" w:hAnsi="Cambria Math"/>
                </w:rPr>
                <m:t>Z</m:t>
              </w:del>
            </m:r>
          </m:e>
          <m:sub>
            <m:r>
              <w:del w:id="1674" w:author="Nik K" w:date="2026-10-29T07:53:00Z">
                <w:rPr>
                  <w:rFonts w:ascii="Cambria Math" w:hAnsi="Cambria Math"/>
                  <w:lang w:val="ru-RU"/>
                  <w:rPrChange w:id="1675" w:author="Nik K" w:date="2026-10-29T00:17:00Z">
                    <w:rPr>
                      <w:rFonts w:ascii="Cambria Math" w:hAnsi="Cambria Math"/>
                    </w:rPr>
                  </w:rPrChange>
                </w:rPr>
                <m:t>01</m:t>
              </w:del>
            </m:r>
          </m:sub>
        </m:sSub>
      </m:oMath>
      <w:del w:id="1676" w:author="Nik K" w:date="2026-10-29T07:53:00Z">
        <w:r w:rsidRPr="00674711" w:rsidDel="001424F4">
          <w:rPr>
            <w:lang w:val="ru-RU"/>
            <w:rPrChange w:id="1677" w:author="Nik K" w:date="2026-10-29T00:17:00Z">
              <w:rPr/>
            </w:rPrChange>
          </w:rPr>
          <w:delText xml:space="preserve"> — импедансы при большей и меньшей длине соответственно. Если </w:delText>
        </w:r>
      </w:del>
      <m:oMath>
        <m:r>
          <w:del w:id="1678" w:author="Nik K" w:date="2026-10-29T07:53:00Z">
            <w:rPr>
              <w:rFonts w:ascii="Cambria Math" w:hAnsi="Cambria Math"/>
            </w:rPr>
            <m:t>d</m:t>
          </w:del>
        </m:r>
      </m:oMath>
      <w:del w:id="1679" w:author="Nik K" w:date="2026-10-29T07:53:00Z">
        <w:r w:rsidRPr="00674711" w:rsidDel="001424F4">
          <w:rPr>
            <w:lang w:val="ru-RU"/>
            <w:rPrChange w:id="1680" w:author="Nik K" w:date="2026-10-29T00:17:00Z">
              <w:rPr/>
            </w:rPrChange>
          </w:rPr>
          <w:delText xml:space="preserve"> задана в метрах, </w:delText>
        </w:r>
      </w:del>
      <m:oMath>
        <m:sSub>
          <m:sSubPr>
            <m:ctrlPr>
              <w:del w:id="1681" w:author="Nik K" w:date="2026-10-29T07:53:00Z">
                <w:rPr>
                  <w:rFonts w:ascii="Cambria Math" w:hAnsi="Cambria Math"/>
                </w:rPr>
              </w:del>
            </m:ctrlPr>
          </m:sSubPr>
          <m:e>
            <m:r>
              <w:del w:id="1682" w:author="Nik K" w:date="2026-10-29T07:53:00Z">
                <w:rPr>
                  <w:rFonts w:ascii="Cambria Math" w:hAnsi="Cambria Math"/>
                </w:rPr>
                <m:t>L</m:t>
              </w:del>
            </m:r>
          </m:e>
          <m:sub>
            <m:r>
              <w:del w:id="1683" w:author="Nik K" w:date="2026-10-29T07:53:00Z">
                <w:rPr>
                  <w:rFonts w:ascii="Cambria Math" w:hAnsi="Cambria Math"/>
                  <w:lang w:val="ru-RU"/>
                  <w:rPrChange w:id="1684" w:author="Nik K" w:date="2026-10-29T00:17:00Z">
                    <w:rPr>
                      <w:rFonts w:ascii="Cambria Math" w:hAnsi="Cambria Math"/>
                    </w:rPr>
                  </w:rPrChange>
                </w:rPr>
                <m:t>0</m:t>
              </w:del>
            </m:r>
          </m:sub>
        </m:sSub>
      </m:oMath>
      <w:del w:id="1685" w:author="Nik K" w:date="2026-10-29T07:53:00Z">
        <w:r w:rsidRPr="00674711" w:rsidDel="001424F4">
          <w:rPr>
            <w:lang w:val="ru-RU"/>
            <w:rPrChange w:id="1686" w:author="Nik K" w:date="2026-10-29T00:17:00Z">
              <w:rPr/>
            </w:rPrChange>
          </w:rPr>
          <w:delText xml:space="preserve"> также выражена в метрах; импедансы задаются в одинаковых единицах. При близких </w:delText>
        </w:r>
      </w:del>
      <m:oMath>
        <m:sSub>
          <m:sSubPr>
            <m:ctrlPr>
              <w:del w:id="1687" w:author="Nik K" w:date="2026-10-29T07:53:00Z">
                <w:rPr>
                  <w:rFonts w:ascii="Cambria Math" w:hAnsi="Cambria Math"/>
                </w:rPr>
              </w:del>
            </m:ctrlPr>
          </m:sSubPr>
          <m:e>
            <m:r>
              <w:del w:id="1688" w:author="Nik K" w:date="2026-10-29T07:53:00Z">
                <w:rPr>
                  <w:rFonts w:ascii="Cambria Math" w:hAnsi="Cambria Math"/>
                </w:rPr>
                <m:t>Z</m:t>
              </w:del>
            </m:r>
          </m:e>
          <m:sub>
            <m:r>
              <w:del w:id="1689" w:author="Nik K" w:date="2026-10-29T07:53:00Z">
                <w:rPr>
                  <w:rFonts w:ascii="Cambria Math" w:hAnsi="Cambria Math"/>
                  <w:lang w:val="ru-RU"/>
                  <w:rPrChange w:id="1690" w:author="Nik K" w:date="2026-10-29T00:17:00Z">
                    <w:rPr>
                      <w:rFonts w:ascii="Cambria Math" w:hAnsi="Cambria Math"/>
                    </w:rPr>
                  </w:rPrChange>
                </w:rPr>
                <m:t>02</m:t>
              </w:del>
            </m:r>
          </m:sub>
        </m:sSub>
      </m:oMath>
      <w:del w:id="1691" w:author="Nik K" w:date="2026-10-29T07:53:00Z">
        <w:r w:rsidRPr="00674711" w:rsidDel="001424F4">
          <w:rPr>
            <w:lang w:val="ru-RU"/>
            <w:rPrChange w:id="1692" w:author="Nik K" w:date="2026-10-29T00:17:00Z">
              <w:rPr/>
            </w:rPrChange>
          </w:rPr>
          <w:delText xml:space="preserve"> и </w:delText>
        </w:r>
      </w:del>
      <m:oMath>
        <m:sSub>
          <m:sSubPr>
            <m:ctrlPr>
              <w:del w:id="1693" w:author="Nik K" w:date="2026-10-29T07:53:00Z">
                <w:rPr>
                  <w:rFonts w:ascii="Cambria Math" w:hAnsi="Cambria Math"/>
                </w:rPr>
              </w:del>
            </m:ctrlPr>
          </m:sSubPr>
          <m:e>
            <m:r>
              <w:del w:id="1694" w:author="Nik K" w:date="2026-10-29T07:53:00Z">
                <w:rPr>
                  <w:rFonts w:ascii="Cambria Math" w:hAnsi="Cambria Math"/>
                </w:rPr>
                <m:t>Z</m:t>
              </w:del>
            </m:r>
          </m:e>
          <m:sub>
            <m:r>
              <w:del w:id="1695" w:author="Nik K" w:date="2026-10-29T07:53:00Z">
                <w:rPr>
                  <w:rFonts w:ascii="Cambria Math" w:hAnsi="Cambria Math"/>
                  <w:lang w:val="ru-RU"/>
                  <w:rPrChange w:id="1696" w:author="Nik K" w:date="2026-10-29T00:17:00Z">
                    <w:rPr>
                      <w:rFonts w:ascii="Cambria Math" w:hAnsi="Cambria Math"/>
                    </w:rPr>
                  </w:rPrChange>
                </w:rPr>
                <m:t>01</m:t>
              </w:del>
            </m:r>
          </m:sub>
        </m:sSub>
      </m:oMath>
      <w:del w:id="1697" w:author="Nik K" w:date="2026-10-29T07:53:00Z">
        <w:r w:rsidRPr="00674711" w:rsidDel="001424F4">
          <w:rPr>
            <w:lang w:val="ru-RU"/>
            <w:rPrChange w:id="1698" w:author="Nik K" w:date="2026-10-29T00:17:00Z">
              <w:rPr/>
            </w:rPrChange>
          </w:rPr>
          <w:delText xml:space="preserve"> знаменатель мал, поэтому вычисление чувствительно к их различию. Это алгебраическое свойство формулы, не количественная оценка ошибки конкретного прибора.</w:delText>
        </w:r>
      </w:del>
    </w:p>
    <w:p w14:paraId="3831D500" w14:textId="6BF58CBD" w:rsidR="003416EE" w:rsidDel="001424F4" w:rsidRDefault="006041B4">
      <w:pPr>
        <w:pStyle w:val="af"/>
        <w:rPr>
          <w:del w:id="1699" w:author="Nik K" w:date="2026-10-29T07:53:00Z"/>
        </w:rPr>
      </w:pPr>
      <w:del w:id="1700" w:author="Nik K" w:date="2026-10-29T07:53:00Z">
        <w:r w:rsidDel="001424F4">
          <w:delText>Таким образом, электрическое уточнение геометрического параметра уже раскрыто. В боковой гипотезе проекта неизвестны эффективная толщина и сопротивления тканей, а геометрия отличается от P04. Несколько расстояний не обеспечивают переносимость метода и не устраняют отрицательных результатов проверки различимости параметров боковой модели.</w:delText>
        </w:r>
      </w:del>
    </w:p>
    <w:p w14:paraId="6AC52376" w14:textId="16B83D2F" w:rsidR="003416EE" w:rsidDel="001424F4" w:rsidRDefault="006041B4">
      <w:pPr>
        <w:pStyle w:val="21"/>
        <w:rPr>
          <w:del w:id="1701" w:author="Nik K" w:date="2026-10-29T07:53:00Z"/>
        </w:rPr>
      </w:pPr>
      <w:bookmarkStart w:id="1702" w:name="_Toc244123056"/>
      <w:bookmarkStart w:id="1703" w:name="Xb72b1d13b52218eadfaf5da25c8305e5e117f8f"/>
      <w:bookmarkEnd w:id="1523"/>
      <w:del w:id="1704" w:author="Nik K" w:date="2026-10-29T07:53:00Z">
        <w:r w:rsidDel="001424F4">
          <w:delText>3.4 Поперечный монтаж, анатомическая опора и мягкотканная составляющая</w:delText>
        </w:r>
        <w:bookmarkEnd w:id="1702"/>
      </w:del>
    </w:p>
    <w:p w14:paraId="27EE4421" w14:textId="591AA026" w:rsidR="003416EE" w:rsidRPr="00674711" w:rsidDel="001424F4" w:rsidRDefault="006041B4">
      <w:pPr>
        <w:pStyle w:val="FirstParagraph"/>
        <w:rPr>
          <w:del w:id="1705" w:author="Nik K" w:date="2026-10-29T07:53:00Z"/>
          <w:lang w:val="ru-RU"/>
          <w:rPrChange w:id="1706" w:author="Nik K" w:date="2026-10-29T00:17:00Z">
            <w:rPr>
              <w:del w:id="1707" w:author="Nik K" w:date="2026-10-29T07:53:00Z"/>
            </w:rPr>
          </w:rPrChange>
        </w:rPr>
      </w:pPr>
      <w:del w:id="1708" w:author="Nik K" w:date="2026-10-29T07:53:00Z">
        <w:r w:rsidRPr="00674711" w:rsidDel="001424F4">
          <w:rPr>
            <w:lang w:val="ru-RU"/>
            <w:rPrChange w:id="1709" w:author="Nik K" w:date="2026-10-29T00:17:00Z">
              <w:rPr/>
            </w:rPrChange>
          </w:rPr>
          <w:delText xml:space="preserve">Для </w:delText>
        </w:r>
        <w:r w:rsidDel="001424F4">
          <w:delText>P</w:delText>
        </w:r>
        <w:r w:rsidRPr="00674711" w:rsidDel="001424F4">
          <w:rPr>
            <w:lang w:val="ru-RU"/>
            <w:rPrChange w:id="1710" w:author="Nik K" w:date="2026-10-29T00:17:00Z">
              <w:rPr/>
            </w:rPrChange>
          </w:rPr>
          <w:delText xml:space="preserve">07 получен оригинал </w:delText>
        </w:r>
        <w:r w:rsidDel="001424F4">
          <w:delText>RU</w:delText>
        </w:r>
        <w:r w:rsidRPr="00674711" w:rsidDel="001424F4">
          <w:rPr>
            <w:lang w:val="ru-RU"/>
            <w:rPrChange w:id="1711" w:author="Nik K" w:date="2026-10-29T00:17:00Z">
              <w:rPr/>
            </w:rPrChange>
          </w:rPr>
          <w:delText>2415641</w:delText>
        </w:r>
        <w:r w:rsidDel="001424F4">
          <w:delText>C</w:delText>
        </w:r>
        <w:r w:rsidRPr="00674711" w:rsidDel="001424F4">
          <w:rPr>
            <w:lang w:val="ru-RU"/>
            <w:rPrChange w:id="1712" w:author="Nik K" w:date="2026-10-29T00:17:00Z">
              <w:rPr/>
            </w:rPrChange>
          </w:rPr>
          <w:delText xml:space="preserve">1, что снимает прежнее ограничение корпуса «формула не прочитана». Его единственный пункт задаёт потенциальные электроды на правой и левой руках и две пары токовых электродов: передние под серединой ключичных выступов и симметричные задние, соединённые с передними. После регистрации импеданса и реограммы вводится антропометрическая оценка геометрического объёма аортальной области. </w:delText>
        </w:r>
        <w:r w:rsidR="006B31AF" w:rsidDel="001424F4">
          <w:fldChar w:fldCharType="begin"/>
        </w:r>
        <w:r w:rsidR="006B31AF" w:rsidRPr="00674711" w:rsidDel="001424F4">
          <w:rPr>
            <w:lang w:val="ru-RU"/>
            <w:rPrChange w:id="1713" w:author="Nik K" w:date="2026-10-29T00:17:00Z">
              <w:rPr/>
            </w:rPrChange>
          </w:rPr>
          <w:delInstrText xml:space="preserve"> </w:delInstrText>
        </w:r>
        <w:r w:rsidR="006B31AF" w:rsidDel="001424F4">
          <w:delInstrText>HYPERLINK</w:delInstrText>
        </w:r>
        <w:r w:rsidR="006B31AF" w:rsidRPr="00674711" w:rsidDel="001424F4">
          <w:rPr>
            <w:lang w:val="ru-RU"/>
            <w:rPrChange w:id="1714" w:author="Nik K" w:date="2026-10-29T00:17:00Z">
              <w:rPr/>
            </w:rPrChange>
          </w:rPr>
          <w:delInstrText xml:space="preserve"> "</w:delInstrText>
        </w:r>
        <w:r w:rsidR="006B31AF" w:rsidDel="001424F4">
          <w:delInstrText>https</w:delInstrText>
        </w:r>
        <w:r w:rsidR="006B31AF" w:rsidRPr="00674711" w:rsidDel="001424F4">
          <w:rPr>
            <w:lang w:val="ru-RU"/>
            <w:rPrChange w:id="1715" w:author="Nik K" w:date="2026-10-29T00:17:00Z">
              <w:rPr/>
            </w:rPrChange>
          </w:rPr>
          <w:delInstrText>://</w:delInstrText>
        </w:r>
        <w:r w:rsidR="006B31AF" w:rsidDel="001424F4">
          <w:delInstrText>patentimages</w:delInstrText>
        </w:r>
        <w:r w:rsidR="006B31AF" w:rsidRPr="00674711" w:rsidDel="001424F4">
          <w:rPr>
            <w:lang w:val="ru-RU"/>
            <w:rPrChange w:id="1716" w:author="Nik K" w:date="2026-10-29T00:17:00Z">
              <w:rPr/>
            </w:rPrChange>
          </w:rPr>
          <w:delInstrText>.</w:delInstrText>
        </w:r>
        <w:r w:rsidR="006B31AF" w:rsidDel="001424F4">
          <w:delInstrText>storage</w:delInstrText>
        </w:r>
        <w:r w:rsidR="006B31AF" w:rsidRPr="00674711" w:rsidDel="001424F4">
          <w:rPr>
            <w:lang w:val="ru-RU"/>
            <w:rPrChange w:id="1717" w:author="Nik K" w:date="2026-10-29T00:17:00Z">
              <w:rPr/>
            </w:rPrChange>
          </w:rPr>
          <w:delInstrText>.</w:delInstrText>
        </w:r>
        <w:r w:rsidR="006B31AF" w:rsidDel="001424F4">
          <w:delInstrText>googleapis</w:delInstrText>
        </w:r>
        <w:r w:rsidR="006B31AF" w:rsidRPr="00674711" w:rsidDel="001424F4">
          <w:rPr>
            <w:lang w:val="ru-RU"/>
            <w:rPrChange w:id="1718" w:author="Nik K" w:date="2026-10-29T00:17:00Z">
              <w:rPr/>
            </w:rPrChange>
          </w:rPr>
          <w:delInstrText>.</w:delInstrText>
        </w:r>
        <w:r w:rsidR="006B31AF" w:rsidDel="001424F4">
          <w:delInstrText>com</w:delInstrText>
        </w:r>
        <w:r w:rsidR="006B31AF" w:rsidRPr="00674711" w:rsidDel="001424F4">
          <w:rPr>
            <w:lang w:val="ru-RU"/>
            <w:rPrChange w:id="1719" w:author="Nik K" w:date="2026-10-29T00:17:00Z">
              <w:rPr/>
            </w:rPrChange>
          </w:rPr>
          <w:delInstrText>/</w:delInstrText>
        </w:r>
        <w:r w:rsidR="006B31AF" w:rsidDel="001424F4">
          <w:delInstrText>e</w:delInstrText>
        </w:r>
        <w:r w:rsidR="006B31AF" w:rsidRPr="00674711" w:rsidDel="001424F4">
          <w:rPr>
            <w:lang w:val="ru-RU"/>
            <w:rPrChange w:id="1720" w:author="Nik K" w:date="2026-10-29T00:17:00Z">
              <w:rPr/>
            </w:rPrChange>
          </w:rPr>
          <w:delInstrText>7/78/</w:delInstrText>
        </w:r>
        <w:r w:rsidR="006B31AF" w:rsidDel="001424F4">
          <w:delInstrText>e</w:delInstrText>
        </w:r>
        <w:r w:rsidR="006B31AF" w:rsidRPr="00674711" w:rsidDel="001424F4">
          <w:rPr>
            <w:lang w:val="ru-RU"/>
            <w:rPrChange w:id="1721" w:author="Nik K" w:date="2026-10-29T00:17:00Z">
              <w:rPr/>
            </w:rPrChange>
          </w:rPr>
          <w:delInstrText>6/852</w:delInstrText>
        </w:r>
        <w:r w:rsidR="006B31AF" w:rsidDel="001424F4">
          <w:delInstrText>c</w:delInstrText>
        </w:r>
        <w:r w:rsidR="006B31AF" w:rsidRPr="00674711" w:rsidDel="001424F4">
          <w:rPr>
            <w:lang w:val="ru-RU"/>
            <w:rPrChange w:id="1722" w:author="Nik K" w:date="2026-10-29T00:17:00Z">
              <w:rPr/>
            </w:rPrChange>
          </w:rPr>
          <w:delInstrText>057</w:delInstrText>
        </w:r>
        <w:r w:rsidR="006B31AF" w:rsidDel="001424F4">
          <w:delInstrText>a</w:delInstrText>
        </w:r>
        <w:r w:rsidR="006B31AF" w:rsidRPr="00674711" w:rsidDel="001424F4">
          <w:rPr>
            <w:lang w:val="ru-RU"/>
            <w:rPrChange w:id="1723" w:author="Nik K" w:date="2026-10-29T00:17:00Z">
              <w:rPr/>
            </w:rPrChange>
          </w:rPr>
          <w:delInstrText>4530</w:delInstrText>
        </w:r>
        <w:r w:rsidR="006B31AF" w:rsidDel="001424F4">
          <w:delInstrText>f</w:delInstrText>
        </w:r>
        <w:r w:rsidR="006B31AF" w:rsidRPr="00674711" w:rsidDel="001424F4">
          <w:rPr>
            <w:lang w:val="ru-RU"/>
            <w:rPrChange w:id="1724" w:author="Nik K" w:date="2026-10-29T00:17:00Z">
              <w:rPr/>
            </w:rPrChange>
          </w:rPr>
          <w:delInstrText>2/</w:delInstrText>
        </w:r>
        <w:r w:rsidR="006B31AF" w:rsidDel="001424F4">
          <w:delInstrText>RU</w:delInstrText>
        </w:r>
        <w:r w:rsidR="006B31AF" w:rsidRPr="00674711" w:rsidDel="001424F4">
          <w:rPr>
            <w:lang w:val="ru-RU"/>
            <w:rPrChange w:id="1725" w:author="Nik K" w:date="2026-10-29T00:17:00Z">
              <w:rPr/>
            </w:rPrChange>
          </w:rPr>
          <w:delInstrText>2415641</w:delInstrText>
        </w:r>
        <w:r w:rsidR="006B31AF" w:rsidDel="001424F4">
          <w:delInstrText>C</w:delInstrText>
        </w:r>
        <w:r w:rsidR="006B31AF" w:rsidRPr="00674711" w:rsidDel="001424F4">
          <w:rPr>
            <w:lang w:val="ru-RU"/>
            <w:rPrChange w:id="1726" w:author="Nik K" w:date="2026-10-29T00:17:00Z">
              <w:rPr/>
            </w:rPrChange>
          </w:rPr>
          <w:delInstrText>1.</w:delInstrText>
        </w:r>
        <w:r w:rsidR="006B31AF" w:rsidDel="001424F4">
          <w:delInstrText>pdf</w:delInstrText>
        </w:r>
        <w:r w:rsidR="006B31AF" w:rsidRPr="00674711" w:rsidDel="001424F4">
          <w:rPr>
            <w:lang w:val="ru-RU"/>
            <w:rPrChange w:id="1727" w:author="Nik K" w:date="2026-10-29T00:17:00Z">
              <w:rPr/>
            </w:rPrChange>
          </w:rPr>
          <w:delInstrText>" \</w:delInstrText>
        </w:r>
        <w:r w:rsidR="006B31AF" w:rsidDel="001424F4">
          <w:delInstrText>h</w:delInstrText>
        </w:r>
        <w:r w:rsidR="006B31AF" w:rsidRPr="00674711" w:rsidDel="001424F4">
          <w:rPr>
            <w:lang w:val="ru-RU"/>
            <w:rPrChange w:id="1728" w:author="Nik K" w:date="2026-10-29T00:17:00Z">
              <w:rPr/>
            </w:rPrChange>
          </w:rPr>
          <w:delInstrText xml:space="preserve"> </w:delInstrText>
        </w:r>
        <w:r w:rsidR="006B31AF" w:rsidDel="001424F4">
          <w:fldChar w:fldCharType="separate"/>
        </w:r>
        <w:r w:rsidRPr="00674711" w:rsidDel="001424F4">
          <w:rPr>
            <w:lang w:val="ru-RU"/>
            <w:rPrChange w:id="1729" w:author="Nik K" w:date="2026-10-29T00:17:00Z">
              <w:rPr/>
            </w:rPrChange>
          </w:rPr>
          <w:delText>[45, с. 11]</w:delText>
        </w:r>
        <w:r w:rsidR="006B31AF" w:rsidDel="001424F4">
          <w:fldChar w:fldCharType="end"/>
        </w:r>
        <w:r w:rsidRPr="00674711" w:rsidDel="001424F4">
          <w:rPr>
            <w:lang w:val="ru-RU"/>
            <w:rPrChange w:id="1730" w:author="Nik K" w:date="2026-10-29T00:17:00Z">
              <w:rPr/>
            </w:rPrChange>
          </w:rPr>
          <w:delText>.</w:delText>
        </w:r>
      </w:del>
    </w:p>
    <w:p w14:paraId="7AB86CF1" w14:textId="14627524" w:rsidR="003416EE" w:rsidDel="001424F4" w:rsidRDefault="006041B4">
      <w:pPr>
        <w:pStyle w:val="af"/>
        <w:keepNext/>
        <w:rPr>
          <w:del w:id="1731" w:author="Nik K" w:date="2026-10-29T07:53:00Z"/>
        </w:rPr>
      </w:pPr>
      <w:del w:id="1732" w:author="Nik K" w:date="2026-10-29T07:53:00Z">
        <w:r w:rsidDel="001424F4">
          <w:delText>В обозначениях патента обе зависимости записаны как</w:delText>
        </w:r>
      </w:del>
    </w:p>
    <w:p w14:paraId="10385A48" w14:textId="36F6E10A" w:rsidR="003416EE" w:rsidDel="001424F4" w:rsidRDefault="006B31AF">
      <w:pPr>
        <w:pStyle w:val="af"/>
        <w:spacing w:before="120" w:after="120" w:line="264" w:lineRule="auto"/>
        <w:ind w:firstLine="0"/>
        <w:rPr>
          <w:del w:id="1733" w:author="Nik K" w:date="2026-10-29T07:53:00Z"/>
        </w:rPr>
      </w:pPr>
      <m:oMathPara>
        <m:oMathParaPr>
          <m:jc m:val="center"/>
        </m:oMathParaPr>
        <m:oMath>
          <m:sSub>
            <m:sSubPr>
              <m:ctrlPr>
                <w:del w:id="1734" w:author="Nik K" w:date="2026-10-29T07:53:00Z">
                  <w:rPr>
                    <w:rFonts w:ascii="Cambria Math" w:hAnsi="Cambria Math"/>
                  </w:rPr>
                </w:del>
              </m:ctrlPr>
            </m:sSubPr>
            <m:e>
              <m:r>
                <w:del w:id="1735" w:author="Nik K" w:date="2026-10-29T07:53:00Z">
                  <w:rPr>
                    <w:rFonts w:ascii="Cambria Math" w:hAnsi="Cambria Math"/>
                  </w:rPr>
                  <m:t>V</m:t>
                </w:del>
              </m:r>
            </m:e>
            <m:sub>
              <m:r>
                <w:del w:id="1736" w:author="Nik K" w:date="2026-10-29T07:53:00Z">
                  <m:rPr>
                    <m:sty m:val="p"/>
                  </m:rPr>
                  <w:rPr>
                    <w:rFonts w:ascii="Cambria Math" w:hAnsi="Cambria Math"/>
                  </w:rPr>
                  <m:t>св</m:t>
                </w:del>
              </m:r>
            </m:sub>
          </m:sSub>
          <m:r>
            <w:del w:id="1737" w:author="Nik K" w:date="2026-10-29T07:53:00Z">
              <m:rPr>
                <m:sty m:val="p"/>
              </m:rPr>
              <w:rPr>
                <w:rFonts w:ascii="Cambria Math" w:hAnsi="Cambria Math"/>
              </w:rPr>
              <m:t>≃</m:t>
            </w:del>
          </m:r>
          <m:r>
            <w:del w:id="1738" w:author="Nik K" w:date="2026-10-29T07:53:00Z">
              <w:rPr>
                <w:rFonts w:ascii="Cambria Math" w:hAnsi="Cambria Math"/>
              </w:rPr>
              <m:t>k</m:t>
            </w:del>
          </m:r>
          <m:f>
            <m:fPr>
              <m:ctrlPr>
                <w:del w:id="1739" w:author="Nik K" w:date="2026-10-29T07:53:00Z">
                  <w:rPr>
                    <w:rFonts w:ascii="Cambria Math" w:hAnsi="Cambria Math"/>
                  </w:rPr>
                </w:del>
              </m:ctrlPr>
            </m:fPr>
            <m:num>
              <m:r>
                <w:del w:id="1740" w:author="Nik K" w:date="2026-10-29T07:53:00Z">
                  <w:rPr>
                    <w:rFonts w:ascii="Cambria Math" w:hAnsi="Cambria Math"/>
                  </w:rPr>
                  <m:t>π</m:t>
                </w:del>
              </m:r>
            </m:num>
            <m:den>
              <m:r>
                <w:del w:id="1741" w:author="Nik K" w:date="2026-10-29T07:53:00Z">
                  <w:rPr>
                    <w:rFonts w:ascii="Cambria Math" w:hAnsi="Cambria Math"/>
                  </w:rPr>
                  <m:t>8</m:t>
                </w:del>
              </m:r>
            </m:den>
          </m:f>
          <m:r>
            <w:del w:id="1742" w:author="Nik K" w:date="2026-10-29T07:53:00Z">
              <w:rPr>
                <w:rFonts w:ascii="Cambria Math" w:hAnsi="Cambria Math"/>
              </w:rPr>
              <m:t>AB</m:t>
            </w:del>
          </m:r>
          <m:d>
            <m:dPr>
              <m:ctrlPr>
                <w:del w:id="1743" w:author="Nik K" w:date="2026-10-29T07:53:00Z">
                  <w:rPr>
                    <w:rFonts w:ascii="Cambria Math" w:hAnsi="Cambria Math"/>
                  </w:rPr>
                </w:del>
              </m:ctrlPr>
            </m:dPr>
            <m:e>
              <m:f>
                <m:fPr>
                  <m:ctrlPr>
                    <w:del w:id="1744" w:author="Nik K" w:date="2026-10-29T07:53:00Z">
                      <w:rPr>
                        <w:rFonts w:ascii="Cambria Math" w:hAnsi="Cambria Math"/>
                      </w:rPr>
                    </w:del>
                  </m:ctrlPr>
                </m:fPr>
                <m:num>
                  <m:r>
                    <w:del w:id="1745" w:author="Nik K" w:date="2026-10-29T07:53:00Z">
                      <w:rPr>
                        <w:rFonts w:ascii="Cambria Math" w:hAnsi="Cambria Math"/>
                      </w:rPr>
                      <m:t>2Q</m:t>
                    </w:del>
                  </m:r>
                </m:num>
                <m:den>
                  <m:r>
                    <w:del w:id="1746" w:author="Nik K" w:date="2026-10-29T07:53:00Z">
                      <w:rPr>
                        <w:rFonts w:ascii="Cambria Math" w:hAnsi="Cambria Math"/>
                      </w:rPr>
                      <m:t>π</m:t>
                    </w:del>
                  </m:r>
                </m:den>
              </m:f>
              <m:r>
                <w:del w:id="1747" w:author="Nik K" w:date="2026-10-29T07:53:00Z">
                  <m:rPr>
                    <m:sty m:val="p"/>
                  </m:rPr>
                  <w:rPr>
                    <w:rFonts w:ascii="Cambria Math" w:hAnsi="Cambria Math"/>
                  </w:rPr>
                  <m:t>-</m:t>
                </w:del>
              </m:r>
              <m:r>
                <w:del w:id="1748" w:author="Nik K" w:date="2026-10-29T07:53:00Z">
                  <w:rPr>
                    <w:rFonts w:ascii="Cambria Math" w:hAnsi="Cambria Math"/>
                  </w:rPr>
                  <m:t>B</m:t>
                </w:del>
              </m:r>
              <m:r>
                <w:del w:id="1749" w:author="Nik K" w:date="2026-10-29T07:53:00Z">
                  <m:rPr>
                    <m:sty m:val="p"/>
                  </m:rPr>
                  <w:rPr>
                    <w:rFonts w:ascii="Cambria Math" w:hAnsi="Cambria Math"/>
                  </w:rPr>
                  <m:t>+</m:t>
                </w:del>
              </m:r>
              <m:r>
                <w:del w:id="1750" w:author="Nik K" w:date="2026-10-29T07:53:00Z">
                  <w:rPr>
                    <w:rFonts w:ascii="Cambria Math" w:hAnsi="Cambria Math"/>
                  </w:rPr>
                  <m:t>kL</m:t>
                </w:del>
              </m:r>
            </m:e>
          </m:d>
          <m:r>
            <w:del w:id="1751" w:author="Nik K" w:date="2026-10-29T07:53:00Z">
              <m:rPr>
                <m:sty m:val="p"/>
              </m:rPr>
              <w:rPr>
                <w:rFonts w:ascii="Cambria Math" w:hAnsi="Cambria Math"/>
              </w:rPr>
              <m:t>,</m:t>
            </w:del>
          </m:r>
          <m:r>
            <w:del w:id="1752" w:author="Nik K" w:date="2026-10-29T07:53:00Z">
              <w:rPr>
                <w:rFonts w:ascii="Cambria Math" w:hAnsi="Cambria Math"/>
              </w:rPr>
              <m:t>  k</m:t>
            </w:del>
          </m:r>
          <m:r>
            <w:del w:id="1753" w:author="Nik K" w:date="2026-10-29T07:53:00Z">
              <m:rPr>
                <m:sty m:val="p"/>
              </m:rPr>
              <w:rPr>
                <w:rFonts w:ascii="Cambria Math" w:hAnsi="Cambria Math"/>
              </w:rPr>
              <m:t>=</m:t>
            </w:del>
          </m:r>
          <m:r>
            <w:del w:id="1754" w:author="Nik K" w:date="2026-10-29T07:53:00Z">
              <w:rPr>
                <w:rFonts w:ascii="Cambria Math" w:hAnsi="Cambria Math"/>
              </w:rPr>
              <m:t>0</m:t>
            </w:del>
          </m:r>
          <m:r>
            <w:del w:id="1755" w:author="Nik K" w:date="2026-10-29T07:53:00Z">
              <m:rPr>
                <m:sty m:val="p"/>
              </m:rPr>
              <w:rPr>
                <w:rFonts w:ascii="Cambria Math" w:hAnsi="Cambria Math"/>
              </w:rPr>
              <m:t>,</m:t>
            </w:del>
          </m:r>
          <m:r>
            <w:del w:id="1756" w:author="Nik K" w:date="2026-10-29T07:53:00Z">
              <w:rPr>
                <w:rFonts w:ascii="Cambria Math" w:hAnsi="Cambria Math"/>
              </w:rPr>
              <m:t>5</m:t>
            </w:del>
          </m:r>
          <m:r>
            <w:del w:id="1757" w:author="Nik K" w:date="2026-10-29T07:53:00Z">
              <m:rPr>
                <m:sty m:val="p"/>
              </m:rPr>
              <w:rPr>
                <w:rFonts w:ascii="Cambria Math" w:hAnsi="Cambria Math"/>
              </w:rPr>
              <m:t>,</m:t>
            </w:del>
          </m:r>
          <m:r>
            <w:del w:id="1758" w:author="Nik K" w:date="2026-10-29T07:53:00Z">
              <w:rPr>
                <w:rFonts w:ascii="Cambria Math" w:hAnsi="Cambria Math"/>
              </w:rPr>
              <m:t>  </m:t>
            </w:del>
          </m:r>
          <m:r>
            <w:del w:id="1759" w:author="Nik K" w:date="2026-10-29T07:53:00Z">
              <m:rPr>
                <m:nor/>
              </m:rPr>
              <m:t>(3.3)</m:t>
            </w:del>
          </m:r>
        </m:oMath>
      </m:oMathPara>
    </w:p>
    <w:p w14:paraId="5CEC3207" w14:textId="3BDF45DF" w:rsidR="003416EE" w:rsidRPr="00674711" w:rsidDel="001424F4" w:rsidRDefault="006041B4">
      <w:pPr>
        <w:pStyle w:val="FirstParagraph"/>
        <w:spacing w:before="120" w:after="120" w:line="264" w:lineRule="auto"/>
        <w:ind w:firstLine="0"/>
        <w:rPr>
          <w:del w:id="1760" w:author="Nik K" w:date="2026-10-29T07:53:00Z"/>
          <w:lang w:val="ru-RU"/>
          <w:rPrChange w:id="1761" w:author="Nik K" w:date="2026-10-29T00:17:00Z">
            <w:rPr>
              <w:del w:id="1762" w:author="Nik K" w:date="2026-10-29T07:53:00Z"/>
            </w:rPr>
          </w:rPrChange>
        </w:rPr>
      </w:pPr>
      <m:oMathPara>
        <m:oMathParaPr>
          <m:jc m:val="center"/>
        </m:oMathParaPr>
        <m:oMath>
          <m:r>
            <w:del w:id="1763" w:author="Nik K" w:date="2026-10-29T07:53:00Z">
              <m:rPr>
                <m:sty m:val="p"/>
              </m:rPr>
              <w:rPr>
                <w:rFonts w:ascii="Cambria Math" w:hAnsi="Cambria Math"/>
                <w:lang w:val="ru-RU"/>
                <w:rPrChange w:id="1764" w:author="Nik K" w:date="2026-10-29T00:17:00Z">
                  <w:rPr>
                    <w:rFonts w:ascii="Cambria Math" w:hAnsi="Cambria Math"/>
                  </w:rPr>
                </w:rPrChange>
              </w:rPr>
              <m:t>СВ=</m:t>
            </w:del>
          </m:r>
          <m:sSub>
            <m:sSubPr>
              <m:ctrlPr>
                <w:del w:id="1765" w:author="Nik K" w:date="2026-10-29T07:53:00Z">
                  <w:rPr>
                    <w:rFonts w:ascii="Cambria Math" w:hAnsi="Cambria Math"/>
                  </w:rPr>
                </w:del>
              </m:ctrlPr>
            </m:sSubPr>
            <m:e>
              <m:r>
                <w:del w:id="1766" w:author="Nik K" w:date="2026-10-29T07:53:00Z">
                  <w:rPr>
                    <w:rFonts w:ascii="Cambria Math" w:hAnsi="Cambria Math"/>
                  </w:rPr>
                  <m:t>V</m:t>
                </w:del>
              </m:r>
            </m:e>
            <m:sub>
              <m:r>
                <w:del w:id="1767" w:author="Nik K" w:date="2026-10-29T07:53:00Z">
                  <m:rPr>
                    <m:sty m:val="p"/>
                  </m:rPr>
                  <w:rPr>
                    <w:rFonts w:ascii="Cambria Math" w:hAnsi="Cambria Math"/>
                    <w:lang w:val="ru-RU"/>
                    <w:rPrChange w:id="1768" w:author="Nik K" w:date="2026-10-29T00:17:00Z">
                      <w:rPr>
                        <w:rFonts w:ascii="Cambria Math" w:hAnsi="Cambria Math"/>
                      </w:rPr>
                    </w:rPrChange>
                  </w:rPr>
                  <m:t>св</m:t>
                </w:del>
              </m:r>
            </m:sub>
          </m:sSub>
          <m:f>
            <m:fPr>
              <m:ctrlPr>
                <w:del w:id="1769" w:author="Nik K" w:date="2026-10-29T07:53:00Z">
                  <w:rPr>
                    <w:rFonts w:ascii="Cambria Math" w:hAnsi="Cambria Math"/>
                  </w:rPr>
                </w:del>
              </m:ctrlPr>
            </m:fPr>
            <m:num>
              <m:r>
                <w:del w:id="1770" w:author="Nik K" w:date="2026-10-29T07:53:00Z">
                  <m:rPr>
                    <m:sty m:val="p"/>
                  </m:rPr>
                  <w:rPr>
                    <w:rFonts w:ascii="Cambria Math" w:hAnsi="Cambria Math"/>
                  </w:rPr>
                  <m:t>Δ</m:t>
                </w:del>
              </m:r>
              <m:sSub>
                <m:sSubPr>
                  <m:ctrlPr>
                    <w:del w:id="1771" w:author="Nik K" w:date="2026-10-29T07:53:00Z">
                      <w:rPr>
                        <w:rFonts w:ascii="Cambria Math" w:hAnsi="Cambria Math"/>
                      </w:rPr>
                    </w:del>
                  </m:ctrlPr>
                </m:sSubPr>
                <m:e>
                  <m:r>
                    <w:del w:id="1772" w:author="Nik K" w:date="2026-10-29T07:53:00Z">
                      <w:rPr>
                        <w:rFonts w:ascii="Cambria Math" w:hAnsi="Cambria Math"/>
                      </w:rPr>
                      <m:t>Z</m:t>
                    </w:del>
                  </m:r>
                </m:e>
                <m:sub>
                  <m:r>
                    <w:del w:id="1773" w:author="Nik K" w:date="2026-10-29T07:53:00Z">
                      <m:rPr>
                        <m:sty m:val="p"/>
                      </m:rPr>
                      <w:rPr>
                        <w:rFonts w:ascii="Cambria Math" w:hAnsi="Cambria Math"/>
                        <w:lang w:val="ru-RU"/>
                        <w:rPrChange w:id="1774" w:author="Nik K" w:date="2026-10-29T00:17:00Z">
                          <w:rPr>
                            <w:rFonts w:ascii="Cambria Math" w:hAnsi="Cambria Math"/>
                          </w:rPr>
                        </w:rPrChange>
                      </w:rPr>
                      <m:t>св</m:t>
                    </w:del>
                  </m:r>
                </m:sub>
              </m:sSub>
            </m:num>
            <m:den>
              <m:sSub>
                <m:sSubPr>
                  <m:ctrlPr>
                    <w:del w:id="1775" w:author="Nik K" w:date="2026-10-29T07:53:00Z">
                      <w:rPr>
                        <w:rFonts w:ascii="Cambria Math" w:hAnsi="Cambria Math"/>
                      </w:rPr>
                    </w:del>
                  </m:ctrlPr>
                </m:sSubPr>
                <m:e>
                  <m:r>
                    <w:del w:id="1776" w:author="Nik K" w:date="2026-10-29T07:53:00Z">
                      <w:rPr>
                        <w:rFonts w:ascii="Cambria Math" w:hAnsi="Cambria Math"/>
                      </w:rPr>
                      <m:t>Z</m:t>
                    </w:del>
                  </m:r>
                </m:e>
                <m:sub>
                  <m:r>
                    <w:del w:id="1777" w:author="Nik K" w:date="2026-10-29T07:53:00Z">
                      <m:rPr>
                        <m:sty m:val="p"/>
                      </m:rPr>
                      <w:rPr>
                        <w:rFonts w:ascii="Cambria Math" w:hAnsi="Cambria Math"/>
                        <w:lang w:val="ru-RU"/>
                        <w:rPrChange w:id="1778" w:author="Nik K" w:date="2026-10-29T00:17:00Z">
                          <w:rPr>
                            <w:rFonts w:ascii="Cambria Math" w:hAnsi="Cambria Math"/>
                          </w:rPr>
                        </w:rPrChange>
                      </w:rPr>
                      <m:t>св</m:t>
                    </w:del>
                  </m:r>
                </m:sub>
              </m:sSub>
            </m:den>
          </m:f>
          <m:r>
            <w:del w:id="1779" w:author="Nik K" w:date="2026-10-29T07:53:00Z">
              <m:rPr>
                <m:sty m:val="p"/>
              </m:rPr>
              <w:rPr>
                <w:rFonts w:ascii="Cambria Math" w:hAnsi="Cambria Math"/>
                <w:lang w:val="ru-RU"/>
                <w:rPrChange w:id="1780" w:author="Nik K" w:date="2026-10-29T00:17:00Z">
                  <w:rPr>
                    <w:rFonts w:ascii="Cambria Math" w:hAnsi="Cambria Math"/>
                  </w:rPr>
                </w:rPrChange>
              </w:rPr>
              <m:t>.</m:t>
            </w:del>
          </m:r>
          <m:r>
            <w:del w:id="1781" w:author="Nik K" w:date="2026-10-29T07:53:00Z">
              <w:rPr>
                <w:rFonts w:ascii="Cambria Math" w:hAnsi="Cambria Math"/>
                <w:lang w:val="ru-RU"/>
                <w:rPrChange w:id="1782" w:author="Nik K" w:date="2026-10-29T00:17:00Z">
                  <w:rPr>
                    <w:rFonts w:ascii="Cambria Math" w:hAnsi="Cambria Math"/>
                  </w:rPr>
                </w:rPrChange>
              </w:rPr>
              <m:t>  </m:t>
            </w:del>
          </m:r>
          <m:r>
            <w:del w:id="1783" w:author="Nik K" w:date="2026-10-29T07:53:00Z">
              <m:rPr>
                <m:nor/>
              </m:rPr>
              <w:rPr>
                <w:lang w:val="ru-RU"/>
                <w:rPrChange w:id="1784" w:author="Nik K" w:date="2026-10-29T00:17:00Z">
                  <w:rPr/>
                </w:rPrChange>
              </w:rPr>
              <m:t>(3.4)</m:t>
            </w:del>
          </m:r>
        </m:oMath>
      </m:oMathPara>
    </w:p>
    <w:p w14:paraId="6C482762" w14:textId="0D13963B" w:rsidR="003416EE" w:rsidRPr="00674711" w:rsidDel="001424F4" w:rsidRDefault="006041B4">
      <w:pPr>
        <w:pStyle w:val="FirstParagraph"/>
        <w:rPr>
          <w:del w:id="1785" w:author="Nik K" w:date="2026-10-29T07:53:00Z"/>
          <w:lang w:val="ru-RU"/>
          <w:rPrChange w:id="1786" w:author="Nik K" w:date="2026-10-29T00:17:00Z">
            <w:rPr>
              <w:del w:id="1787" w:author="Nik K" w:date="2026-10-29T07:53:00Z"/>
            </w:rPr>
          </w:rPrChange>
        </w:rPr>
      </w:pPr>
      <w:del w:id="1788" w:author="Nik K" w:date="2026-10-29T07:53:00Z">
        <w:r w:rsidRPr="00674711" w:rsidDel="001424F4">
          <w:rPr>
            <w:lang w:val="ru-RU"/>
            <w:rPrChange w:id="1789" w:author="Nik K" w:date="2026-10-29T00:17:00Z">
              <w:rPr/>
            </w:rPrChange>
          </w:rPr>
          <w:delText xml:space="preserve">Здесь </w:delText>
        </w:r>
      </w:del>
      <m:oMath>
        <m:r>
          <w:del w:id="1790" w:author="Nik K" w:date="2026-10-29T07:53:00Z">
            <w:rPr>
              <w:rFonts w:ascii="Cambria Math" w:hAnsi="Cambria Math"/>
            </w:rPr>
            <m:t>A</m:t>
          </w:del>
        </m:r>
      </m:oMath>
      <w:del w:id="1791" w:author="Nik K" w:date="2026-10-29T07:53:00Z">
        <w:r w:rsidRPr="00674711" w:rsidDel="001424F4">
          <w:rPr>
            <w:lang w:val="ru-RU"/>
            <w:rPrChange w:id="1792" w:author="Nik K" w:date="2026-10-29T00:17:00Z">
              <w:rPr/>
            </w:rPrChange>
          </w:rPr>
          <w:delText xml:space="preserve"> — расстояние между шеей и мечевидным отростком, </w:delText>
        </w:r>
      </w:del>
      <m:oMath>
        <m:r>
          <w:del w:id="1793" w:author="Nik K" w:date="2026-10-29T07:53:00Z">
            <w:rPr>
              <w:rFonts w:ascii="Cambria Math" w:hAnsi="Cambria Math"/>
            </w:rPr>
            <m:t>B</m:t>
          </w:del>
        </m:r>
      </m:oMath>
      <w:del w:id="1794" w:author="Nik K" w:date="2026-10-29T07:53:00Z">
        <w:r w:rsidRPr="00674711" w:rsidDel="001424F4">
          <w:rPr>
            <w:lang w:val="ru-RU"/>
            <w:rPrChange w:id="1795" w:author="Nik K" w:date="2026-10-29T00:17:00Z">
              <w:rPr/>
            </w:rPrChange>
          </w:rPr>
          <w:delText xml:space="preserve"> — расстояние между подмышечными впадинами, </w:delText>
        </w:r>
      </w:del>
      <m:oMath>
        <m:r>
          <w:del w:id="1796" w:author="Nik K" w:date="2026-10-29T07:53:00Z">
            <w:rPr>
              <w:rFonts w:ascii="Cambria Math" w:hAnsi="Cambria Math"/>
            </w:rPr>
            <m:t>Q</m:t>
          </w:del>
        </m:r>
      </m:oMath>
      <w:del w:id="1797" w:author="Nik K" w:date="2026-10-29T07:53:00Z">
        <w:r w:rsidRPr="00674711" w:rsidDel="001424F4">
          <w:rPr>
            <w:lang w:val="ru-RU"/>
            <w:rPrChange w:id="1798" w:author="Nik K" w:date="2026-10-29T00:17:00Z">
              <w:rPr/>
            </w:rPrChange>
          </w:rPr>
          <w:delText xml:space="preserve"> — периметр грудной клетки на уровне подмышечной линии, </w:delText>
        </w:r>
      </w:del>
      <m:oMath>
        <m:r>
          <w:del w:id="1799" w:author="Nik K" w:date="2026-10-29T07:53:00Z">
            <w:rPr>
              <w:rFonts w:ascii="Cambria Math" w:hAnsi="Cambria Math"/>
            </w:rPr>
            <m:t>L</m:t>
          </w:del>
        </m:r>
      </m:oMath>
      <w:del w:id="1800" w:author="Nik K" w:date="2026-10-29T07:53:00Z">
        <w:r w:rsidRPr="00674711" w:rsidDel="001424F4">
          <w:rPr>
            <w:lang w:val="ru-RU"/>
            <w:rPrChange w:id="1801" w:author="Nik K" w:date="2026-10-29T00:17:00Z">
              <w:rPr/>
            </w:rPrChange>
          </w:rPr>
          <w:delText xml:space="preserve"> — расстояние между измерительными электродами; </w:delText>
        </w:r>
      </w:del>
      <m:oMath>
        <m:r>
          <w:del w:id="1802" w:author="Nik K" w:date="2026-10-29T07:53:00Z">
            <m:rPr>
              <m:sty m:val="p"/>
            </m:rPr>
            <w:rPr>
              <w:rFonts w:ascii="Cambria Math" w:hAnsi="Cambria Math"/>
            </w:rPr>
            <m:t>Δ</m:t>
          </w:del>
        </m:r>
        <m:sSub>
          <m:sSubPr>
            <m:ctrlPr>
              <w:del w:id="1803" w:author="Nik K" w:date="2026-10-29T07:53:00Z">
                <w:rPr>
                  <w:rFonts w:ascii="Cambria Math" w:hAnsi="Cambria Math"/>
                </w:rPr>
              </w:del>
            </m:ctrlPr>
          </m:sSubPr>
          <m:e>
            <m:r>
              <w:del w:id="1804" w:author="Nik K" w:date="2026-10-29T07:53:00Z">
                <w:rPr>
                  <w:rFonts w:ascii="Cambria Math" w:hAnsi="Cambria Math"/>
                </w:rPr>
                <m:t>Z</m:t>
              </w:del>
            </m:r>
          </m:e>
          <m:sub>
            <m:r>
              <w:del w:id="1805" w:author="Nik K" w:date="2026-10-29T07:53:00Z">
                <m:rPr>
                  <m:sty m:val="p"/>
                </m:rPr>
                <w:rPr>
                  <w:rFonts w:ascii="Cambria Math" w:hAnsi="Cambria Math"/>
                  <w:lang w:val="ru-RU"/>
                  <w:rPrChange w:id="1806" w:author="Nik K" w:date="2026-10-29T00:17:00Z">
                    <w:rPr>
                      <w:rFonts w:ascii="Cambria Math" w:hAnsi="Cambria Math"/>
                    </w:rPr>
                  </w:rPrChange>
                </w:rPr>
                <m:t>св</m:t>
              </w:del>
            </m:r>
          </m:sub>
        </m:sSub>
      </m:oMath>
      <w:del w:id="1807" w:author="Nik K" w:date="2026-10-29T07:53:00Z">
        <w:r w:rsidRPr="00674711" w:rsidDel="001424F4">
          <w:rPr>
            <w:lang w:val="ru-RU"/>
            <w:rPrChange w:id="1808" w:author="Nik K" w:date="2026-10-29T00:17:00Z">
              <w:rPr/>
            </w:rPrChange>
          </w:rPr>
          <w:delText xml:space="preserve"> — амплитуда реограммы, </w:delText>
        </w:r>
      </w:del>
      <m:oMath>
        <m:sSub>
          <m:sSubPr>
            <m:ctrlPr>
              <w:del w:id="1809" w:author="Nik K" w:date="2026-10-29T07:53:00Z">
                <w:rPr>
                  <w:rFonts w:ascii="Cambria Math" w:hAnsi="Cambria Math"/>
                </w:rPr>
              </w:del>
            </m:ctrlPr>
          </m:sSubPr>
          <m:e>
            <m:r>
              <w:del w:id="1810" w:author="Nik K" w:date="2026-10-29T07:53:00Z">
                <w:rPr>
                  <w:rFonts w:ascii="Cambria Math" w:hAnsi="Cambria Math"/>
                </w:rPr>
                <m:t>Z</m:t>
              </w:del>
            </m:r>
          </m:e>
          <m:sub>
            <m:r>
              <w:del w:id="1811" w:author="Nik K" w:date="2026-10-29T07:53:00Z">
                <m:rPr>
                  <m:sty m:val="p"/>
                </m:rPr>
                <w:rPr>
                  <w:rFonts w:ascii="Cambria Math" w:hAnsi="Cambria Math"/>
                  <w:lang w:val="ru-RU"/>
                  <w:rPrChange w:id="1812" w:author="Nik K" w:date="2026-10-29T00:17:00Z">
                    <w:rPr>
                      <w:rFonts w:ascii="Cambria Math" w:hAnsi="Cambria Math"/>
                    </w:rPr>
                  </w:rPrChange>
                </w:rPr>
                <m:t>св</m:t>
              </w:del>
            </m:r>
          </m:sub>
        </m:sSub>
      </m:oMath>
      <w:del w:id="1813" w:author="Nik K" w:date="2026-10-29T07:53:00Z">
        <w:r w:rsidRPr="00674711" w:rsidDel="001424F4">
          <w:rPr>
            <w:lang w:val="ru-RU"/>
            <w:rPrChange w:id="1814" w:author="Nik K" w:date="2026-10-29T00:17:00Z">
              <w:rPr/>
            </w:rPrChange>
          </w:rPr>
          <w:delText xml:space="preserve"> — </w:delText>
        </w:r>
        <w:r w:rsidRPr="00674711" w:rsidDel="001424F4">
          <w:rPr>
            <w:lang w:val="ru-RU"/>
            <w:rPrChange w:id="1815" w:author="Nik K" w:date="2026-10-29T00:17:00Z">
              <w:rPr/>
            </w:rPrChange>
          </w:rPr>
          <w:lastRenderedPageBreak/>
          <w:delText>межэлектродный импеданс, оба в омах. Все длины должны иметь одинаковую единицу. При сантиметрах объёмы выражены в см³, то есть миллилитрах. Обозначение «СВ» сохранено по источнику: формула (3.4) даёт объём, а без множителя частоты сокращений не задаёт минутный объём кровотока.</w:delText>
        </w:r>
      </w:del>
    </w:p>
    <w:p w14:paraId="271BC992" w14:textId="543C04CB" w:rsidR="003416EE" w:rsidDel="001424F4" w:rsidRDefault="006041B4">
      <w:pPr>
        <w:pStyle w:val="af"/>
        <w:rPr>
          <w:del w:id="1816" w:author="Nik K" w:date="2026-10-29T07:53:00Z"/>
        </w:rPr>
      </w:pPr>
      <w:del w:id="1817" w:author="Nik K" w:date="2026-10-29T07:53:00Z">
        <w:r w:rsidDel="001424F4">
          <w:delText xml:space="preserve">Множитель </w:delText>
        </w:r>
      </w:del>
      <m:oMath>
        <m:r>
          <w:del w:id="1818" w:author="Nik K" w:date="2026-10-29T07:53:00Z">
            <w:rPr>
              <w:rFonts w:ascii="Cambria Math" w:hAnsi="Cambria Math"/>
            </w:rPr>
            <m:t>Q</m:t>
          </w:del>
        </m:r>
      </m:oMath>
      <w:del w:id="1819" w:author="Nik K" w:date="2026-10-29T07:53:00Z">
        <w:r w:rsidDel="001424F4">
          <w:delText xml:space="preserve">, потерянный в извлечённом тексте реферата, проверен по изображению формулы на с. 11. Таблица 2 на той же странице даёт при </w:delText>
        </w:r>
      </w:del>
      <m:oMath>
        <m:r>
          <w:del w:id="1820" w:author="Nik K" w:date="2026-10-29T07:53:00Z">
            <w:rPr>
              <w:rFonts w:ascii="Cambria Math" w:hAnsi="Cambria Math"/>
            </w:rPr>
            <m:t>L</m:t>
          </w:del>
        </m:r>
        <m:r>
          <w:del w:id="1821" w:author="Nik K" w:date="2026-10-29T07:53:00Z">
            <m:rPr>
              <m:sty m:val="p"/>
            </m:rPr>
            <w:rPr>
              <w:rFonts w:ascii="Cambria Math" w:hAnsi="Cambria Math"/>
            </w:rPr>
            <m:t>=</m:t>
          </w:del>
        </m:r>
        <m:r>
          <w:del w:id="1822" w:author="Nik K" w:date="2026-10-29T07:53:00Z">
            <w:rPr>
              <w:rFonts w:ascii="Cambria Math" w:hAnsi="Cambria Math"/>
            </w:rPr>
            <m:t>13</m:t>
          </w:del>
        </m:r>
      </m:oMath>
      <w:del w:id="1823" w:author="Nik K" w:date="2026-10-29T07:53:00Z">
        <w:r w:rsidDel="001424F4">
          <w:delText>, 16 и 21 см выходы 82,5; 77,9 и 74,9 см³. Это иллюстрация авторов патента; независимая точность метода этими числами не установлена.</w:delText>
        </w:r>
      </w:del>
    </w:p>
    <w:p w14:paraId="7010C053" w14:textId="7F5289C2" w:rsidR="003416EE" w:rsidDel="001424F4" w:rsidRDefault="006041B4">
      <w:pPr>
        <w:pStyle w:val="af"/>
        <w:rPr>
          <w:del w:id="1824" w:author="Nik K" w:date="2026-10-29T07:53:00Z"/>
        </w:rPr>
      </w:pPr>
      <w:del w:id="1825" w:author="Nik K" w:date="2026-10-29T07:53:00Z">
        <w:r w:rsidDel="001424F4">
          <w:delText>Сходство с проектом связано с потенциальной парой на руках. Токовые контакты на грудной клетке и спине необходимо отличать от токовых контактов на руках. Кроме того, антропометрический объём области измерения в (3.3) имеет иной смысл, чем камерный объём. Наш переход от индивидуальной КТ и электрической модели к объёму также требует самостоятельного обоснования.</w:delText>
        </w:r>
      </w:del>
    </w:p>
    <w:p w14:paraId="4DAF2BA2" w14:textId="43D1D6B5" w:rsidR="003416EE" w:rsidDel="001424F4" w:rsidRDefault="006041B4">
      <w:pPr>
        <w:pStyle w:val="af"/>
        <w:rPr>
          <w:del w:id="1826" w:author="Nik K" w:date="2026-10-29T07:53:00Z"/>
        </w:rPr>
      </w:pPr>
      <w:del w:id="1827" w:author="Nik K" w:date="2026-10-29T07:53:00Z">
        <w:r w:rsidDel="001424F4">
          <w:delText xml:space="preserve">Дополнительный российский поиск выявил RU2778992C1, включённый как P14. Его единственный пункт связывает многоканальные импедансные измерения и ЭКГ с фиксированной электродной системой, ориентированной по контуру проекции крови в сердце, полученному по КТ или МРТ перед систолой. Радиальные каналы размещаются вдоль проекции желудочковых стенок; отдельный торакальный канал предназначен для оценки пульсового кровенаполнения мягких тканей и расположен в 10 см справа от локализации сердца, в области четвёртого–пятого межреберья. Каждый канал содержит токовую и измерительную пары. </w:delText>
        </w:r>
        <w:r w:rsidR="006B31AF" w:rsidDel="001424F4">
          <w:fldChar w:fldCharType="begin"/>
        </w:r>
        <w:r w:rsidR="006B31AF" w:rsidDel="001424F4">
          <w:delInstrText xml:space="preserve"> HYPERLINK "https://patentimages.storage.googleapis.com/5b/36/f5/e6fd88bfc69cad/RU2778992C1.pdf" \h </w:delInstrText>
        </w:r>
        <w:r w:rsidR="006B31AF" w:rsidDel="001424F4">
          <w:fldChar w:fldCharType="separate"/>
        </w:r>
        <w:r w:rsidDel="001424F4">
          <w:delText>[52, с. 11]</w:delText>
        </w:r>
        <w:r w:rsidR="006B31AF" w:rsidDel="001424F4">
          <w:fldChar w:fldCharType="end"/>
        </w:r>
        <w:r w:rsidDel="001424F4">
          <w:delText>.</w:delText>
        </w:r>
      </w:del>
    </w:p>
    <w:p w14:paraId="5429CCE1" w14:textId="2AA6BBBF" w:rsidR="003416EE" w:rsidDel="001424F4" w:rsidRDefault="006041B4">
      <w:pPr>
        <w:pStyle w:val="af"/>
        <w:rPr>
          <w:del w:id="1828" w:author="Nik K" w:date="2026-10-29T07:53:00Z"/>
        </w:rPr>
      </w:pPr>
      <w:del w:id="1829" w:author="Nik K" w:date="2026-10-29T07:53:00Z">
        <w:r w:rsidDel="001424F4">
          <w:delText xml:space="preserve">В описании P14 на с. 10 рассматриваются изменение радиуса сферической аппроксимации и координатные смещения. Следовательно, для технического обзора нельзя представлять сочетание анатомической опоры, мягкотканной поправки и изменяемой эквивалентной формы как отсутствующее в предшествующем корпусе. При этом независимый пункт не </w:delText>
        </w:r>
        <w:r w:rsidDel="001424F4">
          <w:lastRenderedPageBreak/>
          <w:delText>задаёт принятого нами способа получать поправку из ЭИТ и переносить её в отдельный монтаж ТТРКГ.</w:delText>
        </w:r>
      </w:del>
    </w:p>
    <w:p w14:paraId="62A5A436" w14:textId="6B9A9637" w:rsidR="003416EE" w:rsidDel="001424F4" w:rsidRDefault="006041B4">
      <w:pPr>
        <w:pStyle w:val="af"/>
        <w:rPr>
          <w:del w:id="1830" w:author="Nik K" w:date="2026-10-29T07:53:00Z"/>
        </w:rPr>
      </w:pPr>
      <w:del w:id="1831" w:author="Nik K" w:date="2026-10-29T07:53:00Z">
        <w:r w:rsidDel="001424F4">
          <w:delText>По отношению к P14 предметом собственного исследования остаются получение тканевых параметров по ЭИТ, контроль их смешения с движением и камерное преобразование. Пример, электроды и численные результаты P14 не переносятся в экспериментальный корпус отчёта.</w:delText>
        </w:r>
      </w:del>
    </w:p>
    <w:p w14:paraId="0799889B" w14:textId="1C9F30F8" w:rsidR="003416EE" w:rsidDel="001424F4" w:rsidRDefault="006041B4">
      <w:pPr>
        <w:pStyle w:val="21"/>
        <w:rPr>
          <w:del w:id="1832" w:author="Nik K" w:date="2026-10-29T07:53:00Z"/>
        </w:rPr>
      </w:pPr>
      <w:bookmarkStart w:id="1833" w:name="_Toc244123057"/>
      <w:bookmarkStart w:id="1834" w:name="смежные-решения-эит-и-новые-публикации"/>
      <w:bookmarkEnd w:id="1703"/>
      <w:del w:id="1835" w:author="Nik K" w:date="2026-10-29T07:53:00Z">
        <w:r w:rsidDel="001424F4">
          <w:delText>3.5 Смежные решения ЭИТ и новые публикации</w:delText>
        </w:r>
        <w:bookmarkEnd w:id="1833"/>
      </w:del>
    </w:p>
    <w:p w14:paraId="281A65BF" w14:textId="7BCD0328" w:rsidR="003416EE" w:rsidRPr="00674711" w:rsidDel="001424F4" w:rsidRDefault="006041B4">
      <w:pPr>
        <w:pStyle w:val="FirstParagraph"/>
        <w:rPr>
          <w:del w:id="1836" w:author="Nik K" w:date="2026-10-29T07:53:00Z"/>
          <w:lang w:val="ru-RU"/>
          <w:rPrChange w:id="1837" w:author="Nik K" w:date="2026-10-29T00:17:00Z">
            <w:rPr>
              <w:del w:id="1838" w:author="Nik K" w:date="2026-10-29T07:53:00Z"/>
            </w:rPr>
          </w:rPrChange>
        </w:rPr>
      </w:pPr>
      <w:del w:id="1839" w:author="Nik K" w:date="2026-10-29T07:53:00Z">
        <w:r w:rsidRPr="00674711" w:rsidDel="001424F4">
          <w:rPr>
            <w:lang w:val="ru-RU"/>
            <w:rPrChange w:id="1840" w:author="Nik K" w:date="2026-10-29T00:17:00Z">
              <w:rPr/>
            </w:rPrChange>
          </w:rPr>
          <w:delText xml:space="preserve">Пункт 1 </w:delText>
        </w:r>
        <w:r w:rsidDel="001424F4">
          <w:delText>RU</w:delText>
        </w:r>
        <w:r w:rsidRPr="00674711" w:rsidDel="001424F4">
          <w:rPr>
            <w:lang w:val="ru-RU"/>
            <w:rPrChange w:id="1841" w:author="Nik K" w:date="2026-10-29T00:17:00Z">
              <w:rPr/>
            </w:rPrChange>
          </w:rPr>
          <w:delText>2790406</w:delText>
        </w:r>
        <w:r w:rsidDel="001424F4">
          <w:delText>C</w:delText>
        </w:r>
        <w:r w:rsidRPr="00674711" w:rsidDel="001424F4">
          <w:rPr>
            <w:lang w:val="ru-RU"/>
            <w:rPrChange w:id="1842" w:author="Nik K" w:date="2026-10-29T00:17:00Z">
              <w:rPr/>
            </w:rPrChange>
          </w:rPr>
          <w:delText>1 (</w:delText>
        </w:r>
        <w:r w:rsidDel="001424F4">
          <w:delText>P</w:delText>
        </w:r>
        <w:r w:rsidRPr="00674711" w:rsidDel="001424F4">
          <w:rPr>
            <w:lang w:val="ru-RU"/>
            <w:rPrChange w:id="1843" w:author="Nik K" w:date="2026-10-29T00:17:00Z">
              <w:rPr/>
            </w:rPrChange>
          </w:rPr>
          <w:delText xml:space="preserve">08) связывает геометрию по КТ/МРТ, восстановление пространственного импеданса и его использование в обратной задаче электрокардиографии. Конечный результат — карты электрической активности. Передача тканевых свойств в другую сердечную задачу раскрыта, но переход к УО/ФВ в рассмотренном пункте не задан. </w:delText>
        </w:r>
        <w:r w:rsidR="006B31AF" w:rsidDel="001424F4">
          <w:fldChar w:fldCharType="begin"/>
        </w:r>
        <w:r w:rsidR="006B31AF" w:rsidRPr="00674711" w:rsidDel="001424F4">
          <w:rPr>
            <w:lang w:val="ru-RU"/>
            <w:rPrChange w:id="1844" w:author="Nik K" w:date="2026-10-29T00:17:00Z">
              <w:rPr/>
            </w:rPrChange>
          </w:rPr>
          <w:delInstrText xml:space="preserve"> </w:delInstrText>
        </w:r>
        <w:r w:rsidR="006B31AF" w:rsidDel="001424F4">
          <w:delInstrText>HYPERLINK</w:delInstrText>
        </w:r>
        <w:r w:rsidR="006B31AF" w:rsidRPr="00674711" w:rsidDel="001424F4">
          <w:rPr>
            <w:lang w:val="ru-RU"/>
            <w:rPrChange w:id="1845" w:author="Nik K" w:date="2026-10-29T00:17:00Z">
              <w:rPr/>
            </w:rPrChange>
          </w:rPr>
          <w:delInstrText xml:space="preserve"> "</w:delInstrText>
        </w:r>
        <w:r w:rsidR="006B31AF" w:rsidDel="001424F4">
          <w:delInstrText>https</w:delInstrText>
        </w:r>
        <w:r w:rsidR="006B31AF" w:rsidRPr="00674711" w:rsidDel="001424F4">
          <w:rPr>
            <w:lang w:val="ru-RU"/>
            <w:rPrChange w:id="1846" w:author="Nik K" w:date="2026-10-29T00:17:00Z">
              <w:rPr/>
            </w:rPrChange>
          </w:rPr>
          <w:delInstrText>://</w:delInstrText>
        </w:r>
        <w:r w:rsidR="006B31AF" w:rsidDel="001424F4">
          <w:delInstrText>patents</w:delInstrText>
        </w:r>
        <w:r w:rsidR="006B31AF" w:rsidRPr="00674711" w:rsidDel="001424F4">
          <w:rPr>
            <w:lang w:val="ru-RU"/>
            <w:rPrChange w:id="1847" w:author="Nik K" w:date="2026-10-29T00:17:00Z">
              <w:rPr/>
            </w:rPrChange>
          </w:rPr>
          <w:delInstrText>.</w:delInstrText>
        </w:r>
        <w:r w:rsidR="006B31AF" w:rsidDel="001424F4">
          <w:delInstrText>google</w:delInstrText>
        </w:r>
        <w:r w:rsidR="006B31AF" w:rsidRPr="00674711" w:rsidDel="001424F4">
          <w:rPr>
            <w:lang w:val="ru-RU"/>
            <w:rPrChange w:id="1848" w:author="Nik K" w:date="2026-10-29T00:17:00Z">
              <w:rPr/>
            </w:rPrChange>
          </w:rPr>
          <w:delInstrText>.</w:delInstrText>
        </w:r>
        <w:r w:rsidR="006B31AF" w:rsidDel="001424F4">
          <w:delInstrText>com</w:delInstrText>
        </w:r>
        <w:r w:rsidR="006B31AF" w:rsidRPr="00674711" w:rsidDel="001424F4">
          <w:rPr>
            <w:lang w:val="ru-RU"/>
            <w:rPrChange w:id="1849" w:author="Nik K" w:date="2026-10-29T00:17:00Z">
              <w:rPr/>
            </w:rPrChange>
          </w:rPr>
          <w:delInstrText>/</w:delInstrText>
        </w:r>
        <w:r w:rsidR="006B31AF" w:rsidDel="001424F4">
          <w:delInstrText>patent</w:delInstrText>
        </w:r>
        <w:r w:rsidR="006B31AF" w:rsidRPr="00674711" w:rsidDel="001424F4">
          <w:rPr>
            <w:lang w:val="ru-RU"/>
            <w:rPrChange w:id="1850" w:author="Nik K" w:date="2026-10-29T00:17:00Z">
              <w:rPr/>
            </w:rPrChange>
          </w:rPr>
          <w:delInstrText>/</w:delInstrText>
        </w:r>
        <w:r w:rsidR="006B31AF" w:rsidDel="001424F4">
          <w:delInstrText>RU</w:delInstrText>
        </w:r>
        <w:r w:rsidR="006B31AF" w:rsidRPr="00674711" w:rsidDel="001424F4">
          <w:rPr>
            <w:lang w:val="ru-RU"/>
            <w:rPrChange w:id="1851" w:author="Nik K" w:date="2026-10-29T00:17:00Z">
              <w:rPr/>
            </w:rPrChange>
          </w:rPr>
          <w:delInstrText>2790406</w:delInstrText>
        </w:r>
        <w:r w:rsidR="006B31AF" w:rsidDel="001424F4">
          <w:delInstrText>C</w:delInstrText>
        </w:r>
        <w:r w:rsidR="006B31AF" w:rsidRPr="00674711" w:rsidDel="001424F4">
          <w:rPr>
            <w:lang w:val="ru-RU"/>
            <w:rPrChange w:id="1852" w:author="Nik K" w:date="2026-10-29T00:17:00Z">
              <w:rPr/>
            </w:rPrChange>
          </w:rPr>
          <w:delInstrText>1/</w:delInstrText>
        </w:r>
        <w:r w:rsidR="006B31AF" w:rsidDel="001424F4">
          <w:delInstrText>en</w:delInstrText>
        </w:r>
        <w:r w:rsidR="006B31AF" w:rsidRPr="00674711" w:rsidDel="001424F4">
          <w:rPr>
            <w:lang w:val="ru-RU"/>
            <w:rPrChange w:id="1853" w:author="Nik K" w:date="2026-10-29T00:17:00Z">
              <w:rPr/>
            </w:rPrChange>
          </w:rPr>
          <w:delInstrText xml:space="preserve">" </w:delInstrText>
        </w:r>
        <w:r w:rsidR="006B31AF" w:rsidRPr="00674711" w:rsidDel="001424F4">
          <w:rPr>
            <w:lang w:val="ru-RU"/>
            <w:rPrChange w:id="1854" w:author="Nik K" w:date="2026-10-29T00:17:00Z">
              <w:rPr/>
            </w:rPrChange>
          </w:rPr>
          <w:delInstrText>\</w:delInstrText>
        </w:r>
        <w:r w:rsidR="006B31AF" w:rsidDel="001424F4">
          <w:delInstrText>h</w:delInstrText>
        </w:r>
        <w:r w:rsidR="006B31AF" w:rsidRPr="00674711" w:rsidDel="001424F4">
          <w:rPr>
            <w:lang w:val="ru-RU"/>
            <w:rPrChange w:id="1855" w:author="Nik K" w:date="2026-10-29T00:17:00Z">
              <w:rPr/>
            </w:rPrChange>
          </w:rPr>
          <w:delInstrText xml:space="preserve"> </w:delInstrText>
        </w:r>
        <w:r w:rsidR="006B31AF" w:rsidDel="001424F4">
          <w:fldChar w:fldCharType="separate"/>
        </w:r>
        <w:r w:rsidRPr="00674711" w:rsidDel="001424F4">
          <w:rPr>
            <w:lang w:val="ru-RU"/>
            <w:rPrChange w:id="1856" w:author="Nik K" w:date="2026-10-29T00:17:00Z">
              <w:rPr/>
            </w:rPrChange>
          </w:rPr>
          <w:delText>[46, пункт 1]</w:delText>
        </w:r>
        <w:r w:rsidR="006B31AF" w:rsidDel="001424F4">
          <w:fldChar w:fldCharType="end"/>
        </w:r>
        <w:r w:rsidRPr="00674711" w:rsidDel="001424F4">
          <w:rPr>
            <w:lang w:val="ru-RU"/>
            <w:rPrChange w:id="1857" w:author="Nik K" w:date="2026-10-29T00:17:00Z">
              <w:rPr/>
            </w:rPrChange>
          </w:rPr>
          <w:delText>.</w:delText>
        </w:r>
      </w:del>
    </w:p>
    <w:p w14:paraId="17BE1626" w14:textId="16B6F385" w:rsidR="003416EE" w:rsidDel="001424F4" w:rsidRDefault="006041B4">
      <w:pPr>
        <w:pStyle w:val="af"/>
        <w:rPr>
          <w:del w:id="1858" w:author="Nik K" w:date="2026-10-29T07:53:00Z"/>
        </w:rPr>
      </w:pPr>
      <w:del w:id="1859" w:author="Nik K" w:date="2026-10-29T07:53:00Z">
        <w:r w:rsidDel="001424F4">
          <w:delText xml:space="preserve">P09 использует статистическую анатомическую модель популяции и геометрию пояса в ЭИТ. P10 выделяет сердечную область относительно лёгких; P11 обрабатывает фазовую информацию кардиальных и перфузионных сигналов. Эти операции необходимо отличать от количественной оценки сопротивлений и камерных объёмов. </w:delText>
        </w:r>
        <w:r w:rsidR="006B31AF" w:rsidDel="001424F4">
          <w:fldChar w:fldCharType="begin"/>
        </w:r>
        <w:r w:rsidR="006B31AF" w:rsidDel="001424F4">
          <w:delInstrText xml:space="preserve"> HYPERLINK "https://patents.google.com/patent/US10952634B2/en" \h </w:delInstrText>
        </w:r>
        <w:r w:rsidR="006B31AF" w:rsidDel="001424F4">
          <w:fldChar w:fldCharType="separate"/>
        </w:r>
        <w:r w:rsidDel="001424F4">
          <w:delText>[47, пункты 1–5]</w:delText>
        </w:r>
        <w:r w:rsidR="006B31AF" w:rsidDel="001424F4">
          <w:fldChar w:fldCharType="end"/>
        </w:r>
        <w:r w:rsidDel="001424F4">
          <w:delText xml:space="preserve">; </w:delText>
        </w:r>
        <w:r w:rsidR="006B31AF" w:rsidDel="001424F4">
          <w:fldChar w:fldCharType="begin"/>
        </w:r>
        <w:r w:rsidR="006B31AF" w:rsidDel="001424F4">
          <w:delInstrText xml:space="preserve"> HYPERLINK "https://patents.google.com/patent/US20200138335A1/en" \h </w:delInstrText>
        </w:r>
        <w:r w:rsidR="006B31AF" w:rsidDel="001424F4">
          <w:fldChar w:fldCharType="separate"/>
        </w:r>
        <w:r w:rsidDel="001424F4">
          <w:delText>[48, пункты 1–4]</w:delText>
        </w:r>
        <w:r w:rsidR="006B31AF" w:rsidDel="001424F4">
          <w:fldChar w:fldCharType="end"/>
        </w:r>
        <w:r w:rsidDel="001424F4">
          <w:delText xml:space="preserve">; </w:delText>
        </w:r>
        <w:r w:rsidR="006B31AF" w:rsidDel="001424F4">
          <w:fldChar w:fldCharType="begin"/>
        </w:r>
        <w:r w:rsidR="006B31AF" w:rsidDel="001424F4">
          <w:delInstrText xml:space="preserve"> HYPERLINK "https://patents.google.com/patent/US9384549B2/en" \h </w:delInstrText>
        </w:r>
        <w:r w:rsidR="006B31AF" w:rsidDel="001424F4">
          <w:fldChar w:fldCharType="separate"/>
        </w:r>
        <w:r w:rsidDel="001424F4">
          <w:delText>[49, пункты 1–2]</w:delText>
        </w:r>
        <w:r w:rsidR="006B31AF" w:rsidDel="001424F4">
          <w:fldChar w:fldCharType="end"/>
        </w:r>
        <w:r w:rsidDel="001424F4">
          <w:delText>.</w:delText>
        </w:r>
      </w:del>
    </w:p>
    <w:p w14:paraId="72646766" w14:textId="4C8DCD0B" w:rsidR="003416EE" w:rsidDel="001424F4" w:rsidRDefault="006041B4">
      <w:pPr>
        <w:pStyle w:val="af"/>
        <w:rPr>
          <w:del w:id="1860" w:author="Nik K" w:date="2026-10-29T07:53:00Z"/>
        </w:rPr>
      </w:pPr>
      <w:del w:id="1861" w:author="Nik K" w:date="2026-10-29T07:53:00Z">
        <w:r w:rsidDel="001424F4">
          <w:delText xml:space="preserve">Новая группа P12 представлена US20260102074A1, опубликованной 16.04.2026. Независимые пункты 1, 16 и 20 относятся к трёхмерной томографической реконструкции по переключаемым наборам электродов с использованием их пространственных координат. Пункты 10–13 добавляют объединение с медицинскими изображениями, повторное восстановление движения и деформации и вывод анатомической геометрии; пункт 17 уточняет объединение изображений для способа. Эти признаки существенны для оценки общей идеи «анатомическое изображение плюс динамическая ЭИТ». Однако прочитанные пункты не задают нашу последовательность </w:delText>
        </w:r>
        <w:r w:rsidDel="001424F4">
          <w:lastRenderedPageBreak/>
          <w:delText xml:space="preserve">передачи только тканевых параметров в ТТРКГ и последующего камерного расчёта. </w:delText>
        </w:r>
        <w:r w:rsidR="006B31AF" w:rsidDel="001424F4">
          <w:fldChar w:fldCharType="begin"/>
        </w:r>
        <w:r w:rsidR="006B31AF" w:rsidDel="001424F4">
          <w:delInstrText xml:space="preserve"> HYPE</w:delInstrText>
        </w:r>
        <w:r w:rsidR="006B31AF" w:rsidDel="001424F4">
          <w:delInstrText xml:space="preserve">RLINK "https://patents.google.com/patent/US20260102074A1/en" \h </w:delInstrText>
        </w:r>
        <w:r w:rsidR="006B31AF" w:rsidDel="001424F4">
          <w:fldChar w:fldCharType="separate"/>
        </w:r>
        <w:r w:rsidDel="001424F4">
          <w:delText>[50, пункты 1, 10–13, 16–20]</w:delText>
        </w:r>
        <w:r w:rsidR="006B31AF" w:rsidDel="001424F4">
          <w:fldChar w:fldCharType="end"/>
        </w:r>
        <w:r w:rsidDel="001424F4">
          <w:delText>.</w:delText>
        </w:r>
      </w:del>
    </w:p>
    <w:p w14:paraId="10DFABB8" w14:textId="31F355A8" w:rsidR="003416EE" w:rsidDel="001424F4" w:rsidRDefault="006041B4">
      <w:pPr>
        <w:pStyle w:val="af"/>
        <w:rPr>
          <w:del w:id="1862" w:author="Nik K" w:date="2026-10-29T07:53:00Z"/>
        </w:rPr>
      </w:pPr>
      <w:del w:id="1863" w:author="Nik K" w:date="2026-10-29T07:53:00Z">
        <w:r w:rsidDel="001424F4">
          <w:delText xml:space="preserve">Новая группа P13, WO2024003008A1 от 04.01.2024, относится к носимому устройству контроля гомеостатического состояния. Пункт 1 объединяет локальные и общие либо сегментарные биоимпедансные измерения, антропометрию, расчёт физиологического параметра, оценку отклонения от обычного состояния и сообщение пользователю. Пункт 10 описывает способ с использованием устройства предшествующих пунктов; пункт 12 предусматривает КТ или разведение радиоизотопа как референс для физиологического параметра. Использование КТ здесь не следует отождествлять с построением индивидуальной электрической модели сердца. </w:delText>
        </w:r>
        <w:r w:rsidR="006B31AF" w:rsidDel="001424F4">
          <w:fldChar w:fldCharType="begin"/>
        </w:r>
        <w:r w:rsidR="006B31AF" w:rsidDel="001424F4">
          <w:delInstrText xml:space="preserve"> HYPERLINK "https://patents.google.com/patent/WO2024003008A1/en" \h </w:delInstrText>
        </w:r>
        <w:r w:rsidR="006B31AF" w:rsidDel="001424F4">
          <w:fldChar w:fldCharType="separate"/>
        </w:r>
        <w:r w:rsidDel="001424F4">
          <w:delText>[51, пункты 1, 10–12]</w:delText>
        </w:r>
        <w:r w:rsidR="006B31AF" w:rsidDel="001424F4">
          <w:fldChar w:fldCharType="end"/>
        </w:r>
        <w:r w:rsidDel="001424F4">
          <w:delText>.</w:delText>
        </w:r>
      </w:del>
    </w:p>
    <w:p w14:paraId="6FCB6877" w14:textId="4149EF64" w:rsidR="003416EE" w:rsidDel="001424F4" w:rsidRDefault="006041B4">
      <w:pPr>
        <w:pStyle w:val="af"/>
        <w:rPr>
          <w:del w:id="1864" w:author="Nik K" w:date="2026-10-29T07:53:00Z"/>
        </w:rPr>
      </w:pPr>
      <w:del w:id="1865" w:author="Nik K" w:date="2026-10-29T07:53:00Z">
        <w:r w:rsidDel="001424F4">
          <w:delText xml:space="preserve">P12 расширяет сравнение пространственной реконструкции, P13 — локальных и центральных измерений. Полнота поиска до 2026 года не установлена. Сохранены также аналоги отдельных операций: антропометрическая коррекция P05 и выделение опорных точек кривой P06. </w:delText>
        </w:r>
        <w:r w:rsidR="006B31AF" w:rsidDel="001424F4">
          <w:fldChar w:fldCharType="begin"/>
        </w:r>
        <w:r w:rsidR="006B31AF" w:rsidDel="001424F4">
          <w:delInstrText xml:space="preserve"> HYPERLINK "https://patents.google.com/patent/US5505209A/en" \h </w:delInstrText>
        </w:r>
        <w:r w:rsidR="006B31AF" w:rsidDel="001424F4">
          <w:fldChar w:fldCharType="separate"/>
        </w:r>
        <w:r w:rsidDel="001424F4">
          <w:delText>[43, пункты 1–6, 14–16]</w:delText>
        </w:r>
        <w:r w:rsidR="006B31AF" w:rsidDel="001424F4">
          <w:fldChar w:fldCharType="end"/>
        </w:r>
        <w:r w:rsidDel="001424F4">
          <w:delText xml:space="preserve">; </w:delText>
        </w:r>
        <w:r w:rsidR="006B31AF" w:rsidDel="001424F4">
          <w:fldChar w:fldCharType="begin"/>
        </w:r>
        <w:r w:rsidR="006B31AF" w:rsidDel="001424F4">
          <w:delInstrText xml:space="preserve"> HYPERLINK "https://patents.google.com/patent/US6561986B2/en" \h </w:delInstrText>
        </w:r>
        <w:r w:rsidR="006B31AF" w:rsidDel="001424F4">
          <w:fldChar w:fldCharType="separate"/>
        </w:r>
        <w:r w:rsidDel="001424F4">
          <w:delText>[44, пункты 1–9, 45–46]</w:delText>
        </w:r>
        <w:r w:rsidR="006B31AF" w:rsidDel="001424F4">
          <w:fldChar w:fldCharType="end"/>
        </w:r>
        <w:r w:rsidDel="001424F4">
          <w:delText>.</w:delText>
        </w:r>
      </w:del>
    </w:p>
    <w:p w14:paraId="69738707" w14:textId="3F42CA7E" w:rsidR="003416EE" w:rsidDel="001424F4" w:rsidRDefault="006041B4">
      <w:pPr>
        <w:pStyle w:val="21"/>
        <w:rPr>
          <w:del w:id="1866" w:author="Nik K" w:date="2026-10-29T07:53:00Z"/>
        </w:rPr>
      </w:pPr>
      <w:bookmarkStart w:id="1867" w:name="_Toc244123058"/>
      <w:bookmarkStart w:id="1868" w:name="сопоставление-признаков-целевой-методики"/>
      <w:bookmarkEnd w:id="1834"/>
      <w:del w:id="1869" w:author="Nik K" w:date="2026-10-29T07:53:00Z">
        <w:r w:rsidDel="001424F4">
          <w:delText>3.6 Сопоставление признаков целевой методики</w:delText>
        </w:r>
        <w:bookmarkEnd w:id="1867"/>
      </w:del>
    </w:p>
    <w:p w14:paraId="101003AB" w14:textId="16616A89" w:rsidR="003416EE" w:rsidRPr="00674711" w:rsidDel="001424F4" w:rsidRDefault="006041B4">
      <w:pPr>
        <w:pStyle w:val="FirstParagraph"/>
        <w:rPr>
          <w:del w:id="1870" w:author="Nik K" w:date="2026-10-29T07:53:00Z"/>
          <w:lang w:val="ru-RU"/>
          <w:rPrChange w:id="1871" w:author="Nik K" w:date="2026-10-29T00:17:00Z">
            <w:rPr>
              <w:del w:id="1872" w:author="Nik K" w:date="2026-10-29T07:53:00Z"/>
            </w:rPr>
          </w:rPrChange>
        </w:rPr>
      </w:pPr>
      <w:del w:id="1873" w:author="Nik K" w:date="2026-10-29T07:53:00Z">
        <w:r w:rsidRPr="00674711" w:rsidDel="001424F4">
          <w:rPr>
            <w:lang w:val="ru-RU"/>
            <w:rPrChange w:id="1874" w:author="Nik K" w:date="2026-10-29T00:17:00Z">
              <w:rPr/>
            </w:rPrChange>
          </w:rPr>
          <w:delText>Таблица 3.1 сопоставляет операции с конкретными пунктами. Отсутствие операции в названном пункте не доказывает её отсутствия во всём описании или семействе.</w:delText>
        </w:r>
      </w:del>
    </w:p>
    <w:p w14:paraId="51696EB8" w14:textId="797DA1FC" w:rsidR="003416EE" w:rsidDel="001424F4" w:rsidRDefault="006041B4">
      <w:pPr>
        <w:pStyle w:val="af5"/>
        <w:keepNext/>
        <w:rPr>
          <w:del w:id="1875" w:author="Nik K" w:date="2026-10-29T07:53:00Z"/>
        </w:rPr>
      </w:pPr>
      <w:del w:id="1876" w:author="Nik K" w:date="2026-10-29T07:53:00Z">
        <w:r w:rsidDel="001424F4">
          <w:delText>Таблица 3.1 — Признаки методики с одной КТ и ближайшие опубликованные пункты формулы</w:delText>
        </w:r>
      </w:del>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906"/>
        <w:gridCol w:w="3018"/>
        <w:gridCol w:w="3571"/>
      </w:tblGrid>
      <w:tr w:rsidR="003416EE" w:rsidDel="001424F4" w14:paraId="657629E7" w14:textId="18AAFFC6">
        <w:trPr>
          <w:cantSplit/>
          <w:tblHeader/>
          <w:del w:id="1877" w:author="Nik K" w:date="2026-10-29T07:53:00Z"/>
        </w:trPr>
        <w:tc>
          <w:tcPr>
            <w:tcW w:w="2863" w:type="dxa"/>
            <w:shd w:val="clear" w:color="auto" w:fill="EDEDED"/>
          </w:tcPr>
          <w:p w14:paraId="54C95A24" w14:textId="4D34494F" w:rsidR="003416EE" w:rsidDel="001424F4" w:rsidRDefault="006041B4">
            <w:pPr>
              <w:keepNext/>
              <w:spacing w:before="60" w:after="60" w:line="240" w:lineRule="auto"/>
              <w:ind w:firstLine="0"/>
              <w:jc w:val="left"/>
              <w:rPr>
                <w:del w:id="1878" w:author="Nik K" w:date="2026-10-29T07:53:00Z"/>
              </w:rPr>
            </w:pPr>
            <w:del w:id="1879" w:author="Nik K" w:date="2026-10-29T07:53:00Z">
              <w:r w:rsidDel="001424F4">
                <w:rPr>
                  <w:b/>
                  <w:sz w:val="22"/>
                </w:rPr>
                <w:delText>Признак исследуемой методики</w:delText>
              </w:r>
            </w:del>
          </w:p>
        </w:tc>
        <w:tc>
          <w:tcPr>
            <w:tcW w:w="2973" w:type="dxa"/>
            <w:shd w:val="clear" w:color="auto" w:fill="EDEDED"/>
          </w:tcPr>
          <w:p w14:paraId="4B93F3FD" w14:textId="4AEF8F08" w:rsidR="003416EE" w:rsidDel="001424F4" w:rsidRDefault="006041B4">
            <w:pPr>
              <w:keepNext/>
              <w:spacing w:before="60" w:after="60" w:line="240" w:lineRule="auto"/>
              <w:ind w:firstLine="0"/>
              <w:jc w:val="left"/>
              <w:rPr>
                <w:del w:id="1880" w:author="Nik K" w:date="2026-10-29T07:53:00Z"/>
              </w:rPr>
            </w:pPr>
            <w:del w:id="1881" w:author="Nik K" w:date="2026-10-29T07:53:00Z">
              <w:r w:rsidDel="001424F4">
                <w:rPr>
                  <w:b/>
                  <w:sz w:val="22"/>
                </w:rPr>
                <w:delText>Конкретные места в патентном корпусе</w:delText>
              </w:r>
            </w:del>
          </w:p>
        </w:tc>
        <w:tc>
          <w:tcPr>
            <w:tcW w:w="3518" w:type="dxa"/>
            <w:shd w:val="clear" w:color="auto" w:fill="EDEDED"/>
          </w:tcPr>
          <w:p w14:paraId="060413BF" w14:textId="6796A0FD" w:rsidR="003416EE" w:rsidDel="001424F4" w:rsidRDefault="006041B4">
            <w:pPr>
              <w:keepNext/>
              <w:spacing w:before="60" w:after="60" w:line="240" w:lineRule="auto"/>
              <w:ind w:firstLine="0"/>
              <w:jc w:val="left"/>
              <w:rPr>
                <w:del w:id="1882" w:author="Nik K" w:date="2026-10-29T07:53:00Z"/>
              </w:rPr>
            </w:pPr>
            <w:del w:id="1883" w:author="Nik K" w:date="2026-10-29T07:53:00Z">
              <w:r w:rsidDel="001424F4">
                <w:rPr>
                  <w:b/>
                  <w:sz w:val="22"/>
                </w:rPr>
                <w:delText>Установленная близость и граница сопоставления</w:delText>
              </w:r>
            </w:del>
          </w:p>
        </w:tc>
      </w:tr>
      <w:tr w:rsidR="003416EE" w:rsidDel="001424F4" w14:paraId="656E5106" w14:textId="6F8BFB77">
        <w:trPr>
          <w:cantSplit/>
          <w:del w:id="1884" w:author="Nik K" w:date="2026-10-29T07:53:00Z"/>
        </w:trPr>
        <w:tc>
          <w:tcPr>
            <w:tcW w:w="2863" w:type="dxa"/>
          </w:tcPr>
          <w:p w14:paraId="01326082" w14:textId="2544D1BC" w:rsidR="003416EE" w:rsidDel="001424F4" w:rsidRDefault="006041B4">
            <w:pPr>
              <w:spacing w:before="60" w:after="60" w:line="240" w:lineRule="auto"/>
              <w:ind w:firstLine="0"/>
              <w:jc w:val="left"/>
              <w:rPr>
                <w:del w:id="1885" w:author="Nik K" w:date="2026-10-29T07:53:00Z"/>
              </w:rPr>
            </w:pPr>
            <w:del w:id="1886" w:author="Nik K" w:date="2026-10-29T07:53:00Z">
              <w:r w:rsidDel="001424F4">
                <w:rPr>
                  <w:sz w:val="22"/>
                </w:rPr>
                <w:delText>Одна индивидуальная КТ как пространственная опора; фазовая динамика неизвестна</w:delText>
              </w:r>
            </w:del>
          </w:p>
        </w:tc>
        <w:tc>
          <w:tcPr>
            <w:tcW w:w="2973" w:type="dxa"/>
          </w:tcPr>
          <w:p w14:paraId="04AD09B0" w14:textId="72FDF6A7" w:rsidR="003416EE" w:rsidDel="001424F4" w:rsidRDefault="006041B4">
            <w:pPr>
              <w:spacing w:before="60" w:after="60" w:line="240" w:lineRule="auto"/>
              <w:ind w:firstLine="0"/>
              <w:jc w:val="left"/>
              <w:rPr>
                <w:del w:id="1887" w:author="Nik K" w:date="2026-10-29T07:53:00Z"/>
              </w:rPr>
            </w:pPr>
            <w:del w:id="1888" w:author="Nik K" w:date="2026-10-29T07:53:00Z">
              <w:r w:rsidDel="001424F4">
                <w:rPr>
                  <w:sz w:val="22"/>
                </w:rPr>
                <w:delText>P01: A1, зависимый п. 10; P08: п. 1; P14: единственный пункт; P12: зависимые пп. 10, 17</w:delText>
              </w:r>
            </w:del>
          </w:p>
        </w:tc>
        <w:tc>
          <w:tcPr>
            <w:tcW w:w="3518" w:type="dxa"/>
          </w:tcPr>
          <w:p w14:paraId="7D5949BA" w14:textId="6BC494C3" w:rsidR="003416EE" w:rsidDel="001424F4" w:rsidRDefault="006041B4">
            <w:pPr>
              <w:spacing w:before="60" w:after="60" w:line="240" w:lineRule="auto"/>
              <w:ind w:firstLine="0"/>
              <w:jc w:val="left"/>
              <w:rPr>
                <w:del w:id="1889" w:author="Nik K" w:date="2026-10-29T07:53:00Z"/>
              </w:rPr>
            </w:pPr>
            <w:del w:id="1890" w:author="Nik K" w:date="2026-10-29T07:53:00Z">
              <w:r w:rsidDel="001424F4">
                <w:rPr>
                  <w:sz w:val="22"/>
                </w:rPr>
                <w:delText>Использование анатомического изображения раскрыто. Ограничение операционного расчёта одной фазой и исключение референсной 4D-динамики необходимо задавать отдельно</w:delText>
              </w:r>
            </w:del>
          </w:p>
        </w:tc>
      </w:tr>
      <w:tr w:rsidR="003416EE" w:rsidDel="001424F4" w14:paraId="6BD05C4B" w14:textId="08C38E73">
        <w:trPr>
          <w:cantSplit/>
          <w:del w:id="1891" w:author="Nik K" w:date="2026-10-29T07:53:00Z"/>
        </w:trPr>
        <w:tc>
          <w:tcPr>
            <w:tcW w:w="2863" w:type="dxa"/>
          </w:tcPr>
          <w:p w14:paraId="542735B6" w14:textId="1248E824" w:rsidR="003416EE" w:rsidDel="001424F4" w:rsidRDefault="006041B4">
            <w:pPr>
              <w:spacing w:before="60" w:after="60" w:line="240" w:lineRule="auto"/>
              <w:ind w:firstLine="0"/>
              <w:jc w:val="left"/>
              <w:rPr>
                <w:del w:id="1892" w:author="Nik K" w:date="2026-10-29T07:53:00Z"/>
              </w:rPr>
            </w:pPr>
            <w:del w:id="1893" w:author="Nik K" w:date="2026-10-29T07:53:00Z">
              <w:r w:rsidDel="001424F4">
                <w:rPr>
                  <w:sz w:val="22"/>
                </w:rPr>
                <w:lastRenderedPageBreak/>
                <w:delText xml:space="preserve">Базовые </w:delText>
              </w:r>
            </w:del>
            <m:oMath>
              <m:r>
                <w:del w:id="1894" w:author="Nik K" w:date="2026-10-29T07:53:00Z">
                  <w:rPr>
                    <w:rFonts w:ascii="Cambria Math" w:hAnsi="Cambria Math"/>
                    <w:sz w:val="22"/>
                  </w:rPr>
                  <m:t>ρ</m:t>
                </w:del>
              </m:r>
            </m:oMath>
            <w:del w:id="1895" w:author="Nik K" w:date="2026-10-29T07:53:00Z">
              <w:r w:rsidDel="001424F4">
                <w:rPr>
                  <w:sz w:val="22"/>
                </w:rPr>
                <w:delText xml:space="preserve"> и пульсовые </w:delText>
              </w:r>
            </w:del>
            <m:oMath>
              <m:r>
                <w:del w:id="1896" w:author="Nik K" w:date="2026-10-29T07:53:00Z">
                  <m:rPr>
                    <m:sty m:val="p"/>
                  </m:rPr>
                  <w:rPr>
                    <w:rFonts w:ascii="Cambria Math" w:hAnsi="Cambria Math"/>
                    <w:sz w:val="22"/>
                  </w:rPr>
                  <m:t>Δ</m:t>
                </w:del>
              </m:r>
              <m:r>
                <w:del w:id="1897" w:author="Nik K" w:date="2026-10-29T07:53:00Z">
                  <w:rPr>
                    <w:rFonts w:ascii="Cambria Math" w:hAnsi="Cambria Math"/>
                    <w:sz w:val="22"/>
                  </w:rPr>
                  <m:t>ρ</m:t>
                </w:del>
              </m:r>
            </m:oMath>
            <w:del w:id="1898" w:author="Nik K" w:date="2026-10-29T07:53:00Z">
              <w:r w:rsidDel="001424F4">
                <w:rPr>
                  <w:sz w:val="22"/>
                </w:rPr>
                <w:delText xml:space="preserve"> тканей по ЭИТ</w:delText>
              </w:r>
            </w:del>
          </w:p>
        </w:tc>
        <w:tc>
          <w:tcPr>
            <w:tcW w:w="2973" w:type="dxa"/>
          </w:tcPr>
          <w:p w14:paraId="7F445B7C" w14:textId="42A5B6F8" w:rsidR="003416EE" w:rsidDel="001424F4" w:rsidRDefault="006041B4">
            <w:pPr>
              <w:spacing w:before="60" w:after="60" w:line="240" w:lineRule="auto"/>
              <w:ind w:firstLine="0"/>
              <w:jc w:val="left"/>
              <w:rPr>
                <w:del w:id="1899" w:author="Nik K" w:date="2026-10-29T07:53:00Z"/>
              </w:rPr>
            </w:pPr>
            <w:del w:id="1900" w:author="Nik K" w:date="2026-10-29T07:53:00Z">
              <w:r w:rsidDel="001424F4">
                <w:rPr>
                  <w:sz w:val="22"/>
                </w:rPr>
                <w:delText>P01: пп. 19, 31; P02b: пп. 5, 22; P08: п. 1</w:delText>
              </w:r>
            </w:del>
          </w:p>
        </w:tc>
        <w:tc>
          <w:tcPr>
            <w:tcW w:w="3518" w:type="dxa"/>
          </w:tcPr>
          <w:p w14:paraId="7C76921D" w14:textId="5D0E4D97" w:rsidR="003416EE" w:rsidDel="001424F4" w:rsidRDefault="006041B4">
            <w:pPr>
              <w:spacing w:before="60" w:after="60" w:line="240" w:lineRule="auto"/>
              <w:ind w:firstLine="0"/>
              <w:jc w:val="left"/>
              <w:rPr>
                <w:del w:id="1901" w:author="Nik K" w:date="2026-10-29T07:53:00Z"/>
              </w:rPr>
            </w:pPr>
            <w:del w:id="1902" w:author="Nik K" w:date="2026-10-29T07:53:00Z">
              <w:r w:rsidDel="001424F4">
                <w:rPr>
                  <w:sz w:val="22"/>
                </w:rPr>
                <w:delText>Присутствуют оценка лёгочного удельного импеданса, фазовая модель внесердечной ткани и пространственное электрическое распределение. Эти признаки не подтверждают независимую различимость всех наших компартментов</w:delText>
              </w:r>
            </w:del>
          </w:p>
        </w:tc>
      </w:tr>
      <w:tr w:rsidR="003416EE" w:rsidDel="001424F4" w14:paraId="22D9565C" w14:textId="67088A90">
        <w:trPr>
          <w:cantSplit/>
          <w:del w:id="1903" w:author="Nik K" w:date="2026-10-29T07:53:00Z"/>
        </w:trPr>
        <w:tc>
          <w:tcPr>
            <w:tcW w:w="2863" w:type="dxa"/>
          </w:tcPr>
          <w:p w14:paraId="33718988" w14:textId="01836678" w:rsidR="003416EE" w:rsidDel="001424F4" w:rsidRDefault="006041B4">
            <w:pPr>
              <w:spacing w:before="60" w:after="60" w:line="240" w:lineRule="auto"/>
              <w:ind w:firstLine="0"/>
              <w:jc w:val="left"/>
              <w:rPr>
                <w:del w:id="1904" w:author="Nik K" w:date="2026-10-29T07:53:00Z"/>
              </w:rPr>
            </w:pPr>
            <w:del w:id="1905" w:author="Nik K" w:date="2026-10-29T07:53:00Z">
              <w:r w:rsidDel="001424F4">
                <w:rPr>
                  <w:sz w:val="22"/>
                </w:rPr>
                <w:delText>Передача тканевых параметров в физический оператор другого измерительного монтажа</w:delText>
              </w:r>
            </w:del>
          </w:p>
        </w:tc>
        <w:tc>
          <w:tcPr>
            <w:tcW w:w="2973" w:type="dxa"/>
          </w:tcPr>
          <w:p w14:paraId="25B5E99E" w14:textId="4EDC1665" w:rsidR="003416EE" w:rsidDel="001424F4" w:rsidRDefault="006041B4">
            <w:pPr>
              <w:spacing w:before="60" w:after="60" w:line="240" w:lineRule="auto"/>
              <w:ind w:firstLine="0"/>
              <w:jc w:val="left"/>
              <w:rPr>
                <w:del w:id="1906" w:author="Nik K" w:date="2026-10-29T07:53:00Z"/>
              </w:rPr>
            </w:pPr>
            <w:del w:id="1907" w:author="Nik K" w:date="2026-10-29T07:53:00Z">
              <w:r w:rsidDel="001424F4">
                <w:rPr>
                  <w:sz w:val="22"/>
                </w:rPr>
                <w:delText>P08: п. 1; P01: п. 31; P14: единственный пункт</w:delText>
              </w:r>
            </w:del>
          </w:p>
        </w:tc>
        <w:tc>
          <w:tcPr>
            <w:tcW w:w="3518" w:type="dxa"/>
          </w:tcPr>
          <w:p w14:paraId="4ED0299D" w14:textId="3A3A3B7A" w:rsidR="003416EE" w:rsidDel="001424F4" w:rsidRDefault="006041B4">
            <w:pPr>
              <w:spacing w:before="60" w:after="60" w:line="240" w:lineRule="auto"/>
              <w:ind w:firstLine="0"/>
              <w:jc w:val="left"/>
              <w:rPr>
                <w:del w:id="1908" w:author="Nik K" w:date="2026-10-29T07:53:00Z"/>
              </w:rPr>
            </w:pPr>
            <w:del w:id="1909" w:author="Nik K" w:date="2026-10-29T07:53:00Z">
              <w:r w:rsidDel="001424F4">
                <w:rPr>
                  <w:sz w:val="22"/>
                </w:rPr>
                <w:delText>P08 передаёт распределение в электрокардиографическую задачу; P01 учитывает внесердечную ткань; P14 вводит мягкотканный канал. Точный перенос ЭИТ-параметров в нашу ТТРКГ требует самостоятельной спецификации</w:delText>
              </w:r>
            </w:del>
          </w:p>
        </w:tc>
      </w:tr>
      <w:tr w:rsidR="003416EE" w:rsidDel="001424F4" w14:paraId="5D0C8FC0" w14:textId="74CD633E">
        <w:trPr>
          <w:cantSplit/>
          <w:del w:id="1910" w:author="Nik K" w:date="2026-10-29T07:53:00Z"/>
        </w:trPr>
        <w:tc>
          <w:tcPr>
            <w:tcW w:w="2863" w:type="dxa"/>
          </w:tcPr>
          <w:p w14:paraId="06D2D799" w14:textId="411C64B0" w:rsidR="003416EE" w:rsidDel="001424F4" w:rsidRDefault="006041B4">
            <w:pPr>
              <w:spacing w:before="60" w:after="60" w:line="240" w:lineRule="auto"/>
              <w:ind w:firstLine="0"/>
              <w:jc w:val="left"/>
              <w:rPr>
                <w:del w:id="1911" w:author="Nik K" w:date="2026-10-29T07:53:00Z"/>
              </w:rPr>
            </w:pPr>
            <w:del w:id="1912" w:author="Nik K" w:date="2026-10-29T07:53:00Z">
              <w:r w:rsidDel="001424F4">
                <w:rPr>
                  <w:sz w:val="22"/>
                </w:rPr>
                <w:delText>Размер, положение и движение эквивалентного сердца</w:delText>
              </w:r>
            </w:del>
          </w:p>
        </w:tc>
        <w:tc>
          <w:tcPr>
            <w:tcW w:w="2973" w:type="dxa"/>
          </w:tcPr>
          <w:p w14:paraId="61A5C9B1" w14:textId="7B1047B2" w:rsidR="003416EE" w:rsidDel="001424F4" w:rsidRDefault="006041B4">
            <w:pPr>
              <w:spacing w:before="60" w:after="60" w:line="240" w:lineRule="auto"/>
              <w:ind w:firstLine="0"/>
              <w:jc w:val="left"/>
              <w:rPr>
                <w:del w:id="1913" w:author="Nik K" w:date="2026-10-29T07:53:00Z"/>
              </w:rPr>
            </w:pPr>
            <w:del w:id="1914" w:author="Nik K" w:date="2026-10-29T07:53:00Z">
              <w:r w:rsidDel="001424F4">
                <w:rPr>
                  <w:sz w:val="22"/>
                </w:rPr>
                <w:delText>P01: пп. 3, 9, 31; P02c: пп. 3–6; P12: п. 11; описания P03 и P14</w:delText>
              </w:r>
            </w:del>
          </w:p>
        </w:tc>
        <w:tc>
          <w:tcPr>
            <w:tcW w:w="3518" w:type="dxa"/>
          </w:tcPr>
          <w:p w14:paraId="30378596" w14:textId="38D5954C" w:rsidR="003416EE" w:rsidDel="001424F4" w:rsidRDefault="006041B4">
            <w:pPr>
              <w:spacing w:before="60" w:after="60" w:line="240" w:lineRule="auto"/>
              <w:ind w:firstLine="0"/>
              <w:jc w:val="left"/>
              <w:rPr>
                <w:del w:id="1915" w:author="Nik K" w:date="2026-10-29T07:53:00Z"/>
              </w:rPr>
            </w:pPr>
            <w:del w:id="1916" w:author="Nik K" w:date="2026-10-29T07:53:00Z">
              <w:r w:rsidDel="001424F4">
                <w:rPr>
                  <w:sz w:val="22"/>
                </w:rPr>
                <w:delText>Геометрические параметры и движение уже рассматриваются. Вклад проекта следует оценивать по конкретному способу их различения и его проверке при доступных входах</w:delText>
              </w:r>
            </w:del>
          </w:p>
        </w:tc>
      </w:tr>
      <w:tr w:rsidR="003416EE" w:rsidDel="001424F4" w14:paraId="065A31D3" w14:textId="09FE7C80">
        <w:trPr>
          <w:cantSplit/>
          <w:del w:id="1917" w:author="Nik K" w:date="2026-10-29T07:53:00Z"/>
        </w:trPr>
        <w:tc>
          <w:tcPr>
            <w:tcW w:w="2863" w:type="dxa"/>
          </w:tcPr>
          <w:p w14:paraId="45F3A4CC" w14:textId="72361551" w:rsidR="003416EE" w:rsidDel="001424F4" w:rsidRDefault="006041B4">
            <w:pPr>
              <w:spacing w:before="60" w:after="60" w:line="240" w:lineRule="auto"/>
              <w:ind w:firstLine="0"/>
              <w:jc w:val="left"/>
              <w:rPr>
                <w:del w:id="1918" w:author="Nik K" w:date="2026-10-29T07:53:00Z"/>
              </w:rPr>
            </w:pPr>
            <w:del w:id="1919" w:author="Nik K" w:date="2026-10-29T07:53:00Z">
              <w:r w:rsidDel="001424F4">
                <w:rPr>
                  <w:sz w:val="22"/>
                </w:rPr>
                <w:delText>Камерные компоненты и перевод сигнала в объём</w:delText>
              </w:r>
            </w:del>
          </w:p>
        </w:tc>
        <w:tc>
          <w:tcPr>
            <w:tcW w:w="2973" w:type="dxa"/>
          </w:tcPr>
          <w:p w14:paraId="2F05FD1A" w14:textId="7FC96C09" w:rsidR="003416EE" w:rsidRPr="00695238" w:rsidDel="001424F4" w:rsidRDefault="006041B4">
            <w:pPr>
              <w:spacing w:before="60" w:after="60" w:line="240" w:lineRule="auto"/>
              <w:ind w:firstLine="0"/>
              <w:jc w:val="left"/>
              <w:rPr>
                <w:del w:id="1920" w:author="Nik K" w:date="2026-10-29T07:53:00Z"/>
                <w:rPrChange w:id="1921" w:author="Nik K" w:date="2026-10-29T07:58:00Z">
                  <w:rPr>
                    <w:del w:id="1922" w:author="Nik K" w:date="2026-10-29T07:53:00Z"/>
                  </w:rPr>
                </w:rPrChange>
              </w:rPr>
            </w:pPr>
            <w:del w:id="1923" w:author="Nik K" w:date="2026-10-29T07:53:00Z">
              <w:r w:rsidRPr="00674711" w:rsidDel="001424F4">
                <w:rPr>
                  <w:sz w:val="22"/>
                  <w:lang w:val="en-US"/>
                  <w:rPrChange w:id="1924" w:author="Nik K" w:date="2026-10-29T00:17:00Z">
                    <w:rPr>
                      <w:sz w:val="22"/>
                    </w:rPr>
                  </w:rPrChange>
                </w:rPr>
                <w:delText>P</w:delText>
              </w:r>
              <w:r w:rsidRPr="00695238" w:rsidDel="001424F4">
                <w:rPr>
                  <w:sz w:val="22"/>
                  <w:rPrChange w:id="1925" w:author="Nik K" w:date="2026-10-29T07:58:00Z">
                    <w:rPr>
                      <w:sz w:val="22"/>
                    </w:rPr>
                  </w:rPrChange>
                </w:rPr>
                <w:delText xml:space="preserve">01: </w:delText>
              </w:r>
              <w:r w:rsidDel="001424F4">
                <w:rPr>
                  <w:sz w:val="22"/>
                </w:rPr>
                <w:delText>пп</w:delText>
              </w:r>
              <w:r w:rsidRPr="00695238" w:rsidDel="001424F4">
                <w:rPr>
                  <w:sz w:val="22"/>
                  <w:rPrChange w:id="1926" w:author="Nik K" w:date="2026-10-29T07:58:00Z">
                    <w:rPr>
                      <w:sz w:val="22"/>
                    </w:rPr>
                  </w:rPrChange>
                </w:rPr>
                <w:delText xml:space="preserve">. 2–5; </w:delText>
              </w:r>
              <w:r w:rsidRPr="00674711" w:rsidDel="001424F4">
                <w:rPr>
                  <w:sz w:val="22"/>
                  <w:lang w:val="en-US"/>
                  <w:rPrChange w:id="1927" w:author="Nik K" w:date="2026-10-29T00:17:00Z">
                    <w:rPr>
                      <w:sz w:val="22"/>
                    </w:rPr>
                  </w:rPrChange>
                </w:rPr>
                <w:delText>P</w:delText>
              </w:r>
              <w:r w:rsidRPr="00695238" w:rsidDel="001424F4">
                <w:rPr>
                  <w:sz w:val="22"/>
                  <w:rPrChange w:id="1928" w:author="Nik K" w:date="2026-10-29T07:58:00Z">
                    <w:rPr>
                      <w:sz w:val="22"/>
                    </w:rPr>
                  </w:rPrChange>
                </w:rPr>
                <w:delText>03</w:delText>
              </w:r>
              <w:r w:rsidRPr="00674711" w:rsidDel="001424F4">
                <w:rPr>
                  <w:sz w:val="22"/>
                  <w:lang w:val="en-US"/>
                  <w:rPrChange w:id="1929" w:author="Nik K" w:date="2026-10-29T00:17:00Z">
                    <w:rPr>
                      <w:sz w:val="22"/>
                    </w:rPr>
                  </w:rPrChange>
                </w:rPr>
                <w:delText>a</w:delText>
              </w:r>
              <w:r w:rsidRPr="00695238" w:rsidDel="001424F4">
                <w:rPr>
                  <w:sz w:val="22"/>
                  <w:rPrChange w:id="1930" w:author="Nik K" w:date="2026-10-29T07:58:00Z">
                    <w:rPr>
                      <w:sz w:val="22"/>
                    </w:rPr>
                  </w:rPrChange>
                </w:rPr>
                <w:delText xml:space="preserve">: </w:delText>
              </w:r>
              <w:r w:rsidDel="001424F4">
                <w:rPr>
                  <w:sz w:val="22"/>
                </w:rPr>
                <w:delText>п</w:delText>
              </w:r>
              <w:r w:rsidRPr="00695238" w:rsidDel="001424F4">
                <w:rPr>
                  <w:sz w:val="22"/>
                  <w:rPrChange w:id="1931" w:author="Nik K" w:date="2026-10-29T07:58:00Z">
                    <w:rPr>
                      <w:sz w:val="22"/>
                    </w:rPr>
                  </w:rPrChange>
                </w:rPr>
                <w:delText xml:space="preserve">. 1; </w:delText>
              </w:r>
              <w:r w:rsidRPr="00674711" w:rsidDel="001424F4">
                <w:rPr>
                  <w:sz w:val="22"/>
                  <w:lang w:val="en-US"/>
                  <w:rPrChange w:id="1932" w:author="Nik K" w:date="2026-10-29T00:17:00Z">
                    <w:rPr>
                      <w:sz w:val="22"/>
                    </w:rPr>
                  </w:rPrChange>
                </w:rPr>
                <w:delText>P</w:delText>
              </w:r>
              <w:r w:rsidRPr="00695238" w:rsidDel="001424F4">
                <w:rPr>
                  <w:sz w:val="22"/>
                  <w:rPrChange w:id="1933" w:author="Nik K" w:date="2026-10-29T07:58:00Z">
                    <w:rPr>
                      <w:sz w:val="22"/>
                    </w:rPr>
                  </w:rPrChange>
                </w:rPr>
                <w:delText>03</w:delText>
              </w:r>
              <w:r w:rsidRPr="00674711" w:rsidDel="001424F4">
                <w:rPr>
                  <w:sz w:val="22"/>
                  <w:lang w:val="en-US"/>
                  <w:rPrChange w:id="1934" w:author="Nik K" w:date="2026-10-29T00:17:00Z">
                    <w:rPr>
                      <w:sz w:val="22"/>
                    </w:rPr>
                  </w:rPrChange>
                </w:rPr>
                <w:delText>b</w:delText>
              </w:r>
              <w:r w:rsidRPr="00695238" w:rsidDel="001424F4">
                <w:rPr>
                  <w:sz w:val="22"/>
                  <w:rPrChange w:id="1935" w:author="Nik K" w:date="2026-10-29T07:58:00Z">
                    <w:rPr>
                      <w:sz w:val="22"/>
                    </w:rPr>
                  </w:rPrChange>
                </w:rPr>
                <w:delText xml:space="preserve">: </w:delText>
              </w:r>
              <w:r w:rsidDel="001424F4">
                <w:rPr>
                  <w:sz w:val="22"/>
                </w:rPr>
                <w:delText>пп</w:delText>
              </w:r>
              <w:r w:rsidRPr="00695238" w:rsidDel="001424F4">
                <w:rPr>
                  <w:sz w:val="22"/>
                  <w:rPrChange w:id="1936" w:author="Nik K" w:date="2026-10-29T07:58:00Z">
                    <w:rPr>
                      <w:sz w:val="22"/>
                    </w:rPr>
                  </w:rPrChange>
                </w:rPr>
                <w:delText>. 1, 10</w:delText>
              </w:r>
            </w:del>
          </w:p>
        </w:tc>
        <w:tc>
          <w:tcPr>
            <w:tcW w:w="3518" w:type="dxa"/>
          </w:tcPr>
          <w:p w14:paraId="13CBA3DE" w14:textId="2FFCA2CE" w:rsidR="003416EE" w:rsidDel="001424F4" w:rsidRDefault="006041B4">
            <w:pPr>
              <w:spacing w:before="60" w:after="60" w:line="240" w:lineRule="auto"/>
              <w:ind w:firstLine="0"/>
              <w:jc w:val="left"/>
              <w:rPr>
                <w:del w:id="1937" w:author="Nik K" w:date="2026-10-29T07:53:00Z"/>
              </w:rPr>
            </w:pPr>
            <w:del w:id="1938" w:author="Nik K" w:date="2026-10-29T07:53:00Z">
              <w:r w:rsidDel="001424F4">
                <w:rPr>
                  <w:sz w:val="22"/>
                </w:rPr>
                <w:delText xml:space="preserve">Известны параметризация левого желудочка и выделение предсердной/желудочковой компонент. </w:delText>
              </w:r>
            </w:del>
            <w:del w:id="1939" w:author="Nik K" w:date="2026-10-29T07:33:00Z">
              <w:r w:rsidDel="00F52B47">
                <w:rPr>
                  <w:sz w:val="22"/>
                </w:rPr>
                <w:delText>Они не устанавливают закон перехода от нашей формы целого сердца к каждому желудочку</w:delText>
              </w:r>
            </w:del>
          </w:p>
        </w:tc>
      </w:tr>
      <w:tr w:rsidR="003416EE" w:rsidDel="001424F4" w14:paraId="7B88F11A" w14:textId="39EE44B9">
        <w:trPr>
          <w:cantSplit/>
          <w:del w:id="1940" w:author="Nik K" w:date="2026-10-29T07:53:00Z"/>
        </w:trPr>
        <w:tc>
          <w:tcPr>
            <w:tcW w:w="2863" w:type="dxa"/>
          </w:tcPr>
          <w:p w14:paraId="4D362BA4" w14:textId="6FA80011" w:rsidR="003416EE" w:rsidDel="001424F4" w:rsidRDefault="006041B4">
            <w:pPr>
              <w:spacing w:before="60" w:after="60" w:line="240" w:lineRule="auto"/>
              <w:ind w:firstLine="0"/>
              <w:jc w:val="left"/>
              <w:rPr>
                <w:del w:id="1941" w:author="Nik K" w:date="2026-10-29T07:53:00Z"/>
              </w:rPr>
            </w:pPr>
            <w:del w:id="1942" w:author="Nik K" w:date="2026-10-29T07:53:00Z">
              <w:r w:rsidDel="001424F4">
                <w:rPr>
                  <w:sz w:val="22"/>
                </w:rPr>
                <w:delText>УО и ФВ при неизвестной фазе единственной КТ</w:delText>
              </w:r>
            </w:del>
          </w:p>
        </w:tc>
        <w:tc>
          <w:tcPr>
            <w:tcW w:w="2973" w:type="dxa"/>
          </w:tcPr>
          <w:p w14:paraId="32351110" w14:textId="7054BACA" w:rsidR="003416EE" w:rsidDel="001424F4" w:rsidRDefault="006041B4">
            <w:pPr>
              <w:spacing w:before="60" w:after="60" w:line="240" w:lineRule="auto"/>
              <w:ind w:firstLine="0"/>
              <w:jc w:val="left"/>
              <w:rPr>
                <w:del w:id="1943" w:author="Nik K" w:date="2026-10-29T07:53:00Z"/>
              </w:rPr>
            </w:pPr>
            <w:del w:id="1944" w:author="Nik K" w:date="2026-10-29T07:53:00Z">
              <w:r w:rsidDel="001424F4">
                <w:rPr>
                  <w:sz w:val="22"/>
                </w:rPr>
                <w:delText>P02a: пп. 1, 17; P02c: п. 1; P03a: п. 1; P04: самостоятельный п. 26</w:delText>
              </w:r>
            </w:del>
          </w:p>
        </w:tc>
        <w:tc>
          <w:tcPr>
            <w:tcW w:w="3518" w:type="dxa"/>
          </w:tcPr>
          <w:p w14:paraId="38DC6E87" w14:textId="2F2BAF3B" w:rsidR="003416EE" w:rsidDel="001424F4" w:rsidRDefault="006041B4">
            <w:pPr>
              <w:spacing w:before="60" w:after="60" w:line="240" w:lineRule="auto"/>
              <w:ind w:firstLine="0"/>
              <w:jc w:val="left"/>
              <w:rPr>
                <w:del w:id="1945" w:author="Nik K" w:date="2026-10-29T07:53:00Z"/>
              </w:rPr>
            </w:pPr>
            <w:del w:id="1946" w:author="Nik K" w:date="2026-10-29T07:53:00Z">
              <w:r w:rsidDel="001424F4">
                <w:rPr>
                  <w:sz w:val="22"/>
                </w:rPr>
                <w:delText xml:space="preserve">Известны объёмная разность, калибровочный пересчёт и эмпирические зависимости. Необходимость определить КДО и механические фазы в </w:delText>
              </w:r>
            </w:del>
            <w:del w:id="1947" w:author="Nik K" w:date="2026-10-29T07:33:00Z">
              <w:r w:rsidDel="00F52B47">
                <w:rPr>
                  <w:sz w:val="22"/>
                </w:rPr>
                <w:delText xml:space="preserve">нашей сокращённой </w:delText>
              </w:r>
            </w:del>
            <w:del w:id="1948" w:author="Nik K" w:date="2026-10-29T07:53:00Z">
              <w:r w:rsidDel="001424F4">
                <w:rPr>
                  <w:sz w:val="22"/>
                </w:rPr>
                <w:delText>постановке сохраняется</w:delText>
              </w:r>
            </w:del>
          </w:p>
        </w:tc>
      </w:tr>
      <w:tr w:rsidR="003416EE" w:rsidDel="001424F4" w14:paraId="10428C0E" w14:textId="2F02273C">
        <w:trPr>
          <w:cantSplit/>
          <w:del w:id="1949" w:author="Nik K" w:date="2026-10-29T07:53:00Z"/>
        </w:trPr>
        <w:tc>
          <w:tcPr>
            <w:tcW w:w="2863" w:type="dxa"/>
          </w:tcPr>
          <w:p w14:paraId="4F967E43" w14:textId="1E30512E" w:rsidR="003416EE" w:rsidDel="001424F4" w:rsidRDefault="006041B4">
            <w:pPr>
              <w:spacing w:before="60" w:after="60" w:line="240" w:lineRule="auto"/>
              <w:ind w:firstLine="0"/>
              <w:jc w:val="left"/>
              <w:rPr>
                <w:del w:id="1950" w:author="Nik K" w:date="2026-10-29T07:53:00Z"/>
              </w:rPr>
            </w:pPr>
            <w:del w:id="1951" w:author="Nik K" w:date="2026-10-29T07:53:00Z">
              <w:r w:rsidDel="001424F4">
                <w:rPr>
                  <w:sz w:val="22"/>
                </w:rPr>
                <w:delText>Поверхностный монтаж с измерением на руках и временная привязка</w:delText>
              </w:r>
            </w:del>
          </w:p>
        </w:tc>
        <w:tc>
          <w:tcPr>
            <w:tcW w:w="2973" w:type="dxa"/>
          </w:tcPr>
          <w:p w14:paraId="5B76A814" w14:textId="590E233F" w:rsidR="003416EE" w:rsidDel="001424F4" w:rsidRDefault="006041B4">
            <w:pPr>
              <w:spacing w:before="60" w:after="60" w:line="240" w:lineRule="auto"/>
              <w:ind w:firstLine="0"/>
              <w:jc w:val="left"/>
              <w:rPr>
                <w:del w:id="1952" w:author="Nik K" w:date="2026-10-29T07:53:00Z"/>
              </w:rPr>
            </w:pPr>
            <w:del w:id="1953" w:author="Nik K" w:date="2026-10-29T07:53:00Z">
              <w:r w:rsidDel="001424F4">
                <w:rPr>
                  <w:sz w:val="22"/>
                </w:rPr>
                <w:delText>P07: единственный пункт; P03a: п. 1; P02a: п. 17; P14: единственный пункт</w:delText>
              </w:r>
            </w:del>
          </w:p>
        </w:tc>
        <w:tc>
          <w:tcPr>
            <w:tcW w:w="3518" w:type="dxa"/>
          </w:tcPr>
          <w:p w14:paraId="721AFC00" w14:textId="3CEB6EB0" w:rsidR="003416EE" w:rsidDel="001424F4" w:rsidRDefault="006041B4">
            <w:pPr>
              <w:spacing w:before="60" w:after="60" w:line="240" w:lineRule="auto"/>
              <w:ind w:firstLine="0"/>
              <w:jc w:val="left"/>
              <w:rPr>
                <w:del w:id="1954" w:author="Nik K" w:date="2026-10-29T07:53:00Z"/>
              </w:rPr>
            </w:pPr>
            <w:del w:id="1955" w:author="Nik K" w:date="2026-10-29T07:53:00Z">
              <w:r w:rsidDel="001424F4">
                <w:rPr>
                  <w:sz w:val="22"/>
                </w:rPr>
                <w:delText>Различаются токовые цепи, потенциальные пары и назначение ЭКГ. Совпадение отдельных мест наложения не доказывает тождества электрических полей</w:delText>
              </w:r>
            </w:del>
          </w:p>
        </w:tc>
      </w:tr>
    </w:tbl>
    <w:p w14:paraId="6403B8E5" w14:textId="7316848F" w:rsidR="003416EE" w:rsidDel="001424F4" w:rsidRDefault="006041B4">
      <w:pPr>
        <w:pStyle w:val="af"/>
        <w:rPr>
          <w:del w:id="1956" w:author="Nik K" w:date="2026-10-29T07:53:00Z"/>
        </w:rPr>
      </w:pPr>
      <w:del w:id="1957" w:author="Nik K" w:date="2026-10-29T07:53:00Z">
        <w:r w:rsidDel="001424F4">
          <w:delText xml:space="preserve">Сопоставление выявляет несколько содержательных пересечений. Индивидуальная анатомия, подбор геометрических параметров по импедансу, учёт внесердечных тканей, движение и объёмная калибровка представлены в корпусе до настоящего проекта. Поэтому общего </w:delText>
        </w:r>
        <w:r w:rsidDel="001424F4">
          <w:lastRenderedPageBreak/>
          <w:delText>перечисления этих элементов недостаточно для заявления о новизне. Более узкий предмет разработки — физически согласованная передача тканевых оценок между измерительными схемами и восстановление функций при заданном ограничении входов.</w:delText>
        </w:r>
      </w:del>
    </w:p>
    <w:p w14:paraId="7DD911CA" w14:textId="1DD2F62A" w:rsidR="003416EE" w:rsidDel="001424F4" w:rsidRDefault="006041B4">
      <w:pPr>
        <w:pStyle w:val="af"/>
        <w:rPr>
          <w:del w:id="1958" w:author="Nik K" w:date="2026-10-29T07:53:00Z"/>
        </w:rPr>
      </w:pPr>
      <w:del w:id="1959" w:author="Nik K" w:date="2026-10-29T07:53:00Z">
        <w:r w:rsidDel="001424F4">
          <w:delText xml:space="preserve">Одновременно таблица показывает, почему совпадение названия операции не доказывает её работоспособности. Оценка </w:delText>
        </w:r>
      </w:del>
      <m:oMath>
        <m:r>
          <w:del w:id="1960" w:author="Nik K" w:date="2026-10-29T07:53:00Z">
            <m:rPr>
              <m:sty m:val="p"/>
            </m:rPr>
            <w:rPr>
              <w:rFonts w:ascii="Cambria Math" w:hAnsi="Cambria Math"/>
            </w:rPr>
            <m:t>Δ</m:t>
          </w:del>
        </m:r>
        <m:r>
          <w:del w:id="1961" w:author="Nik K" w:date="2026-10-29T07:53:00Z">
            <w:rPr>
              <w:rFonts w:ascii="Cambria Math" w:hAnsi="Cambria Math"/>
            </w:rPr>
            <m:t>ρ</m:t>
          </w:del>
        </m:r>
      </m:oMath>
      <w:del w:id="1962" w:author="Nik K" w:date="2026-10-29T07:53:00Z">
        <w:r w:rsidDel="001424F4">
          <w:delText xml:space="preserve"> на фиксированной геометрии может включить эффект движения сердца; последующая поправка тогда удалит часть искомого сердечного сигнала. Это открытая методическая проблема проекта. Для её решения недостаточно сослаться на наличие ЭИТ или на патент с тканевой коррекцией: нужно исследовать различимость изменений сопротивления, размера и положения при фактическом числе наблюдений.</w:delText>
        </w:r>
      </w:del>
    </w:p>
    <w:p w14:paraId="0B8C621B" w14:textId="2B2906E3" w:rsidR="003416EE" w:rsidDel="001424F4" w:rsidRDefault="006041B4">
      <w:pPr>
        <w:pStyle w:val="af"/>
        <w:rPr>
          <w:del w:id="1963" w:author="Nik K" w:date="2026-10-29T07:53:00Z"/>
        </w:rPr>
      </w:pPr>
      <w:del w:id="1964" w:author="Nik K" w:date="2026-10-29T07:53:00Z">
        <w:r w:rsidDel="001424F4">
          <w:delText>Также необходимо различать геометрическое замещение целого сердца и оценку функции камеры. Ни уменьшение невязки электрической модели, ни совпадение объёма одной КТ-фазы не определяют автоматически камерную динамику. Переход должен сохранять объёмный смысл и временные условия расчёта; для ФВ дополнительно требуется определимый конечно-диастолический объём (КДО). Эти условия относятся к главам 8–10 и не могут быть закрыты патентным сопоставлением.</w:delText>
        </w:r>
      </w:del>
    </w:p>
    <w:p w14:paraId="239C52B1" w14:textId="15C28901" w:rsidR="003416EE" w:rsidDel="001424F4" w:rsidRDefault="006041B4">
      <w:pPr>
        <w:pStyle w:val="21"/>
        <w:rPr>
          <w:del w:id="1965" w:author="Nik K" w:date="2026-10-29T07:53:00Z"/>
        </w:rPr>
      </w:pPr>
      <w:bookmarkStart w:id="1966" w:name="_Toc244123059"/>
      <w:bookmarkStart w:id="1967" w:name="X96c747060a32c7e20b13bf58079cd6f4857c649"/>
      <w:bookmarkEnd w:id="1868"/>
      <w:del w:id="1968" w:author="Nik K" w:date="2026-10-29T07:53:00Z">
        <w:r w:rsidDel="001424F4">
          <w:delText>3.7 Результат исследования и оставшиеся вопросы</w:delText>
        </w:r>
        <w:bookmarkEnd w:id="1966"/>
      </w:del>
    </w:p>
    <w:p w14:paraId="3F1D2293" w14:textId="6957CE32" w:rsidR="003416EE" w:rsidRPr="00674711" w:rsidDel="001424F4" w:rsidRDefault="006041B4">
      <w:pPr>
        <w:pStyle w:val="FirstParagraph"/>
        <w:rPr>
          <w:del w:id="1969" w:author="Nik K" w:date="2026-10-29T07:53:00Z"/>
          <w:lang w:val="ru-RU"/>
          <w:rPrChange w:id="1970" w:author="Nik K" w:date="2026-10-29T00:17:00Z">
            <w:rPr>
              <w:del w:id="1971" w:author="Nik K" w:date="2026-10-29T07:53:00Z"/>
            </w:rPr>
          </w:rPrChange>
        </w:rPr>
      </w:pPr>
      <w:del w:id="1972" w:author="Nik K" w:date="2026-10-29T07:53:00Z">
        <w:r w:rsidRPr="00674711" w:rsidDel="001424F4">
          <w:rPr>
            <w:lang w:val="ru-RU"/>
            <w:rPrChange w:id="1973" w:author="Nik K" w:date="2026-10-29T00:17:00Z">
              <w:rPr/>
            </w:rPrChange>
          </w:rPr>
          <w:delText xml:space="preserve">Результат исследования — расширение корпуса и уточнение технических пересечений. Установлены различия американской и европейской формул </w:delText>
        </w:r>
        <w:r w:rsidDel="001424F4">
          <w:delText>P</w:delText>
        </w:r>
        <w:r w:rsidRPr="00674711" w:rsidDel="001424F4">
          <w:rPr>
            <w:lang w:val="ru-RU"/>
            <w:rPrChange w:id="1974" w:author="Nik K" w:date="2026-10-29T00:17:00Z">
              <w:rPr/>
            </w:rPrChange>
          </w:rPr>
          <w:delText xml:space="preserve">03, прочитан оригинал </w:delText>
        </w:r>
        <w:r w:rsidDel="001424F4">
          <w:delText>P</w:delText>
        </w:r>
        <w:r w:rsidRPr="00674711" w:rsidDel="001424F4">
          <w:rPr>
            <w:lang w:val="ru-RU"/>
            <w:rPrChange w:id="1975" w:author="Nik K" w:date="2026-10-29T00:17:00Z">
              <w:rPr/>
            </w:rPrChange>
          </w:rPr>
          <w:delText xml:space="preserve">07, добавлено близкое решение </w:delText>
        </w:r>
        <w:r w:rsidDel="001424F4">
          <w:delText>P</w:delText>
        </w:r>
        <w:r w:rsidRPr="00674711" w:rsidDel="001424F4">
          <w:rPr>
            <w:lang w:val="ru-RU"/>
            <w:rPrChange w:id="1976" w:author="Nik K" w:date="2026-10-29T00:17:00Z">
              <w:rPr/>
            </w:rPrChange>
          </w:rPr>
          <w:delText xml:space="preserve">14 с анатомической привязкой и мягкотканным каналом. Публикации </w:delText>
        </w:r>
        <w:r w:rsidDel="001424F4">
          <w:delText>P</w:delText>
        </w:r>
        <w:r w:rsidRPr="00674711" w:rsidDel="001424F4">
          <w:rPr>
            <w:lang w:val="ru-RU"/>
            <w:rPrChange w:id="1977" w:author="Nik K" w:date="2026-10-29T00:17:00Z">
              <w:rPr/>
            </w:rPrChange>
          </w:rPr>
          <w:delText xml:space="preserve">12 и </w:delText>
        </w:r>
        <w:r w:rsidDel="001424F4">
          <w:delText>P</w:delText>
        </w:r>
        <w:r w:rsidRPr="00674711" w:rsidDel="001424F4">
          <w:rPr>
            <w:lang w:val="ru-RU"/>
            <w:rPrChange w:id="1978" w:author="Nik K" w:date="2026-10-29T00:17:00Z">
              <w:rPr/>
            </w:rPrChange>
          </w:rPr>
          <w:delText>13 дополнили сравнение томографических, локальных и центральных электрических данных.</w:delText>
        </w:r>
      </w:del>
    </w:p>
    <w:p w14:paraId="5BC425CF" w14:textId="7892B91A" w:rsidR="003416EE" w:rsidDel="001424F4" w:rsidRDefault="006041B4">
      <w:pPr>
        <w:pStyle w:val="af"/>
        <w:rPr>
          <w:del w:id="1979" w:author="Nik K" w:date="2026-10-29T07:53:00Z"/>
        </w:rPr>
      </w:pPr>
      <w:del w:id="1980" w:author="Nik K" w:date="2026-10-29T07:53:00Z">
        <w:r w:rsidDel="001424F4">
          <w:delText xml:space="preserve">Собственный результат должен характеризовать точность и определимость конкретной последовательности «одна КТ — тканевые параметры ЭИТ — поправка ТТРКГ — движущаяся эквивалентная форма — </w:delText>
        </w:r>
        <w:r w:rsidDel="001424F4">
          <w:lastRenderedPageBreak/>
          <w:delText>камеры». Выявленная неидентифицируемость или необходимость сохранить дополнительный вход также являются содержательным результатом разработки.</w:delText>
        </w:r>
      </w:del>
    </w:p>
    <w:p w14:paraId="0EEB7030" w14:textId="116472C4" w:rsidR="003416EE" w:rsidDel="001424F4" w:rsidRDefault="006041B4">
      <w:pPr>
        <w:pStyle w:val="af"/>
        <w:rPr>
          <w:del w:id="1981" w:author="Nik K" w:date="2026-10-29T07:53:00Z"/>
        </w:rPr>
      </w:pPr>
      <w:del w:id="1982" w:author="Nik K" w:date="2026-10-29T07:53:00Z">
        <w:r w:rsidDel="001424F4">
          <w:delText>Юридическая чистота, патентоспособность и новизна всей комбинации не установлены. Открыты национальный поиск, проверка продолжений и материалов экспертизы. Для P01 анализ ограничен A1; три прочитанные B2 группы P02 не исчерпывают её состава. Оригинальный PDF подтверждает содержание публикации, но не современное действие прав.</w:delText>
        </w:r>
      </w:del>
    </w:p>
    <w:p w14:paraId="793B89D2" w14:textId="266528AD" w:rsidR="003416EE" w:rsidDel="001424F4" w:rsidRDefault="006041B4">
      <w:pPr>
        <w:pStyle w:val="af"/>
        <w:rPr>
          <w:del w:id="1983" w:author="Nik K" w:date="2026-10-29T07:53:00Z"/>
        </w:rPr>
      </w:pPr>
      <w:del w:id="1984" w:author="Nik K" w:date="2026-10-29T07:53:00Z">
        <w:r w:rsidDel="001424F4">
          <w:delText>Для дальнейшего сопоставления необходимо закрепить измерительные пары, частоты, синхронизацию, неизвестные и камерное преобразование. Полученные различия уточняют задачи глав 4 и 8–12; количественная валидация методики остаётся отдельной задачей.</w:delText>
        </w:r>
      </w:del>
    </w:p>
    <w:p w14:paraId="7C2339D1" w14:textId="77777777" w:rsidR="003416EE" w:rsidRDefault="006041B4">
      <w:pPr>
        <w:pStyle w:val="1"/>
      </w:pPr>
      <w:bookmarkStart w:id="1985" w:name="_Toc244123060"/>
      <w:bookmarkStart w:id="1986" w:name="постановка-задачи-и-обоснование-методики"/>
      <w:bookmarkEnd w:id="1377"/>
      <w:bookmarkEnd w:id="1967"/>
      <w:r>
        <w:lastRenderedPageBreak/>
        <w:t>4 Постановка задачи и обоснование методики</w:t>
      </w:r>
      <w:bookmarkEnd w:id="1985"/>
    </w:p>
    <w:p w14:paraId="6E6E02EE" w14:textId="77777777" w:rsidR="003416EE" w:rsidRDefault="006041B4">
      <w:pPr>
        <w:pStyle w:val="21"/>
      </w:pPr>
      <w:bookmarkStart w:id="1987" w:name="_Toc244123061"/>
      <w:bookmarkStart w:id="1988" w:name="X5c558b2fc75eac3e4224ce1c6933962f3de4386"/>
      <w:r>
        <w:t>4.1 Цель исследования и последовательность задач</w:t>
      </w:r>
      <w:bookmarkEnd w:id="1987"/>
    </w:p>
    <w:p w14:paraId="0D7355FB" w14:textId="7B3F8EC2" w:rsidR="003416EE" w:rsidRPr="00674711" w:rsidRDefault="001424F4">
      <w:pPr>
        <w:pStyle w:val="FirstParagraph"/>
        <w:rPr>
          <w:lang w:val="ru-RU"/>
          <w:rPrChange w:id="1989" w:author="Nik K" w:date="2026-10-29T00:17:00Z">
            <w:rPr/>
          </w:rPrChange>
        </w:rPr>
      </w:pPr>
      <w:ins w:id="1990" w:author="Nik K" w:date="2026-10-29T07:54:00Z">
        <w:r>
          <w:rPr>
            <w:lang w:val="ru-RU"/>
          </w:rPr>
          <w:t xml:space="preserve">Таким образом, </w:t>
        </w:r>
      </w:ins>
      <w:del w:id="1991" w:author="Nik K" w:date="2026-10-29T07:54:00Z">
        <w:r w:rsidR="006041B4" w:rsidRPr="00674711" w:rsidDel="001424F4">
          <w:rPr>
            <w:lang w:val="ru-RU"/>
            <w:rPrChange w:id="1992" w:author="Nik K" w:date="2026-10-29T00:17:00Z">
              <w:rPr/>
            </w:rPrChange>
          </w:rPr>
          <w:delText>Ц</w:delText>
        </w:r>
      </w:del>
      <w:ins w:id="1993" w:author="Nik K" w:date="2026-10-29T07:54:00Z">
        <w:r>
          <w:rPr>
            <w:lang w:val="ru-RU"/>
          </w:rPr>
          <w:t>ц</w:t>
        </w:r>
      </w:ins>
      <w:r w:rsidR="006041B4" w:rsidRPr="00674711">
        <w:rPr>
          <w:lang w:val="ru-RU"/>
          <w:rPrChange w:id="1994" w:author="Nik K" w:date="2026-10-29T00:17:00Z">
            <w:rPr/>
          </w:rPrChange>
        </w:rPr>
        <w:t>ель</w:t>
      </w:r>
      <w:ins w:id="1995" w:author="Nik K" w:date="2026-10-29T07:54:00Z">
        <w:r>
          <w:rPr>
            <w:lang w:val="ru-RU"/>
          </w:rPr>
          <w:t>ю</w:t>
        </w:r>
      </w:ins>
      <w:r w:rsidR="006041B4" w:rsidRPr="00674711">
        <w:rPr>
          <w:lang w:val="ru-RU"/>
          <w:rPrChange w:id="1996" w:author="Nik K" w:date="2026-10-29T00:17:00Z">
            <w:rPr/>
          </w:rPrChange>
        </w:rPr>
        <w:t xml:space="preserve"> работы</w:t>
      </w:r>
      <w:ins w:id="1997" w:author="Nik K" w:date="2026-10-29T07:54:00Z">
        <w:r>
          <w:rPr>
            <w:lang w:val="ru-RU"/>
          </w:rPr>
          <w:t xml:space="preserve"> является</w:t>
        </w:r>
      </w:ins>
      <w:r w:rsidR="006041B4" w:rsidRPr="00674711">
        <w:rPr>
          <w:lang w:val="ru-RU"/>
          <w:rPrChange w:id="1998" w:author="Nik K" w:date="2026-10-29T00:17:00Z">
            <w:rPr/>
          </w:rPrChange>
        </w:rPr>
        <w:t xml:space="preserve"> — разработ</w:t>
      </w:r>
      <w:del w:id="1999" w:author="Nik K" w:date="2026-10-29T07:54:00Z">
        <w:r w:rsidR="006041B4" w:rsidRPr="00674711" w:rsidDel="001424F4">
          <w:rPr>
            <w:lang w:val="ru-RU"/>
            <w:rPrChange w:id="2000" w:author="Nik K" w:date="2026-10-29T00:17:00Z">
              <w:rPr/>
            </w:rPrChange>
          </w:rPr>
          <w:delText>ать</w:delText>
        </w:r>
      </w:del>
      <w:ins w:id="2001" w:author="Nik K" w:date="2026-10-29T07:54:00Z">
        <w:r>
          <w:rPr>
            <w:lang w:val="ru-RU"/>
          </w:rPr>
          <w:t>ка</w:t>
        </w:r>
      </w:ins>
      <w:r w:rsidR="006041B4" w:rsidRPr="00674711">
        <w:rPr>
          <w:lang w:val="ru-RU"/>
          <w:rPrChange w:id="2002" w:author="Nik K" w:date="2026-10-29T00:17:00Z">
            <w:rPr/>
          </w:rPrChange>
        </w:rPr>
        <w:t xml:space="preserve"> методик</w:t>
      </w:r>
      <w:del w:id="2003" w:author="Nik K" w:date="2026-10-29T07:54:00Z">
        <w:r w:rsidR="006041B4" w:rsidRPr="00674711" w:rsidDel="001424F4">
          <w:rPr>
            <w:lang w:val="ru-RU"/>
            <w:rPrChange w:id="2004" w:author="Nik K" w:date="2026-10-29T00:17:00Z">
              <w:rPr/>
            </w:rPrChange>
          </w:rPr>
          <w:delText>у</w:delText>
        </w:r>
      </w:del>
      <w:ins w:id="2005" w:author="Nik K" w:date="2026-10-29T07:54:00Z">
        <w:r>
          <w:rPr>
            <w:lang w:val="ru-RU"/>
          </w:rPr>
          <w:t>и</w:t>
        </w:r>
      </w:ins>
      <w:r w:rsidR="006041B4" w:rsidRPr="00674711">
        <w:rPr>
          <w:lang w:val="ru-RU"/>
          <w:rPrChange w:id="2006" w:author="Nik K" w:date="2026-10-29T00:17:00Z">
            <w:rPr/>
          </w:rPrChange>
        </w:rPr>
        <w:t xml:space="preserve"> определения ударного объёма и фракции выброса желудочков по поверхностным </w:t>
      </w:r>
      <w:proofErr w:type="spellStart"/>
      <w:r w:rsidR="006041B4" w:rsidRPr="00674711">
        <w:rPr>
          <w:lang w:val="ru-RU"/>
          <w:rPrChange w:id="2007" w:author="Nik K" w:date="2026-10-29T00:17:00Z">
            <w:rPr/>
          </w:rPrChange>
        </w:rPr>
        <w:t>электроимпедансным</w:t>
      </w:r>
      <w:proofErr w:type="spellEnd"/>
      <w:r w:rsidR="006041B4" w:rsidRPr="00674711">
        <w:rPr>
          <w:lang w:val="ru-RU"/>
          <w:rPrChange w:id="2008" w:author="Nik K" w:date="2026-10-29T00:17:00Z">
            <w:rPr/>
          </w:rPrChange>
        </w:rPr>
        <w:t xml:space="preserve"> измерениям с использованием индивидуальной трёхмерной анатомии грудной клетки. Анатомическую </w:t>
      </w:r>
      <w:del w:id="2009" w:author="Nik K" w:date="2026-10-29T08:02:00Z">
        <w:r w:rsidR="006041B4" w:rsidRPr="00674711" w:rsidDel="00695238">
          <w:rPr>
            <w:lang w:val="ru-RU"/>
            <w:rPrChange w:id="2010" w:author="Nik K" w:date="2026-10-29T00:17:00Z">
              <w:rPr/>
            </w:rPrChange>
          </w:rPr>
          <w:delText xml:space="preserve">опору </w:delText>
        </w:r>
      </w:del>
      <w:ins w:id="2011" w:author="Nik K" w:date="2026-10-29T08:02:00Z">
        <w:r w:rsidR="00695238">
          <w:rPr>
            <w:lang w:val="ru-RU"/>
          </w:rPr>
          <w:t>модель</w:t>
        </w:r>
        <w:r w:rsidR="00695238" w:rsidRPr="00674711">
          <w:rPr>
            <w:lang w:val="ru-RU"/>
            <w:rPrChange w:id="2012" w:author="Nik K" w:date="2026-10-29T00:17:00Z">
              <w:rPr/>
            </w:rPrChange>
          </w:rPr>
          <w:t xml:space="preserve"> </w:t>
        </w:r>
      </w:ins>
      <w:r w:rsidR="006041B4" w:rsidRPr="00674711">
        <w:rPr>
          <w:lang w:val="ru-RU"/>
          <w:rPrChange w:id="2013" w:author="Nik K" w:date="2026-10-29T00:17:00Z">
            <w:rPr/>
          </w:rPrChange>
        </w:rPr>
        <w:t xml:space="preserve">получают из одного пространственного </w:t>
      </w:r>
      <w:del w:id="2014" w:author="Nik K" w:date="2026-10-29T08:02:00Z">
        <w:r w:rsidR="006041B4" w:rsidRPr="00674711" w:rsidDel="00695238">
          <w:rPr>
            <w:lang w:val="ru-RU"/>
            <w:rPrChange w:id="2015" w:author="Nik K" w:date="2026-10-29T00:17:00Z">
              <w:rPr/>
            </w:rPrChange>
          </w:rPr>
          <w:delText>тома</w:delText>
        </w:r>
      </w:del>
      <w:ins w:id="2016" w:author="Nik K" w:date="2026-10-29T08:02:00Z">
        <w:r w:rsidR="00695238">
          <w:rPr>
            <w:lang w:val="ru-RU"/>
          </w:rPr>
          <w:t>исследования</w:t>
        </w:r>
      </w:ins>
      <w:r w:rsidR="006041B4" w:rsidRPr="00674711">
        <w:rPr>
          <w:lang w:val="ru-RU"/>
          <w:rPrChange w:id="2017" w:author="Nik K" w:date="2026-10-29T00:17:00Z">
            <w:rPr/>
          </w:rPrChange>
        </w:rPr>
        <w:t xml:space="preserve"> компьютерной томографии (КТ). Динамику сердца требуется восстановить по </w:t>
      </w:r>
      <w:proofErr w:type="spellStart"/>
      <w:r w:rsidR="006041B4" w:rsidRPr="00674711">
        <w:rPr>
          <w:lang w:val="ru-RU"/>
          <w:rPrChange w:id="2018" w:author="Nik K" w:date="2026-10-29T00:17:00Z">
            <w:rPr/>
          </w:rPrChange>
        </w:rPr>
        <w:t>трансторакальным</w:t>
      </w:r>
      <w:proofErr w:type="spellEnd"/>
      <w:r w:rsidR="006041B4" w:rsidRPr="00674711">
        <w:rPr>
          <w:lang w:val="ru-RU"/>
          <w:rPrChange w:id="2019" w:author="Nik K" w:date="2026-10-29T00:17:00Z">
            <w:rPr/>
          </w:rPrChange>
        </w:rPr>
        <w:t xml:space="preserve"> сигналам с временной привязкой к электрокардиограмме (ЭКГ) и с учётом тканевых параметров, оцениваемых средствами поясной </w:t>
      </w:r>
      <w:proofErr w:type="spellStart"/>
      <w:r w:rsidR="006041B4" w:rsidRPr="00674711">
        <w:rPr>
          <w:lang w:val="ru-RU"/>
          <w:rPrChange w:id="2020" w:author="Nik K" w:date="2026-10-29T00:17:00Z">
            <w:rPr/>
          </w:rPrChange>
        </w:rPr>
        <w:t>электроимпедансной</w:t>
      </w:r>
      <w:proofErr w:type="spellEnd"/>
      <w:r w:rsidR="006041B4" w:rsidRPr="00674711">
        <w:rPr>
          <w:lang w:val="ru-RU"/>
          <w:rPrChange w:id="2021" w:author="Nik K" w:date="2026-10-29T00:17:00Z">
            <w:rPr/>
          </w:rPrChange>
        </w:rPr>
        <w:t xml:space="preserve"> томографии (ЭИТ).</w:t>
      </w:r>
    </w:p>
    <w:p w14:paraId="1CB638DB" w14:textId="77777777" w:rsidR="003416EE" w:rsidRDefault="006041B4">
      <w:pPr>
        <w:pStyle w:val="af"/>
      </w:pPr>
      <w:r>
        <w:t>Основной вопрос состоит в достаточности этих входов для определения объёмных изменений сердца при изменении его положения и электрических свойств тканей. Сначала предполагается восстановить динамику эквивалентной формы целого сердца, затем установить её связь с камерными объёмами. Левый желудочек является первоначальным объектом проверки камерного преобразования; вся сердечная область не получает его анатомического смысла.</w:t>
      </w:r>
    </w:p>
    <w:p w14:paraId="15AFE5A7" w14:textId="77777777" w:rsidR="003416EE" w:rsidRDefault="006041B4">
      <w:pPr>
        <w:pStyle w:val="af"/>
      </w:pPr>
      <w:r>
        <w:t>Для достижения цели поставлены семь взаимосвязанных задач.</w:t>
      </w:r>
    </w:p>
    <w:p w14:paraId="180A0512" w14:textId="77777777" w:rsidR="003416EE" w:rsidRDefault="006041B4">
      <w:pPr>
        <w:numPr>
          <w:ilvl w:val="0"/>
          <w:numId w:val="11"/>
        </w:numPr>
      </w:pPr>
      <w:r>
        <w:t>Подготовить индивидуальную геометрию по КТ с проверкой происхождения сегментаций, координат, поля зрения и представления анатомических границ.</w:t>
      </w:r>
    </w:p>
    <w:p w14:paraId="53714F5E" w14:textId="130832FC" w:rsidR="003416EE" w:rsidRDefault="006041B4">
      <w:pPr>
        <w:numPr>
          <w:ilvl w:val="0"/>
          <w:numId w:val="11"/>
        </w:numPr>
      </w:pPr>
      <w:r>
        <w:t>Описать</w:t>
      </w:r>
      <w:ins w:id="2022" w:author="Nik K" w:date="2026-10-29T07:59:00Z">
        <w:r w:rsidR="00695238">
          <w:t xml:space="preserve">, спланировать и </w:t>
        </w:r>
        <w:proofErr w:type="spellStart"/>
        <w:r w:rsidR="00695238">
          <w:t>провести</w:t>
        </w:r>
      </w:ins>
      <w:del w:id="2023" w:author="Nik K" w:date="2026-10-29T07:59:00Z">
        <w:r w:rsidDel="00695238">
          <w:delText xml:space="preserve"> </w:delText>
        </w:r>
      </w:del>
      <w:ins w:id="2024" w:author="Nik K" w:date="2026-10-29T07:59:00Z">
        <w:r w:rsidR="00695238">
          <w:t>эксперименты</w:t>
        </w:r>
        <w:proofErr w:type="spellEnd"/>
        <w:r w:rsidR="00695238">
          <w:t xml:space="preserve"> </w:t>
        </w:r>
      </w:ins>
      <w:ins w:id="2025" w:author="Nik K" w:date="2026-10-29T08:00:00Z">
        <w:r w:rsidR="00695238">
          <w:t xml:space="preserve">для получения </w:t>
        </w:r>
        <w:proofErr w:type="spellStart"/>
        <w:r w:rsidR="00695238">
          <w:t>неободимых</w:t>
        </w:r>
        <w:proofErr w:type="spellEnd"/>
        <w:r w:rsidR="00695238">
          <w:t xml:space="preserve"> данных для моделирования и теоретической проверки методики</w:t>
        </w:r>
      </w:ins>
      <w:del w:id="2026" w:author="Nik K" w:date="2026-10-29T07:59:00Z">
        <w:r w:rsidDel="00695238">
          <w:delText>измерения, электроды, частоты, единицы, временные шкалы, дыхательные пробы и отбор сигналов, сохраняя различие зарегистрированных и ретроспективно восстановленных сведений.</w:delText>
        </w:r>
      </w:del>
    </w:p>
    <w:p w14:paraId="3CFE9C18" w14:textId="4B250036" w:rsidR="003416EE" w:rsidRDefault="006041B4">
      <w:pPr>
        <w:numPr>
          <w:ilvl w:val="0"/>
          <w:numId w:val="11"/>
        </w:numPr>
      </w:pPr>
      <w:r>
        <w:t>Построить прямую</w:t>
      </w:r>
      <w:ins w:id="2027" w:author="Nik K" w:date="2026-10-29T08:00:00Z">
        <w:r w:rsidR="00695238">
          <w:t xml:space="preserve"> </w:t>
        </w:r>
        <w:proofErr w:type="spellStart"/>
        <w:r w:rsidR="00695238">
          <w:t>теоритическую</w:t>
        </w:r>
        <w:proofErr w:type="spellEnd"/>
        <w:r w:rsidR="00695238">
          <w:t xml:space="preserve"> и анатомическую модели</w:t>
        </w:r>
      </w:ins>
      <w:r>
        <w:t xml:space="preserve"> </w:t>
      </w:r>
      <w:proofErr w:type="spellStart"/>
      <w:r>
        <w:t>модел</w:t>
      </w:r>
      <w:del w:id="2028" w:author="Nik K" w:date="2026-10-29T08:00:00Z">
        <w:r w:rsidDel="00695238">
          <w:delText>ь</w:delText>
        </w:r>
      </w:del>
      <w:ins w:id="2029" w:author="Nik K" w:date="2026-10-29T08:00:00Z">
        <w:r w:rsidR="00695238">
          <w:t>и</w:t>
        </w:r>
      </w:ins>
      <w:proofErr w:type="spellEnd"/>
      <w:r>
        <w:t xml:space="preserve"> связи геометрии, свойств тканей и контактов с напряжениями и </w:t>
      </w:r>
      <w:r>
        <w:lastRenderedPageBreak/>
        <w:t xml:space="preserve">передаточными </w:t>
      </w:r>
      <w:proofErr w:type="spellStart"/>
      <w:r>
        <w:t>импедансами</w:t>
      </w:r>
      <w:proofErr w:type="spellEnd"/>
      <w:r>
        <w:t>; проверить решение и производные для обратной задачи.</w:t>
      </w:r>
    </w:p>
    <w:p w14:paraId="0EB7217C" w14:textId="77777777" w:rsidR="003416EE" w:rsidRDefault="006041B4">
      <w:pPr>
        <w:numPr>
          <w:ilvl w:val="0"/>
          <w:numId w:val="11"/>
        </w:numPr>
      </w:pPr>
      <w:r>
        <w:t xml:space="preserve">Исследовать оценку тканевых параметров по ЭИТ и их перенос в </w:t>
      </w:r>
      <w:proofErr w:type="spellStart"/>
      <w:r>
        <w:t>трансторакальное</w:t>
      </w:r>
      <w:proofErr w:type="spellEnd"/>
      <w:r>
        <w:t xml:space="preserve"> отведение «рука–рука», далее ТТРКГ. Проверить дыхательные и пульсовые поправки и возможное включение в них геометрического вклада сердца.</w:t>
      </w:r>
    </w:p>
    <w:p w14:paraId="228C4094" w14:textId="77777777" w:rsidR="003416EE" w:rsidRDefault="006041B4">
      <w:pPr>
        <w:numPr>
          <w:ilvl w:val="0"/>
          <w:numId w:val="11"/>
        </w:numPr>
      </w:pPr>
      <w:r>
        <w:t>Сопоставить исходную поверхность сердца и её аппроксимации по объёму, положению, форме и электрическому отклику; оценить различимость параметров.</w:t>
      </w:r>
    </w:p>
    <w:p w14:paraId="79963FE2" w14:textId="77777777" w:rsidR="003416EE" w:rsidRDefault="006041B4">
      <w:pPr>
        <w:numPr>
          <w:ilvl w:val="0"/>
          <w:numId w:val="11"/>
        </w:numPr>
      </w:pPr>
      <w:r>
        <w:t>Исследовать восстановление динамики при фиксированном положении и при движении, сохраняя пульсовые изменения мягких тканей и единого лёгочного компартмента.</w:t>
      </w:r>
    </w:p>
    <w:p w14:paraId="141DC44E" w14:textId="3A5D7C46" w:rsidR="003416EE" w:rsidRDefault="006041B4">
      <w:pPr>
        <w:numPr>
          <w:ilvl w:val="0"/>
          <w:numId w:val="11"/>
        </w:numPr>
      </w:pPr>
      <w:r>
        <w:t xml:space="preserve">Проверить переход от параметров целого сердца к камерным объёмам, УО и </w:t>
      </w:r>
      <w:ins w:id="2030" w:author="Nik K" w:date="2026-10-29T08:03:00Z">
        <w:r w:rsidR="00695238">
          <w:t xml:space="preserve">при возможности, </w:t>
        </w:r>
      </w:ins>
      <w:r>
        <w:t>ФВ; определить ошибки, устойчивость и границы применения.</w:t>
      </w:r>
    </w:p>
    <w:p w14:paraId="550099E9" w14:textId="43041B8B" w:rsidR="003416EE" w:rsidRPr="00674711" w:rsidRDefault="006041B4">
      <w:pPr>
        <w:pStyle w:val="FirstParagraph"/>
        <w:rPr>
          <w:lang w:val="ru-RU"/>
          <w:rPrChange w:id="2031" w:author="Nik K" w:date="2026-10-29T00:17:00Z">
            <w:rPr/>
          </w:rPrChange>
        </w:rPr>
      </w:pPr>
      <w:r w:rsidRPr="00674711">
        <w:rPr>
          <w:lang w:val="ru-RU"/>
          <w:rPrChange w:id="2032" w:author="Nik K" w:date="2026-10-29T00:17:00Z">
            <w:rPr/>
          </w:rPrChange>
        </w:rPr>
        <w:t xml:space="preserve">Рабочее основание последовательности — гипотеза о снижении неоднозначности интерпретации ТТРКГ благодаря индивидуальной анатомии и отдельной оценке тканевых влияний. </w:t>
      </w:r>
      <w:del w:id="2033" w:author="Nik K" w:date="2026-10-29T08:03:00Z">
        <w:r w:rsidRPr="00674711" w:rsidDel="00695238">
          <w:rPr>
            <w:lang w:val="ru-RU"/>
            <w:rPrChange w:id="2034" w:author="Nik K" w:date="2026-10-29T00:17:00Z">
              <w:rPr/>
            </w:rPrChange>
          </w:rPr>
          <w:delText>Сравнение с существующими методами и патентными решениями относится к главам 1–3; сама организация расчёта не доказывает преимущества в точности или новизне.</w:delText>
        </w:r>
      </w:del>
    </w:p>
    <w:p w14:paraId="131D549E" w14:textId="77777777" w:rsidR="003416EE" w:rsidRDefault="006041B4">
      <w:pPr>
        <w:pStyle w:val="21"/>
      </w:pPr>
      <w:bookmarkStart w:id="2035" w:name="_Toc244123062"/>
      <w:bookmarkStart w:id="2036" w:name="Xe84e25de2fe4c53831e2c4373a296986a91ab45"/>
      <w:bookmarkEnd w:id="1988"/>
      <w:r>
        <w:t>4.2 Целевые показатели и смысл объёма целого сердца</w:t>
      </w:r>
      <w:bookmarkEnd w:id="2035"/>
    </w:p>
    <w:p w14:paraId="6743E41F" w14:textId="77777777" w:rsidR="003416EE" w:rsidRPr="00674711" w:rsidRDefault="006041B4">
      <w:pPr>
        <w:pStyle w:val="FirstParagraph"/>
        <w:rPr>
          <w:lang w:val="ru-RU"/>
          <w:rPrChange w:id="2037" w:author="Nik K" w:date="2026-10-29T00:17:00Z">
            <w:rPr/>
          </w:rPrChange>
        </w:rPr>
      </w:pPr>
      <w:r w:rsidRPr="00674711">
        <w:rPr>
          <w:lang w:val="ru-RU"/>
          <w:rPrChange w:id="2038" w:author="Nik K" w:date="2026-10-29T00:17:00Z">
            <w:rPr/>
          </w:rPrChange>
        </w:rPr>
        <w:t>Ударный объём (УО) и фракция выброса (ФВ) определяются по объёмам выбранного желудочка в конечной диастоле и конечной систоле одного механического сокращения. Используются соотношения</w:t>
      </w:r>
    </w:p>
    <w:p w14:paraId="32937857" w14:textId="77777777" w:rsidR="003416EE" w:rsidRDefault="006041B4">
      <w:pPr>
        <w:pStyle w:val="af"/>
        <w:spacing w:before="120" w:after="120" w:line="264" w:lineRule="auto"/>
        <w:ind w:firstLine="0"/>
      </w:pPr>
      <m:oMathPara>
        <m:oMathParaPr>
          <m:jc m:val="center"/>
        </m:oMathPara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r>
            <m:rPr>
              <m:sty m:val="p"/>
            </m:rPr>
            <w:rPr>
              <w:rFonts w:ascii="Cambria Math" w:hAnsi="Cambria Math"/>
            </w:rPr>
            <m:t>,</m:t>
          </m:r>
          <m:r>
            <w:rPr>
              <w:rFonts w:ascii="Cambria Math" w:hAnsi="Cambria Math"/>
            </w:rPr>
            <m:t>  EF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m:rPr>
              <m:sty m:val="p"/>
            </m:rPr>
            <w:rPr>
              <w:rFonts w:ascii="Cambria Math" w:hAnsi="Cambria Math"/>
            </w:rPr>
            <m:t>,</m:t>
          </m:r>
          <m:r>
            <w:rPr>
              <w:rFonts w:ascii="Cambria Math" w:hAnsi="Cambria Math"/>
            </w:rPr>
            <m:t>  CO</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SV HR</m:t>
          </m:r>
          <m:r>
            <m:rPr>
              <m:sty m:val="p"/>
            </m:rPr>
            <w:rPr>
              <w:rFonts w:ascii="Cambria Math" w:hAnsi="Cambria Math"/>
            </w:rPr>
            <m:t>.</m:t>
          </m:r>
          <m:r>
            <w:rPr>
              <w:rFonts w:ascii="Cambria Math" w:hAnsi="Cambria Math"/>
            </w:rPr>
            <m:t>  </m:t>
          </m:r>
          <m:r>
            <m:rPr>
              <m:nor/>
            </m:rPr>
            <m:t>(4.1)</m:t>
          </m:r>
        </m:oMath>
      </m:oMathPara>
    </w:p>
    <w:p w14:paraId="5E7C7DD7" w14:textId="77777777" w:rsidR="003416EE" w:rsidRPr="00674711" w:rsidRDefault="006041B4">
      <w:pPr>
        <w:pStyle w:val="FirstParagraph"/>
        <w:rPr>
          <w:lang w:val="ru-RU"/>
          <w:rPrChange w:id="2039" w:author="Nik K" w:date="2026-10-29T00:17:00Z">
            <w:rPr/>
          </w:rPrChange>
        </w:rPr>
      </w:pPr>
      <w:r w:rsidRPr="00674711">
        <w:rPr>
          <w:lang w:val="ru-RU"/>
          <w:rPrChange w:id="2040" w:author="Nik K" w:date="2026-10-29T00:17:00Z">
            <w:rPr/>
          </w:rPrChange>
        </w:rPr>
        <w:t xml:space="preserve">Здесь </w:t>
      </w:r>
      <m:oMath>
        <m:sSub>
          <m:sSubPr>
            <m:ctrlPr>
              <w:rPr>
                <w:rFonts w:ascii="Cambria Math" w:hAnsi="Cambria Math"/>
              </w:rPr>
            </m:ctrlPr>
          </m:sSubPr>
          <m:e>
            <m:r>
              <w:rPr>
                <w:rFonts w:ascii="Cambria Math" w:hAnsi="Cambria Math"/>
              </w:rPr>
              <m:t>V</m:t>
            </m:r>
          </m:e>
          <m:sub>
            <m:r>
              <m:rPr>
                <m:sty m:val="p"/>
              </m:rPr>
              <w:rPr>
                <w:rFonts w:ascii="Cambria Math" w:hAnsi="Cambria Math"/>
              </w:rPr>
              <m:t>ED</m:t>
            </m:r>
          </m:sub>
        </m:sSub>
      </m:oMath>
      <w:r w:rsidRPr="00674711">
        <w:rPr>
          <w:lang w:val="ru-RU"/>
          <w:rPrChange w:id="2041" w:author="Nik K" w:date="2026-10-29T00:17:00Z">
            <w:rPr/>
          </w:rPrChange>
        </w:rPr>
        <w:t xml:space="preserve"> и </w:t>
      </w:r>
      <m:oMath>
        <m:sSub>
          <m:sSubPr>
            <m:ctrlPr>
              <w:rPr>
                <w:rFonts w:ascii="Cambria Math" w:hAnsi="Cambria Math"/>
              </w:rPr>
            </m:ctrlPr>
          </m:sSubPr>
          <m:e>
            <m:r>
              <w:rPr>
                <w:rFonts w:ascii="Cambria Math" w:hAnsi="Cambria Math"/>
              </w:rPr>
              <m:t>V</m:t>
            </m:r>
          </m:e>
          <m:sub>
            <m:r>
              <m:rPr>
                <m:sty m:val="p"/>
              </m:rPr>
              <w:rPr>
                <w:rFonts w:ascii="Cambria Math" w:hAnsi="Cambria Math"/>
              </w:rPr>
              <m:t>ES</m:t>
            </m:r>
          </m:sub>
        </m:sSub>
      </m:oMath>
      <w:r w:rsidRPr="00674711">
        <w:rPr>
          <w:lang w:val="ru-RU"/>
          <w:rPrChange w:id="2042" w:author="Nik K" w:date="2026-10-29T00:17:00Z">
            <w:rPr/>
          </w:rPrChange>
        </w:rPr>
        <w:t xml:space="preserve"> — конечный диастолический и конечный систолический объёмы, мл; </w:t>
      </w:r>
      <m:oMath>
        <m:r>
          <w:rPr>
            <w:rFonts w:ascii="Cambria Math" w:hAnsi="Cambria Math"/>
          </w:rPr>
          <m:t>SV</m:t>
        </m:r>
      </m:oMath>
      <w:r w:rsidRPr="00674711">
        <w:rPr>
          <w:lang w:val="ru-RU"/>
          <w:rPrChange w:id="2043" w:author="Nik K" w:date="2026-10-29T00:17:00Z">
            <w:rPr/>
          </w:rPrChange>
        </w:rPr>
        <w:t xml:space="preserve"> — УО, мл; </w:t>
      </w:r>
      <m:oMath>
        <m:r>
          <w:rPr>
            <w:rFonts w:ascii="Cambria Math" w:hAnsi="Cambria Math"/>
          </w:rPr>
          <m:t>EF</m:t>
        </m:r>
      </m:oMath>
      <w:r w:rsidRPr="00674711">
        <w:rPr>
          <w:lang w:val="ru-RU"/>
          <w:rPrChange w:id="2044" w:author="Nik K" w:date="2026-10-29T00:17:00Z">
            <w:rPr/>
          </w:rPrChange>
        </w:rPr>
        <w:t xml:space="preserve"> — безразмерная доля от 0 до 1, </w:t>
      </w:r>
      <w:r w:rsidRPr="00674711">
        <w:rPr>
          <w:lang w:val="ru-RU"/>
          <w:rPrChange w:id="2045" w:author="Nik K" w:date="2026-10-29T00:17:00Z">
            <w:rPr/>
          </w:rPrChange>
        </w:rPr>
        <w:lastRenderedPageBreak/>
        <w:t xml:space="preserve">ФВ в процентах записывается как </w:t>
      </w:r>
      <m:oMath>
        <m:r>
          <m:rPr>
            <m:sty m:val="p"/>
          </m:rPr>
          <w:rPr>
            <w:rFonts w:ascii="Cambria Math" w:hAnsi="Cambria Math"/>
            <w:lang w:val="ru-RU"/>
            <w:rPrChange w:id="2046" w:author="Nik K" w:date="2026-10-29T00:17:00Z">
              <w:rPr>
                <w:rFonts w:ascii="Cambria Math" w:hAnsi="Cambria Math"/>
              </w:rPr>
            </w:rPrChange>
          </w:rPr>
          <m:t>(</m:t>
        </m:r>
        <m:r>
          <w:rPr>
            <w:rFonts w:ascii="Cambria Math" w:hAnsi="Cambria Math"/>
            <w:lang w:val="ru-RU"/>
            <w:rPrChange w:id="2047" w:author="Nik K" w:date="2026-10-29T00:17:00Z">
              <w:rPr>
                <w:rFonts w:ascii="Cambria Math" w:hAnsi="Cambria Math"/>
              </w:rPr>
            </w:rPrChange>
          </w:rPr>
          <m:t>100</m:t>
        </m:r>
        <m:r>
          <w:rPr>
            <w:rFonts w:ascii="Cambria Math" w:hAnsi="Cambria Math"/>
          </w:rPr>
          <m:t>EF</m:t>
        </m:r>
        <m:r>
          <m:rPr>
            <m:sty m:val="p"/>
          </m:rPr>
          <w:rPr>
            <w:rFonts w:ascii="Cambria Math" w:hAnsi="Cambria Math"/>
            <w:lang w:val="ru-RU"/>
            <w:rPrChange w:id="2048" w:author="Nik K" w:date="2026-10-29T00:17:00Z">
              <w:rPr>
                <w:rFonts w:ascii="Cambria Math" w:hAnsi="Cambria Math"/>
              </w:rPr>
            </w:rPrChange>
          </w:rPr>
          <m:t>)%</m:t>
        </m:r>
      </m:oMath>
      <w:r w:rsidRPr="00674711">
        <w:rPr>
          <w:lang w:val="ru-RU"/>
          <w:rPrChange w:id="2049" w:author="Nik K" w:date="2026-10-29T00:17:00Z">
            <w:rPr/>
          </w:rPrChange>
        </w:rPr>
        <w:t xml:space="preserve">; </w:t>
      </w:r>
      <m:oMath>
        <m:r>
          <w:rPr>
            <w:rFonts w:ascii="Cambria Math" w:hAnsi="Cambria Math"/>
          </w:rPr>
          <m:t>HR</m:t>
        </m:r>
      </m:oMath>
      <w:r w:rsidRPr="00674711">
        <w:rPr>
          <w:lang w:val="ru-RU"/>
          <w:rPrChange w:id="2050" w:author="Nik K" w:date="2026-10-29T00:17:00Z">
            <w:rPr/>
          </w:rPrChange>
        </w:rPr>
        <w:t xml:space="preserve"> — частота сокращений, мин⁻¹; </w:t>
      </w:r>
      <m:oMath>
        <m:r>
          <w:rPr>
            <w:rFonts w:ascii="Cambria Math" w:hAnsi="Cambria Math"/>
          </w:rPr>
          <m:t>CO</m:t>
        </m:r>
      </m:oMath>
      <w:r w:rsidRPr="00674711">
        <w:rPr>
          <w:lang w:val="ru-RU"/>
          <w:rPrChange w:id="2051" w:author="Nik K" w:date="2026-10-29T00:17:00Z">
            <w:rPr/>
          </w:rPrChange>
        </w:rPr>
        <w:t xml:space="preserve"> — минутный объём, л/мин. При изменчивых сокращениях усреднение учитывает длительности циклов: произведение средних УО и частоты не считается автоматически средним потоком.</w:t>
      </w:r>
    </w:p>
    <w:p w14:paraId="68F491F2" w14:textId="08419598" w:rsidR="003416EE" w:rsidRDefault="006041B4">
      <w:pPr>
        <w:pStyle w:val="af"/>
      </w:pPr>
      <w:r>
        <w:t xml:space="preserve">Для УО необходимо определить два </w:t>
      </w:r>
      <w:del w:id="2052" w:author="Nik K" w:date="2026-10-29T08:03:00Z">
        <w:r w:rsidDel="00695238">
          <w:delText xml:space="preserve">камерных </w:delText>
        </w:r>
      </w:del>
      <w:r>
        <w:t>объёма</w:t>
      </w:r>
      <w:ins w:id="2053" w:author="Nik K" w:date="2026-10-29T08:03:00Z">
        <w:r w:rsidR="00695238">
          <w:t xml:space="preserve"> камер сердца</w:t>
        </w:r>
      </w:ins>
      <w:r>
        <w:t xml:space="preserve"> одного </w:t>
      </w:r>
      <w:del w:id="2054" w:author="Nik K" w:date="2026-10-29T08:04:00Z">
        <w:r w:rsidDel="00695238">
          <w:delText>сокращения</w:delText>
        </w:r>
      </w:del>
      <w:ins w:id="2055" w:author="Nik K" w:date="2026-10-29T08:04:00Z">
        <w:r w:rsidR="00695238">
          <w:t>цикла</w:t>
        </w:r>
      </w:ins>
      <w:r>
        <w:t xml:space="preserve">, для ФВ — также абсолютный конечный диастолический объём. Объём </w:t>
      </w:r>
      <w:ins w:id="2056" w:author="Nik K" w:date="2026-10-29T08:04:00Z">
        <w:r w:rsidR="00695238">
          <w:t xml:space="preserve">же </w:t>
        </w:r>
      </w:ins>
      <w:r>
        <w:t>произвольной КТ-фазы не равен ему по определению. Неизвестное положение опоры в цикле</w:t>
      </w:r>
      <w:ins w:id="2057" w:author="Nik K" w:date="2026-10-29T08:04:00Z">
        <w:r w:rsidR="00695238">
          <w:t xml:space="preserve"> в свою очередь</w:t>
        </w:r>
      </w:ins>
      <w:r>
        <w:t xml:space="preserve"> создаёт неопределённость перевода к конечной диастоле. Поэтому определимость разности объёмов ещё не обеспечивает определимости ФВ.</w:t>
      </w:r>
    </w:p>
    <w:p w14:paraId="098FDFE3" w14:textId="5FC470D7" w:rsidR="003416EE" w:rsidDel="00A739E2" w:rsidRDefault="006041B4">
      <w:pPr>
        <w:pStyle w:val="af"/>
        <w:rPr>
          <w:del w:id="2058" w:author="Nik K" w:date="2026-10-29T08:05:00Z"/>
        </w:rPr>
      </w:pPr>
      <w:del w:id="2059" w:author="Nik K" w:date="2026-10-29T08:05:00Z">
        <w:r w:rsidDel="00A739E2">
          <w:delText xml:space="preserve">Объём эквивалентного целого сердца </w:delText>
        </w:r>
      </w:del>
      <m:oMath>
        <m:sSub>
          <m:sSubPr>
            <m:ctrlPr>
              <w:del w:id="2060" w:author="Nik K" w:date="2026-10-29T08:05:00Z">
                <w:rPr>
                  <w:rFonts w:ascii="Cambria Math" w:hAnsi="Cambria Math"/>
                </w:rPr>
              </w:del>
            </m:ctrlPr>
          </m:sSubPr>
          <m:e>
            <m:r>
              <w:del w:id="2061" w:author="Nik K" w:date="2026-10-29T08:05:00Z">
                <w:rPr>
                  <w:rFonts w:ascii="Cambria Math" w:hAnsi="Cambria Math"/>
                </w:rPr>
                <m:t>V</m:t>
              </w:del>
            </m:r>
          </m:e>
          <m:sub>
            <m:r>
              <w:del w:id="2062" w:author="Nik K" w:date="2026-10-29T08:05:00Z">
                <w:rPr>
                  <w:rFonts w:ascii="Cambria Math" w:hAnsi="Cambria Math"/>
                </w:rPr>
                <m:t>H</m:t>
              </w:del>
            </m:r>
          </m:sub>
        </m:sSub>
      </m:oMath>
      <w:del w:id="2063" w:author="Nik K" w:date="2026-10-29T08:05:00Z">
        <w:r w:rsidDel="00A739E2">
          <w:delText xml:space="preserve"> относится к области исходной сегментации, включающей несколько камер и ткани. У участника Н на девяти доступных фазах первого фрагмента R–R, от 14 до 92%, объём целой маски составляет 569,852–673,371 мл, размах — 103,520 мл. Это диапазон неполного фрагмента; три фазы следующего R–R в данное сравнение не входят. Размах не принимается за УО, независимая анатомическая точность автоматических масок не установлена. Геометрические результаты рассматриваются в главе 6.</w:delText>
        </w:r>
      </w:del>
    </w:p>
    <w:p w14:paraId="6F8CBB50" w14:textId="424CDDC6" w:rsidR="003416EE" w:rsidDel="00A739E2" w:rsidRDefault="006041B4">
      <w:pPr>
        <w:pStyle w:val="af"/>
        <w:rPr>
          <w:del w:id="2064" w:author="Nik K" w:date="2026-10-29T08:05:00Z"/>
        </w:rPr>
      </w:pPr>
      <w:del w:id="2065" w:author="Nik K" w:date="2026-10-29T08:05:00Z">
        <w:r w:rsidDel="00A739E2">
          <w:delText xml:space="preserve">Переход от </w:delText>
        </w:r>
      </w:del>
      <m:oMath>
        <m:sSub>
          <m:sSubPr>
            <m:ctrlPr>
              <w:del w:id="2066" w:author="Nik K" w:date="2026-10-29T08:05:00Z">
                <w:rPr>
                  <w:rFonts w:ascii="Cambria Math" w:hAnsi="Cambria Math"/>
                </w:rPr>
              </w:del>
            </m:ctrlPr>
          </m:sSubPr>
          <m:e>
            <m:r>
              <w:del w:id="2067" w:author="Nik K" w:date="2026-10-29T08:05:00Z">
                <w:rPr>
                  <w:rFonts w:ascii="Cambria Math" w:hAnsi="Cambria Math"/>
                </w:rPr>
                <m:t>V</m:t>
              </w:del>
            </m:r>
          </m:e>
          <m:sub>
            <m:r>
              <w:del w:id="2068" w:author="Nik K" w:date="2026-10-29T08:05:00Z">
                <w:rPr>
                  <w:rFonts w:ascii="Cambria Math" w:hAnsi="Cambria Math"/>
                </w:rPr>
                <m:t>H</m:t>
              </w:del>
            </m:r>
          </m:sub>
        </m:sSub>
      </m:oMath>
      <w:del w:id="2069" w:author="Nik K" w:date="2026-10-29T08:05:00Z">
        <w:r w:rsidDel="00A739E2">
          <w:delText>, положения, формы и признаков фазы к камерной динамике проверяется отдельно в главе 10. Ни переименование радиуса сферы, ни коэффициент, подобранный по желаемому УО, не заменяют этой проверки.</w:delText>
        </w:r>
      </w:del>
    </w:p>
    <w:p w14:paraId="04FAE094" w14:textId="77777777" w:rsidR="003416EE" w:rsidRDefault="006041B4">
      <w:pPr>
        <w:pStyle w:val="21"/>
      </w:pPr>
      <w:bookmarkStart w:id="2070" w:name="_Toc244123063"/>
      <w:bookmarkStart w:id="2071" w:name="известные-входы-и-неизвестные-параметры"/>
      <w:bookmarkEnd w:id="2036"/>
      <w:r>
        <w:t>4.3 Известные входы и неизвестные параметры</w:t>
      </w:r>
      <w:bookmarkEnd w:id="2070"/>
    </w:p>
    <w:p w14:paraId="278652A0" w14:textId="1EDE59C8" w:rsidR="003416EE" w:rsidRPr="00674711" w:rsidDel="00A739E2" w:rsidRDefault="006041B4">
      <w:pPr>
        <w:pStyle w:val="FirstParagraph"/>
        <w:rPr>
          <w:del w:id="2072" w:author="Nik K" w:date="2026-10-29T08:11:00Z"/>
          <w:lang w:val="ru-RU"/>
          <w:rPrChange w:id="2073" w:author="Nik K" w:date="2026-10-29T00:17:00Z">
            <w:rPr>
              <w:del w:id="2074" w:author="Nik K" w:date="2026-10-29T08:11:00Z"/>
            </w:rPr>
          </w:rPrChange>
        </w:rPr>
      </w:pPr>
      <w:del w:id="2075" w:author="Nik K" w:date="2026-10-29T08:11:00Z">
        <w:r w:rsidRPr="00674711" w:rsidDel="00A739E2">
          <w:rPr>
            <w:lang w:val="ru-RU"/>
            <w:rPrChange w:id="2076" w:author="Nik K" w:date="2026-10-29T00:17:00Z">
              <w:rPr/>
            </w:rPrChange>
          </w:rPr>
          <w:delText xml:space="preserve">Одна КТ-фаза означает </w:delText>
        </w:r>
      </w:del>
      <w:del w:id="2077" w:author="Nik K" w:date="2026-10-29T08:09:00Z">
        <w:r w:rsidRPr="00674711" w:rsidDel="00A739E2">
          <w:rPr>
            <w:lang w:val="ru-RU"/>
            <w:rPrChange w:id="2078" w:author="Nik K" w:date="2026-10-29T00:17:00Z">
              <w:rPr/>
            </w:rPrChange>
          </w:rPr>
          <w:delText>пространственный том</w:delText>
        </w:r>
      </w:del>
      <w:del w:id="2079" w:author="Nik K" w:date="2026-10-29T08:11:00Z">
        <w:r w:rsidRPr="00674711" w:rsidDel="00A739E2">
          <w:rPr>
            <w:lang w:val="ru-RU"/>
            <w:rPrChange w:id="2080" w:author="Nik K" w:date="2026-10-29T00:17:00Z">
              <w:rPr/>
            </w:rPrChange>
          </w:rPr>
          <w:delText xml:space="preserve">, достаточный для построения трёхмерной модели. </w:delText>
        </w:r>
      </w:del>
      <w:del w:id="2081" w:author="Nik K" w:date="2026-10-29T08:10:00Z">
        <w:r w:rsidRPr="00674711" w:rsidDel="00A739E2">
          <w:rPr>
            <w:lang w:val="ru-RU"/>
            <w:rPrChange w:id="2082" w:author="Nik K" w:date="2026-10-29T00:17:00Z">
              <w:rPr/>
            </w:rPrChange>
          </w:rPr>
          <w:delText>Отдельный двумерный срез не задаёт требуемую анатомию. Геометрия, тканевые границы и положение сердца определяются обработкой изображений и сохраняют неопределённость сегментации, даже если переданы решателю как фиксированные входы.</w:delText>
        </w:r>
      </w:del>
    </w:p>
    <w:p w14:paraId="671C9B31" w14:textId="0E626854" w:rsidR="003416EE" w:rsidDel="00A739E2" w:rsidRDefault="006041B4">
      <w:pPr>
        <w:pStyle w:val="af"/>
        <w:rPr>
          <w:del w:id="2083" w:author="Nik K" w:date="2026-10-29T08:11:00Z"/>
        </w:rPr>
      </w:pPr>
      <w:del w:id="2084" w:author="Nik K" w:date="2026-10-29T08:11:00Z">
        <w:r w:rsidDel="00A739E2">
          <w:lastRenderedPageBreak/>
          <w:delText xml:space="preserve">Исходную поверхность сердца в формате STL связывают с </w:delText>
        </w:r>
      </w:del>
      <w:del w:id="2085" w:author="Nik K" w:date="2026-10-29T08:10:00Z">
        <w:r w:rsidDel="00A739E2">
          <w:delText xml:space="preserve">каноническим манифестом и </w:delText>
        </w:r>
      </w:del>
      <w:del w:id="2086" w:author="Nik K" w:date="2026-10-29T08:11:00Z">
        <w:r w:rsidDel="00A739E2">
          <w:delText>конкретной сегментацией. Замкнутость поверхности не подтверждает полноту охвата камер и миокарда. При переносе на конечноэлементную сетку проверяют различие геометрического объёма и объёма назначенного материала. Статическая КТ электрической модели и динамическая серия требуют пространственного согласования; внутрисерийное сравнение фаз эту задачу не решает.</w:delText>
        </w:r>
      </w:del>
    </w:p>
    <w:p w14:paraId="4F7A8330" w14:textId="6D343CB5" w:rsidR="003416EE" w:rsidDel="00A739E2" w:rsidRDefault="006041B4">
      <w:pPr>
        <w:pStyle w:val="af"/>
        <w:rPr>
          <w:del w:id="2087" w:author="Nik K" w:date="2026-10-29T08:11:00Z"/>
        </w:rPr>
      </w:pPr>
      <w:del w:id="2088" w:author="Nik K" w:date="2026-10-29T08:11:00Z">
        <w:r w:rsidDel="00A739E2">
          <w:delText>Состав входов и роль сведений, доступных только при разработке, приведены в таблице 4.1. Протокол применения фиксируется до оценки проверочной ошибки.</w:delText>
        </w:r>
      </w:del>
    </w:p>
    <w:p w14:paraId="2A07A0DB" w14:textId="003501C0" w:rsidR="003416EE" w:rsidDel="00A739E2" w:rsidRDefault="006041B4">
      <w:pPr>
        <w:pStyle w:val="af5"/>
        <w:keepNext/>
        <w:rPr>
          <w:del w:id="2089" w:author="Nik K" w:date="2026-10-29T08:11:00Z"/>
        </w:rPr>
      </w:pPr>
      <w:del w:id="2090" w:author="Nik K" w:date="2026-10-29T08:11:00Z">
        <w:r w:rsidDel="00A739E2">
          <w:delText>Таблица 4.1 — Роли анатомических и электрических данных</w:delText>
        </w:r>
      </w:del>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91"/>
        <w:gridCol w:w="3580"/>
        <w:gridCol w:w="3724"/>
      </w:tblGrid>
      <w:tr w:rsidR="003416EE" w:rsidDel="00A739E2" w14:paraId="194A76A8" w14:textId="4ECD2CDB">
        <w:trPr>
          <w:cantSplit/>
          <w:tblHeader/>
          <w:del w:id="2091" w:author="Nik K" w:date="2026-10-29T08:11:00Z"/>
        </w:trPr>
        <w:tc>
          <w:tcPr>
            <w:tcW w:w="2158" w:type="dxa"/>
            <w:shd w:val="clear" w:color="auto" w:fill="EDEDED"/>
          </w:tcPr>
          <w:p w14:paraId="01B2B1ED" w14:textId="2D34CCB3" w:rsidR="003416EE" w:rsidDel="00A739E2" w:rsidRDefault="006041B4">
            <w:pPr>
              <w:keepNext/>
              <w:spacing w:before="60" w:after="60" w:line="240" w:lineRule="auto"/>
              <w:ind w:firstLine="0"/>
              <w:jc w:val="left"/>
              <w:rPr>
                <w:del w:id="2092" w:author="Nik K" w:date="2026-10-29T08:11:00Z"/>
              </w:rPr>
            </w:pPr>
            <w:del w:id="2093" w:author="Nik K" w:date="2026-10-29T08:11:00Z">
              <w:r w:rsidDel="00A739E2">
                <w:rPr>
                  <w:b/>
                  <w:sz w:val="22"/>
                </w:rPr>
                <w:delText>Данные</w:delText>
              </w:r>
            </w:del>
          </w:p>
        </w:tc>
        <w:tc>
          <w:tcPr>
            <w:tcW w:w="3527" w:type="dxa"/>
            <w:shd w:val="clear" w:color="auto" w:fill="EDEDED"/>
          </w:tcPr>
          <w:p w14:paraId="3F6085B3" w14:textId="0788D55C" w:rsidR="003416EE" w:rsidDel="00A739E2" w:rsidRDefault="006041B4">
            <w:pPr>
              <w:keepNext/>
              <w:spacing w:before="60" w:after="60" w:line="240" w:lineRule="auto"/>
              <w:ind w:firstLine="0"/>
              <w:jc w:val="left"/>
              <w:rPr>
                <w:del w:id="2094" w:author="Nik K" w:date="2026-10-29T08:11:00Z"/>
              </w:rPr>
            </w:pPr>
            <w:del w:id="2095" w:author="Nik K" w:date="2026-10-29T08:11:00Z">
              <w:r w:rsidDel="00A739E2">
                <w:rPr>
                  <w:b/>
                  <w:sz w:val="22"/>
                </w:rPr>
                <w:delText>Вход расчёта по одной КТ</w:delText>
              </w:r>
            </w:del>
          </w:p>
        </w:tc>
        <w:tc>
          <w:tcPr>
            <w:tcW w:w="3669" w:type="dxa"/>
            <w:shd w:val="clear" w:color="auto" w:fill="EDEDED"/>
          </w:tcPr>
          <w:p w14:paraId="74F5EB22" w14:textId="3EB55D68" w:rsidR="003416EE" w:rsidDel="00A739E2" w:rsidRDefault="006041B4">
            <w:pPr>
              <w:keepNext/>
              <w:spacing w:before="60" w:after="60" w:line="240" w:lineRule="auto"/>
              <w:ind w:firstLine="0"/>
              <w:jc w:val="left"/>
              <w:rPr>
                <w:del w:id="2096" w:author="Nik K" w:date="2026-10-29T08:11:00Z"/>
              </w:rPr>
            </w:pPr>
            <w:del w:id="2097" w:author="Nik K" w:date="2026-10-29T08:11:00Z">
              <w:r w:rsidDel="00A739E2">
                <w:rPr>
                  <w:b/>
                  <w:sz w:val="22"/>
                </w:rPr>
                <w:delText>Использование при разработке и проверке</w:delText>
              </w:r>
            </w:del>
          </w:p>
        </w:tc>
      </w:tr>
      <w:tr w:rsidR="003416EE" w:rsidDel="00A739E2" w14:paraId="78BC4379" w14:textId="2AD35167">
        <w:trPr>
          <w:cantSplit/>
          <w:del w:id="2098" w:author="Nik K" w:date="2026-10-29T08:11:00Z"/>
        </w:trPr>
        <w:tc>
          <w:tcPr>
            <w:tcW w:w="2158" w:type="dxa"/>
          </w:tcPr>
          <w:p w14:paraId="58B6D5E2" w14:textId="703573E0" w:rsidR="003416EE" w:rsidDel="00A739E2" w:rsidRDefault="006041B4">
            <w:pPr>
              <w:spacing w:before="60" w:after="60" w:line="240" w:lineRule="auto"/>
              <w:ind w:firstLine="0"/>
              <w:jc w:val="left"/>
              <w:rPr>
                <w:del w:id="2099" w:author="Nik K" w:date="2026-10-29T08:11:00Z"/>
              </w:rPr>
            </w:pPr>
            <w:del w:id="2100" w:author="Nik K" w:date="2026-10-29T08:11:00Z">
              <w:r w:rsidDel="00A739E2">
                <w:rPr>
                  <w:sz w:val="22"/>
                </w:rPr>
                <w:delText>Индивидуальная КТ</w:delText>
              </w:r>
            </w:del>
          </w:p>
        </w:tc>
        <w:tc>
          <w:tcPr>
            <w:tcW w:w="3527" w:type="dxa"/>
          </w:tcPr>
          <w:p w14:paraId="79382A8C" w14:textId="42636CA6" w:rsidR="003416EE" w:rsidDel="00A739E2" w:rsidRDefault="006041B4">
            <w:pPr>
              <w:spacing w:before="60" w:after="60" w:line="240" w:lineRule="auto"/>
              <w:ind w:firstLine="0"/>
              <w:jc w:val="left"/>
              <w:rPr>
                <w:del w:id="2101" w:author="Nik K" w:date="2026-10-29T08:11:00Z"/>
              </w:rPr>
            </w:pPr>
            <w:del w:id="2102" w:author="Nik K" w:date="2026-10-29T08:11:00Z">
              <w:r w:rsidDel="00A739E2">
                <w:rPr>
                  <w:sz w:val="22"/>
                </w:rPr>
                <w:delText>Один том, сегментации, известные сведения о фазе</w:delText>
              </w:r>
            </w:del>
          </w:p>
        </w:tc>
        <w:tc>
          <w:tcPr>
            <w:tcW w:w="3669" w:type="dxa"/>
          </w:tcPr>
          <w:p w14:paraId="7AC528D4" w14:textId="666E26CC" w:rsidR="003416EE" w:rsidDel="00A739E2" w:rsidRDefault="006041B4">
            <w:pPr>
              <w:spacing w:before="60" w:after="60" w:line="240" w:lineRule="auto"/>
              <w:ind w:firstLine="0"/>
              <w:jc w:val="left"/>
              <w:rPr>
                <w:del w:id="2103" w:author="Nik K" w:date="2026-10-29T08:11:00Z"/>
              </w:rPr>
            </w:pPr>
            <w:del w:id="2104" w:author="Nik K" w:date="2026-10-29T08:11:00Z">
              <w:r w:rsidDel="00A739E2">
                <w:rPr>
                  <w:sz w:val="22"/>
                </w:rPr>
                <w:delText>Качество опоры и зависимость ошибки от её выбора</w:delText>
              </w:r>
            </w:del>
          </w:p>
        </w:tc>
      </w:tr>
      <w:tr w:rsidR="003416EE" w:rsidDel="00A739E2" w14:paraId="0C063D8B" w14:textId="36D05846">
        <w:trPr>
          <w:cantSplit/>
          <w:del w:id="2105" w:author="Nik K" w:date="2026-10-29T08:11:00Z"/>
        </w:trPr>
        <w:tc>
          <w:tcPr>
            <w:tcW w:w="2158" w:type="dxa"/>
          </w:tcPr>
          <w:p w14:paraId="69757FE7" w14:textId="36D9EB72" w:rsidR="003416EE" w:rsidDel="00A739E2" w:rsidRDefault="006041B4">
            <w:pPr>
              <w:spacing w:before="60" w:after="60" w:line="240" w:lineRule="auto"/>
              <w:ind w:firstLine="0"/>
              <w:jc w:val="left"/>
              <w:rPr>
                <w:del w:id="2106" w:author="Nik K" w:date="2026-10-29T08:11:00Z"/>
              </w:rPr>
            </w:pPr>
            <w:del w:id="2107" w:author="Nik K" w:date="2026-10-29T08:11:00Z">
              <w:r w:rsidDel="00A739E2">
                <w:rPr>
                  <w:sz w:val="22"/>
                </w:rPr>
                <w:delText>Электроды и контакты</w:delText>
              </w:r>
            </w:del>
          </w:p>
        </w:tc>
        <w:tc>
          <w:tcPr>
            <w:tcW w:w="3527" w:type="dxa"/>
          </w:tcPr>
          <w:p w14:paraId="5BB8A000" w14:textId="2D9EB595" w:rsidR="003416EE" w:rsidDel="00A739E2" w:rsidRDefault="006041B4">
            <w:pPr>
              <w:spacing w:before="60" w:after="60" w:line="240" w:lineRule="auto"/>
              <w:ind w:firstLine="0"/>
              <w:jc w:val="left"/>
              <w:rPr>
                <w:del w:id="2108" w:author="Nik K" w:date="2026-10-29T08:11:00Z"/>
              </w:rPr>
            </w:pPr>
            <w:del w:id="2109" w:author="Nik K" w:date="2026-10-29T08:11:00Z">
              <w:r w:rsidDel="00A739E2">
                <w:rPr>
                  <w:sz w:val="22"/>
                </w:rPr>
                <w:delText>Фактические сведения либо явные допущения</w:delText>
              </w:r>
            </w:del>
          </w:p>
        </w:tc>
        <w:tc>
          <w:tcPr>
            <w:tcW w:w="3669" w:type="dxa"/>
          </w:tcPr>
          <w:p w14:paraId="54DF0D18" w14:textId="35271152" w:rsidR="003416EE" w:rsidDel="00A739E2" w:rsidRDefault="006041B4">
            <w:pPr>
              <w:spacing w:before="60" w:after="60" w:line="240" w:lineRule="auto"/>
              <w:ind w:firstLine="0"/>
              <w:jc w:val="left"/>
              <w:rPr>
                <w:del w:id="2110" w:author="Nik K" w:date="2026-10-29T08:11:00Z"/>
              </w:rPr>
            </w:pPr>
            <w:del w:id="2111" w:author="Nik K" w:date="2026-10-29T08:11:00Z">
              <w:r w:rsidDel="00A739E2">
                <w:rPr>
                  <w:sz w:val="22"/>
                </w:rPr>
                <w:delText>Чувствительность к положению, площади и контакту</w:delText>
              </w:r>
            </w:del>
          </w:p>
        </w:tc>
      </w:tr>
      <w:tr w:rsidR="003416EE" w:rsidDel="00A739E2" w14:paraId="450E5001" w14:textId="3610C45F">
        <w:trPr>
          <w:cantSplit/>
          <w:del w:id="2112" w:author="Nik K" w:date="2026-10-29T08:11:00Z"/>
        </w:trPr>
        <w:tc>
          <w:tcPr>
            <w:tcW w:w="2158" w:type="dxa"/>
          </w:tcPr>
          <w:p w14:paraId="6673BF95" w14:textId="6817E921" w:rsidR="003416EE" w:rsidDel="00A739E2" w:rsidRDefault="006041B4">
            <w:pPr>
              <w:spacing w:before="60" w:after="60" w:line="240" w:lineRule="auto"/>
              <w:ind w:firstLine="0"/>
              <w:jc w:val="left"/>
              <w:rPr>
                <w:del w:id="2113" w:author="Nik K" w:date="2026-10-29T08:11:00Z"/>
              </w:rPr>
            </w:pPr>
            <w:del w:id="2114" w:author="Nik K" w:date="2026-10-29T08:11:00Z">
              <w:r w:rsidDel="00A739E2">
                <w:rPr>
                  <w:sz w:val="22"/>
                </w:rPr>
                <w:delText>ТТРКГ и дополнительные отведения</w:delText>
              </w:r>
            </w:del>
          </w:p>
        </w:tc>
        <w:tc>
          <w:tcPr>
            <w:tcW w:w="3527" w:type="dxa"/>
          </w:tcPr>
          <w:p w14:paraId="018998EA" w14:textId="518F98A6" w:rsidR="003416EE" w:rsidDel="00A739E2" w:rsidRDefault="006041B4">
            <w:pPr>
              <w:spacing w:before="60" w:after="60" w:line="240" w:lineRule="auto"/>
              <w:ind w:firstLine="0"/>
              <w:jc w:val="left"/>
              <w:rPr>
                <w:del w:id="2115" w:author="Nik K" w:date="2026-10-29T08:11:00Z"/>
              </w:rPr>
            </w:pPr>
            <w:del w:id="2116" w:author="Nik K" w:date="2026-10-29T08:11:00Z">
              <w:r w:rsidDel="00A739E2">
                <w:rPr>
                  <w:sz w:val="22"/>
                </w:rPr>
                <w:delText>Сигналы с известными единицами, монтажами и полярностями</w:delText>
              </w:r>
            </w:del>
          </w:p>
        </w:tc>
        <w:tc>
          <w:tcPr>
            <w:tcW w:w="3669" w:type="dxa"/>
          </w:tcPr>
          <w:p w14:paraId="16BBFE0F" w14:textId="06D50AEC" w:rsidR="003416EE" w:rsidDel="00A739E2" w:rsidRDefault="006041B4">
            <w:pPr>
              <w:spacing w:before="60" w:after="60" w:line="240" w:lineRule="auto"/>
              <w:ind w:firstLine="0"/>
              <w:jc w:val="left"/>
              <w:rPr>
                <w:del w:id="2117" w:author="Nik K" w:date="2026-10-29T08:11:00Z"/>
              </w:rPr>
            </w:pPr>
            <w:del w:id="2118" w:author="Nik K" w:date="2026-10-29T08:11:00Z">
              <w:r w:rsidDel="00A739E2">
                <w:rPr>
                  <w:sz w:val="22"/>
                </w:rPr>
                <w:delText>Прямой отклик и восстановление геометрии</w:delText>
              </w:r>
            </w:del>
          </w:p>
        </w:tc>
      </w:tr>
      <w:tr w:rsidR="003416EE" w:rsidDel="00A739E2" w14:paraId="029A2305" w14:textId="56A51A2C">
        <w:trPr>
          <w:cantSplit/>
          <w:del w:id="2119" w:author="Nik K" w:date="2026-10-29T08:11:00Z"/>
        </w:trPr>
        <w:tc>
          <w:tcPr>
            <w:tcW w:w="2158" w:type="dxa"/>
          </w:tcPr>
          <w:p w14:paraId="51201170" w14:textId="0586D93D" w:rsidR="003416EE" w:rsidDel="00A739E2" w:rsidRDefault="006041B4">
            <w:pPr>
              <w:spacing w:before="60" w:after="60" w:line="240" w:lineRule="auto"/>
              <w:ind w:firstLine="0"/>
              <w:jc w:val="left"/>
              <w:rPr>
                <w:del w:id="2120" w:author="Nik K" w:date="2026-10-29T08:11:00Z"/>
              </w:rPr>
            </w:pPr>
            <w:del w:id="2121" w:author="Nik K" w:date="2026-10-29T08:11:00Z">
              <w:r w:rsidDel="00A739E2">
                <w:rPr>
                  <w:sz w:val="22"/>
                </w:rPr>
                <w:delText>ЭКГ</w:delText>
              </w:r>
            </w:del>
          </w:p>
        </w:tc>
        <w:tc>
          <w:tcPr>
            <w:tcW w:w="3527" w:type="dxa"/>
          </w:tcPr>
          <w:p w14:paraId="5649DA64" w14:textId="7BB1FF48" w:rsidR="003416EE" w:rsidDel="00A739E2" w:rsidRDefault="006041B4">
            <w:pPr>
              <w:spacing w:before="60" w:after="60" w:line="240" w:lineRule="auto"/>
              <w:ind w:firstLine="0"/>
              <w:jc w:val="left"/>
              <w:rPr>
                <w:del w:id="2122" w:author="Nik K" w:date="2026-10-29T08:11:00Z"/>
              </w:rPr>
            </w:pPr>
            <w:del w:id="2123" w:author="Nik K" w:date="2026-10-29T08:11:00Z">
              <w:r w:rsidDel="00A739E2">
                <w:rPr>
                  <w:sz w:val="22"/>
                </w:rPr>
                <w:delText>Временные признаки записи</w:delText>
              </w:r>
            </w:del>
          </w:p>
        </w:tc>
        <w:tc>
          <w:tcPr>
            <w:tcW w:w="3669" w:type="dxa"/>
          </w:tcPr>
          <w:p w14:paraId="6A4C0CF6" w14:textId="41AE4BF7" w:rsidR="003416EE" w:rsidDel="00A739E2" w:rsidRDefault="006041B4">
            <w:pPr>
              <w:spacing w:before="60" w:after="60" w:line="240" w:lineRule="auto"/>
              <w:ind w:firstLine="0"/>
              <w:jc w:val="left"/>
              <w:rPr>
                <w:del w:id="2124" w:author="Nik K" w:date="2026-10-29T08:11:00Z"/>
              </w:rPr>
            </w:pPr>
            <w:del w:id="2125" w:author="Nik K" w:date="2026-10-29T08:11:00Z">
              <w:r w:rsidDel="00A739E2">
                <w:rPr>
                  <w:sz w:val="22"/>
                </w:rPr>
                <w:delText>Связь электрических событий с механическими фазами</w:delText>
              </w:r>
            </w:del>
          </w:p>
        </w:tc>
      </w:tr>
      <w:tr w:rsidR="003416EE" w:rsidDel="00A739E2" w14:paraId="30FF2AFF" w14:textId="34101B07">
        <w:trPr>
          <w:cantSplit/>
          <w:del w:id="2126" w:author="Nik K" w:date="2026-10-29T08:11:00Z"/>
        </w:trPr>
        <w:tc>
          <w:tcPr>
            <w:tcW w:w="2158" w:type="dxa"/>
          </w:tcPr>
          <w:p w14:paraId="6E3E2EA3" w14:textId="25B08902" w:rsidR="003416EE" w:rsidDel="00A739E2" w:rsidRDefault="006041B4">
            <w:pPr>
              <w:spacing w:before="60" w:after="60" w:line="240" w:lineRule="auto"/>
              <w:ind w:firstLine="0"/>
              <w:jc w:val="left"/>
              <w:rPr>
                <w:del w:id="2127" w:author="Nik K" w:date="2026-10-29T08:11:00Z"/>
              </w:rPr>
            </w:pPr>
            <w:del w:id="2128" w:author="Nik K" w:date="2026-10-29T08:11:00Z">
              <w:r w:rsidDel="00A739E2">
                <w:rPr>
                  <w:sz w:val="22"/>
                </w:rPr>
                <w:delText>Поясная ЭИТ</w:delText>
              </w:r>
            </w:del>
          </w:p>
        </w:tc>
        <w:tc>
          <w:tcPr>
            <w:tcW w:w="3527" w:type="dxa"/>
          </w:tcPr>
          <w:p w14:paraId="6290096B" w14:textId="02C47417" w:rsidR="003416EE" w:rsidDel="00A739E2" w:rsidRDefault="006041B4">
            <w:pPr>
              <w:spacing w:before="60" w:after="60" w:line="240" w:lineRule="auto"/>
              <w:ind w:firstLine="0"/>
              <w:jc w:val="left"/>
              <w:rPr>
                <w:del w:id="2129" w:author="Nik K" w:date="2026-10-29T08:11:00Z"/>
              </w:rPr>
            </w:pPr>
            <w:del w:id="2130" w:author="Nik K" w:date="2026-10-29T08:11:00Z">
              <w:r w:rsidDel="00A739E2">
                <w:rPr>
                  <w:sz w:val="22"/>
                </w:rPr>
                <w:delText>Измерения для оценки базовых и переменных тканевых параметров</w:delText>
              </w:r>
            </w:del>
          </w:p>
        </w:tc>
        <w:tc>
          <w:tcPr>
            <w:tcW w:w="3669" w:type="dxa"/>
          </w:tcPr>
          <w:p w14:paraId="4AC6357F" w14:textId="166B7910" w:rsidR="003416EE" w:rsidDel="00A739E2" w:rsidRDefault="006041B4">
            <w:pPr>
              <w:spacing w:before="60" w:after="60" w:line="240" w:lineRule="auto"/>
              <w:ind w:firstLine="0"/>
              <w:jc w:val="left"/>
              <w:rPr>
                <w:del w:id="2131" w:author="Nik K" w:date="2026-10-29T08:11:00Z"/>
              </w:rPr>
            </w:pPr>
            <w:del w:id="2132" w:author="Nik K" w:date="2026-10-29T08:11:00Z">
              <w:r w:rsidDel="00A739E2">
                <w:rPr>
                  <w:sz w:val="22"/>
                </w:rPr>
                <w:delText>Различимость тканей и примесь геометрического эффекта</w:delText>
              </w:r>
            </w:del>
          </w:p>
        </w:tc>
      </w:tr>
      <w:tr w:rsidR="003416EE" w:rsidDel="00A739E2" w14:paraId="592C7748" w14:textId="539FAA8A">
        <w:trPr>
          <w:cantSplit/>
          <w:del w:id="2133" w:author="Nik K" w:date="2026-10-29T08:11:00Z"/>
        </w:trPr>
        <w:tc>
          <w:tcPr>
            <w:tcW w:w="2158" w:type="dxa"/>
          </w:tcPr>
          <w:p w14:paraId="482134A7" w14:textId="66F4B863" w:rsidR="003416EE" w:rsidDel="00A739E2" w:rsidRDefault="006041B4">
            <w:pPr>
              <w:spacing w:before="60" w:after="60" w:line="240" w:lineRule="auto"/>
              <w:ind w:firstLine="0"/>
              <w:jc w:val="left"/>
              <w:rPr>
                <w:del w:id="2134" w:author="Nik K" w:date="2026-10-29T08:11:00Z"/>
              </w:rPr>
            </w:pPr>
            <w:del w:id="2135" w:author="Nik K" w:date="2026-10-29T08:11:00Z">
              <w:r w:rsidDel="00A739E2">
                <w:rPr>
                  <w:sz w:val="22"/>
                </w:rPr>
                <w:delText>Остальные фазы 4D-КТ</w:delText>
              </w:r>
            </w:del>
          </w:p>
        </w:tc>
        <w:tc>
          <w:tcPr>
            <w:tcW w:w="3527" w:type="dxa"/>
          </w:tcPr>
          <w:p w14:paraId="3CEDD777" w14:textId="6EEBF59B" w:rsidR="003416EE" w:rsidDel="00A739E2" w:rsidRDefault="006041B4">
            <w:pPr>
              <w:spacing w:before="60" w:after="60" w:line="240" w:lineRule="auto"/>
              <w:ind w:firstLine="0"/>
              <w:jc w:val="left"/>
              <w:rPr>
                <w:del w:id="2136" w:author="Nik K" w:date="2026-10-29T08:11:00Z"/>
              </w:rPr>
            </w:pPr>
            <w:del w:id="2137" w:author="Nik K" w:date="2026-10-29T08:11:00Z">
              <w:r w:rsidDel="00A739E2">
                <w:rPr>
                  <w:sz w:val="22"/>
                </w:rPr>
                <w:delText>Скрыты от восстанавливающего расчёта</w:delText>
              </w:r>
            </w:del>
          </w:p>
        </w:tc>
        <w:tc>
          <w:tcPr>
            <w:tcW w:w="3669" w:type="dxa"/>
          </w:tcPr>
          <w:p w14:paraId="0B6FC02F" w14:textId="6B13047A" w:rsidR="003416EE" w:rsidDel="00A739E2" w:rsidRDefault="006041B4">
            <w:pPr>
              <w:spacing w:before="60" w:after="60" w:line="240" w:lineRule="auto"/>
              <w:ind w:firstLine="0"/>
              <w:jc w:val="left"/>
              <w:rPr>
                <w:del w:id="2138" w:author="Nik K" w:date="2026-10-29T08:11:00Z"/>
              </w:rPr>
            </w:pPr>
            <w:del w:id="2139" w:author="Nik K" w:date="2026-10-29T08:11:00Z">
              <w:r w:rsidDel="00A739E2">
                <w:rPr>
                  <w:sz w:val="22"/>
                </w:rPr>
                <w:delText>Закон динамики и проверочный референс</w:delText>
              </w:r>
            </w:del>
          </w:p>
        </w:tc>
      </w:tr>
    </w:tbl>
    <w:p w14:paraId="19E8E571" w14:textId="44C1D372" w:rsidR="003416EE" w:rsidDel="00A739E2" w:rsidRDefault="006041B4">
      <w:pPr>
        <w:pStyle w:val="af"/>
        <w:rPr>
          <w:del w:id="2140" w:author="Nik K" w:date="2026-10-29T08:11:00Z"/>
        </w:rPr>
      </w:pPr>
      <w:del w:id="2141" w:author="Nik K" w:date="2026-10-29T08:11:00Z">
        <w:r w:rsidDel="00A739E2">
          <w:delText>Неизвестны динамические параметры сердца, эффективные свойства областей и связь с камерными объёмами. По выбранной модели к ним добавляются механические задержки относительно ЭКГ, деформации и различие состояния при КТ и электрической записи. Неопределённость электродов, контактов и дыхательной разметки учитывается отдельно от электрической невязки.</w:delText>
        </w:r>
      </w:del>
    </w:p>
    <w:p w14:paraId="16B6E330" w14:textId="3E296F2B" w:rsidR="003416EE" w:rsidDel="00A739E2" w:rsidRDefault="006041B4">
      <w:pPr>
        <w:pStyle w:val="af"/>
        <w:rPr>
          <w:del w:id="2142" w:author="Nik K" w:date="2026-10-29T08:11:00Z"/>
        </w:rPr>
      </w:pPr>
      <w:del w:id="2143" w:author="Nik K" w:date="2026-10-29T08:11:00Z">
        <w:r w:rsidDel="00A739E2">
          <w:lastRenderedPageBreak/>
          <w:delText>Параметры, полученные по ЭИТ, являются модельными оценками. При сценарном задании свойств результат условен по этим значениям. Алгоритмическое положение пояса остаётся допущением и после успешной инверсии.</w:delText>
        </w:r>
      </w:del>
    </w:p>
    <w:p w14:paraId="013678B1" w14:textId="5EA83310" w:rsidR="003416EE" w:rsidDel="00A739E2" w:rsidRDefault="006041B4">
      <w:pPr>
        <w:pStyle w:val="af"/>
        <w:rPr>
          <w:del w:id="2144" w:author="Nik K" w:date="2026-10-29T08:11:00Z"/>
        </w:rPr>
      </w:pPr>
      <w:del w:id="2145" w:author="Nik K" w:date="2026-10-29T08:11:00Z">
        <w:r w:rsidDel="00A739E2">
          <w:delText>В отчётной постановке КТ обязательна; её последующее исключение требует отдельной проверки замены анатомической информации.</w:delText>
        </w:r>
      </w:del>
    </w:p>
    <w:p w14:paraId="21C0C005" w14:textId="77777777" w:rsidR="003416EE" w:rsidRDefault="006041B4">
      <w:pPr>
        <w:pStyle w:val="21"/>
      </w:pPr>
      <w:bookmarkStart w:id="2146" w:name="_Toc244123064"/>
      <w:bookmarkStart w:id="2147" w:name="X2422acbe2538743df9a8abd6ecccb18918a02d5"/>
      <w:bookmarkEnd w:id="2071"/>
      <w:r>
        <w:t>4.4 Прямая электрическая задача и общая схема восстановления</w:t>
      </w:r>
      <w:bookmarkEnd w:id="2146"/>
    </w:p>
    <w:p w14:paraId="7A934F9D" w14:textId="66521CB0" w:rsidR="003416EE" w:rsidRPr="00A739E2" w:rsidRDefault="006041B4">
      <w:pPr>
        <w:pStyle w:val="FirstParagraph"/>
        <w:rPr>
          <w:lang w:val="ru-RU"/>
          <w:rPrChange w:id="2148" w:author="Nik K" w:date="2026-10-29T08:13:00Z">
            <w:rPr/>
          </w:rPrChange>
        </w:rPr>
      </w:pPr>
      <w:r w:rsidRPr="00674711">
        <w:rPr>
          <w:lang w:val="ru-RU"/>
          <w:rPrChange w:id="2149" w:author="Nik K" w:date="2026-10-29T00:17:00Z">
            <w:rPr/>
          </w:rPrChange>
        </w:rPr>
        <w:t>На рисунке 4.1 показан</w:t>
      </w:r>
      <w:ins w:id="2150" w:author="Nik K" w:date="2026-10-29T08:13:00Z">
        <w:r w:rsidR="00A739E2">
          <w:rPr>
            <w:lang w:val="ru-RU"/>
          </w:rPr>
          <w:t xml:space="preserve">о схематическое </w:t>
        </w:r>
        <w:proofErr w:type="spellStart"/>
        <w:r w:rsidR="00A739E2">
          <w:rPr>
            <w:lang w:val="ru-RU"/>
          </w:rPr>
          <w:t>тображение</w:t>
        </w:r>
      </w:ins>
      <w:proofErr w:type="spellEnd"/>
      <w:del w:id="2151" w:author="Nik K" w:date="2026-10-29T08:13:00Z">
        <w:r w:rsidRPr="00674711" w:rsidDel="00A739E2">
          <w:rPr>
            <w:lang w:val="ru-RU"/>
            <w:rPrChange w:id="2152" w:author="Nik K" w:date="2026-10-29T00:17:00Z">
              <w:rPr/>
            </w:rPrChange>
          </w:rPr>
          <w:delText>а</w:delText>
        </w:r>
      </w:del>
      <w:r w:rsidRPr="00674711">
        <w:rPr>
          <w:lang w:val="ru-RU"/>
          <w:rPrChange w:id="2153" w:author="Nik K" w:date="2026-10-29T00:17:00Z">
            <w:rPr/>
          </w:rPrChange>
        </w:rPr>
        <w:t xml:space="preserve"> проектируем</w:t>
      </w:r>
      <w:del w:id="2154" w:author="Nik K" w:date="2026-10-29T08:13:00Z">
        <w:r w:rsidRPr="00674711" w:rsidDel="00A739E2">
          <w:rPr>
            <w:lang w:val="ru-RU"/>
            <w:rPrChange w:id="2155" w:author="Nik K" w:date="2026-10-29T00:17:00Z">
              <w:rPr/>
            </w:rPrChange>
          </w:rPr>
          <w:delText>ая</w:delText>
        </w:r>
      </w:del>
      <w:ins w:id="2156" w:author="Nik K" w:date="2026-10-29T08:13:00Z">
        <w:r w:rsidR="00A739E2">
          <w:rPr>
            <w:lang w:val="ru-RU"/>
          </w:rPr>
          <w:t>ой</w:t>
        </w:r>
      </w:ins>
      <w:r w:rsidRPr="00674711">
        <w:rPr>
          <w:lang w:val="ru-RU"/>
          <w:rPrChange w:id="2157" w:author="Nik K" w:date="2026-10-29T00:17:00Z">
            <w:rPr/>
          </w:rPrChange>
        </w:rPr>
        <w:t xml:space="preserve"> последовательност</w:t>
      </w:r>
      <w:ins w:id="2158" w:author="Nik K" w:date="2026-10-29T08:13:00Z">
        <w:r w:rsidR="00A739E2">
          <w:rPr>
            <w:lang w:val="ru-RU"/>
          </w:rPr>
          <w:t>и</w:t>
        </w:r>
      </w:ins>
      <w:ins w:id="2159" w:author="Nik K" w:date="2026-10-29T08:14:00Z">
        <w:r w:rsidR="00A739E2">
          <w:rPr>
            <w:lang w:val="ru-RU"/>
          </w:rPr>
          <w:t>, а также зависимость и следование выявленный и определённых параметров и характеристик</w:t>
        </w:r>
      </w:ins>
      <w:del w:id="2160" w:author="Nik K" w:date="2026-10-29T08:13:00Z">
        <w:r w:rsidRPr="00674711" w:rsidDel="00A739E2">
          <w:rPr>
            <w:lang w:val="ru-RU"/>
            <w:rPrChange w:id="2161" w:author="Nik K" w:date="2026-10-29T00:17:00Z">
              <w:rPr/>
            </w:rPrChange>
          </w:rPr>
          <w:delText>ь</w:delText>
        </w:r>
      </w:del>
      <w:r w:rsidRPr="00674711">
        <w:rPr>
          <w:lang w:val="ru-RU"/>
          <w:rPrChange w:id="2162" w:author="Nik K" w:date="2026-10-29T00:17:00Z">
            <w:rPr/>
          </w:rPrChange>
        </w:rPr>
        <w:t>: анатомия задаёт области прямой модели, ЭИТ — оценки тканевых параметров, ТТРКГ</w:t>
      </w:r>
      <w:del w:id="2163" w:author="Nik K" w:date="2026-10-29T08:14:00Z">
        <w:r w:rsidRPr="00674711" w:rsidDel="006E34C7">
          <w:rPr>
            <w:lang w:val="ru-RU"/>
            <w:rPrChange w:id="2164" w:author="Nik K" w:date="2026-10-29T00:17:00Z">
              <w:rPr/>
            </w:rPrChange>
          </w:rPr>
          <w:delText xml:space="preserve"> с поправками </w:delText>
        </w:r>
      </w:del>
      <w:r w:rsidRPr="00674711">
        <w:rPr>
          <w:lang w:val="ru-RU"/>
          <w:rPrChange w:id="2165" w:author="Nik K" w:date="2026-10-29T00:17:00Z">
            <w:rPr/>
          </w:rPrChange>
        </w:rPr>
        <w:t xml:space="preserve">— </w:t>
      </w:r>
      <w:ins w:id="2166" w:author="Nik K" w:date="2026-10-29T08:15:00Z">
        <w:r w:rsidR="006E34C7">
          <w:rPr>
            <w:lang w:val="ru-RU"/>
          </w:rPr>
          <w:t>сигнал, на основании которого</w:t>
        </w:r>
      </w:ins>
      <w:del w:id="2167" w:author="Nik K" w:date="2026-10-29T08:15:00Z">
        <w:r w:rsidRPr="00674711" w:rsidDel="006E34C7">
          <w:rPr>
            <w:lang w:val="ru-RU"/>
            <w:rPrChange w:id="2168" w:author="Nik K" w:date="2026-10-29T00:17:00Z">
              <w:rPr/>
            </w:rPrChange>
          </w:rPr>
          <w:delText>вход</w:delText>
        </w:r>
      </w:del>
      <w:ins w:id="2169" w:author="Nik K" w:date="2026-10-29T08:15:00Z">
        <w:r w:rsidR="006E34C7">
          <w:rPr>
            <w:lang w:val="ru-RU"/>
          </w:rPr>
          <w:t xml:space="preserve"> будет производится</w:t>
        </w:r>
      </w:ins>
      <w:r w:rsidRPr="00674711">
        <w:rPr>
          <w:lang w:val="ru-RU"/>
          <w:rPrChange w:id="2170" w:author="Nik K" w:date="2026-10-29T00:17:00Z">
            <w:rPr/>
          </w:rPrChange>
        </w:rPr>
        <w:t xml:space="preserve"> восстановлени</w:t>
      </w:r>
      <w:ins w:id="2171" w:author="Nik K" w:date="2026-10-29T08:15:00Z">
        <w:r w:rsidR="006E34C7">
          <w:rPr>
            <w:lang w:val="ru-RU"/>
          </w:rPr>
          <w:t xml:space="preserve">е и оценка </w:t>
        </w:r>
        <w:proofErr w:type="spellStart"/>
        <w:r w:rsidR="006E34C7">
          <w:rPr>
            <w:lang w:val="ru-RU"/>
          </w:rPr>
          <w:t>эффективнсти</w:t>
        </w:r>
        <w:proofErr w:type="spellEnd"/>
        <w:r w:rsidR="006E34C7">
          <w:rPr>
            <w:lang w:val="ru-RU"/>
          </w:rPr>
          <w:t xml:space="preserve"> </w:t>
        </w:r>
        <w:proofErr w:type="spellStart"/>
        <w:r w:rsidR="006E34C7">
          <w:rPr>
            <w:lang w:val="ru-RU"/>
          </w:rPr>
          <w:t>эквивалетной</w:t>
        </w:r>
      </w:ins>
      <w:proofErr w:type="spellEnd"/>
      <w:del w:id="2172" w:author="Nik K" w:date="2026-10-29T08:15:00Z">
        <w:r w:rsidRPr="00674711" w:rsidDel="006E34C7">
          <w:rPr>
            <w:lang w:val="ru-RU"/>
            <w:rPrChange w:id="2173" w:author="Nik K" w:date="2026-10-29T00:17:00Z">
              <w:rPr/>
            </w:rPrChange>
          </w:rPr>
          <w:delText>я</w:delText>
        </w:r>
      </w:del>
      <w:r w:rsidRPr="00674711">
        <w:rPr>
          <w:lang w:val="ru-RU"/>
          <w:rPrChange w:id="2174" w:author="Nik K" w:date="2026-10-29T00:17:00Z">
            <w:rPr/>
          </w:rPrChange>
        </w:rPr>
        <w:t xml:space="preserve"> </w:t>
      </w:r>
      <w:del w:id="2175" w:author="Nik K" w:date="2026-10-29T08:15:00Z">
        <w:r w:rsidRPr="00674711" w:rsidDel="006E34C7">
          <w:rPr>
            <w:lang w:val="ru-RU"/>
            <w:rPrChange w:id="2176" w:author="Nik K" w:date="2026-10-29T00:17:00Z">
              <w:rPr/>
            </w:rPrChange>
          </w:rPr>
          <w:delText xml:space="preserve">сердечной </w:delText>
        </w:r>
      </w:del>
      <w:r w:rsidRPr="00674711">
        <w:rPr>
          <w:lang w:val="ru-RU"/>
          <w:rPrChange w:id="2177" w:author="Nik K" w:date="2026-10-29T00:17:00Z">
            <w:rPr/>
          </w:rPrChange>
        </w:rPr>
        <w:t>формы</w:t>
      </w:r>
      <w:ins w:id="2178" w:author="Nik K" w:date="2026-10-29T08:15:00Z">
        <w:r w:rsidR="006E34C7">
          <w:rPr>
            <w:lang w:val="ru-RU"/>
          </w:rPr>
          <w:t xml:space="preserve"> и способа аппроксимации сердца</w:t>
        </w:r>
      </w:ins>
      <w:r w:rsidRPr="00674711">
        <w:rPr>
          <w:lang w:val="ru-RU"/>
          <w:rPrChange w:id="2179" w:author="Nik K" w:date="2026-10-29T00:17:00Z">
            <w:rPr/>
          </w:rPrChange>
        </w:rPr>
        <w:t xml:space="preserve">. </w:t>
      </w:r>
      <w:del w:id="2180" w:author="Nik K" w:date="2026-10-29T08:15:00Z">
        <w:r w:rsidRPr="00A739E2" w:rsidDel="006E34C7">
          <w:rPr>
            <w:lang w:val="ru-RU"/>
            <w:rPrChange w:id="2181" w:author="Nik K" w:date="2026-10-29T08:13:00Z">
              <w:rPr/>
            </w:rPrChange>
          </w:rPr>
          <w:delText>Завершает её переход к камерам и формулам (4.1).</w:delText>
        </w:r>
      </w:del>
    </w:p>
    <w:p w14:paraId="0062308A" w14:textId="77777777" w:rsidR="003416EE" w:rsidRDefault="006041B4">
      <w:pPr>
        <w:pStyle w:val="af"/>
        <w:keepNext/>
        <w:ind w:firstLine="0"/>
        <w:jc w:val="center"/>
      </w:pPr>
      <w:r>
        <w:rPr>
          <w:noProof/>
        </w:rPr>
        <w:drawing>
          <wp:inline distT="0" distB="0" distL="0" distR="0" wp14:anchorId="265C2252" wp14:editId="379D74CA">
            <wp:extent cx="5868000" cy="3300749"/>
            <wp:effectExtent l="0" t="0" r="0" b="0"/>
            <wp:docPr id="108" name="Picture" descr="Проектируемая последовательность анатомических, электрических и камерных преобразований"/>
            <wp:cNvGraphicFramePr/>
            <a:graphic xmlns:a="http://schemas.openxmlformats.org/drawingml/2006/main">
              <a:graphicData uri="http://schemas.openxmlformats.org/drawingml/2006/picture">
                <pic:pic xmlns:pic="http://schemas.openxmlformats.org/drawingml/2006/picture">
                  <pic:nvPicPr>
                    <pic:cNvPr id="109" name="Picture" descr="figures/36893a49eaf9.png"/>
                    <pic:cNvPicPr>
                      <a:picLocks noChangeAspect="1" noChangeArrowheads="1"/>
                    </pic:cNvPicPr>
                  </pic:nvPicPr>
                  <pic:blipFill>
                    <a:blip r:embed="rId29"/>
                    <a:stretch>
                      <a:fillRect/>
                    </a:stretch>
                  </pic:blipFill>
                  <pic:spPr bwMode="auto">
                    <a:xfrm>
                      <a:off x="0" y="0"/>
                      <a:ext cx="5868000" cy="3300749"/>
                    </a:xfrm>
                    <a:prstGeom prst="rect">
                      <a:avLst/>
                    </a:prstGeom>
                    <a:noFill/>
                    <a:ln w="9525">
                      <a:noFill/>
                      <a:headEnd/>
                      <a:tailEnd/>
                    </a:ln>
                  </pic:spPr>
                </pic:pic>
              </a:graphicData>
            </a:graphic>
          </wp:inline>
        </w:drawing>
      </w:r>
    </w:p>
    <w:p w14:paraId="51ECC89E" w14:textId="2574446A" w:rsidR="003416EE" w:rsidRDefault="006041B4">
      <w:pPr>
        <w:pStyle w:val="af5"/>
        <w:jc w:val="center"/>
      </w:pPr>
      <w:r>
        <w:t xml:space="preserve">Рисунок 4.1 — Проектируемая цепочка определения функций сердца. Сплошные стрелки обозначают исследуемые преобразования, пунктирные — проверку по 4D-КТ без передачи скрытых фаз в расчёт. </w:t>
      </w:r>
      <w:del w:id="2182" w:author="Nik K" w:date="2026-10-29T08:16:00Z">
        <w:r w:rsidDel="006E34C7">
          <w:delText>Схема не подтверждает завершённость цепочки. Пространственный масштаб отсутствует; единицы величин определены в тексте.</w:delText>
        </w:r>
      </w:del>
    </w:p>
    <w:p w14:paraId="03D92EDE" w14:textId="77777777" w:rsidR="003416EE" w:rsidRDefault="006041B4">
      <w:pPr>
        <w:pStyle w:val="af"/>
      </w:pPr>
      <w:r>
        <w:lastRenderedPageBreak/>
        <w:t xml:space="preserve">На схеме 4.1 тканевая поправка и камерное преобразование образуют отдельные звенья, каждое из которых требует проверки. Их общая физическая основа — стационарная задача проводимости. Для вещественной положительной скалярной </w:t>
      </w:r>
      <m:oMath>
        <m:r>
          <w:rPr>
            <w:rFonts w:ascii="Cambria Math" w:hAnsi="Cambria Math"/>
          </w:rPr>
          <m:t>σ</m:t>
        </m:r>
      </m:oMath>
    </w:p>
    <w:p w14:paraId="3DE7B7DE" w14:textId="77777777" w:rsidR="003416EE" w:rsidRDefault="006041B4">
      <w:pPr>
        <w:pStyle w:val="af"/>
        <w:spacing w:before="120" w:after="120" w:line="264" w:lineRule="auto"/>
        <w:ind w:firstLine="0"/>
      </w:pPr>
      <m:oMathPara>
        <m:oMathParaPr>
          <m:jc m:val="center"/>
        </m:oMathParaPr>
        <m:oMath>
          <m:r>
            <m:rPr>
              <m:sty m:val="bi"/>
            </m:rPr>
            <w:rPr>
              <w:rFonts w:ascii="Cambria Math" w:hAnsi="Cambria Math"/>
            </w:rPr>
            <m:t>j</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0 </m:t>
          </m:r>
          <m:r>
            <m:rPr>
              <m:nor/>
            </m:rPr>
            <m:t xml:space="preserve">в </m:t>
          </m:r>
          <m:r>
            <m:rPr>
              <m:sty m:val="p"/>
            </m:rPr>
            <w:rPr>
              <w:rFonts w:ascii="Cambria Math" w:hAnsi="Cambria Math"/>
            </w:rPr>
            <m:t>Ω,</m:t>
          </m:r>
          <m:r>
            <w:rPr>
              <w:rFonts w:ascii="Cambria Math" w:hAnsi="Cambria Math"/>
            </w:rPr>
            <m:t>  σ</m:t>
          </m:r>
          <m:r>
            <m:rPr>
              <m:sty m:val="p"/>
            </m:rP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m:rPr>
              <m:nor/>
            </m:rPr>
            <m:t>(4.2)</m:t>
          </m:r>
        </m:oMath>
      </m:oMathPara>
    </w:p>
    <w:p w14:paraId="7D85827B" w14:textId="77777777" w:rsidR="003416EE" w:rsidRPr="00674711" w:rsidRDefault="006041B4">
      <w:pPr>
        <w:pStyle w:val="FirstParagraph"/>
        <w:rPr>
          <w:lang w:val="ru-RU"/>
          <w:rPrChange w:id="2183" w:author="Nik K" w:date="2026-10-29T00:17:00Z">
            <w:rPr/>
          </w:rPrChange>
        </w:rPr>
      </w:pPr>
      <w:r w:rsidRPr="00674711">
        <w:rPr>
          <w:lang w:val="ru-RU"/>
          <w:rPrChange w:id="2184" w:author="Nik K" w:date="2026-10-29T00:17:00Z">
            <w:rPr/>
          </w:rPrChange>
        </w:rPr>
        <w:t xml:space="preserve">Здесь </w:t>
      </w:r>
      <m:oMath>
        <m:r>
          <m:rPr>
            <m:sty m:val="p"/>
          </m:rPr>
          <w:rPr>
            <w:rFonts w:ascii="Cambria Math" w:hAnsi="Cambria Math"/>
          </w:rPr>
          <m:t>Ω</m:t>
        </m:r>
      </m:oMath>
      <w:r w:rsidRPr="00674711">
        <w:rPr>
          <w:lang w:val="ru-RU"/>
          <w:rPrChange w:id="2185" w:author="Nik K" w:date="2026-10-29T00:17:00Z">
            <w:rPr/>
          </w:rPrChange>
        </w:rPr>
        <w:t xml:space="preserve"> — область грудной клетки, </w:t>
      </w:r>
      <m:oMath>
        <m:r>
          <w:rPr>
            <w:rFonts w:ascii="Cambria Math" w:hAnsi="Cambria Math"/>
          </w:rPr>
          <m:t>u</m:t>
        </m:r>
      </m:oMath>
      <w:r w:rsidRPr="00674711">
        <w:rPr>
          <w:lang w:val="ru-RU"/>
          <w:rPrChange w:id="2186" w:author="Nik K" w:date="2026-10-29T00:17:00Z">
            <w:rPr/>
          </w:rPrChange>
        </w:rPr>
        <w:t xml:space="preserve"> — потенциал, В; </w:t>
      </w:r>
      <m:oMath>
        <m:r>
          <m:rPr>
            <m:sty m:val="bi"/>
          </m:rPr>
          <w:rPr>
            <w:rFonts w:ascii="Cambria Math" w:hAnsi="Cambria Math"/>
          </w:rPr>
          <m:t>j</m:t>
        </m:r>
      </m:oMath>
      <w:r w:rsidRPr="00674711">
        <w:rPr>
          <w:lang w:val="ru-RU"/>
          <w:rPrChange w:id="2187" w:author="Nik K" w:date="2026-10-29T00:17:00Z">
            <w:rPr/>
          </w:rPrChange>
        </w:rPr>
        <w:t xml:space="preserve"> — плотность тока, А/м²; </w:t>
      </w:r>
      <m:oMath>
        <m:r>
          <w:rPr>
            <w:rFonts w:ascii="Cambria Math" w:hAnsi="Cambria Math"/>
          </w:rPr>
          <m:t>σ</m:t>
        </m:r>
      </m:oMath>
      <w:r w:rsidRPr="00674711">
        <w:rPr>
          <w:lang w:val="ru-RU"/>
          <w:rPrChange w:id="2188" w:author="Nik K" w:date="2026-10-29T00:17:00Z">
            <w:rPr/>
          </w:rPrChange>
        </w:rPr>
        <w:t xml:space="preserve"> — проводимость, См/м; </w:t>
      </w:r>
      <m:oMath>
        <m:r>
          <w:rPr>
            <w:rFonts w:ascii="Cambria Math" w:hAnsi="Cambria Math"/>
          </w:rPr>
          <m:t>ρ</m:t>
        </m:r>
      </m:oMath>
      <w:r w:rsidRPr="00674711">
        <w:rPr>
          <w:lang w:val="ru-RU"/>
          <w:rPrChange w:id="2189" w:author="Nik K" w:date="2026-10-29T00:17:00Z">
            <w:rPr/>
          </w:rPrChange>
        </w:rPr>
        <w:t xml:space="preserve"> — удельное сопротивление, Ом·м. Геометрия одного решения фиксирована. Вещественное скалярное приближение не учитывает анизотропию и комплексную диэлектрическую составляющую; его соответствие частоте и измерительному тракту проверяется отдельно.</w:t>
      </w:r>
    </w:p>
    <w:p w14:paraId="05EBA9CA" w14:textId="77777777" w:rsidR="003416EE" w:rsidRDefault="006041B4">
      <w:pPr>
        <w:pStyle w:val="af"/>
      </w:pPr>
      <w:r>
        <w:t xml:space="preserve">Конечные электроды задаются площадями, токами и контактными параметрами. Полная электродная модель связывает потенциалы ткани и контактов; вне них нормальный ток отсутствует. Граничные условия, </w:t>
      </w:r>
      <w:proofErr w:type="spellStart"/>
      <w:r>
        <w:t>конечноэлементная</w:t>
      </w:r>
      <w:proofErr w:type="spellEnd"/>
      <w:r>
        <w:t xml:space="preserve"> дискретизация и проверки раскрываются в главе 7.</w:t>
      </w:r>
    </w:p>
    <w:p w14:paraId="3CDD5CA9" w14:textId="77777777" w:rsidR="003416EE" w:rsidRDefault="006041B4">
      <w:pPr>
        <w:pStyle w:val="af"/>
      </w:pPr>
      <w:r>
        <w:t xml:space="preserve">Для измерительной пары </w:t>
      </w:r>
      <m:oMath>
        <m:r>
          <w:rPr>
            <w:rFonts w:ascii="Cambria Math" w:hAnsi="Cambria Math"/>
          </w:rPr>
          <m:t>M</m:t>
        </m:r>
        <m:r>
          <m:rPr>
            <m:sty m:val="p"/>
          </m:rPr>
          <w:rPr>
            <w:rFonts w:ascii="Cambria Math" w:hAnsi="Cambria Math"/>
          </w:rPr>
          <m:t>,</m:t>
        </m:r>
        <m:r>
          <w:rPr>
            <w:rFonts w:ascii="Cambria Math" w:hAnsi="Cambria Math"/>
          </w:rPr>
          <m:t>N</m:t>
        </m:r>
      </m:oMath>
      <w:r>
        <w:t xml:space="preserve"> и тока возбуждения </w:t>
      </w:r>
      <m:oMath>
        <m:sSub>
          <m:sSubPr>
            <m:ctrlPr>
              <w:rPr>
                <w:rFonts w:ascii="Cambria Math" w:hAnsi="Cambria Math"/>
              </w:rPr>
            </m:ctrlPr>
          </m:sSubPr>
          <m:e>
            <m:r>
              <w:rPr>
                <w:rFonts w:ascii="Cambria Math" w:hAnsi="Cambria Math"/>
              </w:rPr>
              <m:t>I</m:t>
            </m:r>
          </m:e>
          <m:sub>
            <m:r>
              <w:rPr>
                <w:rFonts w:ascii="Cambria Math" w:hAnsi="Cambria Math"/>
              </w:rPr>
              <m:t>m</m:t>
            </m:r>
          </m:sub>
        </m:sSub>
      </m:oMath>
      <w:r>
        <w:t xml:space="preserve"> передаточный импеданс данного монтажа равен</w:t>
      </w:r>
    </w:p>
    <w:p w14:paraId="133894AA"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num>
            <m:den>
              <m:sSub>
                <m:sSubPr>
                  <m:ctrlPr>
                    <w:rPr>
                      <w:rFonts w:ascii="Cambria Math" w:hAnsi="Cambria Math"/>
                    </w:rPr>
                  </m:ctrlPr>
                </m:sSubPr>
                <m:e>
                  <m:r>
                    <w:rPr>
                      <w:rFonts w:ascii="Cambria Math" w:hAnsi="Cambria Math"/>
                    </w:rPr>
                    <m:t>I</m:t>
                  </m:r>
                </m:e>
                <m:sub>
                  <m:r>
                    <w:rPr>
                      <w:rFonts w:ascii="Cambria Math" w:hAnsi="Cambria Math"/>
                    </w:rPr>
                    <m:t>m</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obs</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(4.3)</m:t>
          </m:r>
        </m:oMath>
      </m:oMathPara>
    </w:p>
    <w:p w14:paraId="7CAC0C5B" w14:textId="77777777" w:rsidR="003416EE" w:rsidRPr="00674711" w:rsidRDefault="006041B4">
      <w:pPr>
        <w:pStyle w:val="FirstParagraph"/>
        <w:rPr>
          <w:lang w:val="ru-RU"/>
          <w:rPrChange w:id="2190" w:author="Nik K" w:date="2026-10-29T00:17:00Z">
            <w:rPr/>
          </w:rPrChange>
        </w:rPr>
      </w:pPr>
      <w:r w:rsidRPr="00674711">
        <w:rPr>
          <w:lang w:val="ru-RU"/>
          <w:rPrChange w:id="2191" w:author="Nik K" w:date="2026-10-29T00:17:00Z">
            <w:rPr/>
          </w:rPrChange>
        </w:rPr>
        <w:t xml:space="preserve">Потенциалы </w:t>
      </w:r>
      <m:oMath>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lang w:val="ru-RU"/>
            <w:rPrChange w:id="2192" w:author="Nik K" w:date="2026-10-29T00:17:00Z">
              <w:rPr>
                <w:rFonts w:ascii="Cambria Math" w:hAnsi="Cambria Math"/>
              </w:rPr>
            </w:rPrChange>
          </w:rPr>
          <m:t>,</m:t>
        </m:r>
        <m:sSub>
          <m:sSubPr>
            <m:ctrlPr>
              <w:rPr>
                <w:rFonts w:ascii="Cambria Math" w:hAnsi="Cambria Math"/>
              </w:rPr>
            </m:ctrlPr>
          </m:sSubPr>
          <m:e>
            <m:r>
              <w:rPr>
                <w:rFonts w:ascii="Cambria Math" w:hAnsi="Cambria Math"/>
              </w:rPr>
              <m:t>U</m:t>
            </m:r>
          </m:e>
          <m:sub>
            <m:r>
              <w:rPr>
                <w:rFonts w:ascii="Cambria Math" w:hAnsi="Cambria Math"/>
              </w:rPr>
              <m:t>N</m:t>
            </m:r>
          </m:sub>
        </m:sSub>
      </m:oMath>
      <w:r w:rsidRPr="00674711">
        <w:rPr>
          <w:lang w:val="ru-RU"/>
          <w:rPrChange w:id="2193" w:author="Nik K" w:date="2026-10-29T00:17:00Z">
            <w:rPr/>
          </w:rPrChange>
        </w:rPr>
        <w:t xml:space="preserve"> выражаются в вольтах, ток — в амперах, </w:t>
      </w:r>
      <m:oMath>
        <m:sSub>
          <m:sSubPr>
            <m:ctrlPr>
              <w:rPr>
                <w:rFonts w:ascii="Cambria Math" w:hAnsi="Cambria Math"/>
              </w:rPr>
            </m:ctrlPr>
          </m:sSubPr>
          <m:e>
            <m:r>
              <w:rPr>
                <w:rFonts w:ascii="Cambria Math" w:hAnsi="Cambria Math"/>
              </w:rPr>
              <m:t>Z</m:t>
            </m:r>
          </m:e>
          <m:sub>
            <m:r>
              <w:rPr>
                <w:rFonts w:ascii="Cambria Math" w:hAnsi="Cambria Math"/>
              </w:rPr>
              <m:t>m</m:t>
            </m:r>
          </m:sub>
        </m:sSub>
      </m:oMath>
      <w:r w:rsidRPr="00674711">
        <w:rPr>
          <w:lang w:val="ru-RU"/>
          <w:rPrChange w:id="2194" w:author="Nik K" w:date="2026-10-29T00:17:00Z">
            <w:rPr/>
          </w:rPrChange>
        </w:rPr>
        <w:t xml:space="preserve"> — в омах. </w:t>
      </w:r>
      <m:oMath>
        <m:sSub>
          <m:sSubPr>
            <m:ctrlPr>
              <w:rPr>
                <w:rFonts w:ascii="Cambria Math" w:hAnsi="Cambria Math"/>
              </w:rPr>
            </m:ctrlPr>
          </m:sSubPr>
          <m:e>
            <m:r>
              <w:rPr>
                <w:rFonts w:ascii="Cambria Math" w:hAnsi="Cambria Math"/>
              </w:rPr>
              <m:t>F</m:t>
            </m:r>
          </m:e>
          <m:sub>
            <m:r>
              <w:rPr>
                <w:rFonts w:ascii="Cambria Math" w:hAnsi="Cambria Math"/>
              </w:rPr>
              <m:t>m</m:t>
            </m:r>
          </m:sub>
        </m:sSub>
      </m:oMath>
      <w:r w:rsidRPr="00674711">
        <w:rPr>
          <w:lang w:val="ru-RU"/>
          <w:rPrChange w:id="2195" w:author="Nik K" w:date="2026-10-29T00:17:00Z">
            <w:rPr/>
          </w:rPrChange>
        </w:rPr>
        <w:t xml:space="preserve"> — оператор монтажа </w:t>
      </w:r>
      <m:oMath>
        <m:r>
          <w:rPr>
            <w:rFonts w:ascii="Cambria Math" w:hAnsi="Cambria Math"/>
          </w:rPr>
          <m:t>m</m:t>
        </m:r>
      </m:oMath>
      <w:r w:rsidRPr="00674711">
        <w:rPr>
          <w:lang w:val="ru-RU"/>
          <w:rPrChange w:id="2196" w:author="Nik K" w:date="2026-10-29T00:17:00Z">
            <w:rPr/>
          </w:rPrChange>
        </w:rPr>
        <w:t xml:space="preserve">; </w:t>
      </w:r>
      <m:oMath>
        <m:r>
          <w:rPr>
            <w:rFonts w:ascii="Cambria Math" w:hAnsi="Cambria Math"/>
          </w:rPr>
          <m:t>G</m:t>
        </m:r>
      </m:oMath>
      <w:r w:rsidRPr="00674711">
        <w:rPr>
          <w:lang w:val="ru-RU"/>
          <w:rPrChange w:id="2197" w:author="Nik K" w:date="2026-10-29T00:17:00Z">
            <w:rPr/>
          </w:rPrChange>
        </w:rPr>
        <w:t xml:space="preserve"> — геометрия областей; </w:t>
      </w:r>
      <m:oMath>
        <m:r>
          <m:rPr>
            <m:sty m:val="bi"/>
          </m:rPr>
          <w:rPr>
            <w:rFonts w:ascii="Cambria Math" w:hAnsi="Cambria Math"/>
          </w:rPr>
          <m:t>ρ</m:t>
        </m:r>
      </m:oMath>
      <w:r w:rsidRPr="00674711">
        <w:rPr>
          <w:lang w:val="ru-RU"/>
          <w:rPrChange w:id="2198" w:author="Nik K" w:date="2026-10-29T00:17:00Z">
            <w:rPr/>
          </w:rPrChange>
        </w:rPr>
        <w:t xml:space="preserve"> — тканевые параметры;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m</m:t>
            </m:r>
          </m:sub>
        </m:sSub>
      </m:oMath>
      <w:r w:rsidRPr="00674711">
        <w:rPr>
          <w:lang w:val="ru-RU"/>
          <w:rPrChange w:id="2199" w:author="Nik K" w:date="2026-10-29T00:17:00Z">
            <w:rPr/>
          </w:rPrChange>
        </w:rPr>
        <w:t xml:space="preserve"> — контакты, полярности и режим возбуждения; </w:t>
      </w:r>
      <m:oMath>
        <m:sSub>
          <m:sSubPr>
            <m:ctrlPr>
              <w:rPr>
                <w:rFonts w:ascii="Cambria Math" w:hAnsi="Cambria Math"/>
              </w:rPr>
            </m:ctrlPr>
          </m:sSubPr>
          <m:e>
            <m:r>
              <w:rPr>
                <w:rFonts w:ascii="Cambria Math" w:hAnsi="Cambria Math"/>
              </w:rPr>
              <m:t>f</m:t>
            </m:r>
          </m:e>
          <m:sub>
            <m:r>
              <w:rPr>
                <w:rFonts w:ascii="Cambria Math" w:hAnsi="Cambria Math"/>
              </w:rPr>
              <m:t>m</m:t>
            </m:r>
          </m:sub>
        </m:sSub>
      </m:oMath>
      <w:r w:rsidRPr="00674711">
        <w:rPr>
          <w:lang w:val="ru-RU"/>
          <w:rPrChange w:id="2200" w:author="Nik K" w:date="2026-10-29T00:17:00Z">
            <w:rPr/>
          </w:rPrChange>
        </w:rPr>
        <w:t xml:space="preserve"> — частота зондирования. Происхождение остатка </w:t>
      </w:r>
      <m:oMath>
        <m:sSub>
          <m:sSubPr>
            <m:ctrlPr>
              <w:rPr>
                <w:rFonts w:ascii="Cambria Math" w:hAnsi="Cambria Math"/>
              </w:rPr>
            </m:ctrlPr>
          </m:sSubPr>
          <m:e>
            <m:r>
              <w:rPr>
                <w:rFonts w:ascii="Cambria Math" w:hAnsi="Cambria Math"/>
              </w:rPr>
              <m:t>ε</m:t>
            </m:r>
          </m:e>
          <m:sub>
            <m:r>
              <w:rPr>
                <w:rFonts w:ascii="Cambria Math" w:hAnsi="Cambria Math"/>
              </w:rPr>
              <m:t>m</m:t>
            </m:r>
          </m:sub>
        </m:sSub>
      </m:oMath>
      <w:r w:rsidRPr="00674711">
        <w:rPr>
          <w:lang w:val="ru-RU"/>
          <w:rPrChange w:id="2201" w:author="Nik K" w:date="2026-10-29T00:17:00Z">
            <w:rPr/>
          </w:rPrChange>
        </w:rPr>
        <w:t xml:space="preserve"> исследуется отдельно.</w:t>
      </w:r>
    </w:p>
    <w:p w14:paraId="6F62EDA6" w14:textId="78715346" w:rsidR="003416EE" w:rsidRDefault="006041B4">
      <w:pPr>
        <w:pStyle w:val="af"/>
      </w:pPr>
      <w:r>
        <w:t xml:space="preserve">Прямая задача вычисляет сигнал при известных входах; обратная определяет допустимые входы по сигналу. </w:t>
      </w:r>
      <w:del w:id="2202" w:author="Nik K" w:date="2026-10-29T08:17:00Z">
        <w:r w:rsidDel="006E34C7">
          <w:delText>Совпадение импеданса не устанавливает единственность решения. ЭИТ и ТТРКГ имеют собственные операторы: чувствительность поясных напряжений не подставляется вместо чувствительности трансторакального отведения.</w:delText>
        </w:r>
      </w:del>
    </w:p>
    <w:p w14:paraId="4143FD67" w14:textId="77777777" w:rsidR="003416EE" w:rsidRDefault="006041B4">
      <w:pPr>
        <w:pStyle w:val="21"/>
      </w:pPr>
      <w:bookmarkStart w:id="2203" w:name="_Toc244123065"/>
      <w:bookmarkStart w:id="2204" w:name="X9bd275b6ea77806500da1ed39ca087cd60e5b54"/>
      <w:bookmarkEnd w:id="2147"/>
      <w:r>
        <w:lastRenderedPageBreak/>
        <w:t>4.5 Тканевые параметры и область применимости разложения вкладов</w:t>
      </w:r>
      <w:bookmarkEnd w:id="2203"/>
    </w:p>
    <w:p w14:paraId="685D3B3F" w14:textId="1AE10837" w:rsidR="003416EE" w:rsidRPr="00674711" w:rsidRDefault="006041B4">
      <w:pPr>
        <w:pStyle w:val="FirstParagraph"/>
        <w:rPr>
          <w:lang w:val="ru-RU"/>
          <w:rPrChange w:id="2205" w:author="Nik K" w:date="2026-10-29T00:17:00Z">
            <w:rPr/>
          </w:rPrChange>
        </w:rPr>
      </w:pPr>
      <w:r w:rsidRPr="00674711">
        <w:rPr>
          <w:lang w:val="ru-RU"/>
          <w:rPrChange w:id="2206" w:author="Nik K" w:date="2026-10-29T00:17:00Z">
            <w:rPr/>
          </w:rPrChange>
        </w:rPr>
        <w:t xml:space="preserve">Поясная ЭИТ служит источником эффективных базовых сопротивлений </w:t>
      </w:r>
      <m:oMath>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lang w:val="ru-RU"/>
                <w:rPrChange w:id="2207" w:author="Nik K" w:date="2026-10-29T00:17:00Z">
                  <w:rPr>
                    <w:rFonts w:ascii="Cambria Math" w:hAnsi="Cambria Math"/>
                  </w:rPr>
                </w:rPrChange>
              </w:rPr>
              <m:t>,</m:t>
            </m:r>
            <m:r>
              <w:rPr>
                <w:rFonts w:ascii="Cambria Math" w:hAnsi="Cambria Math"/>
                <w:lang w:val="ru-RU"/>
                <w:rPrChange w:id="2208" w:author="Nik K" w:date="2026-10-29T00:17:00Z">
                  <w:rPr>
                    <w:rFonts w:ascii="Cambria Math" w:hAnsi="Cambria Math"/>
                  </w:rPr>
                </w:rPrChange>
              </w:rPr>
              <m:t>0</m:t>
            </m:r>
          </m:sub>
        </m:sSub>
      </m:oMath>
      <w:r w:rsidRPr="00674711">
        <w:rPr>
          <w:lang w:val="ru-RU"/>
          <w:rPrChange w:id="2209" w:author="Nik K" w:date="2026-10-29T00:17:00Z">
            <w:rPr/>
          </w:rPrChange>
        </w:rPr>
        <w:t xml:space="preserve"> и синхронных изменений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lang w:val="ru-RU"/>
            <w:rPrChange w:id="2210" w:author="Nik K" w:date="2026-10-29T00:17:00Z">
              <w:rPr>
                <w:rFonts w:ascii="Cambria Math" w:hAnsi="Cambria Math"/>
              </w:rPr>
            </w:rPrChange>
          </w:rPr>
          <m:t>(</m:t>
        </m:r>
        <m:r>
          <w:rPr>
            <w:rFonts w:ascii="Cambria Math" w:hAnsi="Cambria Math"/>
          </w:rPr>
          <m:t>t</m:t>
        </m:r>
        <m:r>
          <m:rPr>
            <m:sty m:val="p"/>
          </m:rPr>
          <w:rPr>
            <w:rFonts w:ascii="Cambria Math" w:hAnsi="Cambria Math"/>
            <w:lang w:val="ru-RU"/>
            <w:rPrChange w:id="2211" w:author="Nik K" w:date="2026-10-29T00:17:00Z">
              <w:rPr>
                <w:rFonts w:ascii="Cambria Math" w:hAnsi="Cambria Math"/>
              </w:rPr>
            </w:rPrChange>
          </w:rPr>
          <m:t>)</m:t>
        </m:r>
      </m:oMath>
      <w:r w:rsidRPr="00674711">
        <w:rPr>
          <w:lang w:val="ru-RU"/>
          <w:rPrChange w:id="2212" w:author="Nik K" w:date="2026-10-29T00:17:00Z">
            <w:rPr/>
          </w:rPrChange>
        </w:rPr>
        <w:t xml:space="preserve"> компартмента </w:t>
      </w:r>
      <m:oMath>
        <m:r>
          <w:rPr>
            <w:rFonts w:ascii="Cambria Math" w:hAnsi="Cambria Math"/>
          </w:rPr>
          <m:t>k</m:t>
        </m:r>
      </m:oMath>
      <w:r w:rsidRPr="00674711">
        <w:rPr>
          <w:lang w:val="ru-RU"/>
          <w:rPrChange w:id="2213" w:author="Nik K" w:date="2026-10-29T00:17:00Z">
            <w:rPr/>
          </w:rPrChange>
        </w:rPr>
        <w:t xml:space="preserve">. </w:t>
      </w:r>
      <w:del w:id="2214" w:author="Nik K" w:date="2026-10-29T08:18:00Z">
        <w:r w:rsidRPr="00674711" w:rsidDel="006E34C7">
          <w:rPr>
            <w:lang w:val="ru-RU"/>
            <w:rPrChange w:id="2215" w:author="Nik K" w:date="2026-10-29T00:17:00Z">
              <w:rPr/>
            </w:rPrChange>
          </w:rPr>
          <w:delText xml:space="preserve">Оценка характеризует область в рамках модели, а не собственное сопротивление каждой составляющей ткани. </w:delText>
        </w:r>
      </w:del>
      <w:ins w:id="2216" w:author="Nik K" w:date="2026-10-29T08:18:00Z">
        <w:r w:rsidR="006E34C7">
          <w:rPr>
            <w:lang w:val="ru-RU"/>
          </w:rPr>
          <w:t xml:space="preserve">В рамках принятых допущений </w:t>
        </w:r>
      </w:ins>
      <w:del w:id="2217" w:author="Nik K" w:date="2026-10-29T08:18:00Z">
        <w:r w:rsidRPr="00674711" w:rsidDel="006E34C7">
          <w:rPr>
            <w:lang w:val="ru-RU"/>
            <w:rPrChange w:id="2218" w:author="Nik K" w:date="2026-10-29T00:17:00Z">
              <w:rPr/>
            </w:rPrChange>
          </w:rPr>
          <w:delText>Л</w:delText>
        </w:r>
      </w:del>
      <w:ins w:id="2219" w:author="Nik K" w:date="2026-10-29T08:18:00Z">
        <w:r w:rsidR="006E34C7">
          <w:rPr>
            <w:lang w:val="ru-RU"/>
          </w:rPr>
          <w:t>л</w:t>
        </w:r>
      </w:ins>
      <w:r w:rsidRPr="00674711">
        <w:rPr>
          <w:lang w:val="ru-RU"/>
          <w:rPrChange w:id="2220" w:author="Nik K" w:date="2026-10-29T00:17:00Z">
            <w:rPr/>
          </w:rPrChange>
        </w:rPr>
        <w:t>ёгкие сохраняются единым компартментом с возможным пульсовым изменением параметров.</w:t>
      </w:r>
    </w:p>
    <w:p w14:paraId="5BB6D021" w14:textId="77777777" w:rsidR="003416EE" w:rsidRDefault="006041B4">
      <w:pPr>
        <w:pStyle w:val="af"/>
        <w:keepNext/>
      </w:pPr>
      <w:r>
        <w:t>Если обратный расчёт выполняется по проводимостям, переход к сопротивлению задаётся точно:</w:t>
      </w:r>
    </w:p>
    <w:p w14:paraId="0F5B5F94"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r>
            <w:rPr>
              <w:rFonts w:ascii="Cambria Math" w:hAnsi="Cambria Math"/>
            </w:rPr>
            <m:t>  </m:t>
          </m:r>
          <m:r>
            <m:rPr>
              <m:nor/>
            </m:rPr>
            <m:t>(4.4)</m:t>
          </m:r>
        </m:oMath>
      </m:oMathPara>
    </w:p>
    <w:p w14:paraId="3F6E5F39" w14:textId="49D6C359" w:rsidR="003416EE" w:rsidRPr="00674711" w:rsidRDefault="006041B4">
      <w:pPr>
        <w:pStyle w:val="FirstParagraph"/>
        <w:rPr>
          <w:lang w:val="ru-RU"/>
          <w:rPrChange w:id="2221" w:author="Nik K" w:date="2026-10-29T00:17:00Z">
            <w:rPr/>
          </w:rPrChange>
        </w:rPr>
      </w:pPr>
      <w:r w:rsidRPr="00674711">
        <w:rPr>
          <w:lang w:val="ru-RU"/>
          <w:rPrChange w:id="2222" w:author="Nik K" w:date="2026-10-29T00:17:00Z">
            <w:rPr/>
          </w:rPrChange>
        </w:rPr>
        <w:t xml:space="preserve">При малом относительном изменении допустимо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lang w:val="ru-RU"/>
            <w:rPrChange w:id="2223" w:author="Nik K" w:date="2026-10-29T00:17:00Z">
              <w:rPr>
                <w:rFonts w:ascii="Cambria Math" w:hAnsi="Cambria Math"/>
              </w:rPr>
            </w:rPrChange>
          </w:rPr>
          <m:t>≈-</m:t>
        </m:r>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lang w:val="ru-RU"/>
            <w:rPrChange w:id="2224" w:author="Nik K" w:date="2026-10-29T00:17:00Z">
              <w:rPr>
                <w:rFonts w:ascii="Cambria Math" w:hAnsi="Cambria Math"/>
              </w:rPr>
            </w:rPrChange>
          </w:rPr>
          <m:t>/</m:t>
        </m:r>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lang w:val="ru-RU"/>
                <w:rPrChange w:id="2225" w:author="Nik K" w:date="2026-10-29T00:17:00Z">
                  <w:rPr>
                    <w:rFonts w:ascii="Cambria Math" w:hAnsi="Cambria Math"/>
                  </w:rPr>
                </w:rPrChange>
              </w:rPr>
              <m:t>,</m:t>
            </m:r>
            <m:r>
              <w:rPr>
                <w:rFonts w:ascii="Cambria Math" w:hAnsi="Cambria Math"/>
                <w:lang w:val="ru-RU"/>
                <w:rPrChange w:id="2226" w:author="Nik K" w:date="2026-10-29T00:17:00Z">
                  <w:rPr>
                    <w:rFonts w:ascii="Cambria Math" w:hAnsi="Cambria Math"/>
                  </w:rPr>
                </w:rPrChange>
              </w:rPr>
              <m:t>0</m:t>
            </m:r>
          </m:sub>
          <m:sup>
            <m:r>
              <w:rPr>
                <w:rFonts w:ascii="Cambria Math" w:hAnsi="Cambria Math"/>
                <w:lang w:val="ru-RU"/>
                <w:rPrChange w:id="2227" w:author="Nik K" w:date="2026-10-29T00:17:00Z">
                  <w:rPr>
                    <w:rFonts w:ascii="Cambria Math" w:hAnsi="Cambria Math"/>
                  </w:rPr>
                </w:rPrChange>
              </w:rPr>
              <m:t>2</m:t>
            </m:r>
          </m:sup>
        </m:sSubSup>
      </m:oMath>
      <w:r w:rsidRPr="00674711">
        <w:rPr>
          <w:lang w:val="ru-RU"/>
          <w:rPrChange w:id="2228" w:author="Nik K" w:date="2026-10-29T00:17:00Z">
            <w:rPr/>
          </w:rPrChange>
        </w:rPr>
        <w:t>. Положительность проводимости и точность приближения проверяются. Базовый интервал, пульсовое изменение внутри него и дыхательный контраст задаются раздельн</w:t>
      </w:r>
      <w:ins w:id="2229" w:author="Nik K" w:date="2026-10-29T08:18:00Z">
        <w:r w:rsidR="006E34C7">
          <w:rPr>
            <w:lang w:val="ru-RU"/>
          </w:rPr>
          <w:t>о.</w:t>
        </w:r>
      </w:ins>
      <w:del w:id="2230" w:author="Nik K" w:date="2026-10-29T08:18:00Z">
        <w:r w:rsidRPr="00674711" w:rsidDel="006E34C7">
          <w:rPr>
            <w:lang w:val="ru-RU"/>
            <w:rPrChange w:id="2231" w:author="Nik K" w:date="2026-10-29T00:17:00Z">
              <w:rPr/>
            </w:rPrChange>
          </w:rPr>
          <w:delText>о; обращение приращения проводимости не даёт приращения сопротивления.</w:delText>
        </w:r>
      </w:del>
    </w:p>
    <w:p w14:paraId="0847D8DD" w14:textId="77777777" w:rsidR="003416EE" w:rsidRDefault="006041B4">
      <w:pPr>
        <w:pStyle w:val="af"/>
        <w:keepNext/>
      </w:pPr>
      <w:r>
        <w:t>Аддитивное разложение ТТРКГ применяется только локально, около указанного состояния, при проверенной точности линеаризации. Для параметров объёма, перемещения и свойств тканей оно имеет вид</w:t>
      </w:r>
    </w:p>
    <w:p w14:paraId="475750E1"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ρH</m:t>
              </m:r>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ρk</m:t>
                  </m:r>
                </m:sub>
              </m:sSub>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Z</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(4.5)</m:t>
          </m:r>
        </m:oMath>
      </m:oMathPara>
    </w:p>
    <w:p w14:paraId="7BC6A339" w14:textId="77777777" w:rsidR="003416EE" w:rsidRPr="00674711" w:rsidRDefault="006041B4">
      <w:pPr>
        <w:pStyle w:val="FirstParagraph"/>
        <w:rPr>
          <w:lang w:val="ru-RU"/>
          <w:rPrChange w:id="2232" w:author="Nik K" w:date="2026-10-29T00:17:00Z">
            <w:rPr/>
          </w:rPrChange>
        </w:rPr>
      </w:pPr>
      <w:r w:rsidRPr="00674711">
        <w:rPr>
          <w:lang w:val="ru-RU"/>
          <w:rPrChange w:id="2233" w:author="Nik K" w:date="2026-10-29T00:17:00Z">
            <w:rPr/>
          </w:rPrChange>
        </w:rPr>
        <w:t xml:space="preserve">Здесь </w:t>
      </w:r>
      <m:oMath>
        <m:r>
          <w:rPr>
            <w:rFonts w:ascii="Cambria Math" w:hAnsi="Cambria Math"/>
          </w:rPr>
          <m:t>S</m:t>
        </m:r>
      </m:oMath>
      <w:r w:rsidRPr="00674711">
        <w:rPr>
          <w:lang w:val="ru-RU"/>
          <w:rPrChange w:id="2234" w:author="Nik K" w:date="2026-10-29T00:17:00Z">
            <w:rPr/>
          </w:rPrChange>
        </w:rPr>
        <w:t xml:space="preserve"> — мягкотканный фон, </w:t>
      </w:r>
      <m:oMath>
        <m:r>
          <w:rPr>
            <w:rFonts w:ascii="Cambria Math" w:hAnsi="Cambria Math"/>
          </w:rPr>
          <m:t>L</m:t>
        </m:r>
      </m:oMath>
      <w:r w:rsidRPr="00674711">
        <w:rPr>
          <w:lang w:val="ru-RU"/>
          <w:rPrChange w:id="2235" w:author="Nik K" w:date="2026-10-29T00:17:00Z">
            <w:rPr/>
          </w:rPrChange>
        </w:rPr>
        <w:t xml:space="preserve"> — единое лёгкое, </w:t>
      </w:r>
      <m:oMath>
        <m:r>
          <w:rPr>
            <w:rFonts w:ascii="Cambria Math" w:hAnsi="Cambria Math"/>
          </w:rPr>
          <m:t>H</m:t>
        </m:r>
      </m:oMath>
      <w:r w:rsidRPr="00674711">
        <w:rPr>
          <w:lang w:val="ru-RU"/>
          <w:rPrChange w:id="2236" w:author="Nik K" w:date="2026-10-29T00:17:00Z">
            <w:rPr/>
          </w:rPrChange>
        </w:rPr>
        <w:t xml:space="preserve"> — сердце; </w:t>
      </w:r>
      <m:oMath>
        <m:r>
          <m:rPr>
            <m:sty m:val="bi"/>
          </m:rPr>
          <w:rPr>
            <w:rFonts w:ascii="Cambria Math" w:hAnsi="Cambria Math"/>
          </w:rPr>
          <m:t>d</m:t>
        </m:r>
        <m:r>
          <m:rPr>
            <m:sty m:val="p"/>
          </m:rPr>
          <w:rPr>
            <w:rFonts w:ascii="Cambria Math" w:hAnsi="Cambria Math"/>
            <w:lang w:val="ru-RU"/>
            <w:rPrChange w:id="2237" w:author="Nik K" w:date="2026-10-29T00:17:00Z">
              <w:rPr>
                <w:rFonts w:ascii="Cambria Math" w:hAnsi="Cambria Math"/>
              </w:rPr>
            </w:rPrChange>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lang w:val="ru-RU"/>
            <w:rPrChange w:id="2238" w:author="Nik K" w:date="2026-10-29T00:17:00Z">
              <w:rPr>
                <w:rFonts w:ascii="Cambria Math" w:hAnsi="Cambria Math"/>
              </w:rPr>
            </w:rPrChange>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lang w:val="ru-RU"/>
            <w:rPrChange w:id="2239" w:author="Nik K" w:date="2026-10-29T00:17:00Z">
              <w:rPr>
                <w:rFonts w:ascii="Cambria Math" w:hAnsi="Cambria Math"/>
              </w:rPr>
            </w:rPrChange>
          </w:rPr>
          <m:t>,</m:t>
        </m:r>
        <m:sSub>
          <m:sSubPr>
            <m:ctrlPr>
              <w:rPr>
                <w:rFonts w:ascii="Cambria Math" w:hAnsi="Cambria Math"/>
              </w:rPr>
            </m:ctrlPr>
          </m:sSubPr>
          <m:e>
            <m:r>
              <w:rPr>
                <w:rFonts w:ascii="Cambria Math" w:hAnsi="Cambria Math"/>
              </w:rPr>
              <m:t>d</m:t>
            </m:r>
          </m:e>
          <m:sub>
            <m:r>
              <w:rPr>
                <w:rFonts w:ascii="Cambria Math" w:hAnsi="Cambria Math"/>
              </w:rPr>
              <m:t>z</m:t>
            </m:r>
          </m:sub>
        </m:sSub>
        <m:sSup>
          <m:sSupPr>
            <m:ctrlPr>
              <w:rPr>
                <w:rFonts w:ascii="Cambria Math" w:hAnsi="Cambria Math"/>
              </w:rPr>
            </m:ctrlPr>
          </m:sSupPr>
          <m:e>
            <m:r>
              <m:rPr>
                <m:sty m:val="p"/>
              </m:rPr>
              <w:rPr>
                <w:rFonts w:ascii="Cambria Math" w:hAnsi="Cambria Math"/>
                <w:lang w:val="ru-RU"/>
                <w:rPrChange w:id="2240" w:author="Nik K" w:date="2026-10-29T00:17:00Z">
                  <w:rPr>
                    <w:rFonts w:ascii="Cambria Math" w:hAnsi="Cambria Math"/>
                  </w:rPr>
                </w:rPrChange>
              </w:rPr>
              <m:t>)</m:t>
            </m:r>
          </m:e>
          <m:sup>
            <m:r>
              <m:rPr>
                <m:scr m:val="sans-serif"/>
                <m:sty m:val="p"/>
              </m:rPr>
              <w:rPr>
                <w:rFonts w:ascii="Cambria Math" w:hAnsi="Cambria Math"/>
              </w:rPr>
              <m:t>T</m:t>
            </m:r>
          </m:sup>
        </m:sSup>
      </m:oMath>
      <w:r w:rsidRPr="00674711">
        <w:rPr>
          <w:lang w:val="ru-RU"/>
          <w:rPrChange w:id="2241" w:author="Nik K" w:date="2026-10-29T00:17:00Z">
            <w:rPr/>
          </w:rPrChange>
        </w:rPr>
        <w:t xml:space="preserve"> — смещение центра, мм.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2242" w:author="Nik K" w:date="2026-10-29T00:17:00Z">
            <w:rPr/>
          </w:rPrChange>
        </w:rPr>
        <w:t xml:space="preserve"> выражается в Ом/мл, компоненты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oMath>
      <w:r w:rsidRPr="00674711">
        <w:rPr>
          <w:lang w:val="ru-RU"/>
          <w:rPrChange w:id="2243" w:author="Nik K" w:date="2026-10-29T00:17:00Z">
            <w:rPr/>
          </w:rPrChange>
        </w:rPr>
        <w:t xml:space="preserve"> — в Ом/мм, </w:t>
      </w:r>
      <m:oMath>
        <m:sSub>
          <m:sSubPr>
            <m:ctrlPr>
              <w:rPr>
                <w:rFonts w:ascii="Cambria Math" w:hAnsi="Cambria Math"/>
              </w:rPr>
            </m:ctrlPr>
          </m:sSubPr>
          <m:e>
            <m:r>
              <w:rPr>
                <w:rFonts w:ascii="Cambria Math" w:hAnsi="Cambria Math"/>
              </w:rPr>
              <m:t>K</m:t>
            </m:r>
          </m:e>
          <m:sub>
            <m:r>
              <w:rPr>
                <w:rFonts w:ascii="Cambria Math" w:hAnsi="Cambria Math"/>
              </w:rPr>
              <m:t>ρk</m:t>
            </m:r>
          </m:sub>
        </m:sSub>
        <m:r>
          <m:rPr>
            <m:sty m:val="p"/>
          </m:rPr>
          <w:rPr>
            <w:rFonts w:ascii="Cambria Math" w:hAnsi="Cambria Math"/>
            <w:lang w:val="ru-RU"/>
            <w:rPrChange w:id="2244" w:author="Nik K" w:date="2026-10-29T00:17:00Z">
              <w:rPr>
                <w:rFonts w:ascii="Cambria Math" w:hAnsi="Cambria Math"/>
              </w:rPr>
            </w:rPrChange>
          </w:rPr>
          <m:t>=∂</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lang w:val="ru-RU"/>
            <w:rPrChange w:id="2245" w:author="Nik K" w:date="2026-10-29T00:17:00Z">
              <w:rPr>
                <w:rFonts w:ascii="Cambria Math" w:hAnsi="Cambria Math"/>
              </w:rPr>
            </w:rPrChange>
          </w:rPr>
          <m:t>/∂</m:t>
        </m:r>
        <m:sSub>
          <m:sSubPr>
            <m:ctrlPr>
              <w:rPr>
                <w:rFonts w:ascii="Cambria Math" w:hAnsi="Cambria Math"/>
              </w:rPr>
            </m:ctrlPr>
          </m:sSubPr>
          <m:e>
            <m:r>
              <w:rPr>
                <w:rFonts w:ascii="Cambria Math" w:hAnsi="Cambria Math"/>
              </w:rPr>
              <m:t>ρ</m:t>
            </m:r>
          </m:e>
          <m:sub>
            <m:r>
              <w:rPr>
                <w:rFonts w:ascii="Cambria Math" w:hAnsi="Cambria Math"/>
              </w:rPr>
              <m:t>k</m:t>
            </m:r>
          </m:sub>
        </m:sSub>
      </m:oMath>
      <w:r w:rsidRPr="00674711">
        <w:rPr>
          <w:lang w:val="ru-RU"/>
          <w:rPrChange w:id="2246" w:author="Nik K" w:date="2026-10-29T00:17:00Z">
            <w:rPr/>
          </w:rPrChange>
        </w:rPr>
        <w:t xml:space="preserve"> — в м⁻¹. Производные относятся к одной геометрической, материальной и электродной опоре. </w:t>
      </w:r>
      <m:oMath>
        <m:sSub>
          <m:sSubPr>
            <m:ctrlPr>
              <w:rPr>
                <w:rFonts w:ascii="Cambria Math" w:hAnsi="Cambria Math"/>
              </w:rPr>
            </m:ctrlPr>
          </m:sSubPr>
          <m:e>
            <m:r>
              <w:rPr>
                <w:rFonts w:ascii="Cambria Math" w:hAnsi="Cambria Math"/>
              </w:rPr>
              <m:t>R</m:t>
            </m:r>
          </m:e>
          <m:sub>
            <m:r>
              <w:rPr>
                <w:rFonts w:ascii="Cambria Math" w:hAnsi="Cambria Math"/>
              </w:rPr>
              <m:t>Z</m:t>
            </m:r>
          </m:sub>
        </m:sSub>
      </m:oMath>
      <w:r w:rsidRPr="00674711">
        <w:rPr>
          <w:lang w:val="ru-RU"/>
          <w:rPrChange w:id="2247" w:author="Nik K" w:date="2026-10-29T00:17:00Z">
            <w:rPr/>
          </w:rPrChange>
        </w:rPr>
        <w:t xml:space="preserve"> включает нелинейность, неописанные изменения и ошибки расчёта и измерения.</w:t>
      </w:r>
    </w:p>
    <w:p w14:paraId="0E70B998" w14:textId="77777777" w:rsidR="003416EE" w:rsidRDefault="006041B4">
      <w:pPr>
        <w:pStyle w:val="af"/>
      </w:pPr>
      <w:r>
        <w:t>В простейшем варианте фоновой коррекции</w:t>
      </w:r>
    </w:p>
    <w:p w14:paraId="158CC7AD"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Z</m:t>
              </m:r>
            </m:e>
            <m:sub>
              <m:r>
                <m:rPr>
                  <m:sty m:val="p"/>
                </m:rPr>
                <w:rPr>
                  <w:rFonts w:ascii="Cambria Math" w:hAnsi="Cambria Math"/>
                </w:rPr>
                <m:t>corr</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ρk</m:t>
                  </m:r>
                </m:sub>
              </m:sSub>
            </m:e>
          </m:nary>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ρ</m:t>
                  </m:r>
                </m:e>
              </m:acc>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(4.6)</m:t>
          </m:r>
        </m:oMath>
      </m:oMathPara>
    </w:p>
    <w:p w14:paraId="54D4E7F3" w14:textId="77777777" w:rsidR="003416EE" w:rsidRPr="00674711" w:rsidRDefault="006041B4">
      <w:pPr>
        <w:pStyle w:val="FirstParagraph"/>
        <w:rPr>
          <w:lang w:val="ru-RU"/>
          <w:rPrChange w:id="2248" w:author="Nik K" w:date="2026-10-29T00:17:00Z">
            <w:rPr/>
          </w:rPrChange>
        </w:rPr>
      </w:pPr>
      <w:r w:rsidRPr="00674711">
        <w:rPr>
          <w:lang w:val="ru-RU"/>
          <w:rPrChange w:id="2249" w:author="Nik K" w:date="2026-10-29T00:17:00Z">
            <w:rPr/>
          </w:rPrChange>
        </w:rPr>
        <w:t xml:space="preserve">Поправка выражается в омах; удельные сопротивления в </w:t>
      </w:r>
      <w:proofErr w:type="spellStart"/>
      <w:r w:rsidRPr="00674711">
        <w:rPr>
          <w:lang w:val="ru-RU"/>
          <w:rPrChange w:id="2250" w:author="Nik K" w:date="2026-10-29T00:17:00Z">
            <w:rPr/>
          </w:rPrChange>
        </w:rPr>
        <w:t>Ом·м</w:t>
      </w:r>
      <w:proofErr w:type="spellEnd"/>
      <w:r w:rsidRPr="00674711">
        <w:rPr>
          <w:lang w:val="ru-RU"/>
          <w:rPrChange w:id="2251" w:author="Nik K" w:date="2026-10-29T00:17:00Z">
            <w:rPr/>
          </w:rPrChange>
        </w:rPr>
        <w:t xml:space="preserve"> непосредственно из сигнала не вычитаются. Сохраняются знак и временная форма слагаемых: размах или среднеквадратичная амплитуда не заменяют временной ряд. Сердечный материальный вход требует согласованного отделения от геометрии, рассмотренного ниже.</w:t>
      </w:r>
    </w:p>
    <w:p w14:paraId="06D346A6" w14:textId="77777777" w:rsidR="003416EE" w:rsidRDefault="006041B4">
      <w:pPr>
        <w:pStyle w:val="af"/>
      </w:pPr>
      <w:r>
        <w:t>На первом этапе рассматривается задержка на глубоком вдохе, соответствующая протоколу КТ. В (4.5) сохраняются пульсовое кровенаполнение мягких тканей и лёгких и возможные остаточные дыхательные изменения. Интервалы сигналов выбираются по собственной разметке, без автоматического переноса дыхательной метки КТ.</w:t>
      </w:r>
    </w:p>
    <w:p w14:paraId="7249FAF6" w14:textId="0D375A4A" w:rsidR="003416EE" w:rsidDel="006E34C7" w:rsidRDefault="006041B4">
      <w:pPr>
        <w:pStyle w:val="af"/>
        <w:rPr>
          <w:del w:id="2252" w:author="Nik K" w:date="2026-10-29T08:20:00Z"/>
        </w:rPr>
      </w:pPr>
      <w:del w:id="2253" w:author="Nik K" w:date="2026-10-29T08:20:00Z">
        <w:r w:rsidDel="006E34C7">
          <w:delText xml:space="preserve">Скорректированный сигнал остаётся кандидатом для восстановления геометрии. ЭИТ-инверсия с неподвижными границами может объяснить изменение объёма или положения через ненулевое </w:delText>
        </w:r>
      </w:del>
      <m:oMath>
        <m:r>
          <w:del w:id="2254" w:author="Nik K" w:date="2026-10-29T08:20:00Z">
            <m:rPr>
              <m:sty m:val="p"/>
            </m:rPr>
            <w:rPr>
              <w:rFonts w:ascii="Cambria Math" w:hAnsi="Cambria Math"/>
            </w:rPr>
            <m:t>Δ</m:t>
          </w:del>
        </m:r>
        <m:sSub>
          <m:sSubPr>
            <m:ctrlPr>
              <w:del w:id="2255" w:author="Nik K" w:date="2026-10-29T08:20:00Z">
                <w:rPr>
                  <w:rFonts w:ascii="Cambria Math" w:hAnsi="Cambria Math"/>
                </w:rPr>
              </w:del>
            </m:ctrlPr>
          </m:sSubPr>
          <m:e>
            <m:r>
              <w:del w:id="2256" w:author="Nik K" w:date="2026-10-29T08:20:00Z">
                <w:rPr>
                  <w:rFonts w:ascii="Cambria Math" w:hAnsi="Cambria Math"/>
                </w:rPr>
                <m:t>ρ</m:t>
              </w:del>
            </m:r>
          </m:e>
          <m:sub>
            <m:r>
              <w:del w:id="2257" w:author="Nik K" w:date="2026-10-29T08:20:00Z">
                <w:rPr>
                  <w:rFonts w:ascii="Cambria Math" w:hAnsi="Cambria Math"/>
                </w:rPr>
                <m:t>k</m:t>
              </w:del>
            </m:r>
          </m:sub>
        </m:sSub>
      </m:oMath>
      <w:del w:id="2258" w:author="Nik K" w:date="2026-10-29T08:20:00Z">
        <w:r w:rsidDel="006E34C7">
          <w:delText>, и поправка удалит часть искомого отклика. Такая возможность получена в вычислительных пробах при постоянных истинных проводимостях и рассматривается в главах 8–9. Поэтому проверяют ложную тканевую поправку в опытах с известным геометрическим изменением. Уменьшение невязки ЭИТ не удостоверяет тканевое происхождение оценки.</w:delText>
        </w:r>
      </w:del>
    </w:p>
    <w:p w14:paraId="1B2D9319" w14:textId="42C962EE" w:rsidR="003416EE" w:rsidRDefault="006041B4">
      <w:pPr>
        <w:pStyle w:val="21"/>
      </w:pPr>
      <w:bookmarkStart w:id="2259" w:name="_Toc244123066"/>
      <w:bookmarkStart w:id="2260" w:name="X1ac60cc020e7ecbb192b32533698a82f8d1b3d4"/>
      <w:bookmarkEnd w:id="2204"/>
      <w:r>
        <w:t xml:space="preserve">4.6 </w:t>
      </w:r>
      <w:ins w:id="2261" w:author="Nik K" w:date="2026-10-29T08:20:00Z">
        <w:r w:rsidR="006E34C7">
          <w:t xml:space="preserve">Подбор </w:t>
        </w:r>
      </w:ins>
      <w:del w:id="2262" w:author="Nik K" w:date="2026-10-29T08:20:00Z">
        <w:r w:rsidDel="006E34C7">
          <w:delText>Э</w:delText>
        </w:r>
      </w:del>
      <w:ins w:id="2263" w:author="Nik K" w:date="2026-10-29T08:20:00Z">
        <w:r w:rsidR="006E34C7">
          <w:t>э</w:t>
        </w:r>
      </w:ins>
      <w:r>
        <w:t>квивалентн</w:t>
      </w:r>
      <w:del w:id="2264" w:author="Nik K" w:date="2026-10-29T08:20:00Z">
        <w:r w:rsidDel="006E34C7">
          <w:delText>ая</w:delText>
        </w:r>
      </w:del>
      <w:ins w:id="2265" w:author="Nik K" w:date="2026-10-29T08:20:00Z">
        <w:r w:rsidR="006E34C7">
          <w:t>ых</w:t>
        </w:r>
      </w:ins>
      <w:r>
        <w:t xml:space="preserve"> форм</w:t>
      </w:r>
      <w:del w:id="2266" w:author="Nik K" w:date="2026-10-29T08:20:00Z">
        <w:r w:rsidDel="006E34C7">
          <w:delText>а</w:delText>
        </w:r>
      </w:del>
      <w:ins w:id="2267" w:author="Nik K" w:date="2026-10-29T08:20:00Z">
        <w:r w:rsidR="006E34C7">
          <w:t xml:space="preserve"> и </w:t>
        </w:r>
      </w:ins>
      <w:ins w:id="2268" w:author="Nik K" w:date="2026-10-29T08:21:00Z">
        <w:r w:rsidR="006E34C7">
          <w:t xml:space="preserve">законов </w:t>
        </w:r>
      </w:ins>
      <w:ins w:id="2269" w:author="Nik K" w:date="2026-10-29T08:20:00Z">
        <w:r w:rsidR="006E34C7">
          <w:t>аппроксим</w:t>
        </w:r>
      </w:ins>
      <w:ins w:id="2270" w:author="Nik K" w:date="2026-10-29T08:21:00Z">
        <w:r w:rsidR="006E34C7">
          <w:t>ации сердца упрощёнными геометрическими моделями</w:t>
        </w:r>
      </w:ins>
      <w:del w:id="2271" w:author="Nik K" w:date="2026-10-29T08:21:00Z">
        <w:r w:rsidDel="006E34C7">
          <w:delText>,</w:delText>
        </w:r>
      </w:del>
      <w:ins w:id="2272" w:author="Nik K" w:date="2026-10-29T08:21:00Z">
        <w:r w:rsidR="006E34C7">
          <w:t>.</w:t>
        </w:r>
      </w:ins>
      <w:r>
        <w:t xml:space="preserve"> </w:t>
      </w:r>
      <w:del w:id="2273" w:author="Nik K" w:date="2026-10-29T08:21:00Z">
        <w:r w:rsidDel="006E34C7">
          <w:delText>д</w:delText>
        </w:r>
      </w:del>
      <w:ins w:id="2274" w:author="Nik K" w:date="2026-10-29T08:21:00Z">
        <w:r w:rsidR="006E34C7">
          <w:t>Д</w:t>
        </w:r>
      </w:ins>
      <w:r>
        <w:t>вижение и эффективный состав сердца</w:t>
      </w:r>
      <w:bookmarkEnd w:id="2259"/>
    </w:p>
    <w:p w14:paraId="3E70F6EE" w14:textId="0ABBAA44" w:rsidR="003416EE" w:rsidRPr="00674711" w:rsidRDefault="006E34C7">
      <w:pPr>
        <w:pStyle w:val="FirstParagraph"/>
        <w:rPr>
          <w:lang w:val="ru-RU"/>
          <w:rPrChange w:id="2275" w:author="Nik K" w:date="2026-10-29T00:17:00Z">
            <w:rPr/>
          </w:rPrChange>
        </w:rPr>
      </w:pPr>
      <w:ins w:id="2276" w:author="Nik K" w:date="2026-10-29T08:21:00Z">
        <w:r>
          <w:rPr>
            <w:lang w:val="ru-RU"/>
          </w:rPr>
          <w:t xml:space="preserve">В рамках данного исследования </w:t>
        </w:r>
      </w:ins>
      <w:r w:rsidR="006041B4" w:rsidRPr="00674711">
        <w:rPr>
          <w:lang w:val="ru-RU"/>
          <w:rPrChange w:id="2277" w:author="Nik K" w:date="2026-10-29T00:17:00Z">
            <w:rPr/>
          </w:rPrChange>
        </w:rPr>
        <w:t xml:space="preserve">Исходная </w:t>
      </w:r>
      <w:r w:rsidR="006041B4">
        <w:t>STL</w:t>
      </w:r>
      <w:r w:rsidR="006041B4" w:rsidRPr="00674711">
        <w:rPr>
          <w:lang w:val="ru-RU"/>
          <w:rPrChange w:id="2278" w:author="Nik K" w:date="2026-10-29T00:17:00Z">
            <w:rPr/>
          </w:rPrChange>
        </w:rPr>
        <w:t xml:space="preserve"> служит опорой</w:t>
      </w:r>
      <w:ins w:id="2279" w:author="Nik K" w:date="2026-10-29T08:22:00Z">
        <w:r>
          <w:rPr>
            <w:lang w:val="ru-RU"/>
          </w:rPr>
          <w:t xml:space="preserve"> для</w:t>
        </w:r>
      </w:ins>
      <w:r w:rsidR="006041B4" w:rsidRPr="00674711">
        <w:rPr>
          <w:lang w:val="ru-RU"/>
          <w:rPrChange w:id="2280" w:author="Nik K" w:date="2026-10-29T00:17:00Z">
            <w:rPr/>
          </w:rPrChange>
        </w:rPr>
        <w:t xml:space="preserve"> сравнения</w:t>
      </w:r>
      <w:ins w:id="2281" w:author="Nik K" w:date="2026-10-29T08:22:00Z">
        <w:r>
          <w:rPr>
            <w:lang w:val="ru-RU"/>
          </w:rPr>
          <w:t xml:space="preserve"> различных способов описывания сердца и его динамики при помощи упрощённых геометрических форм:</w:t>
        </w:r>
      </w:ins>
      <w:r w:rsidR="006041B4" w:rsidRPr="00674711">
        <w:rPr>
          <w:lang w:val="ru-RU"/>
          <w:rPrChange w:id="2282" w:author="Nik K" w:date="2026-10-29T00:17:00Z">
            <w:rPr/>
          </w:rPrChange>
        </w:rPr>
        <w:t xml:space="preserve"> сферы, эллипсоида и </w:t>
      </w:r>
      <w:proofErr w:type="spellStart"/>
      <w:ins w:id="2283" w:author="Nik K" w:date="2026-10-29T08:22:00Z">
        <w:r>
          <w:rPr>
            <w:lang w:val="ru-RU"/>
          </w:rPr>
          <w:t>и</w:t>
        </w:r>
        <w:proofErr w:type="spellEnd"/>
        <w:r>
          <w:rPr>
            <w:lang w:val="ru-RU"/>
          </w:rPr>
          <w:t xml:space="preserve"> законов </w:t>
        </w:r>
        <w:proofErr w:type="spellStart"/>
        <w:r>
          <w:rPr>
            <w:lang w:val="ru-RU"/>
          </w:rPr>
          <w:t>динамческого</w:t>
        </w:r>
        <w:proofErr w:type="spellEnd"/>
        <w:r>
          <w:rPr>
            <w:lang w:val="ru-RU"/>
          </w:rPr>
          <w:t xml:space="preserve"> измене</w:t>
        </w:r>
      </w:ins>
      <w:ins w:id="2284" w:author="Nik K" w:date="2026-10-29T08:23:00Z">
        <w:r>
          <w:rPr>
            <w:lang w:val="ru-RU"/>
          </w:rPr>
          <w:t>ния этих форм</w:t>
        </w:r>
      </w:ins>
      <w:del w:id="2285" w:author="Nik K" w:date="2026-10-29T08:22:00Z">
        <w:r w:rsidR="006041B4" w:rsidRPr="00674711" w:rsidDel="006E34C7">
          <w:rPr>
            <w:lang w:val="ru-RU"/>
            <w:rPrChange w:id="2286" w:author="Nik K" w:date="2026-10-29T00:17:00Z">
              <w:rPr/>
            </w:rPrChange>
          </w:rPr>
          <w:delText>индивидуальной формы</w:delText>
        </w:r>
      </w:del>
      <w:r w:rsidR="006041B4" w:rsidRPr="00674711">
        <w:rPr>
          <w:lang w:val="ru-RU"/>
          <w:rPrChange w:id="2287" w:author="Nik K" w:date="2026-10-29T00:17:00Z">
            <w:rPr/>
          </w:rPrChange>
        </w:rPr>
        <w:t>. Эффект</w:t>
      </w:r>
      <w:ins w:id="2288" w:author="Nik K" w:date="2026-10-29T08:23:00Z">
        <w:r>
          <w:rPr>
            <w:lang w:val="ru-RU"/>
          </w:rPr>
          <w:t xml:space="preserve"> влияния</w:t>
        </w:r>
      </w:ins>
      <w:r w:rsidR="006041B4" w:rsidRPr="00674711">
        <w:rPr>
          <w:lang w:val="ru-RU"/>
          <w:rPrChange w:id="2289" w:author="Nik K" w:date="2026-10-29T00:17:00Z">
            <w:rPr/>
          </w:rPrChange>
        </w:rPr>
        <w:t xml:space="preserve"> формы </w:t>
      </w:r>
      <w:ins w:id="2290" w:author="Nik K" w:date="2026-10-29T08:23:00Z">
        <w:r>
          <w:rPr>
            <w:lang w:val="ru-RU"/>
          </w:rPr>
          <w:t xml:space="preserve">на рассчитываемый сигнал и модулируемый сигнал импеданса </w:t>
        </w:r>
      </w:ins>
      <w:r w:rsidR="006041B4" w:rsidRPr="00674711">
        <w:rPr>
          <w:lang w:val="ru-RU"/>
          <w:rPrChange w:id="2291" w:author="Nik K" w:date="2026-10-29T00:17:00Z">
            <w:rPr/>
          </w:rPrChange>
        </w:rPr>
        <w:t xml:space="preserve">проверяют при одинаковых свойствах материалов, электродах, метрике </w:t>
      </w:r>
      <w:r w:rsidR="006041B4" w:rsidRPr="00674711">
        <w:rPr>
          <w:lang w:val="ru-RU"/>
          <w:rPrChange w:id="2292" w:author="Nik K" w:date="2026-10-29T00:17:00Z">
            <w:rPr/>
          </w:rPrChange>
        </w:rPr>
        <w:lastRenderedPageBreak/>
        <w:t>ошибки и неизменн</w:t>
      </w:r>
      <w:ins w:id="2293" w:author="Nik K" w:date="2026-10-29T08:23:00Z">
        <w:r>
          <w:rPr>
            <w:lang w:val="ru-RU"/>
          </w:rPr>
          <w:t>ых характеристиках компартментов</w:t>
        </w:r>
      </w:ins>
      <w:del w:id="2294" w:author="Nik K" w:date="2026-10-29T08:23:00Z">
        <w:r w:rsidR="006041B4" w:rsidRPr="00674711" w:rsidDel="006E34C7">
          <w:rPr>
            <w:lang w:val="ru-RU"/>
            <w:rPrChange w:id="2295" w:author="Nik K" w:date="2026-10-29T00:17:00Z">
              <w:rPr/>
            </w:rPrChange>
          </w:rPr>
          <w:delText>ом тканевом фоне</w:delText>
        </w:r>
      </w:del>
      <w:r w:rsidR="006041B4" w:rsidRPr="00674711">
        <w:rPr>
          <w:lang w:val="ru-RU"/>
          <w:rPrChange w:id="2296" w:author="Nik K" w:date="2026-10-29T00:17:00Z">
            <w:rPr/>
          </w:rPrChange>
        </w:rPr>
        <w:t>. Отдельно контролируют</w:t>
      </w:r>
      <w:ins w:id="2297" w:author="Nik K" w:date="2026-10-29T08:24:00Z">
        <w:r>
          <w:rPr>
            <w:lang w:val="ru-RU"/>
          </w:rPr>
          <w:t>ся</w:t>
        </w:r>
      </w:ins>
      <w:r w:rsidR="006041B4" w:rsidRPr="00674711">
        <w:rPr>
          <w:lang w:val="ru-RU"/>
          <w:rPrChange w:id="2298" w:author="Nik K" w:date="2026-10-29T00:17:00Z">
            <w:rPr/>
          </w:rPrChange>
        </w:rPr>
        <w:t xml:space="preserve"> замещённые области и фактический объём материала на сетке. Подбор собственных эффективных параметров каждой формы по одному набору измерений составляет другую проверку; её результаты не объединяют с первым сравнением.</w:t>
      </w:r>
    </w:p>
    <w:p w14:paraId="0EBDE1EE" w14:textId="13F19744" w:rsidR="003416EE" w:rsidRDefault="006041B4">
      <w:pPr>
        <w:pStyle w:val="af"/>
      </w:pPr>
      <w:r>
        <w:t xml:space="preserve">Сфера остаётся допустимым кандидатом. Знак отклика при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характеризует сценарий, поскольку эффективное сопротивление целого сердца этим числом не установлено. Подбор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не должен скрывать ошибку объёма: проверяется совместное соответствие анатомии, электрических приращений и закона динам</w:t>
      </w:r>
      <w:ins w:id="2299" w:author="Nik K" w:date="2026-10-29T08:25:00Z">
        <w:r w:rsidR="005274F8">
          <w:t>ического изменения формы</w:t>
        </w:r>
      </w:ins>
      <w:del w:id="2300" w:author="Nik K" w:date="2026-10-29T08:25:00Z">
        <w:r w:rsidDel="005274F8">
          <w:delText>ики</w:delText>
        </w:r>
      </w:del>
      <w:r>
        <w:t>.</w:t>
      </w:r>
    </w:p>
    <w:p w14:paraId="2591164B" w14:textId="77777777" w:rsidR="003416EE" w:rsidRDefault="006041B4">
      <w:pPr>
        <w:pStyle w:val="af"/>
        <w:keepNext/>
      </w:pPr>
      <w:r>
        <w:t xml:space="preserve">Ограниченное представление динамики одной опорной формы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можно записать как</w:t>
      </w:r>
    </w:p>
    <w:p w14:paraId="4A1102E1" w14:textId="77777777" w:rsidR="003416EE" w:rsidRDefault="006041B4">
      <w:pPr>
        <w:pStyle w:val="af"/>
        <w:spacing w:before="120" w:after="120" w:line="264" w:lineRule="auto"/>
        <w:ind w:firstLine="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(4.7)</m:t>
          </m:r>
        </m:oMath>
      </m:oMathPara>
    </w:p>
    <w:p w14:paraId="09A83E18" w14:textId="07EE07CC" w:rsidR="003416EE" w:rsidRPr="00674711" w:rsidRDefault="006041B4">
      <w:pPr>
        <w:pStyle w:val="FirstParagraph"/>
        <w:rPr>
          <w:lang w:val="ru-RU"/>
          <w:rPrChange w:id="2301" w:author="Nik K" w:date="2026-10-29T00:17:00Z">
            <w:rPr/>
          </w:rPrChange>
        </w:rPr>
      </w:pPr>
      <w:r w:rsidRPr="00674711">
        <w:rPr>
          <w:lang w:val="ru-RU"/>
          <w:rPrChange w:id="2302" w:author="Nik K" w:date="2026-10-29T00:17:00Z">
            <w:rPr/>
          </w:rPrChange>
        </w:rPr>
        <w:t xml:space="preserve">Центр </w:t>
      </w:r>
      <m:oMath>
        <m:sSub>
          <m:sSubPr>
            <m:ctrlPr>
              <w:rPr>
                <w:rFonts w:ascii="Cambria Math" w:hAnsi="Cambria Math"/>
              </w:rPr>
            </m:ctrlPr>
          </m:sSubPr>
          <m:e>
            <m:r>
              <m:rPr>
                <m:sty m:val="bi"/>
              </m:rPr>
              <w:rPr>
                <w:rFonts w:ascii="Cambria Math" w:hAnsi="Cambria Math"/>
              </w:rPr>
              <m:t>c</m:t>
            </m:r>
          </m:e>
          <m:sub>
            <m:r>
              <w:rPr>
                <w:rFonts w:ascii="Cambria Math" w:hAnsi="Cambria Math"/>
                <w:lang w:val="ru-RU"/>
                <w:rPrChange w:id="2303" w:author="Nik K" w:date="2026-10-29T00:17:00Z">
                  <w:rPr>
                    <w:rFonts w:ascii="Cambria Math" w:hAnsi="Cambria Math"/>
                  </w:rPr>
                </w:rPrChange>
              </w:rPr>
              <m:t>0</m:t>
            </m:r>
          </m:sub>
        </m:sSub>
      </m:oMath>
      <w:r w:rsidRPr="00674711">
        <w:rPr>
          <w:lang w:val="ru-RU"/>
          <w:rPrChange w:id="2304" w:author="Nik K" w:date="2026-10-29T00:17:00Z">
            <w:rPr/>
          </w:rPrChange>
        </w:rPr>
        <w:t xml:space="preserve"> и объём </w:t>
      </w:r>
      <m:oMath>
        <m:sSub>
          <m:sSubPr>
            <m:ctrlPr>
              <w:rPr>
                <w:rFonts w:ascii="Cambria Math" w:hAnsi="Cambria Math"/>
              </w:rPr>
            </m:ctrlPr>
          </m:sSubPr>
          <m:e>
            <m:r>
              <w:rPr>
                <w:rFonts w:ascii="Cambria Math" w:hAnsi="Cambria Math"/>
              </w:rPr>
              <m:t>V</m:t>
            </m:r>
          </m:e>
          <m:sub>
            <m:r>
              <w:rPr>
                <w:rFonts w:ascii="Cambria Math" w:hAnsi="Cambria Math"/>
                <w:lang w:val="ru-RU"/>
                <w:rPrChange w:id="2305" w:author="Nik K" w:date="2026-10-29T00:17:00Z">
                  <w:rPr>
                    <w:rFonts w:ascii="Cambria Math" w:hAnsi="Cambria Math"/>
                  </w:rPr>
                </w:rPrChange>
              </w:rPr>
              <m:t>0</m:t>
            </m:r>
          </m:sub>
        </m:sSub>
      </m:oMath>
      <w:r w:rsidRPr="00674711">
        <w:rPr>
          <w:lang w:val="ru-RU"/>
          <w:rPrChange w:id="2306" w:author="Nik K" w:date="2026-10-29T00:17:00Z">
            <w:rPr/>
          </w:rPrChange>
        </w:rPr>
        <w:t xml:space="preserve"> задаёт КТ</w:t>
      </w:r>
      <w:del w:id="2307" w:author="Nik K" w:date="2026-10-29T07:55:00Z">
        <w:r w:rsidRPr="00674711" w:rsidDel="00695238">
          <w:rPr>
            <w:lang w:val="ru-RU"/>
            <w:rPrChange w:id="2308" w:author="Nik K" w:date="2026-10-29T00:17:00Z">
              <w:rPr/>
            </w:rPrChange>
          </w:rPr>
          <w:delText>-опора</w:delText>
        </w:r>
      </w:del>
      <w:r w:rsidRPr="00674711">
        <w:rPr>
          <w:lang w:val="ru-RU"/>
          <w:rPrChange w:id="2309" w:author="Nik K" w:date="2026-10-29T00:17:00Z">
            <w:rPr/>
          </w:rPrChange>
        </w:rPr>
        <w:t xml:space="preserve">; </w:t>
      </w:r>
      <m:oMath>
        <m:r>
          <w:rPr>
            <w:rFonts w:ascii="Cambria Math" w:hAnsi="Cambria Math"/>
          </w:rPr>
          <m:t>s</m:t>
        </m:r>
        <m:r>
          <m:rPr>
            <m:sty m:val="p"/>
          </m:rPr>
          <w:rPr>
            <w:rFonts w:ascii="Cambria Math" w:hAnsi="Cambria Math"/>
            <w:lang w:val="ru-RU"/>
            <w:rPrChange w:id="2310" w:author="Nik K" w:date="2026-10-29T00:17:00Z">
              <w:rPr>
                <w:rFonts w:ascii="Cambria Math" w:hAnsi="Cambria Math"/>
              </w:rPr>
            </w:rPrChange>
          </w:rPr>
          <m:t>(</m:t>
        </m:r>
        <m:r>
          <w:rPr>
            <w:rFonts w:ascii="Cambria Math" w:hAnsi="Cambria Math"/>
          </w:rPr>
          <m:t>t</m:t>
        </m:r>
        <m:r>
          <m:rPr>
            <m:sty m:val="p"/>
          </m:rPr>
          <w:rPr>
            <w:rFonts w:ascii="Cambria Math" w:hAnsi="Cambria Math"/>
            <w:lang w:val="ru-RU"/>
            <w:rPrChange w:id="2311" w:author="Nik K" w:date="2026-10-29T00:17:00Z">
              <w:rPr>
                <w:rFonts w:ascii="Cambria Math" w:hAnsi="Cambria Math"/>
              </w:rPr>
            </w:rPrChange>
          </w:rPr>
          <m:t>)&gt;</m:t>
        </m:r>
        <m:r>
          <w:rPr>
            <w:rFonts w:ascii="Cambria Math" w:hAnsi="Cambria Math"/>
            <w:lang w:val="ru-RU"/>
            <w:rPrChange w:id="2312" w:author="Nik K" w:date="2026-10-29T00:17:00Z">
              <w:rPr>
                <w:rFonts w:ascii="Cambria Math" w:hAnsi="Cambria Math"/>
              </w:rPr>
            </w:rPrChange>
          </w:rPr>
          <m:t>0</m:t>
        </m:r>
      </m:oMath>
      <w:r w:rsidRPr="00674711">
        <w:rPr>
          <w:lang w:val="ru-RU"/>
          <w:rPrChange w:id="2313" w:author="Nik K" w:date="2026-10-29T00:17:00Z">
            <w:rPr/>
          </w:rPrChange>
        </w:rPr>
        <w:t xml:space="preserve"> — безразмерный масштаб. Сравниваются неподвижный вариант </w:t>
      </w:r>
      <m:oMath>
        <m:r>
          <m:rPr>
            <m:sty m:val="bi"/>
          </m:rPr>
          <w:rPr>
            <w:rFonts w:ascii="Cambria Math" w:hAnsi="Cambria Math"/>
          </w:rPr>
          <m:t>d</m:t>
        </m:r>
        <m:r>
          <m:rPr>
            <m:sty m:val="p"/>
          </m:rPr>
          <w:rPr>
            <w:rFonts w:ascii="Cambria Math" w:hAnsi="Cambria Math"/>
            <w:lang w:val="ru-RU"/>
            <w:rPrChange w:id="2314" w:author="Nik K" w:date="2026-10-29T00:17:00Z">
              <w:rPr>
                <w:rFonts w:ascii="Cambria Math" w:hAnsi="Cambria Math"/>
              </w:rPr>
            </w:rPrChange>
          </w:rPr>
          <m:t>(</m:t>
        </m:r>
        <m:r>
          <w:rPr>
            <w:rFonts w:ascii="Cambria Math" w:hAnsi="Cambria Math"/>
          </w:rPr>
          <m:t>t</m:t>
        </m:r>
        <m:r>
          <m:rPr>
            <m:sty m:val="p"/>
          </m:rPr>
          <w:rPr>
            <w:rFonts w:ascii="Cambria Math" w:hAnsi="Cambria Math"/>
            <w:lang w:val="ru-RU"/>
            <w:rPrChange w:id="2315" w:author="Nik K" w:date="2026-10-29T00:17:00Z">
              <w:rPr>
                <w:rFonts w:ascii="Cambria Math" w:hAnsi="Cambria Math"/>
              </w:rPr>
            </w:rPrChange>
          </w:rPr>
          <m:t>)=</m:t>
        </m:r>
        <m:r>
          <w:rPr>
            <w:rFonts w:ascii="Cambria Math" w:hAnsi="Cambria Math"/>
            <w:lang w:val="ru-RU"/>
            <w:rPrChange w:id="2316" w:author="Nik K" w:date="2026-10-29T00:17:00Z">
              <w:rPr>
                <w:rFonts w:ascii="Cambria Math" w:hAnsi="Cambria Math"/>
              </w:rPr>
            </w:rPrChange>
          </w:rPr>
          <m:t>0</m:t>
        </m:r>
      </m:oMath>
      <w:r w:rsidRPr="00674711">
        <w:rPr>
          <w:lang w:val="ru-RU"/>
          <w:rPrChange w:id="2317" w:author="Nik K" w:date="2026-10-29T00:17:00Z">
            <w:rPr/>
          </w:rPrChange>
        </w:rPr>
        <w:t xml:space="preserve"> и вариант с неизвестным смещением, определяемым по сигналам или проверенному ограничению. Отношения полуосей и ориентация эллипсоида фиксированы. Повороты и неоднородные деформации входят в расхождение модели с анатомией</w:t>
      </w:r>
      <w:del w:id="2318" w:author="Nik K" w:date="2026-10-29T08:26:00Z">
        <w:r w:rsidRPr="00674711" w:rsidDel="005274F8">
          <w:rPr>
            <w:lang w:val="ru-RU"/>
            <w:rPrChange w:id="2319" w:author="Nik K" w:date="2026-10-29T00:17:00Z">
              <w:rPr/>
            </w:rPrChange>
          </w:rPr>
          <w:delText>; новые переменные требуют проверки различимости.</w:delText>
        </w:r>
      </w:del>
      <w:ins w:id="2320" w:author="Nik K" w:date="2026-10-29T08:26:00Z">
        <w:r w:rsidR="005274F8">
          <w:rPr>
            <w:lang w:val="ru-RU"/>
          </w:rPr>
          <w:t>.</w:t>
        </w:r>
      </w:ins>
    </w:p>
    <w:p w14:paraId="1662D5B8" w14:textId="77777777" w:rsidR="003416EE" w:rsidRDefault="006041B4">
      <w:pPr>
        <w:pStyle w:val="af"/>
        <w:keepNext/>
      </w:pPr>
      <w:r>
        <w:t>Размер удобно сопоставлять через радиус равновеликой сферы:</w:t>
      </w:r>
    </w:p>
    <w:p w14:paraId="68ADB3C1"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H</m:t>
                          </m:r>
                        </m:sub>
                      </m:sSub>
                    </m:num>
                    <m:den>
                      <m:r>
                        <w:rPr>
                          <w:rFonts w:ascii="Cambria Math" w:hAnsi="Cambria Math"/>
                        </w:rPr>
                        <m:t>4π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m:rPr>
              <m:nor/>
            </m:rPr>
            <m:t>мл</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r>
            <m:rPr>
              <m:sty m:val="p"/>
            </m:rPr>
            <w:rPr>
              <w:rFonts w:ascii="Cambria Math" w:hAnsi="Cambria Math"/>
            </w:rPr>
            <m:t>]=</m:t>
          </m:r>
          <m:r>
            <m:rPr>
              <m:nor/>
            </m:rPr>
            <m:t>мм</m:t>
          </m:r>
          <m:r>
            <m:rPr>
              <m:sty m:val="p"/>
            </m:rPr>
            <w:rPr>
              <w:rFonts w:ascii="Cambria Math" w:hAnsi="Cambria Math"/>
            </w:rPr>
            <m:t>.</m:t>
          </m:r>
          <m:r>
            <w:rPr>
              <w:rFonts w:ascii="Cambria Math" w:hAnsi="Cambria Math"/>
            </w:rPr>
            <m:t>  </m:t>
          </m:r>
          <m:r>
            <m:rPr>
              <m:nor/>
            </m:rPr>
            <m:t>(4.8)</m:t>
          </m:r>
        </m:oMath>
      </m:oMathPara>
    </w:p>
    <w:p w14:paraId="6AD5F0FE" w14:textId="77777777" w:rsidR="003416EE" w:rsidRPr="00674711" w:rsidRDefault="006041B4">
      <w:pPr>
        <w:pStyle w:val="FirstParagraph"/>
        <w:rPr>
          <w:lang w:val="ru-RU"/>
          <w:rPrChange w:id="2321" w:author="Nik K" w:date="2026-10-29T00:17:00Z">
            <w:rPr/>
          </w:rPrChange>
        </w:rPr>
      </w:pPr>
      <w:r w:rsidRPr="00674711">
        <w:rPr>
          <w:lang w:val="ru-RU"/>
          <w:rPrChange w:id="2322" w:author="Nik K" w:date="2026-10-29T00:17:00Z">
            <w:rPr/>
          </w:rPrChange>
        </w:rPr>
        <w:t xml:space="preserve">Радиус </w:t>
      </w:r>
      <w:proofErr w:type="spellStart"/>
      <w:r w:rsidRPr="00674711">
        <w:rPr>
          <w:lang w:val="ru-RU"/>
          <w:rPrChange w:id="2323" w:author="Nik K" w:date="2026-10-29T00:17:00Z">
            <w:rPr/>
          </w:rPrChange>
        </w:rPr>
        <w:t>параметризует</w:t>
      </w:r>
      <w:proofErr w:type="spellEnd"/>
      <w:r w:rsidRPr="00674711">
        <w:rPr>
          <w:lang w:val="ru-RU"/>
          <w:rPrChange w:id="2324" w:author="Nik K" w:date="2026-10-29T00:17:00Z">
            <w:rPr/>
          </w:rPrChange>
        </w:rPr>
        <w:t xml:space="preserve"> объёмный масштаб и не меняет форму в конечноэлементной модели. Отдельно сопоставляются изменения </w:t>
      </w:r>
      <m:oMath>
        <m:r>
          <w:rPr>
            <w:rFonts w:ascii="Cambria Math" w:hAnsi="Cambria Math"/>
          </w:rPr>
          <m:t>x</m:t>
        </m:r>
        <m:r>
          <m:rPr>
            <m:sty m:val="p"/>
          </m:rPr>
          <w:rPr>
            <w:rFonts w:ascii="Cambria Math" w:hAnsi="Cambria Math"/>
            <w:lang w:val="ru-RU"/>
            <w:rPrChange w:id="2325" w:author="Nik K" w:date="2026-10-29T00:17:00Z">
              <w:rPr>
                <w:rFonts w:ascii="Cambria Math" w:hAnsi="Cambria Math"/>
              </w:rPr>
            </w:rPrChange>
          </w:rPr>
          <m:t>,</m:t>
        </m:r>
        <m:r>
          <w:rPr>
            <w:rFonts w:ascii="Cambria Math" w:hAnsi="Cambria Math"/>
          </w:rPr>
          <m:t>y</m:t>
        </m:r>
        <m:r>
          <m:rPr>
            <m:sty m:val="p"/>
          </m:rPr>
          <w:rPr>
            <w:rFonts w:ascii="Cambria Math" w:hAnsi="Cambria Math"/>
            <w:lang w:val="ru-RU"/>
            <w:rPrChange w:id="2326" w:author="Nik K" w:date="2026-10-29T00:17:00Z">
              <w:rPr>
                <w:rFonts w:ascii="Cambria Math" w:hAnsi="Cambria Math"/>
              </w:rPr>
            </w:rPrChange>
          </w:rPr>
          <m:t>,</m:t>
        </m:r>
        <m:r>
          <w:rPr>
            <w:rFonts w:ascii="Cambria Math" w:hAnsi="Cambria Math"/>
          </w:rPr>
          <m:t>z</m:t>
        </m:r>
        <m:r>
          <m:rPr>
            <m:sty m:val="p"/>
          </m:rPr>
          <w:rPr>
            <w:rFonts w:ascii="Cambria Math" w:hAnsi="Cambria Math"/>
            <w:lang w:val="ru-RU"/>
            <w:rPrChange w:id="2327" w:author="Nik K" w:date="2026-10-29T00:17:00Z">
              <w:rPr>
                <w:rFonts w:ascii="Cambria Math" w:hAnsi="Cambria Math"/>
              </w:rPr>
            </w:rPrChange>
          </w:rPr>
          <m:t>,</m:t>
        </m:r>
        <m:sSub>
          <m:sSubPr>
            <m:ctrlPr>
              <w:rPr>
                <w:rFonts w:ascii="Cambria Math" w:hAnsi="Cambria Math"/>
              </w:rPr>
            </m:ctrlPr>
          </m:sSubPr>
          <m:e>
            <m:r>
              <w:rPr>
                <w:rFonts w:ascii="Cambria Math" w:hAnsi="Cambria Math"/>
              </w:rPr>
              <m:t>r</m:t>
            </m:r>
          </m:e>
          <m:sub>
            <m:r>
              <m:rPr>
                <m:sty m:val="p"/>
              </m:rPr>
              <w:rPr>
                <w:rFonts w:ascii="Cambria Math" w:hAnsi="Cambria Math"/>
                <w:lang w:val="ru-RU"/>
                <w:rPrChange w:id="2328" w:author="Nik K" w:date="2026-10-29T00:17:00Z">
                  <w:rPr>
                    <w:rFonts w:ascii="Cambria Math" w:hAnsi="Cambria Math"/>
                  </w:rPr>
                </w:rPrChange>
              </w:rPr>
              <m:t>экв</m:t>
            </m:r>
          </m:sub>
        </m:sSub>
        <m:r>
          <m:rPr>
            <m:sty m:val="p"/>
          </m:rPr>
          <w:rPr>
            <w:rFonts w:ascii="Cambria Math" w:hAnsi="Cambria Math"/>
            <w:lang w:val="ru-RU"/>
            <w:rPrChange w:id="2329" w:author="Nik K" w:date="2026-10-29T00:17:00Z">
              <w:rPr>
                <w:rFonts w:ascii="Cambria Math" w:hAnsi="Cambria Math"/>
              </w:rPr>
            </w:rPrChange>
          </w:rPr>
          <m:t>,</m:t>
        </m:r>
        <m:sSub>
          <m:sSubPr>
            <m:ctrlPr>
              <w:rPr>
                <w:rFonts w:ascii="Cambria Math" w:hAnsi="Cambria Math"/>
              </w:rPr>
            </m:ctrlPr>
          </m:sSubPr>
          <m:e>
            <m:r>
              <w:rPr>
                <w:rFonts w:ascii="Cambria Math" w:hAnsi="Cambria Math"/>
              </w:rPr>
              <m:t>ρ</m:t>
            </m:r>
          </m:e>
          <m:sub>
            <m:r>
              <w:rPr>
                <w:rFonts w:ascii="Cambria Math" w:hAnsi="Cambria Math"/>
              </w:rPr>
              <m:t>H</m:t>
            </m:r>
          </m:sub>
        </m:sSub>
      </m:oMath>
      <w:r w:rsidRPr="00674711">
        <w:rPr>
          <w:lang w:val="ru-RU"/>
          <w:rPrChange w:id="2330" w:author="Nik K" w:date="2026-10-29T00:17:00Z">
            <w:rPr/>
          </w:rPrChange>
        </w:rPr>
        <w:t>, затем их совместное действие. Производные разных размерностей сравнивают через отклики на заданные шаги; эти шаги не объявляются измеренными физиологическими диапазонами.</w:t>
      </w:r>
    </w:p>
    <w:p w14:paraId="2C8B201C" w14:textId="77777777" w:rsidR="003416EE" w:rsidRDefault="006041B4">
      <w:pPr>
        <w:pStyle w:val="af"/>
      </w:pPr>
      <w:r>
        <w:lastRenderedPageBreak/>
        <w:t xml:space="preserve">Геометрический и материальный механизмы требуют согласованного учёта. При законе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oMath>
      <w:r>
        <w:t>, фиксированных положении и свойствах фона полная локальная производная равна</w:t>
      </w:r>
    </w:p>
    <w:p w14:paraId="705B91EF" w14:textId="77777777" w:rsidR="003416EE" w:rsidRDefault="006B31AF">
      <w:pPr>
        <w:pStyle w:val="af"/>
        <w:spacing w:before="120" w:after="120" w:line="264" w:lineRule="auto"/>
        <w:ind w:firstLine="0"/>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TT</m:t>
                  </m:r>
                </m:sub>
              </m:sSub>
            </m:num>
            <m:den>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num>
            <m:den>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ρ</m:t>
                  </m:r>
                </m:e>
                <m:sub>
                  <m:r>
                    <w:rPr>
                      <w:rFonts w:ascii="Cambria Math" w:hAnsi="Cambria Math"/>
                    </w:rPr>
                    <m:t>H</m:t>
                  </m:r>
                </m:sub>
              </m:sSub>
            </m:num>
            <m:den>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r>
            <w:rPr>
              <w:rFonts w:ascii="Cambria Math" w:hAnsi="Cambria Math"/>
            </w:rPr>
            <m:t>  </m:t>
          </m:r>
          <m:r>
            <m:rPr>
              <m:nor/>
            </m:rPr>
            <m:t>(4.9)</m:t>
          </m:r>
        </m:oMath>
      </m:oMathPara>
    </w:p>
    <w:p w14:paraId="03FA6DC5" w14:textId="4B40C130" w:rsidR="003416EE" w:rsidRPr="00674711" w:rsidRDefault="006041B4">
      <w:pPr>
        <w:pStyle w:val="FirstParagraph"/>
        <w:rPr>
          <w:lang w:val="ru-RU"/>
          <w:rPrChange w:id="2331" w:author="Nik K" w:date="2026-10-29T00:17:00Z">
            <w:rPr/>
          </w:rPrChange>
        </w:rPr>
      </w:pPr>
      <w:r w:rsidRPr="00674711">
        <w:rPr>
          <w:lang w:val="ru-RU"/>
          <w:rPrChange w:id="2332" w:author="Nik K" w:date="2026-10-29T00:17:00Z">
            <w:rPr/>
          </w:rPrChange>
        </w:rPr>
        <w:t xml:space="preserve">Изменение состава здесь уже включено в объёмную чувствительность; его повторное введение как свободного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oMath>
      <w:r w:rsidRPr="00674711">
        <w:rPr>
          <w:lang w:val="ru-RU"/>
          <w:rPrChange w:id="2333" w:author="Nik K" w:date="2026-10-29T00:17:00Z">
            <w:rPr/>
          </w:rPrChange>
        </w:rPr>
        <w:t xml:space="preserve"> создаёт двойной учёт. Постановка с независимыми объёмом и проводимостью служит отдельной диагностикой неоднозначности. Зависимость состава только от общего объёма также требует</w:t>
      </w:r>
      <w:ins w:id="2334" w:author="Nik K" w:date="2026-10-29T08:27:00Z">
        <w:r w:rsidR="005274F8">
          <w:rPr>
            <w:lang w:val="ru-RU"/>
          </w:rPr>
          <w:t xml:space="preserve"> отдельной</w:t>
        </w:r>
      </w:ins>
      <w:r w:rsidRPr="00674711">
        <w:rPr>
          <w:lang w:val="ru-RU"/>
          <w:rPrChange w:id="2335" w:author="Nik K" w:date="2026-10-29T00:17:00Z">
            <w:rPr/>
          </w:rPrChange>
        </w:rPr>
        <w:t xml:space="preserve"> проверки</w:t>
      </w:r>
      <w:ins w:id="2336" w:author="Nik K" w:date="2026-10-29T08:27:00Z">
        <w:r w:rsidR="005274F8">
          <w:rPr>
            <w:lang w:val="ru-RU"/>
          </w:rPr>
          <w:t>.</w:t>
        </w:r>
      </w:ins>
      <w:r w:rsidRPr="00674711">
        <w:rPr>
          <w:lang w:val="ru-RU"/>
          <w:rPrChange w:id="2337" w:author="Nik K" w:date="2026-10-29T00:17:00Z">
            <w:rPr/>
          </w:rPrChange>
        </w:rPr>
        <w:t xml:space="preserve"> </w:t>
      </w:r>
      <w:del w:id="2338" w:author="Nik K" w:date="2026-10-29T08:27:00Z">
        <w:r w:rsidRPr="00674711" w:rsidDel="005274F8">
          <w:rPr>
            <w:lang w:val="ru-RU"/>
            <w:rPrChange w:id="2339" w:author="Nik K" w:date="2026-10-29T00:17:00Z">
              <w:rPr/>
            </w:rPrChange>
          </w:rPr>
          <w:delText>по камерным данным и фазе.</w:delText>
        </w:r>
      </w:del>
    </w:p>
    <w:p w14:paraId="3951E06E" w14:textId="77777777" w:rsidR="003416EE" w:rsidRDefault="006041B4">
      <w:pPr>
        <w:pStyle w:val="af"/>
      </w:pPr>
      <w:r>
        <w:t xml:space="preserve">Исключение движения имеет измеримое расчётное последствие. После согласованного учёта материальных вкладов, при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oMath>
      <w:r>
        <w:t>, линейная модель приписывает неучтённому перемещению кажущийся объём</w:t>
      </w:r>
    </w:p>
    <w:p w14:paraId="151BA8D7"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ложн</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d</m:t>
              </m:r>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r>
            <m:rPr>
              <m:nor/>
            </m:rPr>
            <m:t>(4.10)</m:t>
          </m:r>
        </m:oMath>
      </m:oMathPara>
    </w:p>
    <w:p w14:paraId="61290184" w14:textId="16AE8473" w:rsidR="003416EE" w:rsidRPr="00674711" w:rsidRDefault="006041B4">
      <w:pPr>
        <w:pStyle w:val="FirstParagraph"/>
        <w:rPr>
          <w:lang w:val="ru-RU"/>
          <w:rPrChange w:id="2340" w:author="Nik K" w:date="2026-10-29T00:17:00Z">
            <w:rPr/>
          </w:rPrChange>
        </w:rPr>
      </w:pPr>
      <w:r w:rsidRPr="00674711">
        <w:rPr>
          <w:lang w:val="ru-RU"/>
          <w:rPrChange w:id="2341" w:author="Nik K" w:date="2026-10-29T00:17:00Z">
            <w:rPr/>
          </w:rPrChange>
        </w:rPr>
        <w:t xml:space="preserve">При малом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2342" w:author="Nik K" w:date="2026-10-29T00:17:00Z">
            <w:rPr/>
          </w:rPrChange>
        </w:rPr>
        <w:t xml:space="preserve"> пересчёт неустойчив и не означает реального изменения объёма. Раздельно </w:t>
      </w:r>
      <w:ins w:id="2343" w:author="Nik K" w:date="2026-10-29T08:28:00Z">
        <w:r w:rsidR="005274F8">
          <w:rPr>
            <w:lang w:val="ru-RU"/>
          </w:rPr>
          <w:t xml:space="preserve">должны быть оценены </w:t>
        </w:r>
      </w:ins>
      <w:del w:id="2344" w:author="Nik K" w:date="2026-10-29T08:28:00Z">
        <w:r w:rsidRPr="00674711" w:rsidDel="005274F8">
          <w:rPr>
            <w:lang w:val="ru-RU"/>
            <w:rPrChange w:id="2345" w:author="Nik K" w:date="2026-10-29T00:17:00Z">
              <w:rPr/>
            </w:rPrChange>
          </w:rPr>
          <w:delText xml:space="preserve">оцениваются </w:delText>
        </w:r>
      </w:del>
      <w:r w:rsidRPr="00674711">
        <w:rPr>
          <w:lang w:val="ru-RU"/>
          <w:rPrChange w:id="2346" w:author="Nik K" w:date="2026-10-29T00:17:00Z">
            <w:rPr/>
          </w:rPrChange>
        </w:rPr>
        <w:t xml:space="preserve">геометрическое расхождение, электрический отклик </w:t>
      </w:r>
      <w:ins w:id="2347" w:author="Nik K" w:date="2026-10-29T08:28:00Z">
        <w:r w:rsidR="005274F8">
          <w:rPr>
            <w:lang w:val="ru-RU"/>
          </w:rPr>
          <w:t>на перемещение</w:t>
        </w:r>
      </w:ins>
      <w:del w:id="2348" w:author="Nik K" w:date="2026-10-29T08:28:00Z">
        <w:r w:rsidRPr="00674711" w:rsidDel="005274F8">
          <w:rPr>
            <w:lang w:val="ru-RU"/>
            <w:rPrChange w:id="2349" w:author="Nik K" w:date="2026-10-29T00:17:00Z">
              <w:rPr/>
            </w:rPrChange>
          </w:rPr>
          <w:delText>движения</w:delText>
        </w:r>
      </w:del>
      <w:r w:rsidRPr="00674711">
        <w:rPr>
          <w:lang w:val="ru-RU"/>
          <w:rPrChange w:id="2350" w:author="Nik K" w:date="2026-10-29T00:17:00Z">
            <w:rPr/>
          </w:rPrChange>
        </w:rPr>
        <w:t xml:space="preserve"> и ошибка объёмной оценки. </w:t>
      </w:r>
      <w:del w:id="2351" w:author="Nik K" w:date="2026-10-29T08:28:00Z">
        <w:r w:rsidRPr="00674711" w:rsidDel="005274F8">
          <w:rPr>
            <w:lang w:val="ru-RU"/>
            <w:rPrChange w:id="2352" w:author="Nik K" w:date="2026-10-29T00:17:00Z">
              <w:rPr/>
            </w:rPrChange>
          </w:rPr>
          <w:delText>Перестановка электродов меняет оператор измерения и составляет другой опыт.</w:delText>
        </w:r>
      </w:del>
    </w:p>
    <w:p w14:paraId="7D2C14BE" w14:textId="77777777" w:rsidR="003416EE" w:rsidRDefault="006041B4">
      <w:pPr>
        <w:pStyle w:val="21"/>
      </w:pPr>
      <w:bookmarkStart w:id="2353" w:name="_Toc244123067"/>
      <w:bookmarkStart w:id="2354" w:name="X5767a0cfd8222c281342a59e1188dea96b311d4"/>
      <w:bookmarkEnd w:id="2260"/>
      <w:r>
        <w:t>4.7 Обратная задача по циклу и различимость параметров</w:t>
      </w:r>
      <w:bookmarkEnd w:id="2353"/>
    </w:p>
    <w:p w14:paraId="1F24BD87" w14:textId="0A59F5BC" w:rsidR="003416EE" w:rsidRPr="00674711" w:rsidRDefault="006041B4">
      <w:pPr>
        <w:pStyle w:val="FirstParagraph"/>
        <w:rPr>
          <w:lang w:val="ru-RU"/>
          <w:rPrChange w:id="2355" w:author="Nik K" w:date="2026-10-29T00:17:00Z">
            <w:rPr/>
          </w:rPrChange>
        </w:rPr>
      </w:pPr>
      <w:r w:rsidRPr="00674711">
        <w:rPr>
          <w:lang w:val="ru-RU"/>
          <w:rPrChange w:id="2356" w:author="Nik K" w:date="2026-10-29T00:17:00Z">
            <w:rPr/>
          </w:rPrChange>
        </w:rPr>
        <w:t xml:space="preserve">Один скалярный импеданс не определяет пять свободных мгновенных параметров </w:t>
      </w:r>
      <w:proofErr w:type="spellStart"/>
      <w:r w:rsidRPr="00674711">
        <w:rPr>
          <w:lang w:val="ru-RU"/>
          <w:rPrChange w:id="2357" w:author="Nik K" w:date="2026-10-29T00:17:00Z">
            <w:rPr/>
          </w:rPrChange>
        </w:rPr>
        <w:t>сердца</w:t>
      </w:r>
      <w:ins w:id="2358" w:author="Nik K" w:date="2026-10-29T08:29:00Z">
        <w:r w:rsidR="005274F8">
          <w:rPr>
            <w:lang w:val="ru-RU"/>
          </w:rPr>
          <w:t>.</w:t>
        </w:r>
      </w:ins>
      <w:del w:id="2359" w:author="Nik K" w:date="2026-10-29T08:29:00Z">
        <w:r w:rsidRPr="00674711" w:rsidDel="005274F8">
          <w:rPr>
            <w:lang w:val="ru-RU"/>
            <w:rPrChange w:id="2360" w:author="Nik K" w:date="2026-10-29T00:17:00Z">
              <w:rPr/>
            </w:rPrChange>
          </w:rPr>
          <w:delText xml:space="preserve">: матрица чувствительности имеет одну строку. Добавление отсчётов не устраняет неоднозначность, если каждый вводит новые неизвестные. </w:delText>
        </w:r>
      </w:del>
      <w:r w:rsidRPr="00674711">
        <w:rPr>
          <w:lang w:val="ru-RU"/>
          <w:rPrChange w:id="2361" w:author="Nik K" w:date="2026-10-29T00:17:00Z">
            <w:rPr/>
          </w:rPrChange>
        </w:rPr>
        <w:t>Однако</w:t>
      </w:r>
      <w:proofErr w:type="spellEnd"/>
      <w:r w:rsidRPr="00674711">
        <w:rPr>
          <w:lang w:val="ru-RU"/>
          <w:rPrChange w:id="2362" w:author="Nik K" w:date="2026-10-29T00:17:00Z">
            <w:rPr/>
          </w:rPrChange>
        </w:rPr>
        <w:t xml:space="preserve"> анализ цикла может использовать ограниченный закон с общими амплитудами и задержками; его состоятельность определяется пространственно-временной чувствительностью.</w:t>
      </w:r>
    </w:p>
    <w:p w14:paraId="5F87AB4C" w14:textId="77777777" w:rsidR="003416EE" w:rsidRDefault="006041B4">
      <w:pPr>
        <w:pStyle w:val="af"/>
        <w:keepNext/>
      </w:pPr>
      <w:r>
        <w:lastRenderedPageBreak/>
        <w:t xml:space="preserve">В качестве организации такой модели рассматривается зависимость параметра </w:t>
      </w:r>
      <m:oMath>
        <m:r>
          <w:rPr>
            <w:rFonts w:ascii="Cambria Math" w:hAnsi="Cambria Math"/>
          </w:rPr>
          <m:t>q</m:t>
        </m:r>
      </m:oMath>
      <w:r>
        <w:t xml:space="preserve"> от нормированной фазы </w:t>
      </w:r>
      <m:oMath>
        <m:r>
          <w:rPr>
            <w:rFonts w:ascii="Cambria Math" w:hAnsi="Cambria Math"/>
          </w:rPr>
          <m:t>φ</m:t>
        </m:r>
      </m:oMath>
      <w:r>
        <w:t>:</w:t>
      </w:r>
    </w:p>
    <w:p w14:paraId="72C378D8" w14:textId="77777777" w:rsidR="003416EE" w:rsidRDefault="006041B4">
      <w:pPr>
        <w:pStyle w:val="af"/>
        <w:spacing w:before="120" w:after="120" w:line="264" w:lineRule="auto"/>
        <w:ind w:firstLine="0"/>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k</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m:t>
              </m:r>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φ</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e>
              </m:d>
            </m:e>
          </m:d>
          <m:r>
            <m:rPr>
              <m:sty m:val="p"/>
            </m:rPr>
            <w:rPr>
              <w:rFonts w:ascii="Cambria Math" w:hAnsi="Cambria Math"/>
            </w:rPr>
            <m:t>.</m:t>
          </m:r>
          <m:r>
            <w:rPr>
              <w:rFonts w:ascii="Cambria Math" w:hAnsi="Cambria Math"/>
            </w:rPr>
            <m:t>  </m:t>
          </m:r>
          <m:r>
            <m:rPr>
              <m:nor/>
            </m:rPr>
            <m:t>(4.11)</m:t>
          </m:r>
        </m:oMath>
      </m:oMathPara>
    </w:p>
    <w:p w14:paraId="4FFFE86F" w14:textId="77777777" w:rsidR="003416EE" w:rsidRPr="00674711" w:rsidRDefault="006041B4">
      <w:pPr>
        <w:pStyle w:val="FirstParagraph"/>
        <w:rPr>
          <w:lang w:val="ru-RU"/>
          <w:rPrChange w:id="2363" w:author="Nik K" w:date="2026-10-29T00:17:00Z">
            <w:rPr/>
          </w:rPrChange>
        </w:rPr>
      </w:pPr>
      <w:r w:rsidRPr="00674711">
        <w:rPr>
          <w:lang w:val="ru-RU"/>
          <w:rPrChange w:id="2364" w:author="Nik K" w:date="2026-10-29T00:17:00Z">
            <w:rPr/>
          </w:rPrChange>
        </w:rPr>
        <w:t xml:space="preserve">Здесь </w:t>
      </w:r>
      <m:oMath>
        <m:sSub>
          <m:sSubPr>
            <m:ctrlPr>
              <w:rPr>
                <w:rFonts w:ascii="Cambria Math" w:hAnsi="Cambria Math"/>
              </w:rPr>
            </m:ctrlPr>
          </m:sSubPr>
          <m:e>
            <m:r>
              <w:rPr>
                <w:rFonts w:ascii="Cambria Math" w:hAnsi="Cambria Math"/>
              </w:rPr>
              <m:t>q</m:t>
            </m:r>
          </m:e>
          <m:sub>
            <m:r>
              <m:rPr>
                <m:sty m:val="p"/>
              </m:rPr>
              <w:rPr>
                <w:rFonts w:ascii="Cambria Math" w:hAnsi="Cambria Math"/>
                <w:lang w:val="ru-RU"/>
                <w:rPrChange w:id="2365" w:author="Nik K" w:date="2026-10-29T00:17:00Z">
                  <w:rPr>
                    <w:rFonts w:ascii="Cambria Math" w:hAnsi="Cambria Math"/>
                  </w:rPr>
                </w:rPrChange>
              </w:rPr>
              <m:t>*</m:t>
            </m:r>
          </m:sub>
        </m:sSub>
      </m:oMath>
      <w:r w:rsidRPr="00674711">
        <w:rPr>
          <w:lang w:val="ru-RU"/>
          <w:rPrChange w:id="2366" w:author="Nik K" w:date="2026-10-29T00:17:00Z">
            <w:rPr/>
          </w:rPrChange>
        </w:rPr>
        <w:t xml:space="preserve"> — опорное значение, </w:t>
      </w:r>
      <m:oMath>
        <m:sSub>
          <m:sSubPr>
            <m:ctrlPr>
              <w:rPr>
                <w:rFonts w:ascii="Cambria Math" w:hAnsi="Cambria Math"/>
              </w:rPr>
            </m:ctrlPr>
          </m:sSubPr>
          <m:e>
            <m:r>
              <w:rPr>
                <w:rFonts w:ascii="Cambria Math" w:hAnsi="Cambria Math"/>
              </w:rPr>
              <m:t>φ</m:t>
            </m:r>
          </m:e>
          <m:sub>
            <m:r>
              <m:rPr>
                <m:sty m:val="p"/>
              </m:rPr>
              <w:rPr>
                <w:rFonts w:ascii="Cambria Math" w:hAnsi="Cambria Math"/>
                <w:lang w:val="ru-RU"/>
                <w:rPrChange w:id="2367" w:author="Nik K" w:date="2026-10-29T00:17:00Z">
                  <w:rPr>
                    <w:rFonts w:ascii="Cambria Math" w:hAnsi="Cambria Math"/>
                  </w:rPr>
                </w:rPrChange>
              </w:rPr>
              <m:t>*</m:t>
            </m:r>
          </m:sub>
        </m:sSub>
      </m:oMath>
      <w:r w:rsidRPr="00674711">
        <w:rPr>
          <w:lang w:val="ru-RU"/>
          <w:rPrChange w:id="2368" w:author="Nik K" w:date="2026-10-29T00:17:00Z">
            <w:rPr/>
          </w:rPrChange>
        </w:rPr>
        <w:t xml:space="preserve"> — фаза КТ, </w:t>
      </w:r>
      <m:oMath>
        <m:r>
          <w:rPr>
            <w:rFonts w:ascii="Cambria Math" w:hAnsi="Cambria Math"/>
          </w:rPr>
          <m:t>K</m:t>
        </m:r>
      </m:oMath>
      <w:r w:rsidRPr="00674711">
        <w:rPr>
          <w:lang w:val="ru-RU"/>
          <w:rPrChange w:id="2369" w:author="Nik K" w:date="2026-10-29T00:17:00Z">
            <w:rPr/>
          </w:rPrChange>
        </w:rPr>
        <w:t xml:space="preserve"> — число функций </w:t>
      </w:r>
      <m:oMath>
        <m:sSub>
          <m:sSubPr>
            <m:ctrlPr>
              <w:rPr>
                <w:rFonts w:ascii="Cambria Math" w:hAnsi="Cambria Math"/>
              </w:rPr>
            </m:ctrlPr>
          </m:sSubPr>
          <m:e>
            <m:r>
              <w:rPr>
                <w:rFonts w:ascii="Cambria Math" w:hAnsi="Cambria Math"/>
              </w:rPr>
              <m:t>ψ</m:t>
            </m:r>
          </m:e>
          <m:sub>
            <m:r>
              <w:rPr>
                <w:rFonts w:ascii="Cambria Math" w:hAnsi="Cambria Math"/>
              </w:rPr>
              <m:t>k</m:t>
            </m:r>
          </m:sub>
        </m:sSub>
      </m:oMath>
      <w:r w:rsidRPr="00674711">
        <w:rPr>
          <w:lang w:val="ru-RU"/>
          <w:rPrChange w:id="2370" w:author="Nik K" w:date="2026-10-29T00:17:00Z">
            <w:rPr/>
          </w:rPrChange>
        </w:rP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674711">
        <w:rPr>
          <w:lang w:val="ru-RU"/>
          <w:rPrChange w:id="2371" w:author="Nik K" w:date="2026-10-29T00:17:00Z">
            <w:rPr/>
          </w:rPrChange>
        </w:rPr>
        <w:t xml:space="preserve"> — амплитуды в единицах </w:t>
      </w:r>
      <m:oMath>
        <m:r>
          <w:rPr>
            <w:rFonts w:ascii="Cambria Math" w:hAnsi="Cambria Math"/>
          </w:rPr>
          <m:t>q</m:t>
        </m:r>
      </m:oMath>
      <w:r w:rsidRPr="00674711">
        <w:rPr>
          <w:lang w:val="ru-RU"/>
          <w:rPrChange w:id="2372" w:author="Nik K" w:date="2026-10-29T00:17:00Z">
            <w:rPr/>
          </w:rPrChange>
        </w:rPr>
        <w:t xml:space="preserve">, </w:t>
      </w:r>
      <m:oMath>
        <m:sSub>
          <m:sSubPr>
            <m:ctrlPr>
              <w:rPr>
                <w:rFonts w:ascii="Cambria Math" w:hAnsi="Cambria Math"/>
              </w:rPr>
            </m:ctrlPr>
          </m:sSubPr>
          <m:e>
            <m:r>
              <w:rPr>
                <w:rFonts w:ascii="Cambria Math" w:hAnsi="Cambria Math"/>
              </w:rPr>
              <m:t>δ</m:t>
            </m:r>
          </m:e>
          <m:sub>
            <m:r>
              <w:rPr>
                <w:rFonts w:ascii="Cambria Math" w:hAnsi="Cambria Math"/>
              </w:rPr>
              <m:t>k</m:t>
            </m:r>
          </m:sub>
        </m:sSub>
      </m:oMath>
      <w:r w:rsidRPr="00674711">
        <w:rPr>
          <w:lang w:val="ru-RU"/>
          <w:rPrChange w:id="2373" w:author="Nik K" w:date="2026-10-29T00:17:00Z">
            <w:rPr/>
          </w:rPrChange>
        </w:rPr>
        <w:t xml:space="preserve"> — задержки в долях цикла. Безразмерные функции и их нормировки задаются до оценки амплитуд. Вычитание опорного значения привязывает дин</w:t>
      </w:r>
      <w:proofErr w:type="spellStart"/>
      <w:r w:rsidRPr="00674711">
        <w:rPr>
          <w:lang w:val="ru-RU"/>
          <w:rPrChange w:id="2374" w:author="Nik K" w:date="2026-10-29T00:17:00Z">
            <w:rPr/>
          </w:rPrChange>
        </w:rPr>
        <w:t>амику</w:t>
      </w:r>
      <w:proofErr w:type="spellEnd"/>
      <w:r w:rsidRPr="00674711">
        <w:rPr>
          <w:lang w:val="ru-RU"/>
          <w:rPrChange w:id="2375" w:author="Nik K" w:date="2026-10-29T00:17:00Z">
            <w:rPr/>
          </w:rPrChange>
        </w:rPr>
        <w:t xml:space="preserve"> к снимку; перенос на другую сессию требует учёта различия состояний. Формула задаёт </w:t>
      </w:r>
      <w:proofErr w:type="spellStart"/>
      <w:r w:rsidRPr="00674711">
        <w:rPr>
          <w:lang w:val="ru-RU"/>
          <w:rPrChange w:id="2376" w:author="Nik K" w:date="2026-10-29T00:17:00Z">
            <w:rPr/>
          </w:rPrChange>
        </w:rPr>
        <w:t>кандидатное</w:t>
      </w:r>
      <w:proofErr w:type="spellEnd"/>
      <w:r w:rsidRPr="00674711">
        <w:rPr>
          <w:lang w:val="ru-RU"/>
          <w:rPrChange w:id="2377" w:author="Nik K" w:date="2026-10-29T00:17:00Z">
            <w:rPr/>
          </w:rPrChange>
        </w:rPr>
        <w:t xml:space="preserve"> семейство, не установленный закон сокращения.</w:t>
      </w:r>
    </w:p>
    <w:p w14:paraId="2784CECE" w14:textId="77777777" w:rsidR="003416EE" w:rsidRDefault="006041B4">
      <w:pPr>
        <w:pStyle w:val="af"/>
        <w:keepNext/>
      </w:pPr>
      <w:r>
        <w:t>Для фиксированных тканевых входов условную оценку можно выразить через минимум электрической невязки:</w:t>
      </w:r>
    </w:p>
    <w:p w14:paraId="2CFE7E91"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m:t>
          </m:r>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acc>
            <m:accPr>
              <m:ctrlPr>
                <w:rPr>
                  <w:rFonts w:ascii="Cambria Math" w:hAnsi="Cambria Math"/>
                </w:rPr>
              </m:ctrlPr>
            </m:accPr>
            <m:e>
              <m:r>
                <m:rPr>
                  <m:sty m:val="bi"/>
                </m:rPr>
                <w:rPr>
                  <w:rFonts w:ascii="Cambria Math" w:hAnsi="Cambria Math"/>
                </w:rPr>
                <m:t>ν</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arg min</m:t>
              </m:r>
            </m:e>
            <m:lim>
              <m:r>
                <m:rPr>
                  <m:sty m:val="p"/>
                </m:rPr>
                <w:rPr>
                  <w:rFonts w:ascii="Cambria Math" w:hAnsi="Cambria Math"/>
                </w:rPr>
                <m:t>(</m:t>
              </m:r>
              <m:r>
                <m:rPr>
                  <m:sty m:val="bi"/>
                </m:rPr>
                <w:rPr>
                  <w:rFonts w:ascii="Cambria Math" w:hAnsi="Cambria Math"/>
                </w:rPr>
                <m:t>θ</m:t>
              </m:r>
              <m:r>
                <m:rPr>
                  <m:sty m:val="p"/>
                </m:rPr>
                <w:rPr>
                  <w:rFonts w:ascii="Cambria Math" w:hAnsi="Cambria Math"/>
                </w:rPr>
                <m:t>,</m:t>
              </m:r>
              <m:r>
                <m:rPr>
                  <m:sty m:val="bi"/>
                </m:rPr>
                <w:rPr>
                  <w:rFonts w:ascii="Cambria Math" w:hAnsi="Cambria Math"/>
                </w:rPr>
                <m:t>ν</m:t>
              </m:r>
              <m:r>
                <m:rPr>
                  <m:scr m:val="script"/>
                  <m:sty m:val="p"/>
                </m:rPr>
                <w:rPr>
                  <w:rFonts w:ascii="Cambria Math" w:hAnsi="Cambria Math"/>
                </w:rPr>
                <m:t>)∈D</m:t>
              </m:r>
            </m:lim>
          </m:limLow>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W</m:t>
                  </m:r>
                  <m:d>
                    <m:dPr>
                      <m:begChr m:val="["/>
                      <m:endChr m:val="]"/>
                      <m:ctrlPr>
                        <w:rPr>
                          <w:rFonts w:ascii="Cambria Math" w:hAnsi="Cambria Math"/>
                        </w:rPr>
                      </m:ctrlPr>
                    </m:dPr>
                    <m:e>
                      <m:r>
                        <m:rPr>
                          <m:sty m:val="bi"/>
                        </m:rPr>
                        <w:rPr>
                          <w:rFonts w:ascii="Cambria Math" w:hAnsi="Cambria Math"/>
                        </w:rPr>
                        <m:t>z</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θ</m:t>
                      </m:r>
                      <m:r>
                        <m:rPr>
                          <m:sty m:val="p"/>
                        </m:rPr>
                        <w:rPr>
                          <w:rFonts w:ascii="Cambria Math" w:hAnsi="Cambria Math"/>
                        </w:rPr>
                        <m:t>,</m:t>
                      </m:r>
                      <m:r>
                        <m:rPr>
                          <m:sty m:val="bi"/>
                        </m:rP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acc>
                        <m:accPr>
                          <m:ctrlPr>
                            <w:rPr>
                              <w:rFonts w:ascii="Cambria Math" w:hAnsi="Cambria Math"/>
                            </w:rPr>
                          </m:ctrlPr>
                        </m:accPr>
                        <m:e>
                          <m:r>
                            <m:rPr>
                              <m:sty m:val="bi"/>
                            </m:rPr>
                            <w:rPr>
                              <w:rFonts w:ascii="Cambria Math" w:hAnsi="Cambria Math"/>
                            </w:rPr>
                            <m:t>ρ</m:t>
                          </m:r>
                        </m:e>
                      </m:acc>
                      <m:r>
                        <m:rPr>
                          <m:sty m:val="p"/>
                        </m:rPr>
                        <w:rPr>
                          <w:rFonts w:ascii="Cambria Math" w:hAnsi="Cambria Math"/>
                        </w:rPr>
                        <m:t>,</m:t>
                      </m:r>
                      <m:r>
                        <w:rPr>
                          <w:rFonts w:ascii="Cambria Math" w:hAnsi="Cambria Math"/>
                        </w:rPr>
                        <m:t>E</m:t>
                      </m:r>
                      <m:r>
                        <m:rPr>
                          <m:sty m:val="p"/>
                        </m:rPr>
                        <w:rPr>
                          <w:rFonts w:ascii="Cambria Math" w:hAnsi="Cambria Math"/>
                        </w:rPr>
                        <m:t>)</m:t>
                      </m:r>
                    </m:e>
                  </m:d>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m:t>(4.12)</m:t>
          </m:r>
        </m:oMath>
      </m:oMathPara>
    </w:p>
    <w:p w14:paraId="3A4A5053" w14:textId="434F7B19" w:rsidR="003416EE" w:rsidRPr="00674711" w:rsidRDefault="006041B4">
      <w:pPr>
        <w:pStyle w:val="FirstParagraph"/>
        <w:rPr>
          <w:lang w:val="ru-RU"/>
          <w:rPrChange w:id="2378" w:author="Nik K" w:date="2026-10-29T00:17:00Z">
            <w:rPr/>
          </w:rPrChange>
        </w:rPr>
      </w:pPr>
      <w:r w:rsidRPr="00674711">
        <w:rPr>
          <w:lang w:val="ru-RU"/>
          <w:rPrChange w:id="2379" w:author="Nik K" w:date="2026-10-29T00:17:00Z">
            <w:rPr/>
          </w:rPrChange>
        </w:rPr>
        <w:t xml:space="preserve">Вектор </w:t>
      </w:r>
      <m:oMath>
        <m:r>
          <m:rPr>
            <m:sty m:val="bi"/>
          </m:rPr>
          <w:rPr>
            <w:rFonts w:ascii="Cambria Math" w:hAnsi="Cambria Math"/>
          </w:rPr>
          <m:t>z</m:t>
        </m:r>
      </m:oMath>
      <w:r w:rsidRPr="00674711">
        <w:rPr>
          <w:lang w:val="ru-RU"/>
          <w:rPrChange w:id="2380" w:author="Nik K" w:date="2026-10-29T00:17:00Z">
            <w:rPr/>
          </w:rPrChange>
        </w:rPr>
        <w:t xml:space="preserve"> объединяет измерения ТТРКГ по времени и отведениям; </w:t>
      </w:r>
      <m:oMath>
        <m:r>
          <m:rPr>
            <m:sty m:val="bi"/>
          </m:rPr>
          <w:rPr>
            <w:rFonts w:ascii="Cambria Math" w:hAnsi="Cambria Math"/>
          </w:rPr>
          <m:t>f</m:t>
        </m:r>
      </m:oMath>
      <w:r w:rsidRPr="00674711">
        <w:rPr>
          <w:lang w:val="ru-RU"/>
          <w:rPrChange w:id="2381" w:author="Nik K" w:date="2026-10-29T00:17:00Z">
            <w:rPr/>
          </w:rPrChange>
        </w:rPr>
        <w:t xml:space="preserve"> — прогноз прямой модели; </w:t>
      </w:r>
      <m:oMath>
        <m:r>
          <m:rPr>
            <m:sty m:val="bi"/>
          </m:rPr>
          <w:rPr>
            <w:rFonts w:ascii="Cambria Math" w:hAnsi="Cambria Math"/>
          </w:rPr>
          <m:t>θ</m:t>
        </m:r>
      </m:oMath>
      <w:r w:rsidRPr="00674711">
        <w:rPr>
          <w:lang w:val="ru-RU"/>
          <w:rPrChange w:id="2382" w:author="Nik K" w:date="2026-10-29T00:17:00Z">
            <w:rPr/>
          </w:rPrChange>
        </w:rPr>
        <w:t xml:space="preserve"> — сердечные, </w:t>
      </w:r>
      <m:oMath>
        <m:r>
          <m:rPr>
            <m:sty m:val="bi"/>
          </m:rPr>
          <w:rPr>
            <w:rFonts w:ascii="Cambria Math" w:hAnsi="Cambria Math"/>
          </w:rPr>
          <m:t>ν</m:t>
        </m:r>
      </m:oMath>
      <w:r w:rsidRPr="00674711">
        <w:rPr>
          <w:lang w:val="ru-RU"/>
          <w:rPrChange w:id="2383" w:author="Nik K" w:date="2026-10-29T00:17:00Z">
            <w:rPr/>
          </w:rPrChange>
        </w:rPr>
        <w:t xml:space="preserve"> — мешающие параметры; </w:t>
      </w:r>
      <m:oMath>
        <m:r>
          <m:rPr>
            <m:scr m:val="script"/>
            <m:sty m:val="p"/>
          </m:rPr>
          <w:rPr>
            <w:rFonts w:ascii="Cambria Math" w:hAnsi="Cambria Math"/>
          </w:rPr>
          <m:t>D</m:t>
        </m:r>
      </m:oMath>
      <w:r w:rsidRPr="00674711">
        <w:rPr>
          <w:lang w:val="ru-RU"/>
          <w:rPrChange w:id="2384" w:author="Nik K" w:date="2026-10-29T00:17:00Z">
            <w:rPr/>
          </w:rPrChange>
        </w:rPr>
        <w:t xml:space="preserve"> — допустимая область; </w:t>
      </w:r>
      <m:oMath>
        <m:sSub>
          <m:sSubPr>
            <m:ctrlPr>
              <w:rPr>
                <w:rFonts w:ascii="Cambria Math" w:hAnsi="Cambria Math"/>
              </w:rPr>
            </m:ctrlPr>
          </m:sSubPr>
          <m:e>
            <m:r>
              <w:rPr>
                <w:rFonts w:ascii="Cambria Math" w:hAnsi="Cambria Math"/>
              </w:rPr>
              <m:t>G</m:t>
            </m:r>
          </m:e>
          <m:sub>
            <m:r>
              <m:rPr>
                <m:sty m:val="p"/>
              </m:rPr>
              <w:rPr>
                <w:rFonts w:ascii="Cambria Math" w:hAnsi="Cambria Math"/>
                <w:lang w:val="ru-RU"/>
                <w:rPrChange w:id="2385" w:author="Nik K" w:date="2026-10-29T00:17:00Z">
                  <w:rPr>
                    <w:rFonts w:ascii="Cambria Math" w:hAnsi="Cambria Math"/>
                  </w:rPr>
                </w:rPrChange>
              </w:rPr>
              <m:t>*</m:t>
            </m:r>
          </m:sub>
        </m:sSub>
      </m:oMath>
      <w:r w:rsidRPr="00674711">
        <w:rPr>
          <w:lang w:val="ru-RU"/>
          <w:rPrChange w:id="2386" w:author="Nik K" w:date="2026-10-29T00:17:00Z">
            <w:rPr/>
          </w:rPrChange>
        </w:rPr>
        <w:t xml:space="preserve"> — КТ</w:t>
      </w:r>
      <w:del w:id="2387" w:author="Nik K" w:date="2026-10-29T07:55:00Z">
        <w:r w:rsidRPr="00674711" w:rsidDel="00695238">
          <w:rPr>
            <w:lang w:val="ru-RU"/>
            <w:rPrChange w:id="2388" w:author="Nik K" w:date="2026-10-29T00:17:00Z">
              <w:rPr/>
            </w:rPrChange>
          </w:rPr>
          <w:delText>-опора</w:delText>
        </w:r>
      </w:del>
      <w:r w:rsidRPr="00674711">
        <w:rPr>
          <w:lang w:val="ru-RU"/>
          <w:rPrChange w:id="2389" w:author="Nik K" w:date="2026-10-29T00:17:00Z">
            <w:rPr/>
          </w:rPrChange>
        </w:rPr>
        <w:t xml:space="preserve">, </w:t>
      </w:r>
      <m:oMath>
        <m:r>
          <w:rPr>
            <w:rFonts w:ascii="Cambria Math" w:hAnsi="Cambria Math"/>
          </w:rPr>
          <m:t>E</m:t>
        </m:r>
      </m:oMath>
      <w:r w:rsidRPr="00674711">
        <w:rPr>
          <w:lang w:val="ru-RU"/>
          <w:rPrChange w:id="2390" w:author="Nik K" w:date="2026-10-29T00:17:00Z">
            <w:rPr/>
          </w:rPrChange>
        </w:rPr>
        <w:t xml:space="preserve"> — признаки ЭКГ. Матрица </w:t>
      </w:r>
      <m:oMath>
        <m:r>
          <w:rPr>
            <w:rFonts w:ascii="Cambria Math" w:hAnsi="Cambria Math"/>
          </w:rPr>
          <m:t>W</m:t>
        </m:r>
      </m:oMath>
      <w:r w:rsidRPr="00674711">
        <w:rPr>
          <w:lang w:val="ru-RU"/>
          <w:rPrChange w:id="2391" w:author="Nik K" w:date="2026-10-29T00:17:00Z">
            <w:rPr/>
          </w:rPrChange>
        </w:rPr>
        <w:t xml:space="preserve"> задаёт метрику и соответствует ковариации шума только при её обосновании. Неопределённость условных тканевых входов </w:t>
      </w:r>
      <m:oMath>
        <m:acc>
          <m:accPr>
            <m:ctrlPr>
              <w:rPr>
                <w:rFonts w:ascii="Cambria Math" w:hAnsi="Cambria Math"/>
              </w:rPr>
            </m:ctrlPr>
          </m:accPr>
          <m:e>
            <m:r>
              <m:rPr>
                <m:sty m:val="bi"/>
              </m:rPr>
              <w:rPr>
                <w:rFonts w:ascii="Cambria Math" w:hAnsi="Cambria Math"/>
              </w:rPr>
              <m:t>ρ</m:t>
            </m:r>
          </m:e>
        </m:acc>
      </m:oMath>
      <w:r w:rsidRPr="00674711">
        <w:rPr>
          <w:lang w:val="ru-RU"/>
          <w:rPrChange w:id="2392" w:author="Nik K" w:date="2026-10-29T00:17:00Z">
            <w:rPr/>
          </w:rPrChange>
        </w:rPr>
        <w:t xml:space="preserve"> передаётся в результат.</w:t>
      </w:r>
    </w:p>
    <w:p w14:paraId="4FF85D36" w14:textId="77777777" w:rsidR="003416EE" w:rsidRDefault="006041B4">
      <w:pPr>
        <w:pStyle w:val="af"/>
      </w:pPr>
      <w:r>
        <w:t>Ненулевая производная показывает чувствительность, но не определимость. Исследуются масштабированная матрица, сходство столбцов и альтернативные решения. Алгебраический ранг при машинном допуске не устанавливает различимость на фоне ошибок. Регуляризация сохраняет зависимость от предпосылок. При неоднозначных параметрах целевой объём или функция могут совпадать на неразличимых решениях; это проверяется отдельно.</w:t>
      </w:r>
    </w:p>
    <w:p w14:paraId="061CD163" w14:textId="77777777" w:rsidR="003416EE" w:rsidRDefault="006041B4">
      <w:pPr>
        <w:pStyle w:val="af"/>
      </w:pPr>
      <w:r>
        <w:t xml:space="preserve">Линейная связь движения с объёмом у участника Н снизила корень из среднего квадрата нормы ошибки положения на трёх фазах следующего R–R для шести из девяти опор и повысила для трёх. Целевой объём был известен из КТ. Это не подтверждает восстановление движения по ТТРКГ или </w:t>
      </w:r>
      <w:r>
        <w:lastRenderedPageBreak/>
        <w:t>универсальность закона при одном снимке. Модели рассматриваются в главе 9; оценка их физических параметров не предполагает обучения ИИ.</w:t>
      </w:r>
    </w:p>
    <w:p w14:paraId="1A99849B" w14:textId="77777777" w:rsidR="003416EE" w:rsidRDefault="006041B4">
      <w:pPr>
        <w:pStyle w:val="21"/>
      </w:pPr>
      <w:bookmarkStart w:id="2393" w:name="_Toc244123068"/>
      <w:bookmarkStart w:id="2394" w:name="X22c7fa8c7a6bba23669364779f7bff9881b6298"/>
      <w:bookmarkEnd w:id="2354"/>
      <w:r>
        <w:t>4.8 Синхронность, дыхательное состояние и роль 4D-КТ</w:t>
      </w:r>
      <w:bookmarkEnd w:id="2393"/>
    </w:p>
    <w:p w14:paraId="0E80E649" w14:textId="77777777" w:rsidR="003416EE" w:rsidRPr="00674711" w:rsidRDefault="006041B4">
      <w:pPr>
        <w:pStyle w:val="FirstParagraph"/>
        <w:rPr>
          <w:lang w:val="ru-RU"/>
          <w:rPrChange w:id="2395" w:author="Nik K" w:date="2026-10-29T00:17:00Z">
            <w:rPr/>
          </w:rPrChange>
        </w:rPr>
      </w:pPr>
      <w:r w:rsidRPr="00674711">
        <w:rPr>
          <w:lang w:val="ru-RU"/>
          <w:rPrChange w:id="2396" w:author="Nik K" w:date="2026-10-29T00:17:00Z">
            <w:rPr/>
          </w:rPrChange>
        </w:rPr>
        <w:t>Будущий протокол предусматривает одновременную регистрацию ЭИТ и ТТРКГ на общей временной шкале с ЭКГ-привязкой. Требуется установить задержки трактов, правила обработки, дыхательные интервалы и перенос параметров между рабочими частотами. Для покадровой поправки сохраняются знак, амплитуда и фаза изменений; одновременное включение приборов не определяет их автоматически.</w:t>
      </w:r>
    </w:p>
    <w:p w14:paraId="020F25F0" w14:textId="77777777" w:rsidR="003416EE" w:rsidRDefault="006041B4">
      <w:pPr>
        <w:pStyle w:val="af"/>
      </w:pPr>
      <w:r>
        <w:t>Нынешние раздельные сессии сопоставляются при явном допущении повторяемости состояния. Нормировка на R–R не создаёт синхронности и не разрешает вычитание кривых. ЭКГ задаёт время, но не измеряет перемещение сердца и вклад камеры. Её связь с конечной диастолой и систолой проверяется отдельно.</w:t>
      </w:r>
    </w:p>
    <w:p w14:paraId="1A2F0A22" w14:textId="77777777" w:rsidR="003416EE" w:rsidRDefault="006041B4">
      <w:pPr>
        <w:pStyle w:val="af"/>
      </w:pPr>
      <w:r>
        <w:t>Метки дыхательных команд непосредственно не регистрировались; границы интервалов восстанавливаются ретроспективно. Принятие разметки не меняет её происхождения. Неопределённость границ и различие состояния при КТ и записи ограничивают сопоставление.</w:t>
      </w:r>
    </w:p>
    <w:p w14:paraId="19A478B2" w14:textId="77777777" w:rsidR="003416EE" w:rsidRDefault="006041B4">
      <w:pPr>
        <w:pStyle w:val="af"/>
      </w:pPr>
      <w:r>
        <w:t>4D-КТ нужна для выбора геометрических и камерных зависимостей и последующей проверки. В прямом опыте фазовые объёмы, центры, повороты и полуоси допустимы как известные управляющие входы. При проверке восстановления по одной КТ они остаются скрытыми от алгоритма.</w:t>
      </w:r>
    </w:p>
    <w:p w14:paraId="55B713F0" w14:textId="77777777" w:rsidR="003416EE" w:rsidRDefault="006041B4">
      <w:pPr>
        <w:pStyle w:val="af"/>
      </w:pPr>
      <w:r>
        <w:t>Функции, число параметров и ограничения фиксируются до открытия проверочных фаз. Подгонка собственной полной динамики отличается от проверки на исключённых фазах или другом человеке. При трёх подходящих независимых участниках возможен выбор закона по двум и проверка третьего с одной опорой. Полнота этих наборов требует подтверждения; фазы одного человека не образуют новых участников. КТ-референс сохраняет ограничения сегментации, поля зрения и покрытия цикла.</w:t>
      </w:r>
    </w:p>
    <w:p w14:paraId="6B84BEC5" w14:textId="77777777" w:rsidR="003416EE" w:rsidRDefault="006041B4">
      <w:pPr>
        <w:pStyle w:val="21"/>
      </w:pPr>
      <w:bookmarkStart w:id="2397" w:name="_Toc244123069"/>
      <w:bookmarkStart w:id="2398" w:name="критерии-проверки-и-границы-выводов"/>
      <w:bookmarkEnd w:id="2394"/>
      <w:r>
        <w:lastRenderedPageBreak/>
        <w:t>4.9 Критерии проверки и границы выводов</w:t>
      </w:r>
      <w:bookmarkEnd w:id="2397"/>
    </w:p>
    <w:p w14:paraId="5E976A93" w14:textId="77777777" w:rsidR="003416EE" w:rsidRPr="00674711" w:rsidRDefault="006041B4">
      <w:pPr>
        <w:pStyle w:val="FirstParagraph"/>
        <w:rPr>
          <w:lang w:val="ru-RU"/>
          <w:rPrChange w:id="2399" w:author="Nik K" w:date="2026-10-29T00:17:00Z">
            <w:rPr/>
          </w:rPrChange>
        </w:rPr>
      </w:pPr>
      <w:r w:rsidRPr="00674711">
        <w:rPr>
          <w:lang w:val="ru-RU"/>
          <w:rPrChange w:id="2400" w:author="Nik K" w:date="2026-10-29T00:17:00Z">
            <w:rPr/>
          </w:rPrChange>
        </w:rPr>
        <w:t>После проверки происхождения анатомии, контактов и записей оценивают прямой расчёт: единицы, сохранение тока, взаимность в применимой постановке, устойчивость к дискретизации и шагу производных. Численная согласованность не определяет экспериментальную точность тканевых параметров и функций сердца.</w:t>
      </w:r>
    </w:p>
    <w:p w14:paraId="71E06F87" w14:textId="77777777" w:rsidR="003416EE" w:rsidRDefault="006041B4">
      <w:pPr>
        <w:pStyle w:val="af"/>
      </w:pPr>
      <w:r>
        <w:t>Для аппроксимации оценивают объём и его изменения, центр, поверхность и перекрытие. Равенство объёмов по построению не проверяет восстановление. Электрически сопоставляют базу, направление и масштаб откликов на одинаковые воздействия: близость направлений при неверном масштабе недостаточна. Известное возмущение исходной STL передают в обратную модель аппроксимации и проверяют ошибки объёма, координат и ложные изменения свойств. Малая невязка при неверных параметрах не означает успеха.</w:t>
      </w:r>
    </w:p>
    <w:p w14:paraId="4A237DFC" w14:textId="77777777" w:rsidR="003416EE" w:rsidRDefault="006041B4">
      <w:pPr>
        <w:pStyle w:val="af"/>
      </w:pPr>
      <w:r>
        <w:t xml:space="preserve">Для коррекции оценивают устойчивость тканевых параметров, их смешение с геометрией и погрешность переноса в ТТРКГ. При совместных возмущениях полный отклик сравнивают с суммой линейных вкладов. Около нулевого суммарного сигнала сохраняют абсолютную ошибку в омах или </w:t>
      </w:r>
      <w:proofErr w:type="spellStart"/>
      <w:r>
        <w:t>миллиомах</w:t>
      </w:r>
      <w:proofErr w:type="spellEnd"/>
      <w:r>
        <w:t>, поскольку относительная неустойчива. Совместная инверсия ЭИТ и ТТРКГ допустима как диагностика неоднозначности, но не заменяет целевое восстановление геометрии по ТТРКГ.</w:t>
      </w:r>
    </w:p>
    <w:p w14:paraId="4EA514C6" w14:textId="77777777" w:rsidR="003416EE" w:rsidRDefault="006041B4">
      <w:pPr>
        <w:pStyle w:val="af"/>
      </w:pPr>
      <w:r>
        <w:t>Обратная задача проверяется на отложенных данных с оценкой устойчивости и доли неприемлемых решений. Ошибки камерных объёмов и УО выражают в миллилитрах, относительные — при указанном ненулевом референсе; ошибки ФВ — в процентных пунктах. Раздельно сообщают смещение, стандартное отклонение и корень из средней квадратичной ошибки. Ошибка аппроксимации КТ не подменяет ошибку восстановления по сигналам. Контроль с использованием только фазы цикла проверяет добавочную информацию электрических наблюдений.</w:t>
      </w:r>
    </w:p>
    <w:p w14:paraId="2E1ABCCF" w14:textId="77777777" w:rsidR="003416EE" w:rsidRDefault="006041B4">
      <w:pPr>
        <w:pStyle w:val="af"/>
      </w:pPr>
      <w:r>
        <w:lastRenderedPageBreak/>
        <w:t>Бюджет неопределённости включает сегментацию и фазу КТ, перенос динамики, ошибку формы, свойства тканей, контакты, электроды, частотное и временное согласование, вариабельность записи. Зависимости ошибок сохраняются; неизвестные составляющие не заменяются нулём или независимым гауссовым шумом. Электрический остаток не определяет каждую из них.</w:t>
      </w:r>
    </w:p>
    <w:p w14:paraId="52CA129C" w14:textId="77777777" w:rsidR="003416EE" w:rsidRDefault="006041B4">
      <w:pPr>
        <w:pStyle w:val="af"/>
      </w:pPr>
      <w:r>
        <w:t>Допуски приемлемости УО и ФВ не заданы и требуют обоснования. Результатом разработки может быть проверенное преобразование с ограниченной применимостью либо установленная неоднозначность варианта. Условные тканевые оценки и вычислительные сравнения пока не образуют завершённого экспериментального расчёта УО и ФВ по одной КТ. Выполненные проверки сведены в главе 11, ограничения и условия сокращения входов — в главе 12.</w:t>
      </w:r>
    </w:p>
    <w:p w14:paraId="2D38DA77" w14:textId="77777777" w:rsidR="003416EE" w:rsidRDefault="006041B4">
      <w:pPr>
        <w:pStyle w:val="1"/>
      </w:pPr>
      <w:bookmarkStart w:id="2401" w:name="_Toc244123070"/>
      <w:bookmarkStart w:id="2402" w:name="материалы-и-экспериментальная-методика"/>
      <w:bookmarkEnd w:id="1986"/>
      <w:bookmarkEnd w:id="2398"/>
      <w:r>
        <w:lastRenderedPageBreak/>
        <w:t>5 Материалы и экспериментальная методика</w:t>
      </w:r>
      <w:bookmarkEnd w:id="2401"/>
    </w:p>
    <w:p w14:paraId="7921E15E" w14:textId="77777777" w:rsidR="003416EE" w:rsidRDefault="006041B4">
      <w:pPr>
        <w:pStyle w:val="21"/>
      </w:pPr>
      <w:bookmarkStart w:id="2403" w:name="_Toc244123071"/>
      <w:bookmarkStart w:id="2404" w:name="состав-исследования-и-единицы-наблюдения"/>
      <w:r>
        <w:t>5.1 Состав исследования и единицы наблюдения</w:t>
      </w:r>
      <w:bookmarkEnd w:id="2403"/>
    </w:p>
    <w:p w14:paraId="23CFC0B2" w14:textId="77777777" w:rsidR="003416EE" w:rsidRPr="00674711" w:rsidRDefault="006041B4">
      <w:pPr>
        <w:pStyle w:val="FirstParagraph"/>
        <w:rPr>
          <w:lang w:val="ru-RU"/>
          <w:rPrChange w:id="2405" w:author="Nik K" w:date="2026-10-29T00:17:00Z">
            <w:rPr/>
          </w:rPrChange>
        </w:rPr>
      </w:pPr>
      <w:r w:rsidRPr="00674711">
        <w:rPr>
          <w:lang w:val="ru-RU"/>
          <w:rPrChange w:id="2406" w:author="Nik K" w:date="2026-10-29T00:17:00Z">
            <w:rPr/>
          </w:rPrChange>
        </w:rPr>
        <w:t xml:space="preserve">Экспериментальные материалы используются для разработки методики восстановления динамики сердца по электрическим измерениям с индивидуальной анатомической опорой. Исследуются воспроизводимость изменений импеданса при заданном монтаже, их временная связь с электрокардиограммой (ЭКГ) и возможность отделения тканевых изменений от геометрических. Регистрация, восстановление протокола, контроль качества и обработка подготавливают наблюдения для физической модели; наличие обработанного сигнала ещё не означает получения </w:t>
      </w:r>
      <w:proofErr w:type="spellStart"/>
      <w:r w:rsidRPr="00674711">
        <w:rPr>
          <w:lang w:val="ru-RU"/>
          <w:rPrChange w:id="2407" w:author="Nik K" w:date="2026-10-29T00:17:00Z">
            <w:rPr/>
          </w:rPrChange>
        </w:rPr>
        <w:t>валидированных</w:t>
      </w:r>
      <w:proofErr w:type="spellEnd"/>
      <w:r w:rsidRPr="00674711">
        <w:rPr>
          <w:lang w:val="ru-RU"/>
          <w:rPrChange w:id="2408" w:author="Nik K" w:date="2026-10-29T00:17:00Z">
            <w:rPr/>
          </w:rPrChange>
        </w:rPr>
        <w:t xml:space="preserve"> оценок ударного объёма (УО) и фракции выброса (ФВ).</w:t>
      </w:r>
    </w:p>
    <w:p w14:paraId="742035B7" w14:textId="77777777" w:rsidR="003416EE" w:rsidRDefault="006041B4">
      <w:pPr>
        <w:pStyle w:val="af"/>
      </w:pPr>
      <w:r>
        <w:t xml:space="preserve">Основной корпус ограничен октябрьскими исследованиями трёх добровольцев: Г — 05.10.2026, Н и Я — 22.10.2026. Применялся </w:t>
      </w:r>
      <w:proofErr w:type="spellStart"/>
      <w:r>
        <w:t>реокардиомонитор</w:t>
      </w:r>
      <w:proofErr w:type="spellEnd"/>
      <w:r>
        <w:t xml:space="preserve"> — многоканальная </w:t>
      </w:r>
      <w:proofErr w:type="spellStart"/>
      <w:r>
        <w:t>электроимпедансная</w:t>
      </w:r>
      <w:proofErr w:type="spellEnd"/>
      <w:r>
        <w:t xml:space="preserve"> измерительная система с синхронной регистрацией ЭКГ. ТТРКГ означает </w:t>
      </w:r>
      <w:proofErr w:type="spellStart"/>
      <w:r>
        <w:t>трансторакальное</w:t>
      </w:r>
      <w:proofErr w:type="spellEnd"/>
      <w:r>
        <w:t xml:space="preserve"> отведение «рука–рука». Отдельный источник — поясная </w:t>
      </w:r>
      <w:proofErr w:type="spellStart"/>
      <w:r>
        <w:t>электроимпедансная</w:t>
      </w:r>
      <w:proofErr w:type="spellEnd"/>
      <w:r>
        <w:t xml:space="preserve"> томография (ЭИТ) </w:t>
      </w:r>
      <w:proofErr w:type="spellStart"/>
      <w:r>
        <w:t>PulmoVista</w:t>
      </w:r>
      <w:proofErr w:type="spellEnd"/>
      <w:r>
        <w:t xml:space="preserve">; для расчёта Н используются четыре июльские записи. РЕО32 и более ранние ревизии </w:t>
      </w:r>
      <w:proofErr w:type="spellStart"/>
      <w:r>
        <w:t>реокардиомонитора</w:t>
      </w:r>
      <w:proofErr w:type="spellEnd"/>
      <w:r>
        <w:t xml:space="preserve"> в этот корпус не включены; их каналы, шкалы и аппаратные эффекты сюда не переносятся.</w:t>
      </w:r>
    </w:p>
    <w:p w14:paraId="12B9B182" w14:textId="77777777" w:rsidR="003416EE" w:rsidRDefault="006041B4">
      <w:pPr>
        <w:pStyle w:val="af"/>
      </w:pPr>
      <w:r>
        <w:t>Различаются участник, сессия и запись определённого монтажа; внутри записи — дыхательные интервалы и сердечные циклы. Повторные циклы не увеличивают число независимых участников. Последовательные монтажи не образуют одновременный вектор наблюдений: сопоставимость состояния между ними является отдельным допущением.</w:t>
      </w:r>
    </w:p>
    <w:p w14:paraId="78DB7DCC" w14:textId="77777777" w:rsidR="003416EE" w:rsidRDefault="006041B4">
      <w:pPr>
        <w:pStyle w:val="af"/>
      </w:pPr>
      <w:r>
        <w:t xml:space="preserve">Частота зондирования и порядок проб сообщены автором; количество отсчётов и непрерывность счётчика проверяются по данным; дыхательные границы восстановлены ретроспективно; часть координат электродов задана расчётным сценарием. В предоставленных материалах не установлены реквизиты этического разрешения, формы информированного согласия и </w:t>
      </w:r>
      <w:r>
        <w:lastRenderedPageBreak/>
        <w:t>полные критерии включения. Их содержание не предполагается по факту существования записей; демографические характеристики и диагнозы по виду КТ не восстанавливаются.</w:t>
      </w:r>
    </w:p>
    <w:p w14:paraId="1775F672" w14:textId="77777777" w:rsidR="003416EE" w:rsidRDefault="006041B4">
      <w:pPr>
        <w:pStyle w:val="21"/>
      </w:pPr>
      <w:bookmarkStart w:id="2409" w:name="_Toc244123072"/>
      <w:bookmarkStart w:id="2410" w:name="X8e3f94792280050368f5fe0899c5f2be88d5894"/>
      <w:bookmarkEnd w:id="2404"/>
      <w:r>
        <w:t>5.2 Экспериментальный корпус и проверка его состава</w:t>
      </w:r>
      <w:bookmarkEnd w:id="2409"/>
    </w:p>
    <w:p w14:paraId="237C264B" w14:textId="77777777" w:rsidR="003416EE" w:rsidRPr="00674711" w:rsidRDefault="006041B4">
      <w:pPr>
        <w:pStyle w:val="FirstParagraph"/>
        <w:rPr>
          <w:lang w:val="ru-RU"/>
          <w:rPrChange w:id="2411" w:author="Nik K" w:date="2026-10-29T00:17:00Z">
            <w:rPr/>
          </w:rPrChange>
        </w:rPr>
      </w:pPr>
      <w:r w:rsidRPr="00674711">
        <w:rPr>
          <w:lang w:val="ru-RU"/>
          <w:rPrChange w:id="2412" w:author="Nik K" w:date="2026-10-29T00:17:00Z">
            <w:rPr/>
          </w:rPrChange>
        </w:rPr>
        <w:t xml:space="preserve">Таблица 5.1 связывает количество файлов с назначением и статусом. По протоколу подготовки предыдущей редакции были повторно подтверждены наличие и контрольные суммы всех 33 </w:t>
      </w:r>
      <w:r>
        <w:t>TXT</w:t>
      </w:r>
      <w:r w:rsidRPr="00674711">
        <w:rPr>
          <w:lang w:val="ru-RU"/>
          <w:rPrChange w:id="2413" w:author="Nik K" w:date="2026-10-29T00:17:00Z">
            <w:rPr/>
          </w:rPrChange>
        </w:rPr>
        <w:t>. При текущем дополнении исходные записи во внешнем хранилище недоступны, поэтому этот контроль не повторялся. Для ЭИТ использованы сохранённые протоколы чтения и сопоставления с каноническим архивом [53–56].</w:t>
      </w:r>
    </w:p>
    <w:p w14:paraId="6CD5CB88" w14:textId="77777777" w:rsidR="003416EE" w:rsidRDefault="006041B4">
      <w:pPr>
        <w:pStyle w:val="af5"/>
        <w:keepNext/>
      </w:pPr>
      <w:r>
        <w:t>Таблица 5.1 — Состав экспериментального корпуса и фактически подтверждённый статус</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269"/>
        <w:gridCol w:w="1423"/>
        <w:gridCol w:w="2339"/>
        <w:gridCol w:w="3464"/>
      </w:tblGrid>
      <w:tr w:rsidR="003416EE" w14:paraId="11A6637B" w14:textId="77777777">
        <w:trPr>
          <w:cantSplit/>
          <w:tblHeader/>
        </w:trPr>
        <w:tc>
          <w:tcPr>
            <w:tcW w:w="2235" w:type="dxa"/>
            <w:shd w:val="clear" w:color="auto" w:fill="EDEDED"/>
          </w:tcPr>
          <w:p w14:paraId="60EE1AC3" w14:textId="77777777" w:rsidR="003416EE" w:rsidRDefault="006041B4">
            <w:pPr>
              <w:keepNext/>
              <w:spacing w:before="60" w:after="60" w:line="240" w:lineRule="auto"/>
              <w:ind w:firstLine="0"/>
              <w:jc w:val="left"/>
            </w:pPr>
            <w:r>
              <w:rPr>
                <w:b/>
                <w:sz w:val="22"/>
              </w:rPr>
              <w:t>Материал</w:t>
            </w:r>
          </w:p>
        </w:tc>
        <w:tc>
          <w:tcPr>
            <w:tcW w:w="1402" w:type="dxa"/>
            <w:shd w:val="clear" w:color="auto" w:fill="EDEDED"/>
          </w:tcPr>
          <w:p w14:paraId="29859C82" w14:textId="77777777" w:rsidR="003416EE" w:rsidRDefault="006041B4">
            <w:pPr>
              <w:keepNext/>
              <w:spacing w:before="60" w:after="60" w:line="240" w:lineRule="auto"/>
              <w:ind w:firstLine="0"/>
              <w:jc w:val="left"/>
            </w:pPr>
            <w:r>
              <w:rPr>
                <w:b/>
                <w:sz w:val="22"/>
              </w:rPr>
              <w:t>Участник и сессия</w:t>
            </w:r>
          </w:p>
        </w:tc>
        <w:tc>
          <w:tcPr>
            <w:tcW w:w="2305" w:type="dxa"/>
            <w:shd w:val="clear" w:color="auto" w:fill="EDEDED"/>
          </w:tcPr>
          <w:p w14:paraId="05D1EFC3" w14:textId="77777777" w:rsidR="003416EE" w:rsidRDefault="006041B4">
            <w:pPr>
              <w:keepNext/>
              <w:spacing w:before="60" w:after="60" w:line="240" w:lineRule="auto"/>
              <w:ind w:firstLine="0"/>
              <w:jc w:val="left"/>
            </w:pPr>
            <w:r>
              <w:rPr>
                <w:b/>
                <w:sz w:val="22"/>
              </w:rPr>
              <w:t>Количество файлов или объектов</w:t>
            </w:r>
          </w:p>
        </w:tc>
        <w:tc>
          <w:tcPr>
            <w:tcW w:w="3413" w:type="dxa"/>
            <w:shd w:val="clear" w:color="auto" w:fill="EDEDED"/>
          </w:tcPr>
          <w:p w14:paraId="61E7B8B8" w14:textId="77777777" w:rsidR="003416EE" w:rsidRDefault="006041B4">
            <w:pPr>
              <w:keepNext/>
              <w:spacing w:before="60" w:after="60" w:line="240" w:lineRule="auto"/>
              <w:ind w:firstLine="0"/>
              <w:jc w:val="left"/>
            </w:pPr>
            <w:r>
              <w:rPr>
                <w:b/>
                <w:sz w:val="22"/>
              </w:rPr>
              <w:t>Проверенный статус и граница использования</w:t>
            </w:r>
          </w:p>
        </w:tc>
      </w:tr>
      <w:tr w:rsidR="003416EE" w14:paraId="28D97991" w14:textId="77777777">
        <w:trPr>
          <w:cantSplit/>
        </w:trPr>
        <w:tc>
          <w:tcPr>
            <w:tcW w:w="2235" w:type="dxa"/>
          </w:tcPr>
          <w:p w14:paraId="37432A18" w14:textId="77777777" w:rsidR="003416EE" w:rsidRDefault="006041B4">
            <w:pPr>
              <w:spacing w:before="60" w:after="60" w:line="240" w:lineRule="auto"/>
              <w:ind w:firstLine="0"/>
              <w:jc w:val="left"/>
            </w:pPr>
            <w:proofErr w:type="spellStart"/>
            <w:r>
              <w:rPr>
                <w:sz w:val="22"/>
              </w:rPr>
              <w:t>Электроимпеданс</w:t>
            </w:r>
            <w:proofErr w:type="spellEnd"/>
            <w:r>
              <w:rPr>
                <w:sz w:val="22"/>
              </w:rPr>
              <w:t xml:space="preserve"> и ЭКГ, текстовый экспорт</w:t>
            </w:r>
          </w:p>
        </w:tc>
        <w:tc>
          <w:tcPr>
            <w:tcW w:w="1402" w:type="dxa"/>
          </w:tcPr>
          <w:p w14:paraId="26B2AE57" w14:textId="77777777" w:rsidR="003416EE" w:rsidRDefault="006041B4">
            <w:pPr>
              <w:spacing w:before="60" w:after="60" w:line="240" w:lineRule="auto"/>
              <w:ind w:firstLine="0"/>
              <w:jc w:val="left"/>
            </w:pPr>
            <w:r>
              <w:rPr>
                <w:sz w:val="22"/>
              </w:rPr>
              <w:t>Г, 05.10.2026</w:t>
            </w:r>
          </w:p>
        </w:tc>
        <w:tc>
          <w:tcPr>
            <w:tcW w:w="2305" w:type="dxa"/>
          </w:tcPr>
          <w:p w14:paraId="2FD70E5B" w14:textId="77777777" w:rsidR="003416EE" w:rsidRDefault="006041B4">
            <w:pPr>
              <w:spacing w:before="60" w:after="60" w:line="240" w:lineRule="auto"/>
              <w:ind w:firstLine="0"/>
              <w:jc w:val="left"/>
            </w:pPr>
            <w:r>
              <w:rPr>
                <w:sz w:val="22"/>
              </w:rPr>
              <w:t>18 TXT; 18 различных контрольных сумм</w:t>
            </w:r>
          </w:p>
        </w:tc>
        <w:tc>
          <w:tcPr>
            <w:tcW w:w="3413" w:type="dxa"/>
          </w:tcPr>
          <w:p w14:paraId="684E8F39" w14:textId="77777777" w:rsidR="003416EE" w:rsidRDefault="006041B4">
            <w:pPr>
              <w:spacing w:before="60" w:after="60" w:line="240" w:lineRule="auto"/>
              <w:ind w:firstLine="0"/>
              <w:jc w:val="left"/>
            </w:pPr>
            <w:r>
              <w:rPr>
                <w:sz w:val="22"/>
              </w:rPr>
              <w:t xml:space="preserve">Все файлы доступны, текущие хэши совпадают с инвентаризацией; технический контроль выполнен, дыхательная и ЭКГ-разметка </w:t>
            </w:r>
            <w:proofErr w:type="spellStart"/>
            <w:r>
              <w:rPr>
                <w:sz w:val="22"/>
              </w:rPr>
              <w:t>кандидатные</w:t>
            </w:r>
            <w:proofErr w:type="spellEnd"/>
          </w:p>
        </w:tc>
      </w:tr>
      <w:tr w:rsidR="003416EE" w14:paraId="3D6538E2" w14:textId="77777777">
        <w:trPr>
          <w:cantSplit/>
        </w:trPr>
        <w:tc>
          <w:tcPr>
            <w:tcW w:w="2235" w:type="dxa"/>
          </w:tcPr>
          <w:p w14:paraId="3A196CD1" w14:textId="77777777" w:rsidR="003416EE" w:rsidRDefault="006041B4">
            <w:pPr>
              <w:spacing w:before="60" w:after="60" w:line="240" w:lineRule="auto"/>
              <w:ind w:firstLine="0"/>
              <w:jc w:val="left"/>
            </w:pPr>
            <w:proofErr w:type="spellStart"/>
            <w:r>
              <w:rPr>
                <w:sz w:val="22"/>
              </w:rPr>
              <w:t>Электроимпеданс</w:t>
            </w:r>
            <w:proofErr w:type="spellEnd"/>
            <w:r>
              <w:rPr>
                <w:sz w:val="22"/>
              </w:rPr>
              <w:t xml:space="preserve"> и ЭКГ, текстовый экспорт</w:t>
            </w:r>
          </w:p>
        </w:tc>
        <w:tc>
          <w:tcPr>
            <w:tcW w:w="1402" w:type="dxa"/>
          </w:tcPr>
          <w:p w14:paraId="7C707027" w14:textId="77777777" w:rsidR="003416EE" w:rsidRDefault="006041B4">
            <w:pPr>
              <w:spacing w:before="60" w:after="60" w:line="240" w:lineRule="auto"/>
              <w:ind w:firstLine="0"/>
              <w:jc w:val="left"/>
            </w:pPr>
            <w:r>
              <w:rPr>
                <w:sz w:val="22"/>
              </w:rPr>
              <w:t>Н, 22.10.2026</w:t>
            </w:r>
          </w:p>
        </w:tc>
        <w:tc>
          <w:tcPr>
            <w:tcW w:w="2305" w:type="dxa"/>
          </w:tcPr>
          <w:p w14:paraId="008B8D65" w14:textId="77777777" w:rsidR="003416EE" w:rsidRDefault="006041B4">
            <w:pPr>
              <w:spacing w:before="60" w:after="60" w:line="240" w:lineRule="auto"/>
              <w:ind w:firstLine="0"/>
              <w:jc w:val="left"/>
            </w:pPr>
            <w:r>
              <w:rPr>
                <w:sz w:val="22"/>
              </w:rPr>
              <w:t>8 TXT; 8 различных контрольных сумм</w:t>
            </w:r>
          </w:p>
        </w:tc>
        <w:tc>
          <w:tcPr>
            <w:tcW w:w="3413" w:type="dxa"/>
          </w:tcPr>
          <w:p w14:paraId="04BC0DAC" w14:textId="77777777" w:rsidR="003416EE" w:rsidRDefault="006041B4">
            <w:pPr>
              <w:spacing w:before="60" w:after="60" w:line="240" w:lineRule="auto"/>
              <w:ind w:firstLine="0"/>
              <w:jc w:val="left"/>
            </w:pPr>
            <w:r>
              <w:rPr>
                <w:sz w:val="22"/>
              </w:rPr>
              <w:t>Те же проверки целостности; включены обычные дыхательные записи и специальные пробы</w:t>
            </w:r>
          </w:p>
        </w:tc>
      </w:tr>
      <w:tr w:rsidR="003416EE" w14:paraId="24D732E2" w14:textId="77777777">
        <w:trPr>
          <w:cantSplit/>
        </w:trPr>
        <w:tc>
          <w:tcPr>
            <w:tcW w:w="2235" w:type="dxa"/>
          </w:tcPr>
          <w:p w14:paraId="6F43FA51" w14:textId="77777777" w:rsidR="003416EE" w:rsidRDefault="006041B4">
            <w:pPr>
              <w:spacing w:before="60" w:after="60" w:line="240" w:lineRule="auto"/>
              <w:ind w:firstLine="0"/>
              <w:jc w:val="left"/>
            </w:pPr>
            <w:proofErr w:type="spellStart"/>
            <w:r>
              <w:rPr>
                <w:sz w:val="22"/>
              </w:rPr>
              <w:t>Электроимпеданс</w:t>
            </w:r>
            <w:proofErr w:type="spellEnd"/>
            <w:r>
              <w:rPr>
                <w:sz w:val="22"/>
              </w:rPr>
              <w:t xml:space="preserve"> и ЭКГ, текстовый экспорт</w:t>
            </w:r>
          </w:p>
        </w:tc>
        <w:tc>
          <w:tcPr>
            <w:tcW w:w="1402" w:type="dxa"/>
          </w:tcPr>
          <w:p w14:paraId="1DE6E991" w14:textId="77777777" w:rsidR="003416EE" w:rsidRDefault="006041B4">
            <w:pPr>
              <w:spacing w:before="60" w:after="60" w:line="240" w:lineRule="auto"/>
              <w:ind w:firstLine="0"/>
              <w:jc w:val="left"/>
            </w:pPr>
            <w:r>
              <w:rPr>
                <w:sz w:val="22"/>
              </w:rPr>
              <w:t>Я, 22.10.2026</w:t>
            </w:r>
          </w:p>
        </w:tc>
        <w:tc>
          <w:tcPr>
            <w:tcW w:w="2305" w:type="dxa"/>
          </w:tcPr>
          <w:p w14:paraId="3E9B2822" w14:textId="77777777" w:rsidR="003416EE" w:rsidRDefault="006041B4">
            <w:pPr>
              <w:spacing w:before="60" w:after="60" w:line="240" w:lineRule="auto"/>
              <w:ind w:firstLine="0"/>
              <w:jc w:val="left"/>
            </w:pPr>
            <w:r>
              <w:rPr>
                <w:sz w:val="22"/>
              </w:rPr>
              <w:t>7 TXT; 7 различных контрольных сумм</w:t>
            </w:r>
          </w:p>
        </w:tc>
        <w:tc>
          <w:tcPr>
            <w:tcW w:w="3413" w:type="dxa"/>
          </w:tcPr>
          <w:p w14:paraId="615F6CA0" w14:textId="77777777" w:rsidR="003416EE" w:rsidRDefault="006041B4">
            <w:pPr>
              <w:spacing w:before="60" w:after="60" w:line="240" w:lineRule="auto"/>
              <w:ind w:firstLine="0"/>
              <w:jc w:val="left"/>
            </w:pPr>
            <w:r>
              <w:rPr>
                <w:sz w:val="22"/>
              </w:rPr>
              <w:t>Те же проверки целостности; полноценный динамический КТ-референс в проверенном корпусе не найден</w:t>
            </w:r>
          </w:p>
        </w:tc>
      </w:tr>
      <w:tr w:rsidR="003416EE" w14:paraId="317D6BF8" w14:textId="77777777">
        <w:trPr>
          <w:cantSplit/>
        </w:trPr>
        <w:tc>
          <w:tcPr>
            <w:tcW w:w="2235" w:type="dxa"/>
          </w:tcPr>
          <w:p w14:paraId="6EC7CC22" w14:textId="77777777" w:rsidR="003416EE" w:rsidRDefault="006041B4">
            <w:pPr>
              <w:spacing w:before="60" w:after="60" w:line="240" w:lineRule="auto"/>
              <w:ind w:firstLine="0"/>
              <w:jc w:val="left"/>
            </w:pPr>
            <w:r>
              <w:rPr>
                <w:sz w:val="22"/>
              </w:rPr>
              <w:t>Бинарные потоки октябрьских сессий</w:t>
            </w:r>
          </w:p>
        </w:tc>
        <w:tc>
          <w:tcPr>
            <w:tcW w:w="1402" w:type="dxa"/>
          </w:tcPr>
          <w:p w14:paraId="01EF31DC" w14:textId="77777777" w:rsidR="003416EE" w:rsidRDefault="006041B4">
            <w:pPr>
              <w:spacing w:before="60" w:after="60" w:line="240" w:lineRule="auto"/>
              <w:ind w:firstLine="0"/>
              <w:jc w:val="left"/>
            </w:pPr>
            <w:r>
              <w:rPr>
                <w:sz w:val="22"/>
              </w:rPr>
              <w:t>Г; Н и Я</w:t>
            </w:r>
          </w:p>
        </w:tc>
        <w:tc>
          <w:tcPr>
            <w:tcW w:w="2305" w:type="dxa"/>
          </w:tcPr>
          <w:p w14:paraId="505881FD" w14:textId="77777777" w:rsidR="003416EE" w:rsidRDefault="006041B4">
            <w:pPr>
              <w:spacing w:before="60" w:after="60" w:line="240" w:lineRule="auto"/>
              <w:ind w:firstLine="0"/>
              <w:jc w:val="left"/>
            </w:pPr>
            <w:r>
              <w:rPr>
                <w:sz w:val="22"/>
              </w:rPr>
              <w:t>10 BIN у Г, из них 7 пустых; 2 непустых BIN второй сессии</w:t>
            </w:r>
          </w:p>
        </w:tc>
        <w:tc>
          <w:tcPr>
            <w:tcW w:w="3413" w:type="dxa"/>
          </w:tcPr>
          <w:p w14:paraId="6E7FA22C" w14:textId="77777777" w:rsidR="003416EE" w:rsidRDefault="006041B4">
            <w:pPr>
              <w:spacing w:before="60" w:after="60" w:line="240" w:lineRule="auto"/>
              <w:ind w:firstLine="0"/>
              <w:jc w:val="left"/>
            </w:pPr>
            <w:r>
              <w:rPr>
                <w:sz w:val="22"/>
              </w:rPr>
              <w:t>Вспомогательные источники проверки TXT и временной шкалы; самостоятельными дополнительными физиологическими записями не считаются</w:t>
            </w:r>
          </w:p>
        </w:tc>
      </w:tr>
      <w:tr w:rsidR="003416EE" w14:paraId="21D23A36" w14:textId="77777777">
        <w:trPr>
          <w:cantSplit/>
        </w:trPr>
        <w:tc>
          <w:tcPr>
            <w:tcW w:w="2235" w:type="dxa"/>
          </w:tcPr>
          <w:p w14:paraId="33A3D7D8" w14:textId="77777777" w:rsidR="003416EE" w:rsidRDefault="006041B4">
            <w:pPr>
              <w:spacing w:before="60" w:after="60" w:line="240" w:lineRule="auto"/>
              <w:ind w:firstLine="0"/>
              <w:jc w:val="left"/>
            </w:pPr>
            <w:r>
              <w:rPr>
                <w:sz w:val="22"/>
              </w:rPr>
              <w:t>Поясная ЭИТ для индивидуального расчёта</w:t>
            </w:r>
          </w:p>
        </w:tc>
        <w:tc>
          <w:tcPr>
            <w:tcW w:w="1402" w:type="dxa"/>
          </w:tcPr>
          <w:p w14:paraId="2F9C4FA3" w14:textId="77777777" w:rsidR="003416EE" w:rsidRDefault="006041B4">
            <w:pPr>
              <w:spacing w:before="60" w:after="60" w:line="240" w:lineRule="auto"/>
              <w:ind w:firstLine="0"/>
              <w:jc w:val="left"/>
            </w:pPr>
            <w:r>
              <w:rPr>
                <w:sz w:val="22"/>
              </w:rPr>
              <w:t>Н, дата в заголовках 15.07.2026</w:t>
            </w:r>
          </w:p>
        </w:tc>
        <w:tc>
          <w:tcPr>
            <w:tcW w:w="2305" w:type="dxa"/>
          </w:tcPr>
          <w:p w14:paraId="1AA7F5B6" w14:textId="77777777" w:rsidR="003416EE" w:rsidRDefault="006041B4">
            <w:pPr>
              <w:spacing w:before="60" w:after="60" w:line="240" w:lineRule="auto"/>
              <w:ind w:firstLine="0"/>
              <w:jc w:val="left"/>
            </w:pPr>
            <w:r>
              <w:rPr>
                <w:sz w:val="22"/>
              </w:rPr>
              <w:t>4 EIT; 4 различных содержимых</w:t>
            </w:r>
          </w:p>
        </w:tc>
        <w:tc>
          <w:tcPr>
            <w:tcW w:w="3413" w:type="dxa"/>
          </w:tcPr>
          <w:p w14:paraId="388A0442" w14:textId="77777777" w:rsidR="003416EE" w:rsidRDefault="006041B4">
            <w:pPr>
              <w:spacing w:before="60" w:after="60" w:line="240" w:lineRule="auto"/>
              <w:ind w:firstLine="0"/>
              <w:jc w:val="left"/>
            </w:pPr>
            <w:r>
              <w:rPr>
                <w:sz w:val="22"/>
              </w:rPr>
              <w:t>Все прочитаны; по 208 измерений в кадре, 20 кадров/с; синхронность с октябрьской ТТРКГ отсутствует</w:t>
            </w:r>
          </w:p>
        </w:tc>
      </w:tr>
      <w:tr w:rsidR="003416EE" w14:paraId="2354D505" w14:textId="77777777">
        <w:trPr>
          <w:cantSplit/>
        </w:trPr>
        <w:tc>
          <w:tcPr>
            <w:tcW w:w="2235" w:type="dxa"/>
          </w:tcPr>
          <w:p w14:paraId="190FE21E" w14:textId="77777777" w:rsidR="003416EE" w:rsidRDefault="006041B4">
            <w:pPr>
              <w:spacing w:before="60" w:after="60" w:line="240" w:lineRule="auto"/>
              <w:ind w:firstLine="0"/>
              <w:jc w:val="left"/>
            </w:pPr>
            <w:r>
              <w:rPr>
                <w:sz w:val="22"/>
              </w:rPr>
              <w:lastRenderedPageBreak/>
              <w:t>Дополнительный архив ЭИТ</w:t>
            </w:r>
          </w:p>
        </w:tc>
        <w:tc>
          <w:tcPr>
            <w:tcW w:w="1402" w:type="dxa"/>
          </w:tcPr>
          <w:p w14:paraId="11624ABB" w14:textId="77777777" w:rsidR="003416EE" w:rsidRDefault="006041B4">
            <w:pPr>
              <w:spacing w:before="60" w:after="60" w:line="240" w:lineRule="auto"/>
              <w:ind w:firstLine="0"/>
              <w:jc w:val="left"/>
            </w:pPr>
            <w:r>
              <w:rPr>
                <w:sz w:val="22"/>
              </w:rPr>
              <w:t>Неоднородный архивный набор</w:t>
            </w:r>
          </w:p>
        </w:tc>
        <w:tc>
          <w:tcPr>
            <w:tcW w:w="2305" w:type="dxa"/>
          </w:tcPr>
          <w:p w14:paraId="02D99365" w14:textId="77777777" w:rsidR="003416EE" w:rsidRDefault="006041B4">
            <w:pPr>
              <w:spacing w:before="60" w:after="60" w:line="240" w:lineRule="auto"/>
              <w:ind w:firstLine="0"/>
              <w:jc w:val="left"/>
            </w:pPr>
            <w:r>
              <w:rPr>
                <w:sz w:val="22"/>
              </w:rPr>
              <w:t>28 EIT; 27 различных содержимых</w:t>
            </w:r>
          </w:p>
        </w:tc>
        <w:tc>
          <w:tcPr>
            <w:tcW w:w="3413" w:type="dxa"/>
          </w:tcPr>
          <w:p w14:paraId="6FF84AA7" w14:textId="77777777" w:rsidR="003416EE" w:rsidRDefault="006041B4">
            <w:pPr>
              <w:spacing w:before="60" w:after="60" w:line="240" w:lineRule="auto"/>
              <w:ind w:firstLine="0"/>
              <w:jc w:val="left"/>
            </w:pPr>
            <w:r>
              <w:rPr>
                <w:sz w:val="22"/>
              </w:rPr>
              <w:t>Чтение проверено; включает записи 2024 года и дубликат. Не трактуется как один апрельский сеанс или выборка октябрьских участников</w:t>
            </w:r>
          </w:p>
        </w:tc>
      </w:tr>
      <w:tr w:rsidR="003416EE" w14:paraId="5C352AE6" w14:textId="77777777">
        <w:trPr>
          <w:cantSplit/>
        </w:trPr>
        <w:tc>
          <w:tcPr>
            <w:tcW w:w="2235" w:type="dxa"/>
          </w:tcPr>
          <w:p w14:paraId="087CDE09" w14:textId="77777777" w:rsidR="003416EE" w:rsidRDefault="006041B4">
            <w:pPr>
              <w:spacing w:before="60" w:after="60" w:line="240" w:lineRule="auto"/>
              <w:ind w:firstLine="0"/>
              <w:jc w:val="left"/>
            </w:pPr>
            <w:r>
              <w:rPr>
                <w:sz w:val="22"/>
              </w:rPr>
              <w:t>Канонические статические поверхности</w:t>
            </w:r>
          </w:p>
        </w:tc>
        <w:tc>
          <w:tcPr>
            <w:tcW w:w="1402" w:type="dxa"/>
          </w:tcPr>
          <w:p w14:paraId="395EC21B" w14:textId="77777777" w:rsidR="003416EE" w:rsidRDefault="006041B4">
            <w:pPr>
              <w:spacing w:before="60" w:after="60" w:line="240" w:lineRule="auto"/>
              <w:ind w:firstLine="0"/>
              <w:jc w:val="left"/>
            </w:pPr>
            <w:r>
              <w:rPr>
                <w:sz w:val="22"/>
              </w:rPr>
              <w:t>Г, Н, Я</w:t>
            </w:r>
          </w:p>
        </w:tc>
        <w:tc>
          <w:tcPr>
            <w:tcW w:w="2305" w:type="dxa"/>
          </w:tcPr>
          <w:p w14:paraId="0349608D" w14:textId="77777777" w:rsidR="003416EE" w:rsidRDefault="006041B4">
            <w:pPr>
              <w:spacing w:before="60" w:after="60" w:line="240" w:lineRule="auto"/>
              <w:ind w:firstLine="0"/>
              <w:jc w:val="left"/>
            </w:pPr>
            <w:r>
              <w:rPr>
                <w:sz w:val="22"/>
              </w:rPr>
              <w:t>По 5 STL, всего 15</w:t>
            </w:r>
          </w:p>
        </w:tc>
        <w:tc>
          <w:tcPr>
            <w:tcW w:w="3413" w:type="dxa"/>
          </w:tcPr>
          <w:p w14:paraId="3109B36D" w14:textId="77777777" w:rsidR="003416EE" w:rsidRDefault="006041B4">
            <w:pPr>
              <w:spacing w:before="60" w:after="60" w:line="240" w:lineRule="auto"/>
              <w:ind w:firstLine="0"/>
              <w:jc w:val="left"/>
            </w:pPr>
            <w:r>
              <w:rPr>
                <w:sz w:val="22"/>
              </w:rPr>
              <w:t>Доступны поверхности тела, лёгких, костей, сердца и жира; выбор закреплён манифестом. Это производные сегментации, а не независимые анатомические измерения</w:t>
            </w:r>
          </w:p>
        </w:tc>
      </w:tr>
      <w:tr w:rsidR="003416EE" w14:paraId="00A7550A" w14:textId="77777777">
        <w:trPr>
          <w:cantSplit/>
        </w:trPr>
        <w:tc>
          <w:tcPr>
            <w:tcW w:w="2235" w:type="dxa"/>
          </w:tcPr>
          <w:p w14:paraId="7EBBA346" w14:textId="77777777" w:rsidR="003416EE" w:rsidRDefault="006041B4">
            <w:pPr>
              <w:spacing w:before="60" w:after="60" w:line="240" w:lineRule="auto"/>
              <w:ind w:firstLine="0"/>
              <w:jc w:val="left"/>
            </w:pPr>
            <w:r>
              <w:rPr>
                <w:sz w:val="22"/>
              </w:rPr>
              <w:t>Динамические КТ-производные повторного аудита</w:t>
            </w:r>
          </w:p>
        </w:tc>
        <w:tc>
          <w:tcPr>
            <w:tcW w:w="1402" w:type="dxa"/>
          </w:tcPr>
          <w:p w14:paraId="7F73BFF1" w14:textId="77777777" w:rsidR="003416EE" w:rsidRDefault="006041B4">
            <w:pPr>
              <w:spacing w:before="60" w:after="60" w:line="240" w:lineRule="auto"/>
              <w:ind w:firstLine="0"/>
              <w:jc w:val="left"/>
            </w:pPr>
            <w:r>
              <w:rPr>
                <w:sz w:val="22"/>
              </w:rPr>
              <w:t>Г и Н</w:t>
            </w:r>
          </w:p>
        </w:tc>
        <w:tc>
          <w:tcPr>
            <w:tcW w:w="2305" w:type="dxa"/>
          </w:tcPr>
          <w:p w14:paraId="16978926" w14:textId="77777777" w:rsidR="003416EE" w:rsidRDefault="006041B4">
            <w:pPr>
              <w:spacing w:before="60" w:after="60" w:line="240" w:lineRule="auto"/>
              <w:ind w:firstLine="0"/>
              <w:jc w:val="left"/>
            </w:pPr>
            <w:r>
              <w:rPr>
                <w:sz w:val="22"/>
              </w:rPr>
              <w:t>27 фазовых КТ-томов, 27 масок целого сердца и 108 камерных масок</w:t>
            </w:r>
          </w:p>
        </w:tc>
        <w:tc>
          <w:tcPr>
            <w:tcW w:w="3413" w:type="dxa"/>
          </w:tcPr>
          <w:p w14:paraId="4E752F60" w14:textId="77777777" w:rsidR="003416EE" w:rsidRDefault="006041B4">
            <w:pPr>
              <w:spacing w:before="60" w:after="60" w:line="240" w:lineRule="auto"/>
              <w:ind w:firstLine="0"/>
              <w:jc w:val="left"/>
            </w:pPr>
            <w:r>
              <w:rPr>
                <w:sz w:val="22"/>
              </w:rPr>
              <w:t>15 фаз Г и 12 фаз Н; 27 объёмов ЛЖ повторно проверены в сохранённом аудите. Для 5 повреждённых производных КТ Г подготовлены отдельные восстановленные копии; число физиологических фаз не увеличено</w:t>
            </w:r>
          </w:p>
        </w:tc>
      </w:tr>
      <w:tr w:rsidR="003416EE" w14:paraId="2FC23D80" w14:textId="77777777">
        <w:trPr>
          <w:cantSplit/>
        </w:trPr>
        <w:tc>
          <w:tcPr>
            <w:tcW w:w="2235" w:type="dxa"/>
          </w:tcPr>
          <w:p w14:paraId="2E7607F9" w14:textId="77777777" w:rsidR="003416EE" w:rsidRDefault="006041B4">
            <w:pPr>
              <w:spacing w:before="60" w:after="60" w:line="240" w:lineRule="auto"/>
              <w:ind w:firstLine="0"/>
              <w:jc w:val="left"/>
            </w:pPr>
            <w:r>
              <w:rPr>
                <w:sz w:val="22"/>
              </w:rPr>
              <w:t>Дополнительная геометрическая выборка</w:t>
            </w:r>
          </w:p>
        </w:tc>
        <w:tc>
          <w:tcPr>
            <w:tcW w:w="1402" w:type="dxa"/>
          </w:tcPr>
          <w:p w14:paraId="011C9CCD" w14:textId="77777777" w:rsidR="003416EE" w:rsidRDefault="006041B4">
            <w:pPr>
              <w:spacing w:before="60" w:after="60" w:line="240" w:lineRule="auto"/>
              <w:ind w:firstLine="0"/>
              <w:jc w:val="left"/>
            </w:pPr>
            <w:r>
              <w:rPr>
                <w:sz w:val="22"/>
              </w:rPr>
              <w:t>А</w:t>
            </w:r>
          </w:p>
        </w:tc>
        <w:tc>
          <w:tcPr>
            <w:tcW w:w="2305" w:type="dxa"/>
          </w:tcPr>
          <w:p w14:paraId="41B80C13" w14:textId="77777777" w:rsidR="003416EE" w:rsidRDefault="006041B4">
            <w:pPr>
              <w:spacing w:before="60" w:after="60" w:line="240" w:lineRule="auto"/>
              <w:ind w:firstLine="0"/>
              <w:jc w:val="left"/>
            </w:pPr>
            <w:r>
              <w:rPr>
                <w:sz w:val="22"/>
              </w:rPr>
              <w:t>12 фаз в исторической таблице</w:t>
            </w:r>
          </w:p>
        </w:tc>
        <w:tc>
          <w:tcPr>
            <w:tcW w:w="3413" w:type="dxa"/>
          </w:tcPr>
          <w:p w14:paraId="4CB3FB73" w14:textId="77777777" w:rsidR="003416EE" w:rsidRDefault="006041B4">
            <w:pPr>
              <w:spacing w:before="60" w:after="60" w:line="240" w:lineRule="auto"/>
              <w:ind w:firstLine="0"/>
              <w:jc w:val="left"/>
            </w:pPr>
            <w:r>
              <w:rPr>
                <w:sz w:val="22"/>
              </w:rPr>
              <w:t>Не относится к октябрьской тройке; допустима для отдельной проверки геометрических зависимостей</w:t>
            </w:r>
          </w:p>
        </w:tc>
      </w:tr>
    </w:tbl>
    <w:p w14:paraId="49BE1F5B" w14:textId="77777777" w:rsidR="003416EE" w:rsidRDefault="006041B4">
      <w:pPr>
        <w:pStyle w:val="af"/>
      </w:pPr>
      <w:r>
        <w:t>Всего имеются 33 октябрьских TXT и 12 BIN. Связанные TXT и BIN представляют одну регистрацию и не складываются как независимые наблюдения. В ЭИТ 32 файла соответствуют 31 уникальному содержимому. Хэш подтверждает тождество файлов, но не правильность монтажа или физиологическую пригодность.</w:t>
      </w:r>
    </w:p>
    <w:p w14:paraId="1DC5C751" w14:textId="77777777" w:rsidR="003416EE" w:rsidRDefault="006041B4">
      <w:pPr>
        <w:pStyle w:val="af"/>
      </w:pPr>
      <w:r>
        <w:t xml:space="preserve">У Г записаны боковые базы 60, 80, 100, 120 и 140 мм, перекрёстные и дополнительные отведения; у Н и Я — 60, 100 и 140 мм с ТТРКГ 2×2 и 1×1, отключения каналов, у Н также перестановка токовой и измерительной пар. Полная проверка каждого монтажа на трёх участниках не обеспечена. Пара «ТТРКГ плюс боковая сборка» не повторяет опыт с </w:t>
      </w:r>
      <w:proofErr w:type="spellStart"/>
      <w:r>
        <w:t>прекардиальным</w:t>
      </w:r>
      <w:proofErr w:type="spellEnd"/>
      <w:r>
        <w:t xml:space="preserve"> отведением.</w:t>
      </w:r>
    </w:p>
    <w:p w14:paraId="477C3F6C" w14:textId="77777777" w:rsidR="003416EE" w:rsidRDefault="006041B4">
      <w:pPr>
        <w:pStyle w:val="af"/>
      </w:pPr>
      <w:r>
        <w:t>Соседние с ЭИТ июльские CSV другой приборной серии не добавлены к октябрьским TXT. Соседство файлов и название каталога не устанавливают синхронность.</w:t>
      </w:r>
    </w:p>
    <w:p w14:paraId="0499F9A4" w14:textId="77777777" w:rsidR="003416EE" w:rsidRDefault="006041B4">
      <w:pPr>
        <w:pStyle w:val="21"/>
      </w:pPr>
      <w:bookmarkStart w:id="2414" w:name="_Toc244123073"/>
      <w:bookmarkStart w:id="2415" w:name="Xdf9852e7ded3de5999d106cca38d0b2e9fee118"/>
      <w:bookmarkEnd w:id="2410"/>
      <w:r>
        <w:lastRenderedPageBreak/>
        <w:t>5.3 КТ, сегментации и пределы анатомического референса</w:t>
      </w:r>
      <w:bookmarkEnd w:id="2414"/>
    </w:p>
    <w:p w14:paraId="220AAF2B" w14:textId="77777777" w:rsidR="003416EE" w:rsidRPr="00674711" w:rsidRDefault="006041B4">
      <w:pPr>
        <w:pStyle w:val="FirstParagraph"/>
        <w:rPr>
          <w:lang w:val="ru-RU"/>
          <w:rPrChange w:id="2416" w:author="Nik K" w:date="2026-10-29T00:17:00Z">
            <w:rPr/>
          </w:rPrChange>
        </w:rPr>
      </w:pPr>
      <w:r w:rsidRPr="00674711">
        <w:rPr>
          <w:lang w:val="ru-RU"/>
          <w:rPrChange w:id="2417" w:author="Nik K" w:date="2026-10-29T00:17:00Z">
            <w:rPr/>
          </w:rPrChange>
        </w:rPr>
        <w:t xml:space="preserve">По подтверждению автора КТ получены на глубоком вдохе с задержкой дыхания; принадлежность конкретного тома участнику, серии и области исследования проверяется отдельно. </w:t>
      </w:r>
      <w:proofErr w:type="spellStart"/>
      <w:r w:rsidRPr="00674711">
        <w:rPr>
          <w:lang w:val="ru-RU"/>
          <w:rPrChange w:id="2418" w:author="Nik K" w:date="2026-10-29T00:17:00Z">
            <w:rPr/>
          </w:rPrChange>
        </w:rPr>
        <w:t>Кардиофазы</w:t>
      </w:r>
      <w:proofErr w:type="spellEnd"/>
      <w:r w:rsidRPr="00674711">
        <w:rPr>
          <w:lang w:val="ru-RU"/>
          <w:rPrChange w:id="2419" w:author="Nik K" w:date="2026-10-29T00:17:00Z">
            <w:rPr/>
          </w:rPrChange>
        </w:rPr>
        <w:t xml:space="preserve"> одной задержки не являются фазами дыхания. Первое исследуемое электрическое состояние — задержка на глубоком вдохе, однако каждое окно сохраняет собственный статус разметки.</w:t>
      </w:r>
    </w:p>
    <w:p w14:paraId="0EEECD01" w14:textId="5B324D04" w:rsidR="003416EE" w:rsidRDefault="006041B4">
      <w:pPr>
        <w:pStyle w:val="af"/>
      </w:pPr>
      <w:r>
        <w:t>Операционный вход — одна индивидуальная КТ</w:t>
      </w:r>
      <w:del w:id="2420" w:author="Nik K" w:date="2026-10-29T07:55:00Z">
        <w:r w:rsidDel="00695238">
          <w:delText>-опора</w:delText>
        </w:r>
      </w:del>
      <w:r>
        <w:t>, задающая анатомический масштаб. 4D-КТ служит референсом разработки; её целевые объёмы, положения и формы не передаются в восстановление по сигналу. Единственная фаза выбирается до оценки результата; неизвестная механическая стадия не позволяет автоматически считать её камерный объём конечным диастолическим.</w:t>
      </w:r>
    </w:p>
    <w:p w14:paraId="7A3B64AB" w14:textId="77777777" w:rsidR="003416EE" w:rsidRDefault="006041B4">
      <w:pPr>
        <w:pStyle w:val="af"/>
      </w:pPr>
      <w:r>
        <w:t xml:space="preserve">Ручные поверхности </w:t>
      </w:r>
      <w:proofErr w:type="spellStart"/>
      <w:r>
        <w:t>Inobitec</w:t>
      </w:r>
      <w:proofErr w:type="spellEnd"/>
      <w:r>
        <w:t xml:space="preserve"> сохраняют авторское происхождение. Более поздний канонический реестр выбирает для Г, Н и Я поверхности автоматической сегментации </w:t>
      </w:r>
      <w:proofErr w:type="spellStart"/>
      <w:r>
        <w:t>TotalSegmentator</w:t>
      </w:r>
      <w:proofErr w:type="spellEnd"/>
      <w:r>
        <w:t xml:space="preserve"> с паспортами томов, координат и контрольных сумм. Историческую ручную поверхность нельзя молча подставлять вместо текущей. Использование готовой модели сегментации не означает обучения ИИ для восстановления тканевых свойств и функций сердца [57].</w:t>
      </w:r>
    </w:p>
    <w:p w14:paraId="5391F4FF" w14:textId="77777777" w:rsidR="003416EE" w:rsidRDefault="006041B4">
      <w:pPr>
        <w:pStyle w:val="af"/>
      </w:pPr>
      <w:r>
        <w:t>КТ — измерительный источник; маска — результат выделения структуры; STL — производная поверхность. Замкнутость, связность и отсутствие пересечений характеризуют геометрическую корректность, но не точность анатомических границ. Класс «целое сердце» не равен крови, миокарду или полости левого желудочка (ЛЖ); полнота охвата требует проверки.</w:t>
      </w:r>
    </w:p>
    <w:p w14:paraId="2170C4AA" w14:textId="77777777" w:rsidR="003416EE" w:rsidRDefault="006041B4">
      <w:pPr>
        <w:pStyle w:val="af"/>
        <w:keepNext/>
      </w:pPr>
      <w:r>
        <w:t xml:space="preserve">Для бинарной маски структуры объём рассчитывается по числу включённых </w:t>
      </w:r>
      <w:proofErr w:type="spellStart"/>
      <w:r>
        <w:t>вокселей</w:t>
      </w:r>
      <w:proofErr w:type="spellEnd"/>
      <w:r>
        <w:t>:</w:t>
      </w:r>
    </w:p>
    <w:p w14:paraId="7E35620E"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num>
            <m:den>
              <m:r>
                <w:rPr>
                  <w:rFonts w:ascii="Cambria Math" w:hAnsi="Cambria Math"/>
                </w:rPr>
                <m:t>1000</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C</m:t>
                  </m:r>
                </m:sub>
              </m:sSub>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nor/>
            </m:rPr>
            <m:t>(5.1)</m:t>
          </m:r>
        </m:oMath>
      </m:oMathPara>
    </w:p>
    <w:p w14:paraId="60FFAB0B" w14:textId="77777777" w:rsidR="003416EE" w:rsidRPr="00674711" w:rsidRDefault="006041B4">
      <w:pPr>
        <w:pStyle w:val="FirstParagraph"/>
        <w:rPr>
          <w:lang w:val="ru-RU"/>
          <w:rPrChange w:id="2421" w:author="Nik K" w:date="2026-10-29T00:17:00Z">
            <w:rPr/>
          </w:rPrChange>
        </w:rPr>
      </w:pPr>
      <w:r w:rsidRPr="00674711">
        <w:rPr>
          <w:lang w:val="ru-RU"/>
          <w:rPrChange w:id="2422" w:author="Nik K" w:date="2026-10-29T00:17:00Z">
            <w:rPr/>
          </w:rPrChange>
        </w:rPr>
        <w:lastRenderedPageBreak/>
        <w:t xml:space="preserve">Здесь </w:t>
      </w:r>
      <m:oMath>
        <m:sSub>
          <m:sSubPr>
            <m:ctrlPr>
              <w:rPr>
                <w:rFonts w:ascii="Cambria Math" w:hAnsi="Cambria Math"/>
              </w:rPr>
            </m:ctrlPr>
          </m:sSubPr>
          <m:e>
            <m:r>
              <w:rPr>
                <w:rFonts w:ascii="Cambria Math" w:hAnsi="Cambria Math"/>
              </w:rPr>
              <m:t>M</m:t>
            </m:r>
          </m:e>
          <m:sub>
            <m:r>
              <w:rPr>
                <w:rFonts w:ascii="Cambria Math" w:hAnsi="Cambria Math"/>
              </w:rPr>
              <m:t>C</m:t>
            </m:r>
          </m:sub>
        </m:sSub>
      </m:oMath>
      <w:r w:rsidRPr="00674711">
        <w:rPr>
          <w:lang w:val="ru-RU"/>
          <w:rPrChange w:id="2423" w:author="Nik K" w:date="2026-10-29T00:17:00Z">
            <w:rPr/>
          </w:rPrChange>
        </w:rPr>
        <w:t xml:space="preserve"> равно единице внутри маски структуры </w:t>
      </w:r>
      <m:oMath>
        <m:r>
          <w:rPr>
            <w:rFonts w:ascii="Cambria Math" w:hAnsi="Cambria Math"/>
          </w:rPr>
          <m:t>C</m:t>
        </m:r>
      </m:oMath>
      <w:r w:rsidRPr="00674711">
        <w:rPr>
          <w:lang w:val="ru-RU"/>
          <w:rPrChange w:id="2424" w:author="Nik K" w:date="2026-10-29T00:17:00Z">
            <w:rPr/>
          </w:rPrChange>
        </w:rPr>
        <w:t xml:space="preserve"> и нулю вне её; </w:t>
      </w:r>
      <m:oMath>
        <m:r>
          <w:rPr>
            <w:rFonts w:ascii="Cambria Math" w:hAnsi="Cambria Math"/>
          </w:rPr>
          <m:t>i</m:t>
        </m:r>
        <m:r>
          <m:rPr>
            <m:sty m:val="p"/>
          </m:rPr>
          <w:rPr>
            <w:rFonts w:ascii="Cambria Math" w:hAnsi="Cambria Math"/>
            <w:lang w:val="ru-RU"/>
            <w:rPrChange w:id="2425" w:author="Nik K" w:date="2026-10-29T00:17:00Z">
              <w:rPr>
                <w:rFonts w:ascii="Cambria Math" w:hAnsi="Cambria Math"/>
              </w:rPr>
            </w:rPrChange>
          </w:rPr>
          <m:t>,</m:t>
        </m:r>
        <m:r>
          <w:rPr>
            <w:rFonts w:ascii="Cambria Math" w:hAnsi="Cambria Math"/>
          </w:rPr>
          <m:t>j</m:t>
        </m:r>
        <m:r>
          <m:rPr>
            <m:sty m:val="p"/>
          </m:rPr>
          <w:rPr>
            <w:rFonts w:ascii="Cambria Math" w:hAnsi="Cambria Math"/>
            <w:lang w:val="ru-RU"/>
            <w:rPrChange w:id="2426" w:author="Nik K" w:date="2026-10-29T00:17:00Z">
              <w:rPr>
                <w:rFonts w:ascii="Cambria Math" w:hAnsi="Cambria Math"/>
              </w:rPr>
            </w:rPrChange>
          </w:rPr>
          <m:t>,</m:t>
        </m:r>
        <m:r>
          <w:rPr>
            <w:rFonts w:ascii="Cambria Math" w:hAnsi="Cambria Math"/>
          </w:rPr>
          <m:t>k</m:t>
        </m:r>
      </m:oMath>
      <w:r w:rsidRPr="00674711">
        <w:rPr>
          <w:lang w:val="ru-RU"/>
          <w:rPrChange w:id="2427" w:author="Nik K" w:date="2026-10-29T00:17:00Z">
            <w:rPr/>
          </w:rPrChange>
        </w:rPr>
        <w:t xml:space="preserve"> — безразмерные индексы вокселей. Матрица </w:t>
      </w:r>
      <m:oMath>
        <m:r>
          <w:rPr>
            <w:rFonts w:ascii="Cambria Math" w:hAnsi="Cambria Math"/>
          </w:rPr>
          <m:t>A</m:t>
        </m:r>
      </m:oMath>
      <w:r w:rsidRPr="00674711">
        <w:rPr>
          <w:lang w:val="ru-RU"/>
          <w:rPrChange w:id="2428" w:author="Nik K" w:date="2026-10-29T00:17:00Z">
            <w:rPr/>
          </w:rPrChange>
        </w:rPr>
        <w:t xml:space="preserve"> переводит индексы в мировые координаты в миллиметрах, поэтому </w:t>
      </w:r>
      <m:oMath>
        <m:r>
          <m:rPr>
            <m:sty m:val="p"/>
          </m:rPr>
          <w:rPr>
            <w:rFonts w:ascii="Cambria Math" w:hAnsi="Cambria Math"/>
            <w:lang w:val="ru-RU"/>
            <w:rPrChange w:id="2429" w:author="Nik K" w:date="2026-10-29T00:17:00Z">
              <w:rPr>
                <w:rFonts w:ascii="Cambria Math" w:hAnsi="Cambria Math"/>
              </w:rPr>
            </w:rPrChange>
          </w:rPr>
          <m:t>|</m:t>
        </m:r>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lang w:val="ru-RU"/>
                <w:rPrChange w:id="2430" w:author="Nik K" w:date="2026-10-29T00:17:00Z">
                  <w:rPr>
                    <w:rFonts w:ascii="Cambria Math" w:hAnsi="Cambria Math"/>
                  </w:rPr>
                </w:rPrChange>
              </w:rPr>
              <m:t>3</m:t>
            </m:r>
            <m:r>
              <m:rPr>
                <m:sty m:val="p"/>
              </m:rPr>
              <w:rPr>
                <w:rFonts w:ascii="Cambria Math" w:hAnsi="Cambria Math"/>
                <w:lang w:val="ru-RU"/>
                <w:rPrChange w:id="2431" w:author="Nik K" w:date="2026-10-29T00:17:00Z">
                  <w:rPr>
                    <w:rFonts w:ascii="Cambria Math" w:hAnsi="Cambria Math"/>
                  </w:rPr>
                </w:rPrChange>
              </w:rPr>
              <m:t>×</m:t>
            </m:r>
            <m:r>
              <w:rPr>
                <w:rFonts w:ascii="Cambria Math" w:hAnsi="Cambria Math"/>
                <w:lang w:val="ru-RU"/>
                <w:rPrChange w:id="2432" w:author="Nik K" w:date="2026-10-29T00:17:00Z">
                  <w:rPr>
                    <w:rFonts w:ascii="Cambria Math" w:hAnsi="Cambria Math"/>
                  </w:rPr>
                </w:rPrChange>
              </w:rPr>
              <m:t>3</m:t>
            </m:r>
          </m:sub>
        </m:sSub>
        <m:r>
          <m:rPr>
            <m:sty m:val="p"/>
          </m:rPr>
          <w:rPr>
            <w:rFonts w:ascii="Cambria Math" w:hAnsi="Cambria Math"/>
            <w:lang w:val="ru-RU"/>
            <w:rPrChange w:id="2433" w:author="Nik K" w:date="2026-10-29T00:17:00Z">
              <w:rPr>
                <w:rFonts w:ascii="Cambria Math" w:hAnsi="Cambria Math"/>
              </w:rPr>
            </w:rPrChange>
          </w:rPr>
          <m:t>|</m:t>
        </m:r>
      </m:oMath>
      <w:r w:rsidRPr="00674711">
        <w:rPr>
          <w:lang w:val="ru-RU"/>
          <w:rPrChange w:id="2434" w:author="Nik K" w:date="2026-10-29T00:17:00Z">
            <w:rPr/>
          </w:rPrChange>
        </w:rPr>
        <w:t xml:space="preserve"> выражается в мм³, а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674711">
        <w:rPr>
          <w:lang w:val="ru-RU"/>
          <w:rPrChange w:id="2435" w:author="Nik K" w:date="2026-10-29T00:17:00Z">
            <w:rPr/>
          </w:rPrChange>
        </w:rPr>
        <w:t xml:space="preserve"> — в миллилитрах. Использует</w:t>
      </w:r>
      <w:proofErr w:type="spellStart"/>
      <w:r w:rsidRPr="00674711">
        <w:rPr>
          <w:lang w:val="ru-RU"/>
          <w:rPrChange w:id="2436" w:author="Nik K" w:date="2026-10-29T00:17:00Z">
            <w:rPr/>
          </w:rPrChange>
        </w:rPr>
        <w:t>ся</w:t>
      </w:r>
      <w:proofErr w:type="spellEnd"/>
      <w:r w:rsidRPr="00674711">
        <w:rPr>
          <w:lang w:val="ru-RU"/>
          <w:rPrChange w:id="2437" w:author="Nik K" w:date="2026-10-29T00:17:00Z">
            <w:rPr/>
          </w:rPrChange>
        </w:rPr>
        <w:t xml:space="preserve"> фактическое преобразование из паспорта тома; округлённые размеры </w:t>
      </w:r>
      <w:proofErr w:type="spellStart"/>
      <w:r w:rsidRPr="00674711">
        <w:rPr>
          <w:lang w:val="ru-RU"/>
          <w:rPrChange w:id="2438" w:author="Nik K" w:date="2026-10-29T00:17:00Z">
            <w:rPr/>
          </w:rPrChange>
        </w:rPr>
        <w:t>вокселя</w:t>
      </w:r>
      <w:proofErr w:type="spellEnd"/>
      <w:r w:rsidRPr="00674711">
        <w:rPr>
          <w:lang w:val="ru-RU"/>
          <w:rPrChange w:id="2439" w:author="Nik K" w:date="2026-10-29T00:17:00Z">
            <w:rPr/>
          </w:rPrChange>
        </w:rPr>
        <w:t xml:space="preserve"> не подменяют его. Объём по (5.1) является сегментационной оценкой. Его арифметическая воспроизводимость не определяет ошибку положения границы.</w:t>
      </w:r>
    </w:p>
    <w:p w14:paraId="4B51BDDB" w14:textId="77777777" w:rsidR="003416EE" w:rsidRDefault="006041B4">
      <w:pPr>
        <w:pStyle w:val="af"/>
      </w:pPr>
      <w:r>
        <w:t xml:space="preserve">В исторической таблице 39 фаз: 15 у Г, 12 у Н и 12 у А. </w:t>
      </w:r>
      <w:commentRangeStart w:id="2440"/>
      <w:commentRangeStart w:id="2441"/>
      <w:r w:rsidRPr="005274F8">
        <w:rPr>
          <w:color w:val="FF0000"/>
          <w:rPrChange w:id="2442" w:author="Nik K" w:date="2026-10-29T08:31:00Z">
            <w:rPr/>
          </w:rPrChange>
        </w:rPr>
        <w:t>С октябрьской тройкой совпадают Г и Н.</w:t>
      </w:r>
      <w:commentRangeEnd w:id="2440"/>
      <w:r w:rsidR="005274F8">
        <w:rPr>
          <w:rStyle w:val="affb"/>
        </w:rPr>
        <w:commentReference w:id="2440"/>
      </w:r>
      <w:commentRangeEnd w:id="2441"/>
      <w:r w:rsidR="005274F8">
        <w:rPr>
          <w:rStyle w:val="affb"/>
        </w:rPr>
        <w:commentReference w:id="2441"/>
      </w:r>
      <w:r>
        <w:t xml:space="preserve"> У Я подтверждена статическая серия из 265 пространственных позиций; динамическая последовательность с камерными масками в обследованных источниках не установлена. А не заменяет Я в </w:t>
      </w:r>
      <w:proofErr w:type="spellStart"/>
      <w:r>
        <w:t>трёхучастниковой</w:t>
      </w:r>
      <w:proofErr w:type="spellEnd"/>
      <w:r>
        <w:t xml:space="preserve"> проверке. Повторный аудит 27 фаз Г и Н включал 6912 DICOM-заголовков, сетки и происхождение масок, пересчёт объёмов ЛЖ. Пять повреждённых производных КТ Г восстановлены отдельно; маски и прежние файлы сохранены [58].</w:t>
      </w:r>
    </w:p>
    <w:p w14:paraId="19ED53E0" w14:textId="77777777" w:rsidR="003416EE" w:rsidRDefault="006041B4">
      <w:pPr>
        <w:pStyle w:val="af"/>
      </w:pPr>
      <w:r>
        <w:t xml:space="preserve">У Г выделены отдельные R–R-интервалы около 491 и 1159 </w:t>
      </w:r>
      <w:proofErr w:type="spellStart"/>
      <w:r>
        <w:t>мс</w:t>
      </w:r>
      <w:proofErr w:type="spellEnd"/>
      <w:r>
        <w:t xml:space="preserve">, у Н — 822 и 787 </w:t>
      </w:r>
      <w:proofErr w:type="spellStart"/>
      <w:r>
        <w:t>мс</w:t>
      </w:r>
      <w:proofErr w:type="spellEnd"/>
      <w:r>
        <w:t xml:space="preserve">; их нельзя склеить в один наблюдавшийся цикл. Размах маски неполного интервала без принятия механических фаз не является подтверждённым ударным объёмом. Разрешение реконструкции около 140 </w:t>
      </w:r>
      <w:proofErr w:type="spellStart"/>
      <w:r>
        <w:t>мс</w:t>
      </w:r>
      <w:proofErr w:type="spellEnd"/>
      <w:r>
        <w:t xml:space="preserve"> не улучшается от более частого расположения центров кадров. Эти ограничения учитываются в главах 6 и 10.</w:t>
      </w:r>
    </w:p>
    <w:p w14:paraId="40B77FA2" w14:textId="77777777" w:rsidR="003416EE" w:rsidRDefault="006041B4">
      <w:pPr>
        <w:pStyle w:val="21"/>
      </w:pPr>
      <w:bookmarkStart w:id="2443" w:name="_Toc244123074"/>
      <w:bookmarkStart w:id="2444" w:name="Xfdea90d953e67ea87028301d786c3736e554599"/>
      <w:bookmarkEnd w:id="2415"/>
      <w:r>
        <w:t>5.4 Электродные монтажи и происхождение координат</w:t>
      </w:r>
      <w:bookmarkEnd w:id="2443"/>
    </w:p>
    <w:p w14:paraId="5AA839B9" w14:textId="77777777" w:rsidR="003416EE" w:rsidRPr="00674711" w:rsidRDefault="006041B4">
      <w:pPr>
        <w:pStyle w:val="FirstParagraph"/>
        <w:rPr>
          <w:lang w:val="ru-RU"/>
          <w:rPrChange w:id="2445" w:author="Nik K" w:date="2026-10-29T00:17:00Z">
            <w:rPr/>
          </w:rPrChange>
        </w:rPr>
      </w:pPr>
      <w:r w:rsidRPr="00674711">
        <w:rPr>
          <w:lang w:val="ru-RU"/>
          <w:rPrChange w:id="2446" w:author="Nik K" w:date="2026-10-29T00:17:00Z">
            <w:rPr/>
          </w:rPrChange>
        </w:rPr>
        <w:t xml:space="preserve">Тетраполярная боковая сборка задаётся последовательностью контактов </w:t>
      </w:r>
      <m:oMath>
        <m:r>
          <w:rPr>
            <w:rFonts w:ascii="Cambria Math" w:hAnsi="Cambria Math"/>
          </w:rPr>
          <m:t>A</m:t>
        </m:r>
      </m:oMath>
      <w:r w:rsidRPr="00674711">
        <w:rPr>
          <w:lang w:val="ru-RU"/>
          <w:rPrChange w:id="2447" w:author="Nik K" w:date="2026-10-29T00:17:00Z">
            <w:rPr/>
          </w:rPrChange>
        </w:rPr>
        <w:t>–</w:t>
      </w:r>
      <m:oMath>
        <m:r>
          <w:rPr>
            <w:rFonts w:ascii="Cambria Math" w:hAnsi="Cambria Math"/>
          </w:rPr>
          <m:t>M</m:t>
        </m:r>
      </m:oMath>
      <w:r w:rsidRPr="00674711">
        <w:rPr>
          <w:lang w:val="ru-RU"/>
          <w:rPrChange w:id="2448" w:author="Nik K" w:date="2026-10-29T00:17:00Z">
            <w:rPr/>
          </w:rPrChange>
        </w:rPr>
        <w:t>–</w:t>
      </w:r>
      <m:oMath>
        <m:r>
          <w:rPr>
            <w:rFonts w:ascii="Cambria Math" w:hAnsi="Cambria Math"/>
          </w:rPr>
          <m:t>N</m:t>
        </m:r>
      </m:oMath>
      <w:r w:rsidRPr="00674711">
        <w:rPr>
          <w:lang w:val="ru-RU"/>
          <w:rPrChange w:id="2449" w:author="Nik K" w:date="2026-10-29T00:17:00Z">
            <w:rPr/>
          </w:rPrChange>
        </w:rPr>
        <w:t>–</w:t>
      </w:r>
      <m:oMath>
        <m:r>
          <w:rPr>
            <w:rFonts w:ascii="Cambria Math" w:hAnsi="Cambria Math"/>
          </w:rPr>
          <m:t>B</m:t>
        </m:r>
      </m:oMath>
      <w:r w:rsidRPr="00674711">
        <w:rPr>
          <w:lang w:val="ru-RU"/>
          <w:rPrChange w:id="2450" w:author="Nik K" w:date="2026-10-29T00:17:00Z">
            <w:rPr/>
          </w:rPrChange>
        </w:rPr>
        <w:t>: через крайние контакты вводится ток, между вну</w:t>
      </w:r>
      <w:proofErr w:type="spellStart"/>
      <w:r w:rsidRPr="00674711">
        <w:rPr>
          <w:lang w:val="ru-RU"/>
          <w:rPrChange w:id="2451" w:author="Nik K" w:date="2026-10-29T00:17:00Z">
            <w:rPr/>
          </w:rPrChange>
        </w:rPr>
        <w:t>тренними</w:t>
      </w:r>
      <w:proofErr w:type="spellEnd"/>
      <w:r w:rsidRPr="00674711">
        <w:rPr>
          <w:lang w:val="ru-RU"/>
          <w:rPrChange w:id="2452" w:author="Nik K" w:date="2026-10-29T00:17:00Z">
            <w:rPr/>
          </w:rPrChange>
        </w:rPr>
        <w:t xml:space="preserve"> регистрируется напряжение. Номинальная геометрия описывается координатами вдоль оси сборки</w:t>
      </w:r>
    </w:p>
    <w:p w14:paraId="02BB602D"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den>
              </m:f>
            </m:e>
          </m:d>
          <m:r>
            <m:rPr>
              <m:sty m:val="p"/>
            </m:rPr>
            <w:rPr>
              <w:rFonts w:ascii="Cambria Math" w:hAnsi="Cambria Math"/>
            </w:rPr>
            <m:t>,</m:t>
          </m:r>
          <m:r>
            <w:rPr>
              <w:rFonts w:ascii="Cambria Math" w:hAnsi="Cambria Math"/>
            </w:rPr>
            <m:t>  Z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num>
            <m:den>
              <m:r>
                <w:rPr>
                  <w:rFonts w:ascii="Cambria Math" w:hAnsi="Cambria Math"/>
                </w:rPr>
                <m:t>I</m:t>
              </m:r>
            </m:den>
          </m:f>
          <m:r>
            <m:rPr>
              <m:sty m:val="p"/>
            </m:rPr>
            <w:rPr>
              <w:rFonts w:ascii="Cambria Math" w:hAnsi="Cambria Math"/>
            </w:rPr>
            <m:t>.</m:t>
          </m:r>
          <m:r>
            <w:rPr>
              <w:rFonts w:ascii="Cambria Math" w:hAnsi="Cambria Math"/>
            </w:rPr>
            <m:t>  </m:t>
          </m:r>
          <m:r>
            <m:rPr>
              <m:nor/>
            </m:rPr>
            <m:t>(5.2)</m:t>
          </m:r>
        </m:oMath>
      </m:oMathPara>
    </w:p>
    <w:p w14:paraId="69655C63" w14:textId="77777777" w:rsidR="003416EE" w:rsidRPr="00674711" w:rsidRDefault="006041B4">
      <w:pPr>
        <w:pStyle w:val="FirstParagraph"/>
        <w:rPr>
          <w:lang w:val="ru-RU"/>
          <w:rPrChange w:id="2453" w:author="Nik K" w:date="2026-10-29T00:17:00Z">
            <w:rPr/>
          </w:rPrChange>
        </w:rPr>
      </w:pPr>
      <w:r w:rsidRPr="00674711">
        <w:rPr>
          <w:lang w:val="ru-RU"/>
          <w:rPrChange w:id="2454" w:author="Nik K" w:date="2026-10-29T00:17:00Z">
            <w:rPr/>
          </w:rPrChange>
        </w:rPr>
        <w:lastRenderedPageBreak/>
        <w:t xml:space="preserve">Здесь </w:t>
      </w:r>
      <m:oMath>
        <m:r>
          <w:rPr>
            <w:rFonts w:ascii="Cambria Math" w:hAnsi="Cambria Math"/>
          </w:rPr>
          <m:t>L</m:t>
        </m:r>
      </m:oMath>
      <w:r w:rsidRPr="00674711">
        <w:rPr>
          <w:lang w:val="ru-RU"/>
          <w:rPrChange w:id="2455" w:author="Nik K" w:date="2026-10-29T00:17:00Z">
            <w:rPr/>
          </w:rPrChange>
        </w:rPr>
        <w:t xml:space="preserve"> — внешняя токовая база, </w:t>
      </w:r>
      <m:oMath>
        <m:r>
          <w:rPr>
            <w:rFonts w:ascii="Cambria Math" w:hAnsi="Cambria Math"/>
          </w:rPr>
          <m:t>s</m:t>
        </m:r>
      </m:oMath>
      <w:r w:rsidRPr="00674711">
        <w:rPr>
          <w:lang w:val="ru-RU"/>
          <w:rPrChange w:id="2456" w:author="Nik K" w:date="2026-10-29T00:17:00Z">
            <w:rPr/>
          </w:rPrChange>
        </w:rPr>
        <w:t xml:space="preserve"> — коорд</w:t>
      </w:r>
      <w:proofErr w:type="spellStart"/>
      <w:r w:rsidRPr="00674711">
        <w:rPr>
          <w:lang w:val="ru-RU"/>
          <w:rPrChange w:id="2457" w:author="Nik K" w:date="2026-10-29T00:17:00Z">
            <w:rPr/>
          </w:rPrChange>
        </w:rPr>
        <w:t>ината</w:t>
      </w:r>
      <w:proofErr w:type="spellEnd"/>
      <w:r w:rsidRPr="00674711">
        <w:rPr>
          <w:lang w:val="ru-RU"/>
          <w:rPrChange w:id="2458" w:author="Nik K" w:date="2026-10-29T00:17:00Z">
            <w:rPr/>
          </w:rPrChange>
        </w:rPr>
        <w:t xml:space="preserve"> относительно центра, обе величины выражены в миллиметрах; потенциальная база составляет </w:t>
      </w:r>
      <m:oMath>
        <m:r>
          <w:rPr>
            <w:rFonts w:ascii="Cambria Math" w:hAnsi="Cambria Math"/>
          </w:rPr>
          <m:t>L</m:t>
        </m:r>
        <m:r>
          <m:rPr>
            <m:sty m:val="p"/>
          </m:rPr>
          <w:rPr>
            <w:rFonts w:ascii="Cambria Math" w:hAnsi="Cambria Math"/>
            <w:lang w:val="ru-RU"/>
            <w:rPrChange w:id="2459" w:author="Nik K" w:date="2026-10-29T00:17:00Z">
              <w:rPr>
                <w:rFonts w:ascii="Cambria Math" w:hAnsi="Cambria Math"/>
              </w:rPr>
            </w:rPrChange>
          </w:rPr>
          <m:t>/</m:t>
        </m:r>
        <m:r>
          <w:rPr>
            <w:rFonts w:ascii="Cambria Math" w:hAnsi="Cambria Math"/>
            <w:lang w:val="ru-RU"/>
            <w:rPrChange w:id="2460" w:author="Nik K" w:date="2026-10-29T00:17:00Z">
              <w:rPr>
                <w:rFonts w:ascii="Cambria Math" w:hAnsi="Cambria Math"/>
              </w:rPr>
            </w:rPrChange>
          </w:rPr>
          <m:t>2</m:t>
        </m:r>
      </m:oMath>
      <w:r w:rsidRPr="00674711">
        <w:rPr>
          <w:lang w:val="ru-RU"/>
          <w:rPrChange w:id="2461" w:author="Nik K" w:date="2026-10-29T00:17:00Z">
            <w:rPr/>
          </w:rPrChange>
        </w:rPr>
        <w:t xml:space="preserve">. Потенциалы </w:t>
      </w:r>
      <m:oMath>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lang w:val="ru-RU"/>
            <w:rPrChange w:id="2462" w:author="Nik K" w:date="2026-10-29T00:17:00Z">
              <w:rPr>
                <w:rFonts w:ascii="Cambria Math" w:hAnsi="Cambria Math"/>
              </w:rPr>
            </w:rPrChange>
          </w:rPr>
          <m:t>,</m:t>
        </m:r>
        <m:sSub>
          <m:sSubPr>
            <m:ctrlPr>
              <w:rPr>
                <w:rFonts w:ascii="Cambria Math" w:hAnsi="Cambria Math"/>
              </w:rPr>
            </m:ctrlPr>
          </m:sSubPr>
          <m:e>
            <m:r>
              <w:rPr>
                <w:rFonts w:ascii="Cambria Math" w:hAnsi="Cambria Math"/>
              </w:rPr>
              <m:t>U</m:t>
            </m:r>
          </m:e>
          <m:sub>
            <m:r>
              <w:rPr>
                <w:rFonts w:ascii="Cambria Math" w:hAnsi="Cambria Math"/>
              </w:rPr>
              <m:t>N</m:t>
            </m:r>
          </m:sub>
        </m:sSub>
      </m:oMath>
      <w:r w:rsidRPr="00674711">
        <w:rPr>
          <w:lang w:val="ru-RU"/>
          <w:rPrChange w:id="2463" w:author="Nik K" w:date="2026-10-29T00:17:00Z">
            <w:rPr/>
          </w:rPrChange>
        </w:rPr>
        <w:t xml:space="preserve"> выражаются в вольтах, ток </w:t>
      </w:r>
      <m:oMath>
        <m:r>
          <w:rPr>
            <w:rFonts w:ascii="Cambria Math" w:hAnsi="Cambria Math"/>
          </w:rPr>
          <m:t>I</m:t>
        </m:r>
      </m:oMath>
      <w:r w:rsidRPr="00674711">
        <w:rPr>
          <w:lang w:val="ru-RU"/>
          <w:rPrChange w:id="2464" w:author="Nik K" w:date="2026-10-29T00:17:00Z">
            <w:rPr/>
          </w:rPrChange>
        </w:rPr>
        <w:t xml:space="preserve"> — в амперах, передаточный импеданс </w:t>
      </w:r>
      <m:oMath>
        <m:r>
          <w:rPr>
            <w:rFonts w:ascii="Cambria Math" w:hAnsi="Cambria Math"/>
          </w:rPr>
          <m:t>Z</m:t>
        </m:r>
      </m:oMath>
      <w:r w:rsidRPr="00674711">
        <w:rPr>
          <w:lang w:val="ru-RU"/>
          <w:rPrChange w:id="2465" w:author="Nik K" w:date="2026-10-29T00:17:00Z">
            <w:rPr/>
          </w:rPrChange>
        </w:rPr>
        <w:t xml:space="preserve"> — в омах. Полярности и токовый источник должны соответствовать конкр</w:t>
      </w:r>
      <w:proofErr w:type="spellStart"/>
      <w:r w:rsidRPr="00674711">
        <w:rPr>
          <w:lang w:val="ru-RU"/>
          <w:rPrChange w:id="2466" w:author="Nik K" w:date="2026-10-29T00:17:00Z">
            <w:rPr/>
          </w:rPrChange>
        </w:rPr>
        <w:t>етному</w:t>
      </w:r>
      <w:proofErr w:type="spellEnd"/>
      <w:r w:rsidRPr="00674711">
        <w:rPr>
          <w:lang w:val="ru-RU"/>
          <w:rPrChange w:id="2467" w:author="Nik K" w:date="2026-10-29T00:17:00Z">
            <w:rPr/>
          </w:rPrChange>
        </w:rPr>
        <w:t xml:space="preserve"> каналу. Формула задаёт измеряемую величину и номинальную геометрию; она не измеряет фактическую длину по искривлённой коже или отклонение наклеенных контактов.</w:t>
      </w:r>
    </w:p>
    <w:p w14:paraId="70962B17" w14:textId="77777777" w:rsidR="003416EE" w:rsidRDefault="006041B4">
      <w:pPr>
        <w:pStyle w:val="af"/>
      </w:pPr>
      <w:r>
        <w:t>Боковые сборки имели общий центр справа над рёбрами; основная продольная ось направлена вдоль тела. Ранние названия «горизонтальная» и «вертикальная» требуют сопоставления с поздним протоколом. Общий центр подтверждён автором, его координаты на КТ не измерены. Различия последовательных записей включают возможное изменение контакта и состояния, поэтому не характеризуют изолированный эффект размера.</w:t>
      </w:r>
    </w:p>
    <w:p w14:paraId="4BFFFC21" w14:textId="77777777" w:rsidR="003416EE" w:rsidRDefault="006041B4">
      <w:pPr>
        <w:pStyle w:val="af"/>
      </w:pPr>
      <w:r>
        <w:t>В ТТРКГ 1×1, 2×2 и 1×4 означают число токовых и измерительных контактов на каждой руке. Каждая из двух групп соединена отдельно. В 1×1 используются верхние контакты; в 2×2 добавлены нижние противоположные; в 1×4 измерительные контакты расположены через 90°. Измерительная группа примерно в 20 мм от плеча, токовая — в 100 мм от неё. Погрешность координат и площадь контакта неизвестны. Метка «точечные» не задаёт математическую точечную модель.</w:t>
      </w:r>
    </w:p>
    <w:p w14:paraId="367851AF" w14:textId="77777777" w:rsidR="003416EE" w:rsidRDefault="006041B4">
      <w:pPr>
        <w:pStyle w:val="af"/>
      </w:pPr>
      <w:r>
        <w:t xml:space="preserve">В таблице 5.2 указаны назначения каналов. ТЕПС и АЕПС — протокольные обозначения </w:t>
      </w:r>
      <w:proofErr w:type="spellStart"/>
      <w:r>
        <w:t>прекардиальных</w:t>
      </w:r>
      <w:proofErr w:type="spellEnd"/>
      <w:r>
        <w:t xml:space="preserve"> конфигураций и конфигураций на руке соответственно; номера не задают измеренных координат.</w:t>
      </w:r>
    </w:p>
    <w:p w14:paraId="40E27C4B" w14:textId="77777777" w:rsidR="003416EE" w:rsidRDefault="006041B4">
      <w:pPr>
        <w:pStyle w:val="af5"/>
        <w:keepNext/>
      </w:pPr>
      <w:r>
        <w:t>Таблица 5.2 — Назначение каналов и исключения из совместной регистрации ТТРКГ</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733"/>
        <w:gridCol w:w="1740"/>
        <w:gridCol w:w="2020"/>
        <w:gridCol w:w="4002"/>
      </w:tblGrid>
      <w:tr w:rsidR="003416EE" w14:paraId="696E4F48" w14:textId="77777777">
        <w:trPr>
          <w:cantSplit/>
          <w:tblHeader/>
        </w:trPr>
        <w:tc>
          <w:tcPr>
            <w:tcW w:w="1707" w:type="dxa"/>
            <w:shd w:val="clear" w:color="auto" w:fill="EDEDED"/>
          </w:tcPr>
          <w:p w14:paraId="4BC71B4B" w14:textId="77777777" w:rsidR="003416EE" w:rsidRDefault="006041B4">
            <w:pPr>
              <w:keepNext/>
              <w:spacing w:before="60" w:after="60" w:line="240" w:lineRule="auto"/>
              <w:ind w:firstLine="0"/>
              <w:jc w:val="left"/>
            </w:pPr>
            <w:r>
              <w:rPr>
                <w:b/>
                <w:sz w:val="22"/>
              </w:rPr>
              <w:t>Участник и записи</w:t>
            </w:r>
          </w:p>
        </w:tc>
        <w:tc>
          <w:tcPr>
            <w:tcW w:w="1714" w:type="dxa"/>
            <w:shd w:val="clear" w:color="auto" w:fill="EDEDED"/>
          </w:tcPr>
          <w:p w14:paraId="306EE21D" w14:textId="77777777" w:rsidR="003416EE" w:rsidRDefault="006041B4">
            <w:pPr>
              <w:keepNext/>
              <w:spacing w:before="60" w:after="60" w:line="240" w:lineRule="auto"/>
              <w:ind w:firstLine="0"/>
              <w:jc w:val="left"/>
            </w:pPr>
            <w:r>
              <w:rPr>
                <w:b/>
                <w:sz w:val="22"/>
              </w:rPr>
              <w:t xml:space="preserve">Первый </w:t>
            </w:r>
            <w:proofErr w:type="spellStart"/>
            <w:r>
              <w:rPr>
                <w:b/>
                <w:sz w:val="22"/>
              </w:rPr>
              <w:t>импедансный</w:t>
            </w:r>
            <w:proofErr w:type="spellEnd"/>
            <w:r>
              <w:rPr>
                <w:b/>
                <w:sz w:val="22"/>
              </w:rPr>
              <w:t xml:space="preserve"> канал</w:t>
            </w:r>
          </w:p>
        </w:tc>
        <w:tc>
          <w:tcPr>
            <w:tcW w:w="1990" w:type="dxa"/>
            <w:shd w:val="clear" w:color="auto" w:fill="EDEDED"/>
          </w:tcPr>
          <w:p w14:paraId="28E55285" w14:textId="77777777" w:rsidR="003416EE" w:rsidRDefault="006041B4">
            <w:pPr>
              <w:keepNext/>
              <w:spacing w:before="60" w:after="60" w:line="240" w:lineRule="auto"/>
              <w:ind w:firstLine="0"/>
              <w:jc w:val="left"/>
            </w:pPr>
            <w:r>
              <w:rPr>
                <w:b/>
                <w:sz w:val="22"/>
              </w:rPr>
              <w:t xml:space="preserve">Второй </w:t>
            </w:r>
            <w:proofErr w:type="spellStart"/>
            <w:r>
              <w:rPr>
                <w:b/>
                <w:sz w:val="22"/>
              </w:rPr>
              <w:t>импедансный</w:t>
            </w:r>
            <w:proofErr w:type="spellEnd"/>
            <w:r>
              <w:rPr>
                <w:b/>
                <w:sz w:val="22"/>
              </w:rPr>
              <w:t xml:space="preserve"> канал</w:t>
            </w:r>
          </w:p>
        </w:tc>
        <w:tc>
          <w:tcPr>
            <w:tcW w:w="3943" w:type="dxa"/>
            <w:shd w:val="clear" w:color="auto" w:fill="EDEDED"/>
          </w:tcPr>
          <w:p w14:paraId="009B85F2" w14:textId="77777777" w:rsidR="003416EE" w:rsidRDefault="006041B4">
            <w:pPr>
              <w:keepNext/>
              <w:spacing w:before="60" w:after="60" w:line="240" w:lineRule="auto"/>
              <w:ind w:firstLine="0"/>
              <w:jc w:val="left"/>
            </w:pPr>
            <w:r>
              <w:rPr>
                <w:b/>
                <w:sz w:val="22"/>
              </w:rPr>
              <w:t>Основание и ограничение</w:t>
            </w:r>
          </w:p>
        </w:tc>
      </w:tr>
      <w:tr w:rsidR="003416EE" w14:paraId="0AF26401" w14:textId="77777777">
        <w:trPr>
          <w:cantSplit/>
        </w:trPr>
        <w:tc>
          <w:tcPr>
            <w:tcW w:w="1707" w:type="dxa"/>
          </w:tcPr>
          <w:p w14:paraId="47E46A1A" w14:textId="77777777" w:rsidR="003416EE" w:rsidRDefault="006041B4">
            <w:pPr>
              <w:spacing w:before="60" w:after="60" w:line="240" w:lineRule="auto"/>
              <w:ind w:firstLine="0"/>
              <w:jc w:val="left"/>
            </w:pPr>
            <w:r>
              <w:rPr>
                <w:sz w:val="22"/>
              </w:rPr>
              <w:t>Г, 001–004</w:t>
            </w:r>
          </w:p>
        </w:tc>
        <w:tc>
          <w:tcPr>
            <w:tcW w:w="1714" w:type="dxa"/>
          </w:tcPr>
          <w:p w14:paraId="20C750CC" w14:textId="77777777" w:rsidR="003416EE" w:rsidRDefault="006041B4">
            <w:pPr>
              <w:spacing w:before="60" w:after="60" w:line="240" w:lineRule="auto"/>
              <w:ind w:firstLine="0"/>
              <w:jc w:val="left"/>
            </w:pPr>
            <w:r>
              <w:rPr>
                <w:sz w:val="22"/>
              </w:rPr>
              <w:t>ТТРКГ</w:t>
            </w:r>
          </w:p>
        </w:tc>
        <w:tc>
          <w:tcPr>
            <w:tcW w:w="1990" w:type="dxa"/>
          </w:tcPr>
          <w:p w14:paraId="1973646C" w14:textId="77777777" w:rsidR="003416EE" w:rsidRDefault="006041B4">
            <w:pPr>
              <w:spacing w:before="60" w:after="60" w:line="240" w:lineRule="auto"/>
              <w:ind w:firstLine="0"/>
              <w:jc w:val="left"/>
            </w:pPr>
            <w:r>
              <w:rPr>
                <w:sz w:val="22"/>
              </w:rPr>
              <w:t>Боковая сборка</w:t>
            </w:r>
          </w:p>
        </w:tc>
        <w:tc>
          <w:tcPr>
            <w:tcW w:w="3943" w:type="dxa"/>
          </w:tcPr>
          <w:p w14:paraId="7AE0538E" w14:textId="77777777" w:rsidR="003416EE" w:rsidRDefault="006041B4">
            <w:pPr>
              <w:spacing w:before="60" w:after="60" w:line="240" w:lineRule="auto"/>
              <w:ind w:firstLine="0"/>
              <w:jc w:val="left"/>
            </w:pPr>
            <w:r>
              <w:rPr>
                <w:sz w:val="22"/>
              </w:rPr>
              <w:t>Назначение подтверждено автором; 002 — 1×1, 003 — 2×2, 004 — 1×4</w:t>
            </w:r>
          </w:p>
        </w:tc>
      </w:tr>
      <w:tr w:rsidR="003416EE" w14:paraId="6D92F2B9" w14:textId="77777777">
        <w:trPr>
          <w:cantSplit/>
        </w:trPr>
        <w:tc>
          <w:tcPr>
            <w:tcW w:w="1707" w:type="dxa"/>
          </w:tcPr>
          <w:p w14:paraId="0FF31FC1" w14:textId="77777777" w:rsidR="003416EE" w:rsidRDefault="006041B4">
            <w:pPr>
              <w:spacing w:before="60" w:after="60" w:line="240" w:lineRule="auto"/>
              <w:ind w:firstLine="0"/>
              <w:jc w:val="left"/>
            </w:pPr>
            <w:r>
              <w:rPr>
                <w:sz w:val="22"/>
              </w:rPr>
              <w:t>Г, 005</w:t>
            </w:r>
          </w:p>
        </w:tc>
        <w:tc>
          <w:tcPr>
            <w:tcW w:w="1714" w:type="dxa"/>
          </w:tcPr>
          <w:p w14:paraId="7D15FB16" w14:textId="77777777" w:rsidR="003416EE" w:rsidRDefault="006041B4">
            <w:pPr>
              <w:spacing w:before="60" w:after="60" w:line="240" w:lineRule="auto"/>
              <w:ind w:firstLine="0"/>
              <w:jc w:val="left"/>
            </w:pPr>
            <w:r>
              <w:rPr>
                <w:sz w:val="22"/>
              </w:rPr>
              <w:t>ТТРКГ, предположительно 1×4</w:t>
            </w:r>
          </w:p>
        </w:tc>
        <w:tc>
          <w:tcPr>
            <w:tcW w:w="1990" w:type="dxa"/>
          </w:tcPr>
          <w:p w14:paraId="4F4E823D" w14:textId="77777777" w:rsidR="003416EE" w:rsidRDefault="006041B4">
            <w:pPr>
              <w:spacing w:before="60" w:after="60" w:line="240" w:lineRule="auto"/>
              <w:ind w:firstLine="0"/>
              <w:jc w:val="left"/>
            </w:pPr>
            <w:r>
              <w:rPr>
                <w:sz w:val="22"/>
              </w:rPr>
              <w:t>Перпендикулярная боковая сборка</w:t>
            </w:r>
          </w:p>
        </w:tc>
        <w:tc>
          <w:tcPr>
            <w:tcW w:w="3943" w:type="dxa"/>
          </w:tcPr>
          <w:p w14:paraId="11E732C2" w14:textId="77777777" w:rsidR="003416EE" w:rsidRDefault="006041B4">
            <w:pPr>
              <w:spacing w:before="60" w:after="60" w:line="240" w:lineRule="auto"/>
              <w:ind w:firstLine="0"/>
              <w:jc w:val="left"/>
            </w:pPr>
            <w:r>
              <w:rPr>
                <w:sz w:val="22"/>
              </w:rPr>
              <w:t>Вид ручного включения для 005 остаётся предположением</w:t>
            </w:r>
          </w:p>
        </w:tc>
      </w:tr>
      <w:tr w:rsidR="003416EE" w14:paraId="3C8745B6" w14:textId="77777777">
        <w:trPr>
          <w:cantSplit/>
        </w:trPr>
        <w:tc>
          <w:tcPr>
            <w:tcW w:w="1707" w:type="dxa"/>
          </w:tcPr>
          <w:p w14:paraId="39769087" w14:textId="77777777" w:rsidR="003416EE" w:rsidRDefault="006041B4">
            <w:pPr>
              <w:spacing w:before="60" w:after="60" w:line="240" w:lineRule="auto"/>
              <w:ind w:firstLine="0"/>
              <w:jc w:val="left"/>
            </w:pPr>
            <w:r>
              <w:rPr>
                <w:sz w:val="22"/>
              </w:rPr>
              <w:lastRenderedPageBreak/>
              <w:t>Г, 006 и 011</w:t>
            </w:r>
          </w:p>
        </w:tc>
        <w:tc>
          <w:tcPr>
            <w:tcW w:w="1714" w:type="dxa"/>
          </w:tcPr>
          <w:p w14:paraId="1493657C" w14:textId="77777777" w:rsidR="003416EE" w:rsidRDefault="006041B4">
            <w:pPr>
              <w:spacing w:before="60" w:after="60" w:line="240" w:lineRule="auto"/>
              <w:ind w:firstLine="0"/>
              <w:jc w:val="left"/>
            </w:pPr>
            <w:r>
              <w:rPr>
                <w:sz w:val="22"/>
              </w:rPr>
              <w:t>Боковая ось</w:t>
            </w:r>
          </w:p>
        </w:tc>
        <w:tc>
          <w:tcPr>
            <w:tcW w:w="1990" w:type="dxa"/>
          </w:tcPr>
          <w:p w14:paraId="75A902BC" w14:textId="77777777" w:rsidR="003416EE" w:rsidRDefault="006041B4">
            <w:pPr>
              <w:spacing w:before="60" w:after="60" w:line="240" w:lineRule="auto"/>
              <w:ind w:firstLine="0"/>
              <w:jc w:val="left"/>
            </w:pPr>
            <w:r>
              <w:rPr>
                <w:sz w:val="22"/>
              </w:rPr>
              <w:t>Перпендикулярная боковая ось</w:t>
            </w:r>
          </w:p>
        </w:tc>
        <w:tc>
          <w:tcPr>
            <w:tcW w:w="3943" w:type="dxa"/>
          </w:tcPr>
          <w:p w14:paraId="6FDAEB71" w14:textId="77777777" w:rsidR="003416EE" w:rsidRDefault="006041B4">
            <w:pPr>
              <w:spacing w:before="60" w:after="60" w:line="240" w:lineRule="auto"/>
              <w:ind w:firstLine="0"/>
              <w:jc w:val="left"/>
            </w:pPr>
            <w:r>
              <w:rPr>
                <w:sz w:val="22"/>
              </w:rPr>
              <w:t>В крестах оба канала боковые; провода с рук сняты, одновременная ТТРКГ отсутствует</w:t>
            </w:r>
          </w:p>
        </w:tc>
      </w:tr>
      <w:tr w:rsidR="003416EE" w14:paraId="3E5C2F37" w14:textId="77777777">
        <w:trPr>
          <w:cantSplit/>
        </w:trPr>
        <w:tc>
          <w:tcPr>
            <w:tcW w:w="1707" w:type="dxa"/>
          </w:tcPr>
          <w:p w14:paraId="2C8A341B" w14:textId="77777777" w:rsidR="003416EE" w:rsidRDefault="006041B4">
            <w:pPr>
              <w:spacing w:before="60" w:after="60" w:line="240" w:lineRule="auto"/>
              <w:ind w:firstLine="0"/>
              <w:jc w:val="left"/>
            </w:pPr>
            <w:r>
              <w:rPr>
                <w:sz w:val="22"/>
              </w:rPr>
              <w:t>Г, 007–010</w:t>
            </w:r>
          </w:p>
        </w:tc>
        <w:tc>
          <w:tcPr>
            <w:tcW w:w="1714" w:type="dxa"/>
          </w:tcPr>
          <w:p w14:paraId="4CFDB33E" w14:textId="77777777" w:rsidR="003416EE" w:rsidRDefault="006041B4">
            <w:pPr>
              <w:spacing w:before="60" w:after="60" w:line="240" w:lineRule="auto"/>
              <w:ind w:firstLine="0"/>
              <w:jc w:val="left"/>
            </w:pPr>
            <w:r>
              <w:rPr>
                <w:sz w:val="22"/>
              </w:rPr>
              <w:t>Боковая сборка</w:t>
            </w:r>
          </w:p>
        </w:tc>
        <w:tc>
          <w:tcPr>
            <w:tcW w:w="1990" w:type="dxa"/>
          </w:tcPr>
          <w:p w14:paraId="3BD23DA5" w14:textId="77777777" w:rsidR="003416EE" w:rsidRDefault="006041B4">
            <w:pPr>
              <w:spacing w:before="60" w:after="60" w:line="240" w:lineRule="auto"/>
              <w:ind w:firstLine="0"/>
              <w:jc w:val="left"/>
            </w:pPr>
            <w:r>
              <w:rPr>
                <w:sz w:val="22"/>
              </w:rPr>
              <w:t>ТТРКГ 1×1</w:t>
            </w:r>
          </w:p>
        </w:tc>
        <w:tc>
          <w:tcPr>
            <w:tcW w:w="3943" w:type="dxa"/>
          </w:tcPr>
          <w:p w14:paraId="0B93C0E8" w14:textId="77777777" w:rsidR="003416EE" w:rsidRDefault="006041B4">
            <w:pPr>
              <w:spacing w:before="60" w:after="60" w:line="240" w:lineRule="auto"/>
              <w:ind w:firstLine="0"/>
              <w:jc w:val="left"/>
            </w:pPr>
            <w:r>
              <w:rPr>
                <w:sz w:val="22"/>
              </w:rPr>
              <w:t>Подтверждение автора от 14.10.2026; прежние метки 1×4 в именах не изменяют принятое подключение</w:t>
            </w:r>
          </w:p>
        </w:tc>
      </w:tr>
      <w:tr w:rsidR="003416EE" w14:paraId="2A46AA2A" w14:textId="77777777">
        <w:trPr>
          <w:cantSplit/>
        </w:trPr>
        <w:tc>
          <w:tcPr>
            <w:tcW w:w="1707" w:type="dxa"/>
          </w:tcPr>
          <w:p w14:paraId="718C2DE4" w14:textId="77777777" w:rsidR="003416EE" w:rsidRDefault="006041B4">
            <w:pPr>
              <w:spacing w:before="60" w:after="60" w:line="240" w:lineRule="auto"/>
              <w:ind w:firstLine="0"/>
              <w:jc w:val="left"/>
            </w:pPr>
            <w:r>
              <w:rPr>
                <w:sz w:val="22"/>
              </w:rPr>
              <w:t>Г, 012–017</w:t>
            </w:r>
          </w:p>
        </w:tc>
        <w:tc>
          <w:tcPr>
            <w:tcW w:w="1714" w:type="dxa"/>
          </w:tcPr>
          <w:p w14:paraId="29C966A9" w14:textId="77777777" w:rsidR="003416EE" w:rsidRDefault="006041B4">
            <w:pPr>
              <w:spacing w:before="60" w:after="60" w:line="240" w:lineRule="auto"/>
              <w:ind w:firstLine="0"/>
              <w:jc w:val="left"/>
            </w:pPr>
            <w:r>
              <w:rPr>
                <w:sz w:val="22"/>
              </w:rPr>
              <w:t>ТТРКГ 1×1</w:t>
            </w:r>
          </w:p>
        </w:tc>
        <w:tc>
          <w:tcPr>
            <w:tcW w:w="1990" w:type="dxa"/>
          </w:tcPr>
          <w:p w14:paraId="2E742B5A" w14:textId="77777777" w:rsidR="003416EE" w:rsidRDefault="006041B4">
            <w:pPr>
              <w:spacing w:before="60" w:after="60" w:line="240" w:lineRule="auto"/>
              <w:ind w:firstLine="0"/>
              <w:jc w:val="left"/>
            </w:pPr>
            <w:r>
              <w:rPr>
                <w:sz w:val="22"/>
              </w:rPr>
              <w:t>ТЕПС-2–ТЕПС-7 соответственно</w:t>
            </w:r>
          </w:p>
        </w:tc>
        <w:tc>
          <w:tcPr>
            <w:tcW w:w="3943" w:type="dxa"/>
          </w:tcPr>
          <w:p w14:paraId="39AFD9E3" w14:textId="77777777" w:rsidR="003416EE" w:rsidRDefault="006041B4">
            <w:pPr>
              <w:spacing w:before="60" w:after="60" w:line="240" w:lineRule="auto"/>
              <w:ind w:firstLine="0"/>
              <w:jc w:val="left"/>
            </w:pPr>
            <w:r>
              <w:rPr>
                <w:sz w:val="22"/>
              </w:rPr>
              <w:t>Назначение подтверждено автором; ручная реконструкция центров на поверхности имеет неизвестную погрешность</w:t>
            </w:r>
          </w:p>
        </w:tc>
      </w:tr>
      <w:tr w:rsidR="003416EE" w14:paraId="070EA365" w14:textId="77777777">
        <w:trPr>
          <w:cantSplit/>
        </w:trPr>
        <w:tc>
          <w:tcPr>
            <w:tcW w:w="1707" w:type="dxa"/>
          </w:tcPr>
          <w:p w14:paraId="73FAD8C8" w14:textId="77777777" w:rsidR="003416EE" w:rsidRDefault="006041B4">
            <w:pPr>
              <w:spacing w:before="60" w:after="60" w:line="240" w:lineRule="auto"/>
              <w:ind w:firstLine="0"/>
              <w:jc w:val="left"/>
            </w:pPr>
            <w:r>
              <w:rPr>
                <w:sz w:val="22"/>
              </w:rPr>
              <w:t>Г, 018</w:t>
            </w:r>
          </w:p>
        </w:tc>
        <w:tc>
          <w:tcPr>
            <w:tcW w:w="1714" w:type="dxa"/>
          </w:tcPr>
          <w:p w14:paraId="795B7474" w14:textId="77777777" w:rsidR="003416EE" w:rsidRDefault="006041B4">
            <w:pPr>
              <w:spacing w:before="60" w:after="60" w:line="240" w:lineRule="auto"/>
              <w:ind w:firstLine="0"/>
              <w:jc w:val="left"/>
            </w:pPr>
            <w:r>
              <w:rPr>
                <w:sz w:val="22"/>
              </w:rPr>
              <w:t>ТТРКГ 1×1</w:t>
            </w:r>
          </w:p>
        </w:tc>
        <w:tc>
          <w:tcPr>
            <w:tcW w:w="1990" w:type="dxa"/>
          </w:tcPr>
          <w:p w14:paraId="448F7376" w14:textId="77777777" w:rsidR="003416EE" w:rsidRDefault="006041B4">
            <w:pPr>
              <w:spacing w:before="60" w:after="60" w:line="240" w:lineRule="auto"/>
              <w:ind w:firstLine="0"/>
              <w:jc w:val="left"/>
            </w:pPr>
            <w:r>
              <w:rPr>
                <w:sz w:val="22"/>
              </w:rPr>
              <w:t>АЕПС-5</w:t>
            </w:r>
          </w:p>
        </w:tc>
        <w:tc>
          <w:tcPr>
            <w:tcW w:w="3943" w:type="dxa"/>
          </w:tcPr>
          <w:p w14:paraId="4E4D504E" w14:textId="77777777" w:rsidR="003416EE" w:rsidRDefault="006041B4">
            <w:pPr>
              <w:spacing w:before="60" w:after="60" w:line="240" w:lineRule="auto"/>
              <w:ind w:firstLine="0"/>
              <w:jc w:val="left"/>
            </w:pPr>
            <w:r>
              <w:rPr>
                <w:sz w:val="22"/>
              </w:rPr>
              <w:t xml:space="preserve">Конфигурация на руке; не относится к </w:t>
            </w:r>
            <w:proofErr w:type="spellStart"/>
            <w:r>
              <w:rPr>
                <w:sz w:val="22"/>
              </w:rPr>
              <w:t>прекардиальной</w:t>
            </w:r>
            <w:proofErr w:type="spellEnd"/>
            <w:r>
              <w:rPr>
                <w:sz w:val="22"/>
              </w:rPr>
              <w:t xml:space="preserve"> группе</w:t>
            </w:r>
          </w:p>
        </w:tc>
      </w:tr>
      <w:tr w:rsidR="003416EE" w14:paraId="1FD1E229" w14:textId="77777777">
        <w:trPr>
          <w:cantSplit/>
        </w:trPr>
        <w:tc>
          <w:tcPr>
            <w:tcW w:w="1707" w:type="dxa"/>
          </w:tcPr>
          <w:p w14:paraId="579F121C" w14:textId="77777777" w:rsidR="003416EE" w:rsidRDefault="006041B4">
            <w:pPr>
              <w:spacing w:before="60" w:after="60" w:line="240" w:lineRule="auto"/>
              <w:ind w:firstLine="0"/>
              <w:jc w:val="left"/>
            </w:pPr>
            <w:r>
              <w:rPr>
                <w:sz w:val="22"/>
              </w:rPr>
              <w:t>Н, обычные записи 22.10</w:t>
            </w:r>
          </w:p>
        </w:tc>
        <w:tc>
          <w:tcPr>
            <w:tcW w:w="1714" w:type="dxa"/>
          </w:tcPr>
          <w:p w14:paraId="0C86B3C3" w14:textId="77777777" w:rsidR="003416EE" w:rsidRDefault="006041B4">
            <w:pPr>
              <w:spacing w:before="60" w:after="60" w:line="240" w:lineRule="auto"/>
              <w:ind w:firstLine="0"/>
              <w:jc w:val="left"/>
            </w:pPr>
            <w:r>
              <w:rPr>
                <w:sz w:val="22"/>
              </w:rPr>
              <w:t>ТТРКГ</w:t>
            </w:r>
          </w:p>
        </w:tc>
        <w:tc>
          <w:tcPr>
            <w:tcW w:w="1990" w:type="dxa"/>
          </w:tcPr>
          <w:p w14:paraId="26AAEF6C" w14:textId="77777777" w:rsidR="003416EE" w:rsidRDefault="006041B4">
            <w:pPr>
              <w:spacing w:before="60" w:after="60" w:line="240" w:lineRule="auto"/>
              <w:ind w:firstLine="0"/>
              <w:jc w:val="left"/>
            </w:pPr>
            <w:r>
              <w:rPr>
                <w:sz w:val="22"/>
              </w:rPr>
              <w:t>Боковая сборка</w:t>
            </w:r>
          </w:p>
        </w:tc>
        <w:tc>
          <w:tcPr>
            <w:tcW w:w="3943" w:type="dxa"/>
          </w:tcPr>
          <w:p w14:paraId="06AFC2D4" w14:textId="77777777" w:rsidR="003416EE" w:rsidRDefault="006041B4">
            <w:pPr>
              <w:spacing w:before="60" w:after="60" w:line="240" w:lineRule="auto"/>
              <w:ind w:firstLine="0"/>
              <w:jc w:val="left"/>
            </w:pPr>
            <w:r>
              <w:rPr>
                <w:sz w:val="22"/>
              </w:rPr>
              <w:t>Назначение установлено анализом отдельных проб и ЭКГ; не является прямым воспоминанием о номере поля</w:t>
            </w:r>
          </w:p>
        </w:tc>
      </w:tr>
      <w:tr w:rsidR="003416EE" w14:paraId="295D0220" w14:textId="77777777">
        <w:trPr>
          <w:cantSplit/>
        </w:trPr>
        <w:tc>
          <w:tcPr>
            <w:tcW w:w="1707" w:type="dxa"/>
          </w:tcPr>
          <w:p w14:paraId="51DDF9A3" w14:textId="77777777" w:rsidR="003416EE" w:rsidRDefault="006041B4">
            <w:pPr>
              <w:spacing w:before="60" w:after="60" w:line="240" w:lineRule="auto"/>
              <w:ind w:firstLine="0"/>
              <w:jc w:val="left"/>
            </w:pPr>
            <w:r>
              <w:rPr>
                <w:sz w:val="22"/>
              </w:rPr>
              <w:t>Я, обычные записи 22.10</w:t>
            </w:r>
          </w:p>
        </w:tc>
        <w:tc>
          <w:tcPr>
            <w:tcW w:w="1714" w:type="dxa"/>
          </w:tcPr>
          <w:p w14:paraId="4BBECBA3" w14:textId="77777777" w:rsidR="003416EE" w:rsidRDefault="006041B4">
            <w:pPr>
              <w:spacing w:before="60" w:after="60" w:line="240" w:lineRule="auto"/>
              <w:ind w:firstLine="0"/>
              <w:jc w:val="left"/>
            </w:pPr>
            <w:r>
              <w:rPr>
                <w:sz w:val="22"/>
              </w:rPr>
              <w:t>Боковая сборка</w:t>
            </w:r>
          </w:p>
        </w:tc>
        <w:tc>
          <w:tcPr>
            <w:tcW w:w="1990" w:type="dxa"/>
          </w:tcPr>
          <w:p w14:paraId="71971BDB" w14:textId="77777777" w:rsidR="003416EE" w:rsidRDefault="006041B4">
            <w:pPr>
              <w:spacing w:before="60" w:after="60" w:line="240" w:lineRule="auto"/>
              <w:ind w:firstLine="0"/>
              <w:jc w:val="left"/>
            </w:pPr>
            <w:r>
              <w:rPr>
                <w:sz w:val="22"/>
              </w:rPr>
              <w:t>ТТРКГ</w:t>
            </w:r>
          </w:p>
        </w:tc>
        <w:tc>
          <w:tcPr>
            <w:tcW w:w="3943" w:type="dxa"/>
          </w:tcPr>
          <w:p w14:paraId="4D149320" w14:textId="77777777" w:rsidR="003416EE" w:rsidRDefault="006041B4">
            <w:pPr>
              <w:spacing w:before="60" w:after="60" w:line="240" w:lineRule="auto"/>
              <w:ind w:firstLine="0"/>
              <w:jc w:val="left"/>
            </w:pPr>
            <w:r>
              <w:rPr>
                <w:sz w:val="22"/>
              </w:rPr>
              <w:t>То же основание; назначение отличается от Н</w:t>
            </w:r>
          </w:p>
        </w:tc>
      </w:tr>
    </w:tbl>
    <w:p w14:paraId="702754BF" w14:textId="77777777" w:rsidR="003416EE" w:rsidRDefault="006041B4">
      <w:pPr>
        <w:pStyle w:val="af"/>
      </w:pPr>
      <w:r>
        <w:t>При отключениях разъём извлекали из прибора, оставляя электроды на теле; по автору Н и Я всё время находились на глубоком вдохе. В пробе взаимности Н меняли токовую и измерительную пары ТТРКГ при подключённой боковой сборке 60 мм. Активность каналов этих специальных записей учитывается по интервалам.</w:t>
      </w:r>
    </w:p>
    <w:p w14:paraId="2FEB1C66" w14:textId="77777777" w:rsidR="003416EE" w:rsidRDefault="006041B4">
      <w:pPr>
        <w:pStyle w:val="af"/>
      </w:pPr>
      <w:r>
        <w:t>Для конечно-элементной модели (FEM) цилиндрические продолжения рук, координаты и площадки контактов являются модельными входами. Обхват 370 мм сообщён для Н и Г, для Я — приблизительно; он не определяет форму руки по всей длине. Ошибка установки электродов рассматривается отдельно от движения сердца. Алгоритмический монтаж ЭИТ показан в разделе 5.9.</w:t>
      </w:r>
    </w:p>
    <w:p w14:paraId="69AD3604" w14:textId="77777777" w:rsidR="003416EE" w:rsidRDefault="006041B4">
      <w:pPr>
        <w:pStyle w:val="21"/>
      </w:pPr>
      <w:bookmarkStart w:id="2468" w:name="_Toc244123075"/>
      <w:bookmarkStart w:id="2469" w:name="Xe1865d89cac11df000a326dbbb4ee3932d343af"/>
      <w:bookmarkEnd w:id="2444"/>
      <w:r>
        <w:t>5.5 Поля записи, временная шкала и файловый контроль</w:t>
      </w:r>
      <w:bookmarkEnd w:id="2468"/>
    </w:p>
    <w:p w14:paraId="34FE23CD" w14:textId="77777777" w:rsidR="003416EE" w:rsidRPr="00674711" w:rsidRDefault="006041B4">
      <w:pPr>
        <w:pStyle w:val="FirstParagraph"/>
        <w:rPr>
          <w:lang w:val="ru-RU"/>
          <w:rPrChange w:id="2470" w:author="Nik K" w:date="2026-10-29T00:17:00Z">
            <w:rPr/>
          </w:rPrChange>
        </w:rPr>
      </w:pPr>
      <w:r>
        <w:t>TXT</w:t>
      </w:r>
      <w:r w:rsidRPr="00674711">
        <w:rPr>
          <w:lang w:val="ru-RU"/>
          <w:rPrChange w:id="2471" w:author="Nik K" w:date="2026-10-29T00:17:00Z">
            <w:rPr/>
          </w:rPrChange>
        </w:rPr>
        <w:t xml:space="preserve"> содержит два поля общего импеданса </w:t>
      </w:r>
      <w:r>
        <w:t>BEI</w:t>
      </w:r>
      <w:r w:rsidRPr="00674711">
        <w:rPr>
          <w:lang w:val="ru-RU"/>
          <w:rPrChange w:id="2472" w:author="Nik K" w:date="2026-10-29T00:17:00Z">
            <w:rPr/>
          </w:rPrChange>
        </w:rPr>
        <w:t xml:space="preserve"> в омах и два поля </w:t>
      </w:r>
      <w:r>
        <w:t>EMG</w:t>
      </w:r>
      <w:r w:rsidRPr="00674711">
        <w:rPr>
          <w:lang w:val="ru-RU"/>
          <w:rPrChange w:id="2473" w:author="Nik K" w:date="2026-10-29T00:17:00Z">
            <w:rPr/>
          </w:rPrChange>
        </w:rPr>
        <w:t xml:space="preserve"> в милливольтах. По протоколу </w:t>
      </w:r>
      <w:r>
        <w:t>EMG</w:t>
      </w:r>
      <w:r w:rsidRPr="00674711">
        <w:rPr>
          <w:lang w:val="ru-RU"/>
          <w:rPrChange w:id="2474" w:author="Nik K" w:date="2026-10-29T00:17:00Z">
            <w:rPr/>
          </w:rPrChange>
        </w:rPr>
        <w:t xml:space="preserve"> — ЭКГ с измерительных контактов соответствующего канала. Базовая и пульсовая составляющие выделяются из </w:t>
      </w:r>
      <w:r>
        <w:lastRenderedPageBreak/>
        <w:t>BEI</w:t>
      </w:r>
      <w:r w:rsidRPr="00674711">
        <w:rPr>
          <w:lang w:val="ru-RU"/>
          <w:rPrChange w:id="2475" w:author="Nik K" w:date="2026-10-29T00:17:00Z">
            <w:rPr/>
          </w:rPrChange>
        </w:rPr>
        <w:t xml:space="preserve"> обработкой. Фазовые и служебные поля сохраняются, но без установленного физического смысла в тканевой оценке не используются. Выходы принимаются как измеренные сигналы в единицах экспорта; произвольные усиление, смещение и знак не подбираются.</w:t>
      </w:r>
    </w:p>
    <w:p w14:paraId="14B03BFA" w14:textId="77777777" w:rsidR="003416EE" w:rsidRDefault="006041B4">
      <w:pPr>
        <w:pStyle w:val="af"/>
      </w:pPr>
      <w:r>
        <w:t>Автор подтвердил зондирование 100 кГц и сообщил ток около 7000 мкА на каждый источник. Амплитудное или действующее значение и относительная фаза источников не уточнены; это ограничивает согласование с прямой моделью.</w:t>
      </w:r>
    </w:p>
    <w:p w14:paraId="47F9AAC1" w14:textId="77777777" w:rsidR="003416EE" w:rsidRDefault="006041B4">
      <w:pPr>
        <w:pStyle w:val="af"/>
        <w:keepNext/>
      </w:pPr>
      <w:r>
        <w:t>Временная координата отсчёта задаётся рабочей частотой дискретизации:</w:t>
      </w:r>
    </w:p>
    <w:p w14:paraId="50188C26"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span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rPr>
            <m:t>.</m:t>
          </m:r>
          <m:r>
            <w:rPr>
              <w:rFonts w:ascii="Cambria Math" w:hAnsi="Cambria Math"/>
            </w:rPr>
            <m:t>  </m:t>
          </m:r>
          <m:r>
            <m:rPr>
              <m:nor/>
            </m:rPr>
            <m:t>(5.3)</m:t>
          </m:r>
        </m:oMath>
      </m:oMathPara>
    </w:p>
    <w:p w14:paraId="58C56612" w14:textId="77777777" w:rsidR="003416EE" w:rsidRPr="00674711" w:rsidRDefault="006041B4">
      <w:pPr>
        <w:pStyle w:val="FirstParagraph"/>
        <w:rPr>
          <w:lang w:val="ru-RU"/>
          <w:rPrChange w:id="2476" w:author="Nik K" w:date="2026-10-29T00:17:00Z">
            <w:rPr/>
          </w:rPrChange>
        </w:rPr>
      </w:pPr>
      <w:r w:rsidRPr="00674711">
        <w:rPr>
          <w:lang w:val="ru-RU"/>
          <w:rPrChange w:id="2477" w:author="Nik K" w:date="2026-10-29T00:17:00Z">
            <w:rPr/>
          </w:rPrChange>
        </w:rPr>
        <w:t xml:space="preserve">Здесь </w:t>
      </w:r>
      <m:oMath>
        <m:r>
          <w:rPr>
            <w:rFonts w:ascii="Cambria Math" w:hAnsi="Cambria Math"/>
          </w:rPr>
          <m:t>n</m:t>
        </m:r>
        <m:r>
          <m:rPr>
            <m:sty m:val="p"/>
          </m:rPr>
          <w:rPr>
            <w:rFonts w:ascii="Cambria Math" w:hAnsi="Cambria Math"/>
            <w:lang w:val="ru-RU"/>
            <w:rPrChange w:id="2478" w:author="Nik K" w:date="2026-10-29T00:17:00Z">
              <w:rPr>
                <w:rFonts w:ascii="Cambria Math" w:hAnsi="Cambria Math"/>
              </w:rPr>
            </w:rPrChange>
          </w:rPr>
          <m:t>=</m:t>
        </m:r>
        <m:r>
          <w:rPr>
            <w:rFonts w:ascii="Cambria Math" w:hAnsi="Cambria Math"/>
            <w:lang w:val="ru-RU"/>
            <w:rPrChange w:id="2479" w:author="Nik K" w:date="2026-10-29T00:17:00Z">
              <w:rPr>
                <w:rFonts w:ascii="Cambria Math" w:hAnsi="Cambria Math"/>
              </w:rPr>
            </w:rPrChange>
          </w:rPr>
          <m:t>0</m:t>
        </m:r>
        <m:r>
          <m:rPr>
            <m:sty m:val="p"/>
          </m:rPr>
          <w:rPr>
            <w:rFonts w:ascii="Cambria Math" w:hAnsi="Cambria Math"/>
            <w:lang w:val="ru-RU"/>
            <w:rPrChange w:id="2480" w:author="Nik K" w:date="2026-10-29T00:17:00Z">
              <w:rPr>
                <w:rFonts w:ascii="Cambria Math" w:hAnsi="Cambria Math"/>
              </w:rPr>
            </w:rPrChange>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lang w:val="ru-RU"/>
            <w:rPrChange w:id="2481" w:author="Nik K" w:date="2026-10-29T00:17:00Z">
              <w:rPr>
                <w:rFonts w:ascii="Cambria Math" w:hAnsi="Cambria Math"/>
              </w:rPr>
            </w:rPrChange>
          </w:rPr>
          <m:t>-</m:t>
        </m:r>
        <m:r>
          <w:rPr>
            <w:rFonts w:ascii="Cambria Math" w:hAnsi="Cambria Math"/>
            <w:lang w:val="ru-RU"/>
            <w:rPrChange w:id="2482" w:author="Nik K" w:date="2026-10-29T00:17:00Z">
              <w:rPr>
                <w:rFonts w:ascii="Cambria Math" w:hAnsi="Cambria Math"/>
              </w:rPr>
            </w:rPrChange>
          </w:rPr>
          <m:t>1</m:t>
        </m:r>
      </m:oMath>
      <w:r w:rsidRPr="00674711">
        <w:rPr>
          <w:lang w:val="ru-RU"/>
          <w:rPrChange w:id="2483" w:author="Nik K" w:date="2026-10-29T00:17:00Z">
            <w:rPr/>
          </w:rPrChange>
        </w:rPr>
        <w:t xml:space="preserve"> — индекс отсчёта, </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674711">
        <w:rPr>
          <w:lang w:val="ru-RU"/>
          <w:rPrChange w:id="2484" w:author="Nik K" w:date="2026-10-29T00:17:00Z">
            <w:rPr/>
          </w:rPrChange>
        </w:rPr>
        <w:t xml:space="preserve"> — число отсчётов,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674711">
        <w:rPr>
          <w:lang w:val="ru-RU"/>
          <w:rPrChange w:id="2485" w:author="Nik K" w:date="2026-10-29T00:17:00Z">
            <w:rPr/>
          </w:rPrChange>
        </w:rPr>
        <w:t xml:space="preserve"> — частота дискретизации в герцах;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Pr="00674711">
        <w:rPr>
          <w:lang w:val="ru-RU"/>
          <w:rPrChange w:id="2486" w:author="Nik K" w:date="2026-10-29T00:17:00Z">
            <w:rPr/>
          </w:rPrChange>
        </w:rPr>
        <w:t xml:space="preserve"> и длительность между первым и последним отсчётами </w:t>
      </w:r>
      <m:oMath>
        <m:sSub>
          <m:sSubPr>
            <m:ctrlPr>
              <w:rPr>
                <w:rFonts w:ascii="Cambria Math" w:hAnsi="Cambria Math"/>
              </w:rPr>
            </m:ctrlPr>
          </m:sSubPr>
          <m:e>
            <m:r>
              <w:rPr>
                <w:rFonts w:ascii="Cambria Math" w:hAnsi="Cambria Math"/>
              </w:rPr>
              <m:t>T</m:t>
            </m:r>
          </m:e>
          <m:sub>
            <m:r>
              <m:rPr>
                <m:sty m:val="p"/>
              </m:rPr>
              <w:rPr>
                <w:rFonts w:ascii="Cambria Math" w:hAnsi="Cambria Math"/>
              </w:rPr>
              <m:t>span</m:t>
            </m:r>
          </m:sub>
        </m:sSub>
      </m:oMath>
      <w:r w:rsidRPr="00674711">
        <w:rPr>
          <w:lang w:val="ru-RU"/>
          <w:rPrChange w:id="2487" w:author="Nik K" w:date="2026-10-29T00:17:00Z">
            <w:rPr/>
          </w:rPrChange>
        </w:rPr>
        <w:t xml:space="preserve"> выражаются в секундах. Встречающееся в инвентаризациях отношение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lang w:val="ru-RU"/>
            <w:rPrChange w:id="2488" w:author="Nik K" w:date="2026-10-29T00:17:00Z">
              <w:rPr>
                <w:rFonts w:ascii="Cambria Math" w:hAnsi="Cambria Math"/>
              </w:rPr>
            </w:rPrChange>
          </w:rPr>
          <m:t>/</m:t>
        </m:r>
        <m:sSub>
          <m:sSubPr>
            <m:ctrlPr>
              <w:rPr>
                <w:rFonts w:ascii="Cambria Math" w:hAnsi="Cambria Math"/>
              </w:rPr>
            </m:ctrlPr>
          </m:sSubPr>
          <m:e>
            <m:r>
              <w:rPr>
                <w:rFonts w:ascii="Cambria Math" w:hAnsi="Cambria Math"/>
              </w:rPr>
              <m:t>f</m:t>
            </m:r>
          </m:e>
          <m:sub>
            <m:r>
              <w:rPr>
                <w:rFonts w:ascii="Cambria Math" w:hAnsi="Cambria Math"/>
              </w:rPr>
              <m:t>s</m:t>
            </m:r>
          </m:sub>
        </m:sSub>
      </m:oMath>
      <w:r w:rsidRPr="00674711">
        <w:rPr>
          <w:lang w:val="ru-RU"/>
          <w:rPrChange w:id="2489" w:author="Nik K" w:date="2026-10-29T00:17:00Z">
            <w:rPr/>
          </w:rPrChange>
        </w:rPr>
        <w:t xml:space="preserve"> использует другую договорённость о длительности. Циклический счётчик </w:t>
      </w:r>
      <w:r>
        <w:t>COUNT</w:t>
      </w:r>
      <w:r w:rsidRPr="00674711">
        <w:rPr>
          <w:lang w:val="ru-RU"/>
          <w:rPrChange w:id="2490" w:author="Nik K" w:date="2026-10-29T00:17:00Z">
            <w:rPr/>
          </w:rPrChange>
        </w:rPr>
        <w:t xml:space="preserve"> принимает значения 0–255 и непосредственно в секунды не переводится.</w:t>
      </w:r>
    </w:p>
    <w:p w14:paraId="27E99955" w14:textId="77777777" w:rsidR="003416EE" w:rsidRDefault="006041B4">
      <w:pPr>
        <w:pStyle w:val="af"/>
      </w:pPr>
      <w:r>
        <w:t xml:space="preserve">Рабочая частота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1000</m:t>
        </m:r>
      </m:oMath>
      <w:r>
        <w:t xml:space="preserve"> Гц, кроме 005 и 006 Г, где принято 400 Гц. Для 16 из 18 TXT Г найдены участки BIN по счётчику и о</w:t>
      </w:r>
      <w:proofErr w:type="spellStart"/>
      <w:r>
        <w:t>боим</w:t>
      </w:r>
      <w:proofErr w:type="spellEnd"/>
      <w:r>
        <w:t xml:space="preserve"> ЭКГ на всей длине. Поля периода 2500 и 1000 трактуются как микросекунды — это рабочее допущение. Для 001 и 002 Г BIN-соответствие не найдено, используется настройка по умолчанию. Во второй сессии связаны все 15 TXT. Точность часов и единица поля периода независимо не подтверждены.</w:t>
      </w:r>
    </w:p>
    <w:p w14:paraId="47AC0EB8" w14:textId="77777777" w:rsidR="003416EE" w:rsidRDefault="006041B4">
      <w:pPr>
        <w:pStyle w:val="af"/>
      </w:pPr>
      <w:r>
        <w:t>Контролируются хэши, число строк и полей, конечность значений и приращение счётчика по модулю 256. Инвентаризации октябрьских TXT не выявили нечисловых значений и нарушений счётчика. Эти проверки не исключают движение, плохой контакт или ошибочное подключение и не принимают физиологическую разметку.</w:t>
      </w:r>
    </w:p>
    <w:p w14:paraId="2EBD9591" w14:textId="0B6BD68A" w:rsidR="003416EE" w:rsidRDefault="006041B4">
      <w:pPr>
        <w:pStyle w:val="21"/>
      </w:pPr>
      <w:bookmarkStart w:id="2491" w:name="_Toc244123076"/>
      <w:bookmarkStart w:id="2492" w:name="Xd0dbc9620ada0d761cfa2c9d391473260c9ea9c"/>
      <w:bookmarkEnd w:id="2469"/>
      <w:r>
        <w:lastRenderedPageBreak/>
        <w:t xml:space="preserve">5.6 Дыхательные пробы и </w:t>
      </w:r>
      <w:del w:id="2493" w:author="Nik K" w:date="2026-10-29T07:56:00Z">
        <w:r w:rsidDel="00695238">
          <w:delText>временная опора</w:delText>
        </w:r>
      </w:del>
      <w:ins w:id="2494" w:author="Nik K" w:date="2026-10-29T07:56:00Z">
        <w:r w:rsidR="00695238">
          <w:t>оценка</w:t>
        </w:r>
      </w:ins>
      <w:r>
        <w:t xml:space="preserve"> по ЭКГ</w:t>
      </w:r>
      <w:bookmarkEnd w:id="2491"/>
    </w:p>
    <w:p w14:paraId="3A1FA4A8" w14:textId="77777777" w:rsidR="003416EE" w:rsidRPr="00674711" w:rsidRDefault="006041B4">
      <w:pPr>
        <w:pStyle w:val="FirstParagraph"/>
        <w:rPr>
          <w:lang w:val="ru-RU"/>
          <w:rPrChange w:id="2495" w:author="Nik K" w:date="2026-10-29T00:17:00Z">
            <w:rPr/>
          </w:rPrChange>
        </w:rPr>
      </w:pPr>
      <w:r w:rsidRPr="00674711">
        <w:rPr>
          <w:lang w:val="ru-RU"/>
          <w:rPrChange w:id="2496" w:author="Nik K" w:date="2026-10-29T00:17:00Z">
            <w:rPr/>
          </w:rPrChange>
        </w:rPr>
        <w:t>Обычный протокол по автору: спокойное дыхание → задержка на глубоком вдохе → усиленное дыхание → задержка на глубоком выдохе. Метки команд не записаны. Границы восстанавливались по медленному импедансу и сведениям автора; коротким и специальным пробам полный протокол автоматически не назначался.</w:t>
      </w:r>
    </w:p>
    <w:p w14:paraId="6AFC97B9" w14:textId="77777777" w:rsidR="003416EE" w:rsidRDefault="006041B4">
      <w:pPr>
        <w:pStyle w:val="af"/>
      </w:pPr>
      <w:r>
        <w:t>Разметка хранит автора решения, признаки выбора, неоднозначные границы и временную шкалу. Интервалы неопределённости отражают визуальную неоднозначность и не являются статистическими доверительными интервалами. Для Г источник — этап 11.20, для Н и Я — 11.40. Последующая обработка использует эти границы без повторного подбора. Ручное принятие на рассматриваемом срезе не завершено [55].</w:t>
      </w:r>
    </w:p>
    <w:p w14:paraId="7755741D" w14:textId="77777777" w:rsidR="003416EE" w:rsidRDefault="006041B4">
      <w:pPr>
        <w:pStyle w:val="af"/>
      </w:pPr>
      <w:r>
        <w:t xml:space="preserve">Сначала ЭКГ фильтруется </w:t>
      </w:r>
      <w:proofErr w:type="spellStart"/>
      <w:r>
        <w:t>режекторами</w:t>
      </w:r>
      <w:proofErr w:type="spellEnd"/>
      <w:r>
        <w:t xml:space="preserve"> 50, 100 и 150 Гц с добротностью 30 и полосовым фильтром 0,5–40 Гц. Сохранён вариант только с </w:t>
      </w:r>
      <w:proofErr w:type="spellStart"/>
      <w:r>
        <w:t>режектором</w:t>
      </w:r>
      <w:proofErr w:type="spellEnd"/>
      <w:r>
        <w:t xml:space="preserve"> 50 Гц для сравнения влияния обработки. Детектор QRS использует полосу 5–25 Гц, усреднение квадрата сигнала в окне 80 </w:t>
      </w:r>
      <w:proofErr w:type="spellStart"/>
      <w:r>
        <w:t>мс</w:t>
      </w:r>
      <w:proofErr w:type="spellEnd"/>
      <w:r>
        <w:t xml:space="preserve">, локальный порог по медиане и трём медианным абсолютным отклонениям в окне 10 с, минимальное расстояние 300 </w:t>
      </w:r>
      <w:proofErr w:type="spellStart"/>
      <w:r>
        <w:t>мс</w:t>
      </w:r>
      <w:proofErr w:type="spellEnd"/>
      <w:r>
        <w:t xml:space="preserve">. Положение уточняется по доминирующему экстремуму в пределах ±90 </w:t>
      </w:r>
      <w:proofErr w:type="spellStart"/>
      <w:r>
        <w:t>мс</w:t>
      </w:r>
      <w:proofErr w:type="spellEnd"/>
      <w:r>
        <w:t>; кандидаты ближе 1 с к краям исключаются. Это параметры реализованной процедуры; её клиническая точность в данном корпусе не установлена.</w:t>
      </w:r>
    </w:p>
    <w:p w14:paraId="2454698F" w14:textId="77777777" w:rsidR="003416EE" w:rsidRDefault="006041B4">
      <w:pPr>
        <w:pStyle w:val="af"/>
      </w:pPr>
      <w:r>
        <w:t>Доминирующий QRS-экстремум остаётся кандидатом зубца R. Согласие двух детекций одной регистрации не заменяет ручной проверки. ЭКГ не измеряет пространственное движение и не определяет автоматически конец диастолы или систолы. Нулевая поправка задержки принята за отсутствием измеренной поправки и не доказывает нулевую задержку тракта.</w:t>
      </w:r>
    </w:p>
    <w:p w14:paraId="55625183" w14:textId="77777777" w:rsidR="003416EE" w:rsidRDefault="006041B4">
      <w:pPr>
        <w:pStyle w:val="af"/>
      </w:pPr>
      <w:r>
        <w:t>Задержка дыхания не устраняет пульсовое кровенаполнение мягких тканей и лёгких. Лёгкие остаются единым пульсирующим электрическим компартментом. Поэтому окно задержки, даже с устойчивой ЭКГ-привязкой, не является записью изолированного сердечного вклада.</w:t>
      </w:r>
    </w:p>
    <w:p w14:paraId="37DE0221" w14:textId="77777777" w:rsidR="003416EE" w:rsidRDefault="006041B4">
      <w:pPr>
        <w:pStyle w:val="21"/>
      </w:pPr>
      <w:bookmarkStart w:id="2497" w:name="_Toc244123077"/>
      <w:bookmarkStart w:id="2498" w:name="X8a1088c4b556aa4e1affe4a880557c71e481274"/>
      <w:bookmarkEnd w:id="2492"/>
      <w:r>
        <w:lastRenderedPageBreak/>
        <w:t>5.7 Разделение временных составляющих и формирование циклов</w:t>
      </w:r>
      <w:bookmarkEnd w:id="2497"/>
    </w:p>
    <w:p w14:paraId="5B048946" w14:textId="77777777" w:rsidR="003416EE" w:rsidRPr="00674711" w:rsidRDefault="006041B4">
      <w:pPr>
        <w:pStyle w:val="FirstParagraph"/>
        <w:keepNext/>
        <w:rPr>
          <w:lang w:val="ru-RU"/>
          <w:rPrChange w:id="2499" w:author="Nik K" w:date="2026-10-29T00:17:00Z">
            <w:rPr/>
          </w:rPrChange>
        </w:rPr>
      </w:pPr>
      <w:r w:rsidRPr="00674711">
        <w:rPr>
          <w:lang w:val="ru-RU"/>
          <w:rPrChange w:id="2500" w:author="Nik K" w:date="2026-10-29T00:17:00Z">
            <w:rPr/>
          </w:rPrChange>
        </w:rPr>
        <w:t xml:space="preserve">Пусть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lang w:val="ru-RU"/>
            <w:rPrChange w:id="2501" w:author="Nik K" w:date="2026-10-29T00:17:00Z">
              <w:rPr>
                <w:rFonts w:ascii="Cambria Math" w:hAnsi="Cambria Math"/>
              </w:rPr>
            </w:rPrChange>
          </w:rPr>
          <m:t>[</m:t>
        </m:r>
        <m:r>
          <w:rPr>
            <w:rFonts w:ascii="Cambria Math" w:hAnsi="Cambria Math"/>
          </w:rPr>
          <m:t>n</m:t>
        </m:r>
        <m:r>
          <m:rPr>
            <m:sty m:val="p"/>
          </m:rPr>
          <w:rPr>
            <w:rFonts w:ascii="Cambria Math" w:hAnsi="Cambria Math"/>
            <w:lang w:val="ru-RU"/>
            <w:rPrChange w:id="2502" w:author="Nik K" w:date="2026-10-29T00:17:00Z">
              <w:rPr>
                <w:rFonts w:ascii="Cambria Math" w:hAnsi="Cambria Math"/>
              </w:rPr>
            </w:rPrChange>
          </w:rPr>
          <m:t>]</m:t>
        </m:r>
      </m:oMath>
      <w:r w:rsidRPr="00674711">
        <w:rPr>
          <w:lang w:val="ru-RU"/>
          <w:rPrChange w:id="2503" w:author="Nik K" w:date="2026-10-29T00:17:00Z">
            <w:rPr/>
          </w:rPrChange>
        </w:rPr>
        <w:t xml:space="preserve"> — общий импеданс канала </w:t>
      </w:r>
      <m:oMath>
        <m:r>
          <w:rPr>
            <w:rFonts w:ascii="Cambria Math" w:hAnsi="Cambria Math"/>
          </w:rPr>
          <m:t>c</m:t>
        </m:r>
      </m:oMath>
      <w:r w:rsidRPr="00674711">
        <w:rPr>
          <w:lang w:val="ru-RU"/>
          <w:rPrChange w:id="2504" w:author="Nik K" w:date="2026-10-29T00:17:00Z">
            <w:rPr/>
          </w:rPrChange>
        </w:rPr>
        <w:t xml:space="preserve"> в омах. В реализованной обработке определяются медленная составляющая </w:t>
      </w:r>
      <m:oMath>
        <m:sSub>
          <m:sSubPr>
            <m:ctrlPr>
              <w:rPr>
                <w:rFonts w:ascii="Cambria Math" w:hAnsi="Cambria Math"/>
              </w:rPr>
            </m:ctrlPr>
          </m:sSubPr>
          <m:e>
            <m:r>
              <w:rPr>
                <w:rFonts w:ascii="Cambria Math" w:hAnsi="Cambria Math"/>
              </w:rPr>
              <m:t>b</m:t>
            </m:r>
          </m:e>
          <m:sub>
            <m:r>
              <w:rPr>
                <w:rFonts w:ascii="Cambria Math" w:hAnsi="Cambria Math"/>
              </w:rPr>
              <m:t>c</m:t>
            </m:r>
          </m:sub>
        </m:sSub>
      </m:oMath>
      <w:r w:rsidRPr="00674711">
        <w:rPr>
          <w:lang w:val="ru-RU"/>
          <w:rPrChange w:id="2505" w:author="Nik K" w:date="2026-10-29T00:17:00Z">
            <w:rPr/>
          </w:rPrChange>
        </w:rPr>
        <w:t xml:space="preserve">, остаток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674711">
        <w:rPr>
          <w:lang w:val="ru-RU"/>
          <w:rPrChange w:id="2506" w:author="Nik K" w:date="2026-10-29T00:17:00Z">
            <w:rPr/>
          </w:rPrChange>
        </w:rPr>
        <w:t xml:space="preserve">, полосовая составляющая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674711">
        <w:rPr>
          <w:lang w:val="ru-RU"/>
          <w:rPrChange w:id="2507" w:author="Nik K" w:date="2026-10-29T00:17:00Z">
            <w:rPr/>
          </w:rPrChange>
        </w:rPr>
        <w:t xml:space="preserve"> и дополнительный остаток </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Pr="00674711">
        <w:rPr>
          <w:lang w:val="ru-RU"/>
          <w:rPrChange w:id="2508" w:author="Nik K" w:date="2026-10-29T00:17:00Z">
            <w:rPr/>
          </w:rPrChange>
        </w:rPr>
        <w:t>:</w:t>
      </w:r>
    </w:p>
    <w:p w14:paraId="581321BD"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r>
                      <m:rPr>
                        <m:sty m:val="p"/>
                      </m:rPr>
                      <w:rPr>
                        <w:rFonts w:ascii="Cambria Math" w:hAnsi="Cambria Math"/>
                      </w:rPr>
                      <m:t>,</m:t>
                    </m:r>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e>
            </m:mr>
            <m:mr>
              <m:e>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e>
            </m:mr>
            <m:mr>
              <m:e>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e>
            </m:mr>
          </m:m>
          <m:r>
            <w:rPr>
              <w:rFonts w:ascii="Cambria Math" w:hAnsi="Cambria Math"/>
            </w:rPr>
            <m:t>  </m:t>
          </m:r>
          <m:r>
            <m:rPr>
              <m:nor/>
            </m:rPr>
            <m:t>(5.4)</m:t>
          </m:r>
        </m:oMath>
      </m:oMathPara>
    </w:p>
    <w:p w14:paraId="71022B4B" w14:textId="77777777" w:rsidR="003416EE" w:rsidRPr="00674711" w:rsidRDefault="006041B4">
      <w:pPr>
        <w:pStyle w:val="FirstParagraph"/>
        <w:rPr>
          <w:lang w:val="ru-RU"/>
          <w:rPrChange w:id="2509" w:author="Nik K" w:date="2026-10-29T00:17:00Z">
            <w:rPr/>
          </w:rPrChange>
        </w:rPr>
      </w:pPr>
      <w:r w:rsidRPr="00674711">
        <w:rPr>
          <w:lang w:val="ru-RU"/>
          <w:rPrChange w:id="2510" w:author="Nik K" w:date="2026-10-29T00:17:00Z">
            <w:rPr/>
          </w:rPrChange>
        </w:rPr>
        <w:t xml:space="preserve">Оператор </w:t>
      </w:r>
      <m:oMath>
        <m:r>
          <m:rPr>
            <m:scr m:val="script"/>
            <m:sty m:val="p"/>
          </m:rPr>
          <w:rPr>
            <w:rFonts w:ascii="Cambria Math" w:hAnsi="Cambria Math"/>
            <w:lang w:val="ru-RU"/>
            <w:rPrChange w:id="2511" w:author="Nik K" w:date="2026-10-29T00:17:00Z">
              <w:rPr>
                <w:rFonts w:ascii="Cambria Math" w:hAnsi="Cambria Math"/>
              </w:rPr>
            </w:rPrChange>
          </w:rPr>
          <m:t>L</m:t>
        </m:r>
      </m:oMath>
      <w:r w:rsidRPr="00674711">
        <w:rPr>
          <w:lang w:val="ru-RU"/>
          <w:rPrChange w:id="2512" w:author="Nik K" w:date="2026-10-29T00:17:00Z">
            <w:rPr/>
          </w:rPrChange>
        </w:rPr>
        <w:t xml:space="preserve"> обозначает низкочастотный фильтр со срезом 0,5 Гц, </w:t>
      </w:r>
      <m:oMath>
        <m:r>
          <m:rPr>
            <m:scr m:val="script"/>
            <m:sty m:val="p"/>
          </m:rPr>
          <w:rPr>
            <w:rFonts w:ascii="Cambria Math" w:hAnsi="Cambria Math"/>
            <w:lang w:val="ru-RU"/>
            <w:rPrChange w:id="2513" w:author="Nik K" w:date="2026-10-29T00:17:00Z">
              <w:rPr>
                <w:rFonts w:ascii="Cambria Math" w:hAnsi="Cambria Math"/>
              </w:rPr>
            </w:rPrChange>
          </w:rPr>
          <m:t>B</m:t>
        </m:r>
      </m:oMath>
      <w:r w:rsidRPr="00674711">
        <w:rPr>
          <w:lang w:val="ru-RU"/>
          <w:rPrChange w:id="2514" w:author="Nik K" w:date="2026-10-29T00:17:00Z">
            <w:rPr/>
          </w:rPrChange>
        </w:rPr>
        <w:t xml:space="preserve"> — полосовой фильтр 0,7–12 Гц. Все четыре составляющие выражены в омах. Использованы фильтры Баттерворта с параметром порядка 4 и проходом вперёд и назад; параметр поря</w:t>
      </w:r>
      <w:proofErr w:type="spellStart"/>
      <w:r w:rsidRPr="00674711">
        <w:rPr>
          <w:lang w:val="ru-RU"/>
          <w:rPrChange w:id="2515" w:author="Nik K" w:date="2026-10-29T00:17:00Z">
            <w:rPr/>
          </w:rPrChange>
        </w:rPr>
        <w:t>дка</w:t>
      </w:r>
      <w:proofErr w:type="spellEnd"/>
      <w:r w:rsidRPr="00674711">
        <w:rPr>
          <w:lang w:val="ru-RU"/>
          <w:rPrChange w:id="2516" w:author="Nik K" w:date="2026-10-29T00:17:00Z">
            <w:rPr/>
          </w:rPrChange>
        </w:rPr>
        <w:t xml:space="preserve"> не равен порядку всей составной процедуры. Продолжение ряда для импеданса составляет 5 с, при количественном отборе первые и последние 5 с исключаются. Проверка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lang w:val="ru-RU"/>
            <w:rPrChange w:id="2517" w:author="Nik K" w:date="2026-10-29T00:17:00Z">
              <w:rPr>
                <w:rFonts w:ascii="Cambria Math" w:hAnsi="Cambria Math"/>
              </w:rPr>
            </w:rPrChange>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lang w:val="ru-RU"/>
            <w:rPrChange w:id="2518" w:author="Nik K" w:date="2026-10-29T00:17:00Z">
              <w:rPr>
                <w:rFonts w:ascii="Cambria Math" w:hAnsi="Cambria Math"/>
              </w:rPr>
            </w:rPrChange>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lang w:val="ru-RU"/>
            <w:rPrChange w:id="2519" w:author="Nik K" w:date="2026-10-29T00:17:00Z">
              <w:rPr>
                <w:rFonts w:ascii="Cambria Math" w:hAnsi="Cambria Math"/>
              </w:rPr>
            </w:rPrChange>
          </w:rPr>
          <m:t>+</m:t>
        </m:r>
        <m:sSub>
          <m:sSubPr>
            <m:ctrlPr>
              <w:rPr>
                <w:rFonts w:ascii="Cambria Math" w:hAnsi="Cambria Math"/>
              </w:rPr>
            </m:ctrlPr>
          </m:sSubPr>
          <m:e>
            <m:r>
              <w:rPr>
                <w:rFonts w:ascii="Cambria Math" w:hAnsi="Cambria Math"/>
              </w:rPr>
              <m:t>u</m:t>
            </m:r>
          </m:e>
          <m:sub>
            <m:r>
              <w:rPr>
                <w:rFonts w:ascii="Cambria Math" w:hAnsi="Cambria Math"/>
              </w:rPr>
              <m:t>c</m:t>
            </m:r>
          </m:sub>
        </m:sSub>
      </m:oMath>
      <w:r w:rsidRPr="00674711">
        <w:rPr>
          <w:lang w:val="ru-RU"/>
          <w:rPrChange w:id="2520" w:author="Nik K" w:date="2026-10-29T00:17:00Z">
            <w:rPr/>
          </w:rPrChange>
        </w:rPr>
        <w:t xml:space="preserve"> контролирует арифметику разложения. Частотные диапазоны тканевых источн</w:t>
      </w:r>
      <w:proofErr w:type="spellStart"/>
      <w:r w:rsidRPr="00674711">
        <w:rPr>
          <w:lang w:val="ru-RU"/>
          <w:rPrChange w:id="2521" w:author="Nik K" w:date="2026-10-29T00:17:00Z">
            <w:rPr/>
          </w:rPrChange>
        </w:rPr>
        <w:t>иков</w:t>
      </w:r>
      <w:proofErr w:type="spellEnd"/>
      <w:r w:rsidRPr="00674711">
        <w:rPr>
          <w:lang w:val="ru-RU"/>
          <w:rPrChange w:id="2522" w:author="Nik K" w:date="2026-10-29T00:17:00Z">
            <w:rPr/>
          </w:rPrChange>
        </w:rPr>
        <w:t xml:space="preserve"> перекрываются, поэтому это разложение не является разделением тканей.</w:t>
      </w:r>
    </w:p>
    <w:p w14:paraId="7B43E211" w14:textId="77777777" w:rsidR="003416EE" w:rsidRDefault="006041B4">
      <w:pPr>
        <w:pStyle w:val="af"/>
        <w:keepNext/>
      </w:pPr>
      <w:r>
        <w:t xml:space="preserve">Для блока отсчётов </w:t>
      </w:r>
      <m:oMath>
        <m:r>
          <w:rPr>
            <w:rFonts w:ascii="Cambria Math" w:hAnsi="Cambria Math"/>
          </w:rPr>
          <m:t>W</m:t>
        </m:r>
      </m:oMath>
      <w:r>
        <w:t xml:space="preserve"> базовый уровень и безразмерные наблюдения определены как</w:t>
      </w:r>
    </w:p>
    <w:p w14:paraId="76448FE6"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0c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n</m:t>
              </m:r>
              <m:r>
                <m:rPr>
                  <m:sty m:val="p"/>
                </m:rPr>
                <w:rPr>
                  <w:rFonts w:ascii="Cambria Math" w:hAnsi="Cambria Math"/>
                </w:rPr>
                <m:t>∈</m:t>
              </m:r>
              <m:r>
                <w:rPr>
                  <w:rFonts w:ascii="Cambria Math" w:hAnsi="Cambria Math"/>
                </w:rPr>
                <m:t>W</m:t>
              </m:r>
            </m:sub>
          </m:sSub>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Z</m:t>
                  </m:r>
                </m:e>
                <m:sub>
                  <m:r>
                    <w:rPr>
                      <w:rFonts w:ascii="Cambria Math" w:hAnsi="Cambria Math"/>
                    </w:rPr>
                    <m:t>0c</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c</m:t>
              </m:r>
            </m:sub>
            <m:sup>
              <m:r>
                <m:rPr>
                  <m:sty m:val="p"/>
                </m:rPr>
                <w:rPr>
                  <w:rFonts w:ascii="Cambria Math" w:hAnsi="Cambria Math"/>
                </w:rPr>
                <m:t>(</m:t>
              </m:r>
              <m:r>
                <w:rPr>
                  <w:rFonts w:ascii="Cambria Math" w:hAnsi="Cambria Math"/>
                </w:rPr>
                <m:t>p</m:t>
              </m:r>
              <m:r>
                <m:rPr>
                  <m:sty m:val="p"/>
                </m:rPr>
                <w:rPr>
                  <w:rFonts w:ascii="Cambria Math" w:hAnsi="Cambria Math"/>
                </w:rPr>
                <m:t>)</m:t>
              </m:r>
            </m:sup>
          </m:sSubSup>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Z</m:t>
                  </m:r>
                </m:e>
                <m:sub>
                  <m:r>
                    <w:rPr>
                      <w:rFonts w:ascii="Cambria Math" w:hAnsi="Cambria Math"/>
                    </w:rPr>
                    <m:t>0c</m:t>
                  </m:r>
                </m:sub>
              </m:sSub>
            </m:den>
          </m:f>
          <m:r>
            <m:rPr>
              <m:sty m:val="p"/>
            </m:rPr>
            <w:rPr>
              <w:rFonts w:ascii="Cambria Math" w:hAnsi="Cambria Math"/>
            </w:rPr>
            <m:t>.</m:t>
          </m:r>
          <m:r>
            <w:rPr>
              <w:rFonts w:ascii="Cambria Math" w:hAnsi="Cambria Math"/>
            </w:rPr>
            <m:t>  </m:t>
          </m:r>
          <m:r>
            <m:rPr>
              <m:nor/>
            </m:rPr>
            <m:t>(5.5)</m:t>
          </m:r>
        </m:oMath>
      </m:oMathPara>
    </w:p>
    <w:p w14:paraId="3F514FC8" w14:textId="77777777" w:rsidR="003416EE" w:rsidRPr="00674711" w:rsidRDefault="006041B4">
      <w:pPr>
        <w:pStyle w:val="FirstParagraph"/>
        <w:rPr>
          <w:lang w:val="ru-RU"/>
          <w:rPrChange w:id="2523" w:author="Nik K" w:date="2026-10-29T00:17:00Z">
            <w:rPr/>
          </w:rPrChange>
        </w:rPr>
      </w:pPr>
      <w:r w:rsidRPr="00674711">
        <w:rPr>
          <w:lang w:val="ru-RU"/>
          <w:rPrChange w:id="2524" w:author="Nik K" w:date="2026-10-29T00:17:00Z">
            <w:rPr/>
          </w:rPrChange>
        </w:rPr>
        <w:t xml:space="preserve">Положительное </w:t>
      </w:r>
      <m:oMath>
        <m:sSub>
          <m:sSubPr>
            <m:ctrlPr>
              <w:rPr>
                <w:rFonts w:ascii="Cambria Math" w:hAnsi="Cambria Math"/>
              </w:rPr>
            </m:ctrlPr>
          </m:sSubPr>
          <m:e>
            <m:r>
              <w:rPr>
                <w:rFonts w:ascii="Cambria Math" w:hAnsi="Cambria Math"/>
              </w:rPr>
              <m:t>Z</m:t>
            </m:r>
          </m:e>
          <m:sub>
            <m:r>
              <w:rPr>
                <w:rFonts w:ascii="Cambria Math" w:hAnsi="Cambria Math"/>
                <w:lang w:val="ru-RU"/>
                <w:rPrChange w:id="2525" w:author="Nik K" w:date="2026-10-29T00:17:00Z">
                  <w:rPr>
                    <w:rFonts w:ascii="Cambria Math" w:hAnsi="Cambria Math"/>
                  </w:rPr>
                </w:rPrChange>
              </w:rPr>
              <m:t>0</m:t>
            </m:r>
            <m:r>
              <w:rPr>
                <w:rFonts w:ascii="Cambria Math" w:hAnsi="Cambria Math"/>
              </w:rPr>
              <m:t>c</m:t>
            </m:r>
          </m:sub>
        </m:sSub>
      </m:oMath>
      <w:r w:rsidRPr="00674711">
        <w:rPr>
          <w:lang w:val="ru-RU"/>
          <w:rPrChange w:id="2526" w:author="Nik K" w:date="2026-10-29T00:17:00Z">
            <w:rPr/>
          </w:rPrChange>
        </w:rPr>
        <w:t xml:space="preserve"> выражено в омах и постоянно внутри данного блока канала; </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674711">
        <w:rPr>
          <w:lang w:val="ru-RU"/>
          <w:rPrChange w:id="2527" w:author="Nik K" w:date="2026-10-29T00:17:00Z">
            <w:rPr/>
          </w:rPrChange>
        </w:rPr>
        <w:t xml:space="preserve"> и </w:t>
      </w:r>
      <m:oMath>
        <m:sSubSup>
          <m:sSubSupPr>
            <m:ctrlPr>
              <w:rPr>
                <w:rFonts w:ascii="Cambria Math" w:hAnsi="Cambria Math"/>
              </w:rPr>
            </m:ctrlPr>
          </m:sSubSupPr>
          <m:e>
            <m:r>
              <w:rPr>
                <w:rFonts w:ascii="Cambria Math" w:hAnsi="Cambria Math"/>
              </w:rPr>
              <m:t>y</m:t>
            </m:r>
          </m:e>
          <m:sub>
            <m:r>
              <w:rPr>
                <w:rFonts w:ascii="Cambria Math" w:hAnsi="Cambria Math"/>
              </w:rPr>
              <m:t>c</m:t>
            </m:r>
          </m:sub>
          <m:sup>
            <m:r>
              <m:rPr>
                <m:sty m:val="p"/>
              </m:rPr>
              <w:rPr>
                <w:rFonts w:ascii="Cambria Math" w:hAnsi="Cambria Math"/>
                <w:lang w:val="ru-RU"/>
                <w:rPrChange w:id="2528" w:author="Nik K" w:date="2026-10-29T00:17:00Z">
                  <w:rPr>
                    <w:rFonts w:ascii="Cambria Math" w:hAnsi="Cambria Math"/>
                  </w:rPr>
                </w:rPrChange>
              </w:rPr>
              <m:t>(</m:t>
            </m:r>
            <m:r>
              <w:rPr>
                <w:rFonts w:ascii="Cambria Math" w:hAnsi="Cambria Math"/>
              </w:rPr>
              <m:t>p</m:t>
            </m:r>
            <m:r>
              <m:rPr>
                <m:sty m:val="p"/>
              </m:rPr>
              <w:rPr>
                <w:rFonts w:ascii="Cambria Math" w:hAnsi="Cambria Math"/>
                <w:lang w:val="ru-RU"/>
                <w:rPrChange w:id="2529" w:author="Nik K" w:date="2026-10-29T00:17:00Z">
                  <w:rPr>
                    <w:rFonts w:ascii="Cambria Math" w:hAnsi="Cambria Math"/>
                  </w:rPr>
                </w:rPrChange>
              </w:rPr>
              <m:t>)</m:t>
            </m:r>
          </m:sup>
        </m:sSubSup>
      </m:oMath>
      <w:r w:rsidRPr="00674711">
        <w:rPr>
          <w:lang w:val="ru-RU"/>
          <w:rPrChange w:id="2530" w:author="Nik K" w:date="2026-10-29T00:17:00Z">
            <w:rPr/>
          </w:rPrChange>
        </w:rPr>
        <w:t xml:space="preserve"> безразмерны. Сохраняются исходные знак и масштаб. Нормировка выполняется один раз. При передаче в прямую и обратную задачи необходимо согласовать, принимает ли опе</w:t>
      </w:r>
      <w:proofErr w:type="spellStart"/>
      <w:r w:rsidRPr="00674711">
        <w:rPr>
          <w:lang w:val="ru-RU"/>
          <w:rPrChange w:id="2531" w:author="Nik K" w:date="2026-10-29T00:17:00Z">
            <w:rPr/>
          </w:rPrChange>
        </w:rPr>
        <w:t>ратор</w:t>
      </w:r>
      <w:proofErr w:type="spellEnd"/>
      <w:r w:rsidRPr="00674711">
        <w:rPr>
          <w:lang w:val="ru-RU"/>
          <w:rPrChange w:id="2532" w:author="Nik K" w:date="2026-10-29T00:17:00Z">
            <w:rPr/>
          </w:rPrChange>
        </w:rPr>
        <w:t xml:space="preserve"> омы или относительное изменение; повторное деление на базовый уровень меняет физический смысл входа.</w:t>
      </w:r>
    </w:p>
    <w:p w14:paraId="2D6E94C8" w14:textId="77777777" w:rsidR="003416EE" w:rsidRDefault="006041B4">
      <w:pPr>
        <w:pStyle w:val="af"/>
        <w:keepNext/>
      </w:pPr>
      <w:r>
        <w:t xml:space="preserve">Для последовательных QRS-кандидатов с индексами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oMath>
      <w:r>
        <w:t xml:space="preserve"> вычисляется длительность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oMath>
      <w:r>
        <w:t>. Допускаются только полные интервалы внутри в</w:t>
      </w:r>
      <w:proofErr w:type="spellStart"/>
      <w:r>
        <w:t>ыбранного</w:t>
      </w:r>
      <w:proofErr w:type="spellEnd"/>
      <w:r>
        <w:t xml:space="preserve"> дыхательного окна с длительностью 0,45–1,8 </w:t>
      </w:r>
      <w:r>
        <w:lastRenderedPageBreak/>
        <w:t xml:space="preserve">с. Это техническое правило, а не диагностический порог аритмии. Оба одновременно записанных канала используют одну опорную последовательность. При </w:t>
      </w:r>
      <m:oMath>
        <m:r>
          <w:rPr>
            <w:rFonts w:ascii="Cambria Math" w:hAnsi="Cambria Math"/>
          </w:rPr>
          <m:t>P</m:t>
        </m:r>
        <m:r>
          <m:rPr>
            <m:sty m:val="p"/>
          </m:rPr>
          <w:rPr>
            <w:rFonts w:ascii="Cambria Math" w:hAnsi="Cambria Math"/>
          </w:rPr>
          <m:t>=</m:t>
        </m:r>
        <m:r>
          <w:rPr>
            <w:rFonts w:ascii="Cambria Math" w:hAnsi="Cambria Math"/>
          </w:rPr>
          <m:t>200</m:t>
        </m:r>
      </m:oMath>
      <w:r>
        <w:t xml:space="preserve"> фазовых точках </w:t>
      </w:r>
      <m:oMath>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P</m:t>
        </m:r>
      </m:oMath>
      <w:r>
        <w:t xml:space="preserve">, </w:t>
      </w:r>
      <m:oMath>
        <m:r>
          <w:rPr>
            <w:rFonts w:ascii="Cambria Math" w:hAnsi="Cambria Math"/>
          </w:rPr>
          <m:t>j</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w:r>
        <w:t>, каждый ци</w:t>
      </w:r>
      <w:proofErr w:type="spellStart"/>
      <w:r>
        <w:t>кл</w:t>
      </w:r>
      <w:proofErr w:type="spellEnd"/>
      <w:r>
        <w:t xml:space="preserve"> линейно интерполируется, центрируется и включается в медианную форму:</w:t>
      </w:r>
    </w:p>
    <w:p w14:paraId="064E906E"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ckj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e>
                </m:d>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ckj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P</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x</m:t>
                        </m:r>
                      </m:e>
                      <m:sub>
                        <m:r>
                          <w:rPr>
                            <w:rFonts w:ascii="Cambria Math" w:hAnsi="Cambria Math"/>
                          </w:rPr>
                          <m:t>ckj</m:t>
                        </m:r>
                      </m:sub>
                    </m:sSub>
                  </m:e>
                </m:nary>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sub>
                </m:sSub>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e>
            </m:mr>
          </m:m>
          <m:r>
            <w:rPr>
              <w:rFonts w:ascii="Cambria Math" w:hAnsi="Cambria Math"/>
            </w:rPr>
            <m:t>  </m:t>
          </m:r>
          <m:r>
            <m:rPr>
              <m:nor/>
            </m:rPr>
            <m:t>(5.6)</m:t>
          </m:r>
        </m:oMath>
      </m:oMathPara>
    </w:p>
    <w:p w14:paraId="0F07824A" w14:textId="77777777" w:rsidR="003416EE" w:rsidRPr="00674711" w:rsidRDefault="006041B4">
      <w:pPr>
        <w:pStyle w:val="FirstParagraph"/>
        <w:rPr>
          <w:lang w:val="ru-RU"/>
          <w:rPrChange w:id="2533" w:author="Nik K" w:date="2026-10-29T00:17:00Z">
            <w:rPr/>
          </w:rPrChange>
        </w:rPr>
      </w:pPr>
      <w:r w:rsidRPr="00674711">
        <w:rPr>
          <w:lang w:val="ru-RU"/>
          <w:rPrChange w:id="2534" w:author="Nik K" w:date="2026-10-29T00:17:00Z">
            <w:rPr/>
          </w:rPrChange>
        </w:rPr>
        <w:t xml:space="preserve">Аргумент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674711">
        <w:rPr>
          <w:lang w:val="ru-RU"/>
          <w:rPrChange w:id="2535" w:author="Nik K" w:date="2026-10-29T00:17:00Z">
            <w:rPr/>
          </w:rPrChange>
        </w:rPr>
        <w:t xml:space="preserve"> в (5.6) обозначает интерполяцию по отсчётам; </w:t>
      </w:r>
      <m:oMath>
        <m:r>
          <w:rPr>
            <w:rFonts w:ascii="Cambria Math" w:hAnsi="Cambria Math"/>
          </w:rPr>
          <m:t>x</m:t>
        </m:r>
      </m:oMath>
      <w:r w:rsidRPr="00674711">
        <w:rPr>
          <w:lang w:val="ru-RU"/>
          <w:rPrChange w:id="2536" w:author="Nik K" w:date="2026-10-29T00:17:00Z">
            <w:rPr/>
          </w:rPrChange>
        </w:rPr>
        <w:t xml:space="preserve">, </w:t>
      </w:r>
      <m:oMath>
        <m:acc>
          <m:accPr>
            <m:chr m:val="̃"/>
            <m:ctrlPr>
              <w:rPr>
                <w:rFonts w:ascii="Cambria Math" w:hAnsi="Cambria Math"/>
              </w:rPr>
            </m:ctrlPr>
          </m:accPr>
          <m:e>
            <m:r>
              <w:rPr>
                <w:rFonts w:ascii="Cambria Math" w:hAnsi="Cambria Math"/>
              </w:rPr>
              <m:t>x</m:t>
            </m:r>
          </m:e>
        </m:acc>
      </m:oMath>
      <w:r w:rsidRPr="00674711">
        <w:rPr>
          <w:lang w:val="ru-RU"/>
          <w:rPrChange w:id="2537" w:author="Nik K" w:date="2026-10-29T00:17:00Z">
            <w:rPr/>
          </w:rPrChange>
        </w:rPr>
        <w:t xml:space="preserve"> и </w:t>
      </w:r>
      <m:oMath>
        <m:r>
          <w:rPr>
            <w:rFonts w:ascii="Cambria Math" w:hAnsi="Cambria Math"/>
          </w:rPr>
          <m:t>m</m:t>
        </m:r>
      </m:oMath>
      <w:r w:rsidRPr="00674711">
        <w:rPr>
          <w:lang w:val="ru-RU"/>
          <w:rPrChange w:id="2538" w:author="Nik K" w:date="2026-10-29T00:17:00Z">
            <w:rPr/>
          </w:rPrChange>
        </w:rPr>
        <w:t xml:space="preserve"> имеют размерность импеданса. Конечная точка цикла исключена, чтобы соседняя граница не дублировалась. Центрирование устраняет среднее каждого цикла для сравнения формы, не переопределяя его базовый и</w:t>
      </w:r>
      <w:proofErr w:type="spellStart"/>
      <w:r w:rsidRPr="00674711">
        <w:rPr>
          <w:lang w:val="ru-RU"/>
          <w:rPrChange w:id="2539" w:author="Nik K" w:date="2026-10-29T00:17:00Z">
            <w:rPr/>
          </w:rPrChange>
        </w:rPr>
        <w:t>мпеданс</w:t>
      </w:r>
      <w:proofErr w:type="spellEnd"/>
      <w:r w:rsidRPr="00674711">
        <w:rPr>
          <w:lang w:val="ru-RU"/>
          <w:rPrChange w:id="2540" w:author="Nik K" w:date="2026-10-29T00:17:00Z">
            <w:rPr/>
          </w:rPrChange>
        </w:rPr>
        <w:t>. Пропущенный или отклонённый цикл не заменяется нулём и не соединяется с соседним через отсутствующее событие. Фазовая нормировка облегчает сравнение кривых, но не гарантирует совпадения механических событий при одной доле интервала.</w:t>
      </w:r>
    </w:p>
    <w:p w14:paraId="2E1DF872" w14:textId="77777777" w:rsidR="003416EE" w:rsidRDefault="006041B4">
      <w:pPr>
        <w:pStyle w:val="21"/>
      </w:pPr>
      <w:bookmarkStart w:id="2541" w:name="_Toc244123078"/>
      <w:bookmarkStart w:id="2542" w:name="Xc408813020dab44a4478c07b31b254357f4668f"/>
      <w:bookmarkEnd w:id="2498"/>
      <w:r>
        <w:t>5.8 Пример отбора, изменчивость и влияние обработки</w:t>
      </w:r>
      <w:bookmarkEnd w:id="2541"/>
    </w:p>
    <w:p w14:paraId="4ED103A8" w14:textId="77777777" w:rsidR="003416EE" w:rsidRPr="00674711" w:rsidRDefault="006041B4">
      <w:pPr>
        <w:pStyle w:val="FirstParagraph"/>
        <w:rPr>
          <w:lang w:val="ru-RU"/>
          <w:rPrChange w:id="2543" w:author="Nik K" w:date="2026-10-29T00:17:00Z">
            <w:rPr/>
          </w:rPrChange>
        </w:rPr>
      </w:pPr>
      <w:r w:rsidRPr="00674711">
        <w:rPr>
          <w:lang w:val="ru-RU"/>
          <w:rPrChange w:id="2544" w:author="Nik K" w:date="2026-10-29T00:17:00Z">
            <w:rPr/>
          </w:rPrChange>
        </w:rPr>
        <w:t xml:space="preserve">В сохранённом примере выбрана запись 012 Г — первая подходящая по протоколу пара ТТРКГ 1×1 и ТЕПС-2, без использования КТ-динамики, УО и ранжирования амплитуд. Неоднозначные границы задержки: 20–25 и 40–43 с. После отступов по 2 с окно 27–38 с содержит 11 полных </w:t>
      </w:r>
      <w:proofErr w:type="spellStart"/>
      <w:r w:rsidRPr="00674711">
        <w:rPr>
          <w:lang w:val="ru-RU"/>
          <w:rPrChange w:id="2545" w:author="Nik K" w:date="2026-10-29T00:17:00Z">
            <w:rPr/>
          </w:rPrChange>
        </w:rPr>
        <w:t>кандидатных</w:t>
      </w:r>
      <w:proofErr w:type="spellEnd"/>
      <w:r w:rsidRPr="00674711">
        <w:rPr>
          <w:lang w:val="ru-RU"/>
          <w:rPrChange w:id="2546" w:author="Nik K" w:date="2026-10-29T00:17:00Z">
            <w:rPr/>
          </w:rPrChange>
        </w:rPr>
        <w:t xml:space="preserve"> циклов. Взяты первые два блока по четыре; оставшиеся три не образуют полного блока и не исключены по качеству.</w:t>
      </w:r>
    </w:p>
    <w:p w14:paraId="4386207E" w14:textId="7B165D7B" w:rsidR="003416EE" w:rsidRDefault="006041B4">
      <w:pPr>
        <w:pStyle w:val="af"/>
      </w:pPr>
      <w:r>
        <w:t xml:space="preserve">На рисунке 5.1 показаны временная </w:t>
      </w:r>
      <w:del w:id="2547" w:author="Nik K" w:date="2026-10-29T07:56:00Z">
        <w:r w:rsidDel="00695238">
          <w:delText>опора</w:delText>
        </w:r>
      </w:del>
      <w:ins w:id="2548" w:author="Nik K" w:date="2026-10-29T07:56:00Z">
        <w:r w:rsidR="00695238">
          <w:t>зависимость</w:t>
        </w:r>
      </w:ins>
      <w:r>
        <w:t>, полосовые сигналы и их фазовое объединение. Он позволяет проверить, сохраняются ли различия отведений после приведения циклов к общей сетке.</w:t>
      </w:r>
    </w:p>
    <w:p w14:paraId="0B996129" w14:textId="77777777" w:rsidR="003416EE" w:rsidRDefault="006041B4">
      <w:pPr>
        <w:pStyle w:val="af"/>
        <w:keepNext/>
        <w:ind w:firstLine="0"/>
        <w:jc w:val="center"/>
      </w:pPr>
      <w:r>
        <w:rPr>
          <w:noProof/>
        </w:rPr>
        <w:lastRenderedPageBreak/>
        <w:drawing>
          <wp:inline distT="0" distB="0" distL="0" distR="0" wp14:anchorId="2E962A6C" wp14:editId="51E63E2F">
            <wp:extent cx="5868000" cy="3772285"/>
            <wp:effectExtent l="0" t="0" r="0" b="0"/>
            <wp:docPr id="125" name="Picture" descr="Два блока ЭКГ и импедансных сигналов участника Г"/>
            <wp:cNvGraphicFramePr/>
            <a:graphic xmlns:a="http://schemas.openxmlformats.org/drawingml/2006/main">
              <a:graphicData uri="http://schemas.openxmlformats.org/drawingml/2006/picture">
                <pic:pic xmlns:pic="http://schemas.openxmlformats.org/drawingml/2006/picture">
                  <pic:nvPicPr>
                    <pic:cNvPr id="126" name="Picture" descr="figures/9410feec4a04.png"/>
                    <pic:cNvPicPr>
                      <a:picLocks noChangeAspect="1" noChangeArrowheads="1"/>
                    </pic:cNvPicPr>
                  </pic:nvPicPr>
                  <pic:blipFill>
                    <a:blip r:embed="rId34"/>
                    <a:stretch>
                      <a:fillRect/>
                    </a:stretch>
                  </pic:blipFill>
                  <pic:spPr bwMode="auto">
                    <a:xfrm>
                      <a:off x="0" y="0"/>
                      <a:ext cx="5868000" cy="3772285"/>
                    </a:xfrm>
                    <a:prstGeom prst="rect">
                      <a:avLst/>
                    </a:prstGeom>
                    <a:noFill/>
                    <a:ln w="9525">
                      <a:noFill/>
                      <a:headEnd/>
                      <a:tailEnd/>
                    </a:ln>
                  </pic:spPr>
                </pic:pic>
              </a:graphicData>
            </a:graphic>
          </wp:inline>
        </w:drawing>
      </w:r>
    </w:p>
    <w:p w14:paraId="16311E24" w14:textId="77777777" w:rsidR="003416EE" w:rsidRDefault="006041B4">
      <w:pPr>
        <w:pStyle w:val="af5"/>
        <w:jc w:val="center"/>
      </w:pPr>
      <w:r>
        <w:t xml:space="preserve">Рисунок 5.1 — Два последовательных блока записи 012 участника Г на </w:t>
      </w:r>
      <w:proofErr w:type="spellStart"/>
      <w:r>
        <w:t>кандидатной</w:t>
      </w:r>
      <w:proofErr w:type="spellEnd"/>
      <w:r>
        <w:t xml:space="preserve"> задержке вдоха. Слева блок 27,239–31,060 с, справа 31,060–34,747 с. Сверху показана фильтрованная ЭКГ в мВ и вертикальные отметки QRS-кандидатов; в середине — импеданс в полосе 0,7–12 Гц, мОм, по времени от начала записи, с. Синие кривые соответствуют ТТРКГ 1×1, оранжевые — ТЕПС-2. Снизу — центрированные медианные циклы на безразмерной фазе QRS–QRS; затенение соответствует плюс-минус одному выборочному стандартному отклонению. В каждом блоке четыре цикла. Механические фазы не приняты; изображены результаты обработки общего импеданса.</w:t>
      </w:r>
    </w:p>
    <w:p w14:paraId="755E000D" w14:textId="77777777" w:rsidR="003416EE" w:rsidRDefault="006041B4">
      <w:pPr>
        <w:pStyle w:val="af"/>
      </w:pPr>
      <w:r>
        <w:t>На рисунке 5.1 воспроизводится порядок колебаний обоих отведений; ТТРКГ имеет более глубокий минимум. Различия формы сохраняются после фазовой нормировки. Узкое затенение характеризует четыре цикла, не точность выделения сердечного источника. В таблице 5.3 приведены базовые уровни, размахи и среднеквадратичные отклонения (RMS) [55].</w:t>
      </w:r>
    </w:p>
    <w:p w14:paraId="3234DCAC" w14:textId="77777777" w:rsidR="003416EE" w:rsidRDefault="006041B4">
      <w:pPr>
        <w:pStyle w:val="af5"/>
        <w:keepNext/>
      </w:pPr>
      <w:r>
        <w:t xml:space="preserve">Таблица 5.3 — Базовый импеданс, размах медианного цикла и </w:t>
      </w:r>
      <w:proofErr w:type="spellStart"/>
      <w:r>
        <w:t>межцикловая</w:t>
      </w:r>
      <w:proofErr w:type="spellEnd"/>
      <w:r>
        <w:t xml:space="preserve"> изменчивость записи 012 Г</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231"/>
        <w:gridCol w:w="1346"/>
        <w:gridCol w:w="1346"/>
        <w:gridCol w:w="1346"/>
        <w:gridCol w:w="1592"/>
        <w:gridCol w:w="1634"/>
      </w:tblGrid>
      <w:tr w:rsidR="003416EE" w14:paraId="1BB91FFF" w14:textId="77777777">
        <w:trPr>
          <w:cantSplit/>
          <w:tblHeader/>
        </w:trPr>
        <w:tc>
          <w:tcPr>
            <w:tcW w:w="2198" w:type="dxa"/>
            <w:shd w:val="clear" w:color="auto" w:fill="EDEDED"/>
          </w:tcPr>
          <w:p w14:paraId="31028655" w14:textId="77777777" w:rsidR="003416EE" w:rsidRDefault="006041B4">
            <w:pPr>
              <w:keepNext/>
              <w:spacing w:before="60" w:after="60" w:line="240" w:lineRule="auto"/>
              <w:ind w:firstLine="0"/>
              <w:jc w:val="left"/>
            </w:pPr>
            <w:r>
              <w:rPr>
                <w:b/>
                <w:sz w:val="22"/>
              </w:rPr>
              <w:t>Блок, интервал от начала записи, с</w:t>
            </w:r>
          </w:p>
        </w:tc>
        <w:tc>
          <w:tcPr>
            <w:tcW w:w="1326" w:type="dxa"/>
            <w:shd w:val="clear" w:color="auto" w:fill="EDEDED"/>
          </w:tcPr>
          <w:p w14:paraId="48E8282C" w14:textId="77777777" w:rsidR="003416EE" w:rsidRDefault="006041B4">
            <w:pPr>
              <w:keepNext/>
              <w:spacing w:before="60" w:after="60" w:line="240" w:lineRule="auto"/>
              <w:ind w:firstLine="0"/>
              <w:jc w:val="left"/>
            </w:pPr>
            <w:r>
              <w:rPr>
                <w:b/>
                <w:sz w:val="22"/>
              </w:rPr>
              <w:t>Отведение</w:t>
            </w:r>
          </w:p>
        </w:tc>
        <w:tc>
          <w:tcPr>
            <w:tcW w:w="1326" w:type="dxa"/>
            <w:shd w:val="clear" w:color="auto" w:fill="EDEDED"/>
          </w:tcPr>
          <w:p w14:paraId="0D59E9CB" w14:textId="77777777" w:rsidR="003416EE" w:rsidRDefault="006041B4">
            <w:pPr>
              <w:keepNext/>
              <w:spacing w:before="60" w:after="60" w:line="240" w:lineRule="auto"/>
              <w:ind w:firstLine="0"/>
              <w:jc w:val="left"/>
            </w:pPr>
            <w:r>
              <w:rPr>
                <w:b/>
                <w:sz w:val="22"/>
              </w:rPr>
              <w:t>Циклов</w:t>
            </w:r>
          </w:p>
        </w:tc>
        <w:tc>
          <w:tcPr>
            <w:tcW w:w="1326" w:type="dxa"/>
            <w:shd w:val="clear" w:color="auto" w:fill="EDEDED"/>
          </w:tcPr>
          <w:p w14:paraId="4D6AC100"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Z</m:t>
                  </m:r>
                </m:e>
                <m:sub>
                  <m:r>
                    <w:rPr>
                      <w:rFonts w:ascii="Cambria Math" w:hAnsi="Cambria Math"/>
                      <w:sz w:val="22"/>
                    </w:rPr>
                    <m:t>0</m:t>
                  </m:r>
                </m:sub>
              </m:sSub>
            </m:oMath>
            <w:r w:rsidR="006041B4">
              <w:rPr>
                <w:b/>
                <w:sz w:val="22"/>
              </w:rPr>
              <w:t>, Ом</w:t>
            </w:r>
          </w:p>
        </w:tc>
        <w:tc>
          <w:tcPr>
            <w:tcW w:w="1569" w:type="dxa"/>
            <w:shd w:val="clear" w:color="auto" w:fill="EDEDED"/>
          </w:tcPr>
          <w:p w14:paraId="137AF5F1" w14:textId="77777777" w:rsidR="003416EE" w:rsidRDefault="006041B4">
            <w:pPr>
              <w:keepNext/>
              <w:spacing w:before="60" w:after="60" w:line="240" w:lineRule="auto"/>
              <w:ind w:firstLine="0"/>
              <w:jc w:val="left"/>
            </w:pPr>
            <w:r>
              <w:rPr>
                <w:b/>
                <w:sz w:val="22"/>
              </w:rPr>
              <w:t>Размах медианного цикла, мОм</w:t>
            </w:r>
          </w:p>
        </w:tc>
        <w:tc>
          <w:tcPr>
            <w:tcW w:w="1610" w:type="dxa"/>
            <w:shd w:val="clear" w:color="auto" w:fill="EDEDED"/>
          </w:tcPr>
          <w:p w14:paraId="6F39E954" w14:textId="77777777" w:rsidR="003416EE" w:rsidRDefault="006041B4">
            <w:pPr>
              <w:keepNext/>
              <w:spacing w:before="60" w:after="60" w:line="240" w:lineRule="auto"/>
              <w:ind w:firstLine="0"/>
              <w:jc w:val="left"/>
            </w:pPr>
            <w:r>
              <w:rPr>
                <w:b/>
                <w:sz w:val="22"/>
              </w:rPr>
              <w:t>RMS отклонения от медианного цикла, мОм</w:t>
            </w:r>
          </w:p>
        </w:tc>
      </w:tr>
      <w:tr w:rsidR="003416EE" w14:paraId="1BFCAE1C" w14:textId="77777777">
        <w:trPr>
          <w:cantSplit/>
        </w:trPr>
        <w:tc>
          <w:tcPr>
            <w:tcW w:w="2198" w:type="dxa"/>
          </w:tcPr>
          <w:p w14:paraId="280D4371" w14:textId="77777777" w:rsidR="003416EE" w:rsidRDefault="006041B4">
            <w:pPr>
              <w:spacing w:before="60" w:after="60" w:line="240" w:lineRule="auto"/>
              <w:ind w:firstLine="0"/>
              <w:jc w:val="left"/>
            </w:pPr>
            <w:r>
              <w:rPr>
                <w:sz w:val="22"/>
              </w:rPr>
              <w:t>1, [27,239; 31,060)</w:t>
            </w:r>
          </w:p>
        </w:tc>
        <w:tc>
          <w:tcPr>
            <w:tcW w:w="1326" w:type="dxa"/>
          </w:tcPr>
          <w:p w14:paraId="1FE11CAC" w14:textId="77777777" w:rsidR="003416EE" w:rsidRDefault="006041B4">
            <w:pPr>
              <w:spacing w:before="60" w:after="60" w:line="240" w:lineRule="auto"/>
              <w:ind w:firstLine="0"/>
              <w:jc w:val="left"/>
            </w:pPr>
            <w:r>
              <w:rPr>
                <w:sz w:val="22"/>
              </w:rPr>
              <w:t>ТТРКГ 1×1</w:t>
            </w:r>
          </w:p>
        </w:tc>
        <w:tc>
          <w:tcPr>
            <w:tcW w:w="1326" w:type="dxa"/>
          </w:tcPr>
          <w:p w14:paraId="1A15A510" w14:textId="77777777" w:rsidR="003416EE" w:rsidRDefault="006041B4">
            <w:pPr>
              <w:spacing w:before="60" w:after="60" w:line="240" w:lineRule="auto"/>
              <w:ind w:firstLine="0"/>
              <w:jc w:val="left"/>
            </w:pPr>
            <w:r>
              <w:rPr>
                <w:sz w:val="22"/>
              </w:rPr>
              <w:t>4</w:t>
            </w:r>
          </w:p>
        </w:tc>
        <w:tc>
          <w:tcPr>
            <w:tcW w:w="1326" w:type="dxa"/>
          </w:tcPr>
          <w:p w14:paraId="4B6A2197" w14:textId="77777777" w:rsidR="003416EE" w:rsidRDefault="006041B4">
            <w:pPr>
              <w:spacing w:before="60" w:after="60" w:line="240" w:lineRule="auto"/>
              <w:ind w:firstLine="0"/>
              <w:jc w:val="left"/>
            </w:pPr>
            <w:r>
              <w:rPr>
                <w:sz w:val="22"/>
              </w:rPr>
              <w:t>61,027843</w:t>
            </w:r>
          </w:p>
        </w:tc>
        <w:tc>
          <w:tcPr>
            <w:tcW w:w="1569" w:type="dxa"/>
          </w:tcPr>
          <w:p w14:paraId="41978256" w14:textId="77777777" w:rsidR="003416EE" w:rsidRDefault="006041B4">
            <w:pPr>
              <w:spacing w:before="60" w:after="60" w:line="240" w:lineRule="auto"/>
              <w:ind w:firstLine="0"/>
              <w:jc w:val="left"/>
            </w:pPr>
            <w:r>
              <w:rPr>
                <w:sz w:val="22"/>
              </w:rPr>
              <w:t>151,183</w:t>
            </w:r>
          </w:p>
        </w:tc>
        <w:tc>
          <w:tcPr>
            <w:tcW w:w="1610" w:type="dxa"/>
          </w:tcPr>
          <w:p w14:paraId="6C6FE6F8" w14:textId="77777777" w:rsidR="003416EE" w:rsidRDefault="006041B4">
            <w:pPr>
              <w:spacing w:before="60" w:after="60" w:line="240" w:lineRule="auto"/>
              <w:ind w:firstLine="0"/>
              <w:jc w:val="left"/>
            </w:pPr>
            <w:r>
              <w:rPr>
                <w:sz w:val="22"/>
              </w:rPr>
              <w:t>3,380</w:t>
            </w:r>
          </w:p>
        </w:tc>
      </w:tr>
      <w:tr w:rsidR="003416EE" w14:paraId="0F4E8234" w14:textId="77777777">
        <w:trPr>
          <w:cantSplit/>
        </w:trPr>
        <w:tc>
          <w:tcPr>
            <w:tcW w:w="2198" w:type="dxa"/>
          </w:tcPr>
          <w:p w14:paraId="47B01EF2" w14:textId="77777777" w:rsidR="003416EE" w:rsidRDefault="006041B4">
            <w:pPr>
              <w:spacing w:before="60" w:after="60" w:line="240" w:lineRule="auto"/>
              <w:ind w:firstLine="0"/>
              <w:jc w:val="left"/>
            </w:pPr>
            <w:r>
              <w:rPr>
                <w:sz w:val="22"/>
              </w:rPr>
              <w:t>1, [27,239; 31,060)</w:t>
            </w:r>
          </w:p>
        </w:tc>
        <w:tc>
          <w:tcPr>
            <w:tcW w:w="1326" w:type="dxa"/>
          </w:tcPr>
          <w:p w14:paraId="4A9FFB49" w14:textId="77777777" w:rsidR="003416EE" w:rsidRDefault="006041B4">
            <w:pPr>
              <w:spacing w:before="60" w:after="60" w:line="240" w:lineRule="auto"/>
              <w:ind w:firstLine="0"/>
              <w:jc w:val="left"/>
            </w:pPr>
            <w:r>
              <w:rPr>
                <w:sz w:val="22"/>
              </w:rPr>
              <w:t>ТЕПС-2</w:t>
            </w:r>
          </w:p>
        </w:tc>
        <w:tc>
          <w:tcPr>
            <w:tcW w:w="1326" w:type="dxa"/>
          </w:tcPr>
          <w:p w14:paraId="76780365" w14:textId="77777777" w:rsidR="003416EE" w:rsidRDefault="006041B4">
            <w:pPr>
              <w:spacing w:before="60" w:after="60" w:line="240" w:lineRule="auto"/>
              <w:ind w:firstLine="0"/>
              <w:jc w:val="left"/>
            </w:pPr>
            <w:r>
              <w:rPr>
                <w:sz w:val="22"/>
              </w:rPr>
              <w:t>4</w:t>
            </w:r>
          </w:p>
        </w:tc>
        <w:tc>
          <w:tcPr>
            <w:tcW w:w="1326" w:type="dxa"/>
          </w:tcPr>
          <w:p w14:paraId="75273EC3" w14:textId="77777777" w:rsidR="003416EE" w:rsidRDefault="006041B4">
            <w:pPr>
              <w:spacing w:before="60" w:after="60" w:line="240" w:lineRule="auto"/>
              <w:ind w:firstLine="0"/>
              <w:jc w:val="left"/>
            </w:pPr>
            <w:r>
              <w:rPr>
                <w:sz w:val="22"/>
              </w:rPr>
              <w:t>57,966734</w:t>
            </w:r>
          </w:p>
        </w:tc>
        <w:tc>
          <w:tcPr>
            <w:tcW w:w="1569" w:type="dxa"/>
          </w:tcPr>
          <w:p w14:paraId="7D9FAF74" w14:textId="77777777" w:rsidR="003416EE" w:rsidRDefault="006041B4">
            <w:pPr>
              <w:spacing w:before="60" w:after="60" w:line="240" w:lineRule="auto"/>
              <w:ind w:firstLine="0"/>
              <w:jc w:val="left"/>
            </w:pPr>
            <w:r>
              <w:rPr>
                <w:sz w:val="22"/>
              </w:rPr>
              <w:t>131,993</w:t>
            </w:r>
          </w:p>
        </w:tc>
        <w:tc>
          <w:tcPr>
            <w:tcW w:w="1610" w:type="dxa"/>
          </w:tcPr>
          <w:p w14:paraId="721AF5A4" w14:textId="77777777" w:rsidR="003416EE" w:rsidRDefault="006041B4">
            <w:pPr>
              <w:spacing w:before="60" w:after="60" w:line="240" w:lineRule="auto"/>
              <w:ind w:firstLine="0"/>
              <w:jc w:val="left"/>
            </w:pPr>
            <w:r>
              <w:rPr>
                <w:sz w:val="22"/>
              </w:rPr>
              <w:t>4,760</w:t>
            </w:r>
          </w:p>
        </w:tc>
      </w:tr>
      <w:tr w:rsidR="003416EE" w14:paraId="0E7DA53E" w14:textId="77777777">
        <w:trPr>
          <w:cantSplit/>
        </w:trPr>
        <w:tc>
          <w:tcPr>
            <w:tcW w:w="2198" w:type="dxa"/>
          </w:tcPr>
          <w:p w14:paraId="51E5AE7A" w14:textId="77777777" w:rsidR="003416EE" w:rsidRDefault="006041B4">
            <w:pPr>
              <w:spacing w:before="60" w:after="60" w:line="240" w:lineRule="auto"/>
              <w:ind w:firstLine="0"/>
              <w:jc w:val="left"/>
            </w:pPr>
            <w:r>
              <w:rPr>
                <w:sz w:val="22"/>
              </w:rPr>
              <w:lastRenderedPageBreak/>
              <w:t>2, [31,060; 34,747)</w:t>
            </w:r>
          </w:p>
        </w:tc>
        <w:tc>
          <w:tcPr>
            <w:tcW w:w="1326" w:type="dxa"/>
          </w:tcPr>
          <w:p w14:paraId="736350E3" w14:textId="77777777" w:rsidR="003416EE" w:rsidRDefault="006041B4">
            <w:pPr>
              <w:spacing w:before="60" w:after="60" w:line="240" w:lineRule="auto"/>
              <w:ind w:firstLine="0"/>
              <w:jc w:val="left"/>
            </w:pPr>
            <w:r>
              <w:rPr>
                <w:sz w:val="22"/>
              </w:rPr>
              <w:t>ТТРКГ 1×1</w:t>
            </w:r>
          </w:p>
        </w:tc>
        <w:tc>
          <w:tcPr>
            <w:tcW w:w="1326" w:type="dxa"/>
          </w:tcPr>
          <w:p w14:paraId="44231B1C" w14:textId="77777777" w:rsidR="003416EE" w:rsidRDefault="006041B4">
            <w:pPr>
              <w:spacing w:before="60" w:after="60" w:line="240" w:lineRule="auto"/>
              <w:ind w:firstLine="0"/>
              <w:jc w:val="left"/>
            </w:pPr>
            <w:r>
              <w:rPr>
                <w:sz w:val="22"/>
              </w:rPr>
              <w:t>4</w:t>
            </w:r>
          </w:p>
        </w:tc>
        <w:tc>
          <w:tcPr>
            <w:tcW w:w="1326" w:type="dxa"/>
          </w:tcPr>
          <w:p w14:paraId="11D3EAC0" w14:textId="77777777" w:rsidR="003416EE" w:rsidRDefault="006041B4">
            <w:pPr>
              <w:spacing w:before="60" w:after="60" w:line="240" w:lineRule="auto"/>
              <w:ind w:firstLine="0"/>
              <w:jc w:val="left"/>
            </w:pPr>
            <w:r>
              <w:rPr>
                <w:sz w:val="22"/>
              </w:rPr>
              <w:t>60,917142</w:t>
            </w:r>
          </w:p>
        </w:tc>
        <w:tc>
          <w:tcPr>
            <w:tcW w:w="1569" w:type="dxa"/>
          </w:tcPr>
          <w:p w14:paraId="09E1789B" w14:textId="77777777" w:rsidR="003416EE" w:rsidRDefault="006041B4">
            <w:pPr>
              <w:spacing w:before="60" w:after="60" w:line="240" w:lineRule="auto"/>
              <w:ind w:firstLine="0"/>
              <w:jc w:val="left"/>
            </w:pPr>
            <w:r>
              <w:rPr>
                <w:sz w:val="22"/>
              </w:rPr>
              <w:t>143,294</w:t>
            </w:r>
          </w:p>
        </w:tc>
        <w:tc>
          <w:tcPr>
            <w:tcW w:w="1610" w:type="dxa"/>
          </w:tcPr>
          <w:p w14:paraId="29DC9645" w14:textId="77777777" w:rsidR="003416EE" w:rsidRDefault="006041B4">
            <w:pPr>
              <w:spacing w:before="60" w:after="60" w:line="240" w:lineRule="auto"/>
              <w:ind w:firstLine="0"/>
              <w:jc w:val="left"/>
            </w:pPr>
            <w:r>
              <w:rPr>
                <w:sz w:val="22"/>
              </w:rPr>
              <w:t>2,179</w:t>
            </w:r>
          </w:p>
        </w:tc>
      </w:tr>
      <w:tr w:rsidR="003416EE" w14:paraId="1F9F4B90" w14:textId="77777777">
        <w:trPr>
          <w:cantSplit/>
        </w:trPr>
        <w:tc>
          <w:tcPr>
            <w:tcW w:w="2198" w:type="dxa"/>
          </w:tcPr>
          <w:p w14:paraId="0538FCA4" w14:textId="77777777" w:rsidR="003416EE" w:rsidRDefault="006041B4">
            <w:pPr>
              <w:spacing w:before="60" w:after="60" w:line="240" w:lineRule="auto"/>
              <w:ind w:firstLine="0"/>
              <w:jc w:val="left"/>
            </w:pPr>
            <w:r>
              <w:rPr>
                <w:sz w:val="22"/>
              </w:rPr>
              <w:t>2, [31,060; 34,747)</w:t>
            </w:r>
          </w:p>
        </w:tc>
        <w:tc>
          <w:tcPr>
            <w:tcW w:w="1326" w:type="dxa"/>
          </w:tcPr>
          <w:p w14:paraId="7640CD22" w14:textId="77777777" w:rsidR="003416EE" w:rsidRDefault="006041B4">
            <w:pPr>
              <w:spacing w:before="60" w:after="60" w:line="240" w:lineRule="auto"/>
              <w:ind w:firstLine="0"/>
              <w:jc w:val="left"/>
            </w:pPr>
            <w:r>
              <w:rPr>
                <w:sz w:val="22"/>
              </w:rPr>
              <w:t>ТЕПС-2</w:t>
            </w:r>
          </w:p>
        </w:tc>
        <w:tc>
          <w:tcPr>
            <w:tcW w:w="1326" w:type="dxa"/>
          </w:tcPr>
          <w:p w14:paraId="2F0A7BFA" w14:textId="77777777" w:rsidR="003416EE" w:rsidRDefault="006041B4">
            <w:pPr>
              <w:spacing w:before="60" w:after="60" w:line="240" w:lineRule="auto"/>
              <w:ind w:firstLine="0"/>
              <w:jc w:val="left"/>
            </w:pPr>
            <w:r>
              <w:rPr>
                <w:sz w:val="22"/>
              </w:rPr>
              <w:t>4</w:t>
            </w:r>
          </w:p>
        </w:tc>
        <w:tc>
          <w:tcPr>
            <w:tcW w:w="1326" w:type="dxa"/>
          </w:tcPr>
          <w:p w14:paraId="4042EB94" w14:textId="77777777" w:rsidR="003416EE" w:rsidRDefault="006041B4">
            <w:pPr>
              <w:spacing w:before="60" w:after="60" w:line="240" w:lineRule="auto"/>
              <w:ind w:firstLine="0"/>
              <w:jc w:val="left"/>
            </w:pPr>
            <w:r>
              <w:rPr>
                <w:sz w:val="22"/>
              </w:rPr>
              <w:t>57,785437</w:t>
            </w:r>
          </w:p>
        </w:tc>
        <w:tc>
          <w:tcPr>
            <w:tcW w:w="1569" w:type="dxa"/>
          </w:tcPr>
          <w:p w14:paraId="62546AB9" w14:textId="77777777" w:rsidR="003416EE" w:rsidRDefault="006041B4">
            <w:pPr>
              <w:spacing w:before="60" w:after="60" w:line="240" w:lineRule="auto"/>
              <w:ind w:firstLine="0"/>
              <w:jc w:val="left"/>
            </w:pPr>
            <w:r>
              <w:rPr>
                <w:sz w:val="22"/>
              </w:rPr>
              <w:t>120,877</w:t>
            </w:r>
          </w:p>
        </w:tc>
        <w:tc>
          <w:tcPr>
            <w:tcW w:w="1610" w:type="dxa"/>
          </w:tcPr>
          <w:p w14:paraId="5B8F32DE" w14:textId="77777777" w:rsidR="003416EE" w:rsidRDefault="006041B4">
            <w:pPr>
              <w:spacing w:before="60" w:after="60" w:line="240" w:lineRule="auto"/>
              <w:ind w:firstLine="0"/>
              <w:jc w:val="left"/>
            </w:pPr>
            <w:r>
              <w:rPr>
                <w:sz w:val="22"/>
              </w:rPr>
              <w:t>3,137</w:t>
            </w:r>
          </w:p>
        </w:tc>
      </w:tr>
    </w:tbl>
    <w:p w14:paraId="3D228FC8" w14:textId="77777777" w:rsidR="003416EE" w:rsidRDefault="006041B4">
      <w:pPr>
        <w:pStyle w:val="af"/>
      </w:pPr>
      <w:r>
        <w:t xml:space="preserve">Размах ТТРКГ больше в обоих блоках; </w:t>
      </w:r>
      <w:proofErr w:type="spellStart"/>
      <w:r>
        <w:t>межцикловые</w:t>
      </w:r>
      <w:proofErr w:type="spellEnd"/>
      <w:r>
        <w:t xml:space="preserve"> отклонения второго блока меньше. Эти соседние участки не определяют межсессионную воспроизводимость. Число десятичных знаков базового уровня отражает вычислительное представление, а не метрологическую точность. Полуоткрытые блоки имеют общий граничный QRS-кандидат, но не общие отсчёты.</w:t>
      </w:r>
    </w:p>
    <w:p w14:paraId="71F2B588" w14:textId="77777777" w:rsidR="003416EE" w:rsidRDefault="006041B4">
      <w:pPr>
        <w:pStyle w:val="af"/>
      </w:pPr>
      <w:r>
        <w:t xml:space="preserve">Чтобы различать амплитуду и изменчивость, введены остатки </w:t>
      </w:r>
      <m:oMath>
        <m:sSub>
          <m:sSubPr>
            <m:ctrlPr>
              <w:rPr>
                <w:rFonts w:ascii="Cambria Math" w:hAnsi="Cambria Math"/>
              </w:rPr>
            </m:ctrlPr>
          </m:sSubPr>
          <m:e>
            <m:r>
              <w:rPr>
                <w:rFonts w:ascii="Cambria Math" w:hAnsi="Cambria Math"/>
              </w:rPr>
              <m:t>e</m:t>
            </m:r>
          </m:e>
          <m:sub>
            <m:r>
              <w:rPr>
                <w:rFonts w:ascii="Cambria Math" w:hAnsi="Cambria Math"/>
              </w:rPr>
              <m:t>ckj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cj</m:t>
            </m:r>
          </m:sub>
        </m:sSub>
      </m:oMath>
      <w:r>
        <w:t xml:space="preserve">. Для </w:t>
      </w:r>
      <m:oMath>
        <m:r>
          <w:rPr>
            <w:rFonts w:ascii="Cambria Math" w:hAnsi="Cambria Math"/>
          </w:rPr>
          <m:t>K</m:t>
        </m:r>
      </m:oMath>
      <w:r>
        <w:t xml:space="preserve"> циклов определены</w:t>
      </w:r>
    </w:p>
    <w:p w14:paraId="072B265C"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m</m:t>
                    </m:r>
                  </m:e>
                  <m:sub>
                    <m:r>
                      <w:rPr>
                        <w:rFonts w:ascii="Cambria Math" w:hAnsi="Cambria Math"/>
                      </w:rPr>
                      <m:t>cj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sSub>
                  <m:sSubPr>
                    <m:ctrlPr>
                      <w:rPr>
                        <w:rFonts w:ascii="Cambria Math" w:hAnsi="Cambria Math"/>
                      </w:rPr>
                    </m:ctrlPr>
                  </m:sSubPr>
                  <m:e>
                    <m:r>
                      <w:rPr>
                        <w:rFonts w:ascii="Cambria Math" w:hAnsi="Cambria Math"/>
                      </w:rPr>
                      <m:t>m</m:t>
                    </m:r>
                  </m:e>
                  <m:sub>
                    <m:r>
                      <w:rPr>
                        <w:rFonts w:ascii="Cambria Math" w:hAnsi="Cambria Math"/>
                      </w:rPr>
                      <m:t>cj</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KP</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ckj</m:t>
                            </m:r>
                          </m:sub>
                          <m:sup>
                            <m:r>
                              <w:rPr>
                                <w:rFonts w:ascii="Cambria Math" w:hAnsi="Cambria Math"/>
                              </w:rPr>
                              <m:t>2</m:t>
                            </m:r>
                          </m:sup>
                        </m:sSubSup>
                      </m:e>
                    </m:nary>
                  </m:e>
                </m:ra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cj</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cj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cj</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ckj</m:t>
                        </m:r>
                      </m:sub>
                    </m:sSub>
                  </m:e>
                </m:nary>
                <m:r>
                  <m:rPr>
                    <m:sty m:val="p"/>
                  </m:rPr>
                  <w:rPr>
                    <w:rFonts w:ascii="Cambria Math" w:hAnsi="Cambria Math"/>
                  </w:rPr>
                  <m:t>.</m:t>
                </m:r>
              </m:e>
            </m:mr>
          </m:m>
          <m:r>
            <w:rPr>
              <w:rFonts w:ascii="Cambria Math" w:hAnsi="Cambria Math"/>
            </w:rPr>
            <m:t>  </m:t>
          </m:r>
          <m:r>
            <m:rPr>
              <m:nor/>
            </m:rPr>
            <m:t>(5.7)</m:t>
          </m:r>
        </m:oMath>
      </m:oMathPara>
    </w:p>
    <w:p w14:paraId="1D6B45F4" w14:textId="77777777" w:rsidR="003416EE" w:rsidRPr="00674711" w:rsidRDefault="006041B4">
      <w:pPr>
        <w:pStyle w:val="FirstParagraph"/>
        <w:rPr>
          <w:lang w:val="ru-RU"/>
          <w:rPrChange w:id="2549" w:author="Nik K" w:date="2026-10-29T00:17:00Z">
            <w:rPr/>
          </w:rPrChange>
        </w:rPr>
      </w:pPr>
      <w:r w:rsidRPr="00674711">
        <w:rPr>
          <w:lang w:val="ru-RU"/>
          <w:rPrChange w:id="2550" w:author="Nik K" w:date="2026-10-29T00:17:00Z">
            <w:rPr/>
          </w:rPrChange>
        </w:rPr>
        <w:t xml:space="preserve">Все показатели имеют единицы импеданса. В таблице 5.3 приведены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674711">
        <w:rPr>
          <w:lang w:val="ru-RU"/>
          <w:rPrChange w:id="2551" w:author="Nik K" w:date="2026-10-29T00:17:00Z">
            <w:rPr/>
          </w:rPrChange>
        </w:rPr>
        <w:t xml:space="preserve"> и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674711">
        <w:rPr>
          <w:lang w:val="ru-RU"/>
          <w:rPrChange w:id="2552" w:author="Nik K" w:date="2026-10-29T00:17:00Z">
            <w:rPr/>
          </w:rPrChange>
        </w:rPr>
        <w:t xml:space="preserve">, переведённые из Ом в мОм. Величина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674711">
        <w:rPr>
          <w:lang w:val="ru-RU"/>
          <w:rPrChange w:id="2553" w:author="Nik K" w:date="2026-10-29T00:17:00Z">
            <w:rPr/>
          </w:rPrChange>
        </w:rPr>
        <w:t xml:space="preserve"> включает физиологическую вариабельность, ошибки временной привязки, влияние интерполяции и шум измерения. Аппаратный шум отдельно не выделен. Показатель </w:t>
      </w:r>
      <m:oMath>
        <m:sSub>
          <m:sSubPr>
            <m:ctrlPr>
              <w:rPr>
                <w:rFonts w:ascii="Cambria Math" w:hAnsi="Cambria Math"/>
              </w:rPr>
            </m:ctrlPr>
          </m:sSubPr>
          <m:e>
            <m:r>
              <w:rPr>
                <w:rFonts w:ascii="Cambria Math" w:hAnsi="Cambria Math"/>
              </w:rPr>
              <m:t>s</m:t>
            </m:r>
          </m:e>
          <m:sub>
            <m:r>
              <w:rPr>
                <w:rFonts w:ascii="Cambria Math" w:hAnsi="Cambria Math"/>
              </w:rPr>
              <m:t>cj</m:t>
            </m:r>
          </m:sub>
        </m:sSub>
      </m:oMath>
      <w:r w:rsidRPr="00674711">
        <w:rPr>
          <w:lang w:val="ru-RU"/>
          <w:rPrChange w:id="2554" w:author="Nik K" w:date="2026-10-29T00:17:00Z">
            <w:rPr/>
          </w:rPrChange>
        </w:rPr>
        <w:t xml:space="preserve"> рассчитывается относительно среднего, тогда как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674711">
        <w:rPr>
          <w:lang w:val="ru-RU"/>
          <w:rPrChange w:id="2555" w:author="Nik K" w:date="2026-10-29T00:17:00Z">
            <w:rPr/>
          </w:rPrChange>
        </w:rPr>
        <w:t xml:space="preserve"> — относительно медианной формы; подмена одного другим меняет смысл оценки.</w:t>
      </w:r>
    </w:p>
    <w:p w14:paraId="376773C3" w14:textId="77777777" w:rsidR="003416EE" w:rsidRDefault="006041B4">
      <w:pPr>
        <w:pStyle w:val="af"/>
        <w:keepNext/>
      </w:pPr>
      <w:r>
        <w:lastRenderedPageBreak/>
        <w:t>Для двух одновременно записанных каналов сохранена описательная ковариация отклонений:</w:t>
      </w:r>
    </w:p>
    <w:p w14:paraId="16D0DCAE"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cd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KP</m:t>
                    </m:r>
                    <m:r>
                      <m:rPr>
                        <m:sty m:val="p"/>
                      </m:rPr>
                      <w:rPr>
                        <w:rFonts w:ascii="Cambria Math" w:hAnsi="Cambria Math"/>
                      </w:rPr>
                      <m:t>-</m:t>
                    </m:r>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ckj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dkj</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m:t>
                    </m:r>
                  </m:sub>
                </m:sSub>
                <m:r>
                  <m:rPr>
                    <m:sty m:val="p"/>
                  </m:rPr>
                  <w:rPr>
                    <w:rFonts w:ascii="Cambria Math" w:hAnsi="Cambria Math"/>
                  </w:rPr>
                  <m:t>),</m:t>
                </m:r>
              </m:e>
            </m:mr>
            <m:mr>
              <m:e>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KP</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ckj</m:t>
                        </m:r>
                      </m:sub>
                    </m:sSub>
                  </m:e>
                </m:nary>
                <m:r>
                  <m:rPr>
                    <m:sty m:val="p"/>
                  </m:rPr>
                  <w:rPr>
                    <w:rFonts w:ascii="Cambria Math" w:hAnsi="Cambria Math"/>
                  </w:rPr>
                  <m:t>,</m:t>
                </m:r>
              </m:e>
            </m:mr>
            <m:mr>
              <m:e>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w:rPr>
                    <w:rFonts w:ascii="Cambria Math" w:hAnsi="Cambria Math"/>
                  </w:rPr>
                  <m:t>C</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 D</m:t>
                </m:r>
                <m:r>
                  <m:rPr>
                    <m:sty m:val="p"/>
                  </m:rPr>
                  <w:rPr>
                    <w:rFonts w:ascii="Cambria Math" w:hAnsi="Cambria Math"/>
                  </w:rPr>
                  <m:t>=diag(</m:t>
                </m:r>
                <m:sSub>
                  <m:sSubPr>
                    <m:ctrlPr>
                      <w:rPr>
                        <w:rFonts w:ascii="Cambria Math" w:hAnsi="Cambria Math"/>
                      </w:rPr>
                    </m:ctrlPr>
                  </m:sSubPr>
                  <m:e>
                    <m:r>
                      <w:rPr>
                        <w:rFonts w:ascii="Cambria Math" w:hAnsi="Cambria Math"/>
                      </w:rPr>
                      <m:t>Z</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02</m:t>
                    </m:r>
                  </m:sub>
                </m:sSub>
                <m:r>
                  <m:rPr>
                    <m:sty m:val="p"/>
                  </m:rPr>
                  <w:rPr>
                    <w:rFonts w:ascii="Cambria Math" w:hAnsi="Cambria Math"/>
                  </w:rPr>
                  <m:t>).</m:t>
                </m:r>
              </m:e>
            </m:mr>
          </m:m>
          <m:r>
            <w:rPr>
              <w:rFonts w:ascii="Cambria Math" w:hAnsi="Cambria Math"/>
            </w:rPr>
            <m:t>  </m:t>
          </m:r>
          <m:r>
            <m:rPr>
              <m:nor/>
            </m:rPr>
            <m:t>(5.8)</m:t>
          </m:r>
        </m:oMath>
      </m:oMathPara>
    </w:p>
    <w:p w14:paraId="65AEB4B5" w14:textId="77777777" w:rsidR="003416EE" w:rsidRPr="00674711" w:rsidRDefault="006041B4">
      <w:pPr>
        <w:pStyle w:val="FirstParagraph"/>
        <w:rPr>
          <w:lang w:val="ru-RU"/>
          <w:rPrChange w:id="2556" w:author="Nik K" w:date="2026-10-29T00:17:00Z">
            <w:rPr/>
          </w:rPrChange>
        </w:rPr>
      </w:pPr>
      <w:r w:rsidRPr="00674711">
        <w:rPr>
          <w:lang w:val="ru-RU"/>
          <w:rPrChange w:id="2557" w:author="Nik K" w:date="2026-10-29T00:17:00Z">
            <w:rPr/>
          </w:rPrChange>
        </w:rPr>
        <w:t xml:space="preserve">Индексы </w:t>
      </w:r>
      <m:oMath>
        <m:r>
          <w:rPr>
            <w:rFonts w:ascii="Cambria Math" w:hAnsi="Cambria Math"/>
          </w:rPr>
          <m:t>c</m:t>
        </m:r>
        <m:r>
          <m:rPr>
            <m:sty m:val="p"/>
          </m:rPr>
          <w:rPr>
            <w:rFonts w:ascii="Cambria Math" w:hAnsi="Cambria Math"/>
            <w:lang w:val="ru-RU"/>
            <w:rPrChange w:id="2558" w:author="Nik K" w:date="2026-10-29T00:17:00Z">
              <w:rPr>
                <w:rFonts w:ascii="Cambria Math" w:hAnsi="Cambria Math"/>
              </w:rPr>
            </w:rPrChange>
          </w:rPr>
          <m:t>,</m:t>
        </m:r>
        <m:r>
          <w:rPr>
            <w:rFonts w:ascii="Cambria Math" w:hAnsi="Cambria Math"/>
          </w:rPr>
          <m:t>d</m:t>
        </m:r>
      </m:oMath>
      <w:r w:rsidRPr="00674711">
        <w:rPr>
          <w:lang w:val="ru-RU"/>
          <w:rPrChange w:id="2559" w:author="Nik K" w:date="2026-10-29T00:17:00Z">
            <w:rPr/>
          </w:rPrChange>
        </w:rPr>
        <w:t xml:space="preserve"> обозначают каналы; </w:t>
      </w:r>
      <m:oMath>
        <m:r>
          <w:rPr>
            <w:rFonts w:ascii="Cambria Math" w:hAnsi="Cambria Math"/>
          </w:rPr>
          <m:t>C</m:t>
        </m:r>
      </m:oMath>
      <w:r w:rsidRPr="00674711">
        <w:rPr>
          <w:lang w:val="ru-RU"/>
          <w:rPrChange w:id="2560" w:author="Nik K" w:date="2026-10-29T00:17:00Z">
            <w:rPr/>
          </w:rPrChange>
        </w:rPr>
        <w:t xml:space="preserve"> имеет единицы Ом², </w:t>
      </w:r>
      <m:oMath>
        <m:sSub>
          <m:sSubPr>
            <m:ctrlPr>
              <w:rPr>
                <w:rFonts w:ascii="Cambria Math" w:hAnsi="Cambria Math"/>
              </w:rPr>
            </m:ctrlPr>
          </m:sSubPr>
          <m:e>
            <m:r>
              <w:rPr>
                <w:rFonts w:ascii="Cambria Math" w:hAnsi="Cambria Math"/>
              </w:rPr>
              <m:t>C</m:t>
            </m:r>
          </m:e>
          <m:sub>
            <m:r>
              <w:rPr>
                <w:rFonts w:ascii="Cambria Math" w:hAnsi="Cambria Math"/>
              </w:rPr>
              <m:t>y</m:t>
            </m:r>
          </m:sub>
        </m:sSub>
      </m:oMath>
      <w:r w:rsidRPr="00674711">
        <w:rPr>
          <w:lang w:val="ru-RU"/>
          <w:rPrChange w:id="2561" w:author="Nik K" w:date="2026-10-29T00:17:00Z">
            <w:rPr/>
          </w:rPrChange>
        </w:rPr>
        <w:t xml:space="preserve"> безразмерна. Ненулевые </w:t>
      </w:r>
      <w:proofErr w:type="spellStart"/>
      <w:r w:rsidRPr="00674711">
        <w:rPr>
          <w:lang w:val="ru-RU"/>
          <w:rPrChange w:id="2562" w:author="Nik K" w:date="2026-10-29T00:17:00Z">
            <w:rPr/>
          </w:rPrChange>
        </w:rPr>
        <w:t>внедиагональные</w:t>
      </w:r>
      <w:proofErr w:type="spellEnd"/>
      <w:r w:rsidRPr="00674711">
        <w:rPr>
          <w:lang w:val="ru-RU"/>
          <w:rPrChange w:id="2563" w:author="Nik K" w:date="2026-10-29T00:17:00Z">
            <w:rPr/>
          </w:rPrChange>
        </w:rPr>
        <w:t xml:space="preserve"> элементы сохраняют совместную изменчивость каналов. При нормировке базовые уровни условно фиксированы; их собственная неопределённость не включена. Коррелированные точки фазовой сетки не считаются </w:t>
      </w:r>
      <m:oMath>
        <m:r>
          <w:rPr>
            <w:rFonts w:ascii="Cambria Math" w:hAnsi="Cambria Math"/>
          </w:rPr>
          <m:t>KP</m:t>
        </m:r>
        <m:r>
          <m:rPr>
            <m:sty m:val="p"/>
          </m:rPr>
          <w:rPr>
            <w:rFonts w:ascii="Cambria Math" w:hAnsi="Cambria Math"/>
            <w:lang w:val="ru-RU"/>
            <w:rPrChange w:id="2564" w:author="Nik K" w:date="2026-10-29T00:17:00Z">
              <w:rPr>
                <w:rFonts w:ascii="Cambria Math" w:hAnsi="Cambria Math"/>
              </w:rPr>
            </w:rPrChange>
          </w:rPr>
          <m:t>=</m:t>
        </m:r>
        <m:r>
          <w:rPr>
            <w:rFonts w:ascii="Cambria Math" w:hAnsi="Cambria Math"/>
            <w:lang w:val="ru-RU"/>
            <w:rPrChange w:id="2565" w:author="Nik K" w:date="2026-10-29T00:17:00Z">
              <w:rPr>
                <w:rFonts w:ascii="Cambria Math" w:hAnsi="Cambria Math"/>
              </w:rPr>
            </w:rPrChange>
          </w:rPr>
          <m:t>800</m:t>
        </m:r>
      </m:oMath>
      <w:r w:rsidRPr="00674711">
        <w:rPr>
          <w:lang w:val="ru-RU"/>
          <w:rPrChange w:id="2566" w:author="Nik K" w:date="2026-10-29T00:17:00Z">
            <w:rPr/>
          </w:rPrChange>
        </w:rPr>
        <w:t xml:space="preserve"> независимыми измерениями, а такая ковариация не заменяет полную модель ошибок УО и ФВ.</w:t>
      </w:r>
    </w:p>
    <w:p w14:paraId="7A57781D" w14:textId="77777777" w:rsidR="003416EE" w:rsidRDefault="006041B4">
      <w:pPr>
        <w:pStyle w:val="af"/>
      </w:pPr>
      <w:r>
        <w:t>Чувствительность к фильтру проверена в сохранённом расчёте без изменения событий и окон. Таблица 5.4 показывает, насколько получаемая амплитуда зависит от нижней границы полосы.</w:t>
      </w:r>
    </w:p>
    <w:p w14:paraId="08A7F41D" w14:textId="77777777" w:rsidR="003416EE" w:rsidRDefault="006041B4">
      <w:pPr>
        <w:pStyle w:val="af5"/>
        <w:keepNext/>
      </w:pPr>
      <w:r>
        <w:t>Таблица 5.4 — Размах медианного цикла при разных полосах фильтра, мОм</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006"/>
        <w:gridCol w:w="1795"/>
        <w:gridCol w:w="2104"/>
        <w:gridCol w:w="1795"/>
        <w:gridCol w:w="1795"/>
      </w:tblGrid>
      <w:tr w:rsidR="003416EE" w14:paraId="48A9E1A7" w14:textId="77777777">
        <w:trPr>
          <w:cantSplit/>
          <w:tblHeader/>
        </w:trPr>
        <w:tc>
          <w:tcPr>
            <w:tcW w:w="1977" w:type="dxa"/>
            <w:shd w:val="clear" w:color="auto" w:fill="EDEDED"/>
          </w:tcPr>
          <w:p w14:paraId="2E4CAE84" w14:textId="77777777" w:rsidR="003416EE" w:rsidRDefault="006041B4">
            <w:pPr>
              <w:keepNext/>
              <w:spacing w:before="60" w:after="60" w:line="240" w:lineRule="auto"/>
              <w:ind w:firstLine="0"/>
              <w:jc w:val="left"/>
            </w:pPr>
            <w:r>
              <w:rPr>
                <w:b/>
                <w:sz w:val="22"/>
              </w:rPr>
              <w:t>Блок и отведение</w:t>
            </w:r>
          </w:p>
        </w:tc>
        <w:tc>
          <w:tcPr>
            <w:tcW w:w="1768" w:type="dxa"/>
            <w:shd w:val="clear" w:color="auto" w:fill="EDEDED"/>
          </w:tcPr>
          <w:p w14:paraId="4ECFB759" w14:textId="77777777" w:rsidR="003416EE" w:rsidRDefault="006041B4">
            <w:pPr>
              <w:keepNext/>
              <w:spacing w:before="60" w:after="60" w:line="240" w:lineRule="auto"/>
              <w:ind w:firstLine="0"/>
              <w:jc w:val="left"/>
            </w:pPr>
            <w:r>
              <w:rPr>
                <w:b/>
                <w:sz w:val="22"/>
              </w:rPr>
              <w:t>0,5–12 Гц</w:t>
            </w:r>
          </w:p>
        </w:tc>
        <w:tc>
          <w:tcPr>
            <w:tcW w:w="2073" w:type="dxa"/>
            <w:shd w:val="clear" w:color="auto" w:fill="EDEDED"/>
          </w:tcPr>
          <w:p w14:paraId="11B9B06B" w14:textId="77777777" w:rsidR="003416EE" w:rsidRDefault="006041B4">
            <w:pPr>
              <w:keepNext/>
              <w:spacing w:before="60" w:after="60" w:line="240" w:lineRule="auto"/>
              <w:ind w:firstLine="0"/>
              <w:jc w:val="left"/>
            </w:pPr>
            <w:r>
              <w:rPr>
                <w:b/>
                <w:sz w:val="22"/>
              </w:rPr>
              <w:t>0,7–12 Гц, основной вариант</w:t>
            </w:r>
          </w:p>
        </w:tc>
        <w:tc>
          <w:tcPr>
            <w:tcW w:w="1768" w:type="dxa"/>
            <w:shd w:val="clear" w:color="auto" w:fill="EDEDED"/>
          </w:tcPr>
          <w:p w14:paraId="1BB1BF9B" w14:textId="77777777" w:rsidR="003416EE" w:rsidRDefault="006041B4">
            <w:pPr>
              <w:keepNext/>
              <w:spacing w:before="60" w:after="60" w:line="240" w:lineRule="auto"/>
              <w:ind w:firstLine="0"/>
              <w:jc w:val="left"/>
            </w:pPr>
            <w:r>
              <w:rPr>
                <w:b/>
                <w:sz w:val="22"/>
              </w:rPr>
              <w:t>1,0–12 Гц</w:t>
            </w:r>
          </w:p>
        </w:tc>
        <w:tc>
          <w:tcPr>
            <w:tcW w:w="1768" w:type="dxa"/>
            <w:shd w:val="clear" w:color="auto" w:fill="EDEDED"/>
          </w:tcPr>
          <w:p w14:paraId="0D1062C5" w14:textId="77777777" w:rsidR="003416EE" w:rsidRDefault="006041B4">
            <w:pPr>
              <w:keepNext/>
              <w:spacing w:before="60" w:after="60" w:line="240" w:lineRule="auto"/>
              <w:ind w:firstLine="0"/>
              <w:jc w:val="left"/>
            </w:pPr>
            <w:r>
              <w:rPr>
                <w:b/>
                <w:sz w:val="22"/>
              </w:rPr>
              <w:t>0,7–20 Гц</w:t>
            </w:r>
          </w:p>
        </w:tc>
      </w:tr>
      <w:tr w:rsidR="003416EE" w14:paraId="57AD5C54" w14:textId="77777777">
        <w:trPr>
          <w:cantSplit/>
        </w:trPr>
        <w:tc>
          <w:tcPr>
            <w:tcW w:w="1977" w:type="dxa"/>
          </w:tcPr>
          <w:p w14:paraId="3842A573" w14:textId="77777777" w:rsidR="003416EE" w:rsidRDefault="006041B4">
            <w:pPr>
              <w:spacing w:before="60" w:after="60" w:line="240" w:lineRule="auto"/>
              <w:ind w:firstLine="0"/>
              <w:jc w:val="left"/>
            </w:pPr>
            <w:r>
              <w:rPr>
                <w:sz w:val="22"/>
              </w:rPr>
              <w:t>1, ТТРКГ</w:t>
            </w:r>
          </w:p>
        </w:tc>
        <w:tc>
          <w:tcPr>
            <w:tcW w:w="1768" w:type="dxa"/>
          </w:tcPr>
          <w:p w14:paraId="6FD20830" w14:textId="77777777" w:rsidR="003416EE" w:rsidRDefault="006041B4">
            <w:pPr>
              <w:spacing w:before="60" w:after="60" w:line="240" w:lineRule="auto"/>
              <w:ind w:firstLine="0"/>
              <w:jc w:val="left"/>
            </w:pPr>
            <w:r>
              <w:rPr>
                <w:sz w:val="22"/>
              </w:rPr>
              <w:t>152,824</w:t>
            </w:r>
          </w:p>
        </w:tc>
        <w:tc>
          <w:tcPr>
            <w:tcW w:w="2073" w:type="dxa"/>
          </w:tcPr>
          <w:p w14:paraId="67910A5A" w14:textId="77777777" w:rsidR="003416EE" w:rsidRDefault="006041B4">
            <w:pPr>
              <w:spacing w:before="60" w:after="60" w:line="240" w:lineRule="auto"/>
              <w:ind w:firstLine="0"/>
              <w:jc w:val="left"/>
            </w:pPr>
            <w:r>
              <w:rPr>
                <w:sz w:val="22"/>
              </w:rPr>
              <w:t>151,183</w:t>
            </w:r>
          </w:p>
        </w:tc>
        <w:tc>
          <w:tcPr>
            <w:tcW w:w="1768" w:type="dxa"/>
          </w:tcPr>
          <w:p w14:paraId="424714B5" w14:textId="77777777" w:rsidR="003416EE" w:rsidRDefault="006041B4">
            <w:pPr>
              <w:spacing w:before="60" w:after="60" w:line="240" w:lineRule="auto"/>
              <w:ind w:firstLine="0"/>
              <w:jc w:val="left"/>
            </w:pPr>
            <w:r>
              <w:rPr>
                <w:sz w:val="22"/>
              </w:rPr>
              <w:t>128,994</w:t>
            </w:r>
          </w:p>
        </w:tc>
        <w:tc>
          <w:tcPr>
            <w:tcW w:w="1768" w:type="dxa"/>
          </w:tcPr>
          <w:p w14:paraId="3BF240D1" w14:textId="77777777" w:rsidR="003416EE" w:rsidRDefault="006041B4">
            <w:pPr>
              <w:spacing w:before="60" w:after="60" w:line="240" w:lineRule="auto"/>
              <w:ind w:firstLine="0"/>
              <w:jc w:val="left"/>
            </w:pPr>
            <w:r>
              <w:rPr>
                <w:sz w:val="22"/>
              </w:rPr>
              <w:t>151,629</w:t>
            </w:r>
          </w:p>
        </w:tc>
      </w:tr>
      <w:tr w:rsidR="003416EE" w14:paraId="45732E91" w14:textId="77777777">
        <w:trPr>
          <w:cantSplit/>
        </w:trPr>
        <w:tc>
          <w:tcPr>
            <w:tcW w:w="1977" w:type="dxa"/>
          </w:tcPr>
          <w:p w14:paraId="30BBEA84" w14:textId="77777777" w:rsidR="003416EE" w:rsidRDefault="006041B4">
            <w:pPr>
              <w:spacing w:before="60" w:after="60" w:line="240" w:lineRule="auto"/>
              <w:ind w:firstLine="0"/>
              <w:jc w:val="left"/>
            </w:pPr>
            <w:r>
              <w:rPr>
                <w:sz w:val="22"/>
              </w:rPr>
              <w:t>1, ТЕПС-2</w:t>
            </w:r>
          </w:p>
        </w:tc>
        <w:tc>
          <w:tcPr>
            <w:tcW w:w="1768" w:type="dxa"/>
          </w:tcPr>
          <w:p w14:paraId="3420A84A" w14:textId="77777777" w:rsidR="003416EE" w:rsidRDefault="006041B4">
            <w:pPr>
              <w:spacing w:before="60" w:after="60" w:line="240" w:lineRule="auto"/>
              <w:ind w:firstLine="0"/>
              <w:jc w:val="left"/>
            </w:pPr>
            <w:r>
              <w:rPr>
                <w:sz w:val="22"/>
              </w:rPr>
              <w:t>131,027</w:t>
            </w:r>
          </w:p>
        </w:tc>
        <w:tc>
          <w:tcPr>
            <w:tcW w:w="2073" w:type="dxa"/>
          </w:tcPr>
          <w:p w14:paraId="63E4ECA8" w14:textId="77777777" w:rsidR="003416EE" w:rsidRDefault="006041B4">
            <w:pPr>
              <w:spacing w:before="60" w:after="60" w:line="240" w:lineRule="auto"/>
              <w:ind w:firstLine="0"/>
              <w:jc w:val="left"/>
            </w:pPr>
            <w:r>
              <w:rPr>
                <w:sz w:val="22"/>
              </w:rPr>
              <w:t>131,993</w:t>
            </w:r>
          </w:p>
        </w:tc>
        <w:tc>
          <w:tcPr>
            <w:tcW w:w="1768" w:type="dxa"/>
          </w:tcPr>
          <w:p w14:paraId="6057D7B3" w14:textId="77777777" w:rsidR="003416EE" w:rsidRDefault="006041B4">
            <w:pPr>
              <w:spacing w:before="60" w:after="60" w:line="240" w:lineRule="auto"/>
              <w:ind w:firstLine="0"/>
              <w:jc w:val="left"/>
            </w:pPr>
            <w:r>
              <w:rPr>
                <w:sz w:val="22"/>
              </w:rPr>
              <w:t>114,278</w:t>
            </w:r>
          </w:p>
        </w:tc>
        <w:tc>
          <w:tcPr>
            <w:tcW w:w="1768" w:type="dxa"/>
          </w:tcPr>
          <w:p w14:paraId="24FAD2BC" w14:textId="77777777" w:rsidR="003416EE" w:rsidRDefault="006041B4">
            <w:pPr>
              <w:spacing w:before="60" w:after="60" w:line="240" w:lineRule="auto"/>
              <w:ind w:firstLine="0"/>
              <w:jc w:val="left"/>
            </w:pPr>
            <w:r>
              <w:rPr>
                <w:sz w:val="22"/>
              </w:rPr>
              <w:t>133,472</w:t>
            </w:r>
          </w:p>
        </w:tc>
      </w:tr>
      <w:tr w:rsidR="003416EE" w14:paraId="38A3C090" w14:textId="77777777">
        <w:trPr>
          <w:cantSplit/>
        </w:trPr>
        <w:tc>
          <w:tcPr>
            <w:tcW w:w="1977" w:type="dxa"/>
          </w:tcPr>
          <w:p w14:paraId="6ECE5A52" w14:textId="77777777" w:rsidR="003416EE" w:rsidRDefault="006041B4">
            <w:pPr>
              <w:spacing w:before="60" w:after="60" w:line="240" w:lineRule="auto"/>
              <w:ind w:firstLine="0"/>
              <w:jc w:val="left"/>
            </w:pPr>
            <w:r>
              <w:rPr>
                <w:sz w:val="22"/>
              </w:rPr>
              <w:t>2, ТТРКГ</w:t>
            </w:r>
          </w:p>
        </w:tc>
        <w:tc>
          <w:tcPr>
            <w:tcW w:w="1768" w:type="dxa"/>
          </w:tcPr>
          <w:p w14:paraId="7D6C0055" w14:textId="77777777" w:rsidR="003416EE" w:rsidRDefault="006041B4">
            <w:pPr>
              <w:spacing w:before="60" w:after="60" w:line="240" w:lineRule="auto"/>
              <w:ind w:firstLine="0"/>
              <w:jc w:val="left"/>
            </w:pPr>
            <w:r>
              <w:rPr>
                <w:sz w:val="22"/>
              </w:rPr>
              <w:t>143,918</w:t>
            </w:r>
          </w:p>
        </w:tc>
        <w:tc>
          <w:tcPr>
            <w:tcW w:w="2073" w:type="dxa"/>
          </w:tcPr>
          <w:p w14:paraId="3355C985" w14:textId="77777777" w:rsidR="003416EE" w:rsidRDefault="006041B4">
            <w:pPr>
              <w:spacing w:before="60" w:after="60" w:line="240" w:lineRule="auto"/>
              <w:ind w:firstLine="0"/>
              <w:jc w:val="left"/>
            </w:pPr>
            <w:r>
              <w:rPr>
                <w:sz w:val="22"/>
              </w:rPr>
              <w:t>143,294</w:t>
            </w:r>
          </w:p>
        </w:tc>
        <w:tc>
          <w:tcPr>
            <w:tcW w:w="1768" w:type="dxa"/>
          </w:tcPr>
          <w:p w14:paraId="7D20CAE7" w14:textId="77777777" w:rsidR="003416EE" w:rsidRDefault="006041B4">
            <w:pPr>
              <w:spacing w:before="60" w:after="60" w:line="240" w:lineRule="auto"/>
              <w:ind w:firstLine="0"/>
              <w:jc w:val="left"/>
            </w:pPr>
            <w:r>
              <w:rPr>
                <w:sz w:val="22"/>
              </w:rPr>
              <w:t>125,588</w:t>
            </w:r>
          </w:p>
        </w:tc>
        <w:tc>
          <w:tcPr>
            <w:tcW w:w="1768" w:type="dxa"/>
          </w:tcPr>
          <w:p w14:paraId="6E150D15" w14:textId="77777777" w:rsidR="003416EE" w:rsidRDefault="006041B4">
            <w:pPr>
              <w:spacing w:before="60" w:after="60" w:line="240" w:lineRule="auto"/>
              <w:ind w:firstLine="0"/>
              <w:jc w:val="left"/>
            </w:pPr>
            <w:r>
              <w:rPr>
                <w:sz w:val="22"/>
              </w:rPr>
              <w:t>142,438</w:t>
            </w:r>
          </w:p>
        </w:tc>
      </w:tr>
      <w:tr w:rsidR="003416EE" w14:paraId="6BC97FF5" w14:textId="77777777">
        <w:trPr>
          <w:cantSplit/>
        </w:trPr>
        <w:tc>
          <w:tcPr>
            <w:tcW w:w="1977" w:type="dxa"/>
          </w:tcPr>
          <w:p w14:paraId="7D1F175F" w14:textId="77777777" w:rsidR="003416EE" w:rsidRDefault="006041B4">
            <w:pPr>
              <w:spacing w:before="60" w:after="60" w:line="240" w:lineRule="auto"/>
              <w:ind w:firstLine="0"/>
              <w:jc w:val="left"/>
            </w:pPr>
            <w:r>
              <w:rPr>
                <w:sz w:val="22"/>
              </w:rPr>
              <w:t>2, ТЕПС-2</w:t>
            </w:r>
          </w:p>
        </w:tc>
        <w:tc>
          <w:tcPr>
            <w:tcW w:w="1768" w:type="dxa"/>
          </w:tcPr>
          <w:p w14:paraId="2CD08728" w14:textId="77777777" w:rsidR="003416EE" w:rsidRDefault="006041B4">
            <w:pPr>
              <w:spacing w:before="60" w:after="60" w:line="240" w:lineRule="auto"/>
              <w:ind w:firstLine="0"/>
              <w:jc w:val="left"/>
            </w:pPr>
            <w:r>
              <w:rPr>
                <w:sz w:val="22"/>
              </w:rPr>
              <w:t>121,317</w:t>
            </w:r>
          </w:p>
        </w:tc>
        <w:tc>
          <w:tcPr>
            <w:tcW w:w="2073" w:type="dxa"/>
          </w:tcPr>
          <w:p w14:paraId="56DDD5E2" w14:textId="77777777" w:rsidR="003416EE" w:rsidRDefault="006041B4">
            <w:pPr>
              <w:spacing w:before="60" w:after="60" w:line="240" w:lineRule="auto"/>
              <w:ind w:firstLine="0"/>
              <w:jc w:val="left"/>
            </w:pPr>
            <w:r>
              <w:rPr>
                <w:sz w:val="22"/>
              </w:rPr>
              <w:t>120,877</w:t>
            </w:r>
          </w:p>
        </w:tc>
        <w:tc>
          <w:tcPr>
            <w:tcW w:w="1768" w:type="dxa"/>
          </w:tcPr>
          <w:p w14:paraId="17631C77" w14:textId="77777777" w:rsidR="003416EE" w:rsidRDefault="006041B4">
            <w:pPr>
              <w:spacing w:before="60" w:after="60" w:line="240" w:lineRule="auto"/>
              <w:ind w:firstLine="0"/>
              <w:jc w:val="left"/>
            </w:pPr>
            <w:r>
              <w:rPr>
                <w:sz w:val="22"/>
              </w:rPr>
              <w:t>107,070</w:t>
            </w:r>
          </w:p>
        </w:tc>
        <w:tc>
          <w:tcPr>
            <w:tcW w:w="1768" w:type="dxa"/>
          </w:tcPr>
          <w:p w14:paraId="5047C125" w14:textId="77777777" w:rsidR="003416EE" w:rsidRDefault="006041B4">
            <w:pPr>
              <w:spacing w:before="60" w:after="60" w:line="240" w:lineRule="auto"/>
              <w:ind w:firstLine="0"/>
              <w:jc w:val="left"/>
            </w:pPr>
            <w:r>
              <w:rPr>
                <w:sz w:val="22"/>
              </w:rPr>
              <w:t>121,029</w:t>
            </w:r>
          </w:p>
        </w:tc>
      </w:tr>
    </w:tbl>
    <w:p w14:paraId="2C3EB9D7" w14:textId="77777777" w:rsidR="003416EE" w:rsidRDefault="006041B4">
      <w:pPr>
        <w:pStyle w:val="af"/>
      </w:pPr>
      <w:r>
        <w:t xml:space="preserve">Повышение нижней границы с 0,7 до 1 Гц уменьшает размах примерно на 11–15%. RMS различия полосовых сигналов составляет 10,236–16,213 мОм и превышает </w:t>
      </w:r>
      <w:proofErr w:type="spellStart"/>
      <w:r>
        <w:t>межцикловые</w:t>
      </w:r>
      <w:proofErr w:type="spellEnd"/>
      <w:r>
        <w:t xml:space="preserve"> отклонения 2,179–4,760 мОм выбранных блоков. Расширение верхней границы до 20 Гц даёт существенно меньшие RMS различия — 0,619–0,716 мОм. Следовательно, малый разброс повторных циклов здесь не исключает систематической зависимости от </w:t>
      </w:r>
      <w:r>
        <w:lastRenderedPageBreak/>
        <w:t>обработки. Диапазон настроек является проверкой чувствительности, а не статистическим доверительным интервалом.</w:t>
      </w:r>
    </w:p>
    <w:p w14:paraId="7D6C2CDE" w14:textId="77777777" w:rsidR="003416EE" w:rsidRDefault="006041B4">
      <w:pPr>
        <w:pStyle w:val="21"/>
      </w:pPr>
      <w:bookmarkStart w:id="2567" w:name="_Toc244123079"/>
      <w:bookmarkStart w:id="2568" w:name="Xf19730ffd4c8ce9957fa571fa197d6d1a44c987"/>
      <w:bookmarkEnd w:id="2542"/>
      <w:r>
        <w:t>5.9 Поясная ЭИТ: записи, электрическая шкала и монтаж</w:t>
      </w:r>
      <w:bookmarkEnd w:id="2567"/>
    </w:p>
    <w:p w14:paraId="3A023098" w14:textId="77777777" w:rsidR="003416EE" w:rsidRPr="00674711" w:rsidRDefault="006041B4">
      <w:pPr>
        <w:pStyle w:val="FirstParagraph"/>
        <w:rPr>
          <w:lang w:val="ru-RU"/>
          <w:rPrChange w:id="2569" w:author="Nik K" w:date="2026-10-29T00:17:00Z">
            <w:rPr/>
          </w:rPrChange>
        </w:rPr>
      </w:pPr>
      <w:r w:rsidRPr="00674711">
        <w:rPr>
          <w:lang w:val="ru-RU"/>
          <w:rPrChange w:id="2570" w:author="Nik K" w:date="2026-10-29T00:17:00Z">
            <w:rPr/>
          </w:rPrChange>
        </w:rPr>
        <w:t xml:space="preserve">ЭИТ предназначена для оценки базовых тканевых сопротивлений и синхронных изменений; </w:t>
      </w:r>
      <w:r>
        <w:t>FEM</w:t>
      </w:r>
      <w:r w:rsidRPr="00674711">
        <w:rPr>
          <w:lang w:val="ru-RU"/>
          <w:rPrChange w:id="2571" w:author="Nik K" w:date="2026-10-29T00:17:00Z">
            <w:rPr/>
          </w:rPrChange>
        </w:rPr>
        <w:t xml:space="preserve"> переводит их в вклад в ТТРКГ. Геометрия и функции восстанавливаются по ТТРКГ с этими поправками и ЭКГ. Прямая совместная инверсия геометрии из ЭИТ и ТТРКГ допустима как отдельная диагностика, но не заменяет целевую схему.</w:t>
      </w:r>
    </w:p>
    <w:p w14:paraId="010EF916" w14:textId="77777777" w:rsidR="003416EE" w:rsidRDefault="006041B4">
      <w:pPr>
        <w:pStyle w:val="af"/>
      </w:pPr>
      <w:r>
        <w:t>В предоставленных файлах Н указаны дата 15.07.2026, частота зондирования 79,505 кГц и ток 7234 мкА. Имя внешнего каталога содержит 16.07.2026; причина расхождения не установлена. Таблица 5.5 воспроизводит числа из протокола чтения. Длительность указана между первым и последним кадрами, в соответствии с (5.3), где вместо отсчётов используются кадры [56].</w:t>
      </w:r>
    </w:p>
    <w:p w14:paraId="36766782" w14:textId="77777777" w:rsidR="003416EE" w:rsidRDefault="006041B4">
      <w:pPr>
        <w:pStyle w:val="af5"/>
        <w:keepNext/>
      </w:pPr>
      <w:r>
        <w:t>Таблица 5.5 — Четыре июльские записи ЭИТ участника Н</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582"/>
        <w:gridCol w:w="1582"/>
        <w:gridCol w:w="1582"/>
        <w:gridCol w:w="1583"/>
        <w:gridCol w:w="1583"/>
        <w:gridCol w:w="1583"/>
      </w:tblGrid>
      <w:tr w:rsidR="003416EE" w14:paraId="65BFBB9B" w14:textId="77777777">
        <w:trPr>
          <w:cantSplit/>
          <w:tblHeader/>
        </w:trPr>
        <w:tc>
          <w:tcPr>
            <w:tcW w:w="1559" w:type="dxa"/>
            <w:shd w:val="clear" w:color="auto" w:fill="EDEDED"/>
          </w:tcPr>
          <w:p w14:paraId="776DA7A3" w14:textId="77777777" w:rsidR="003416EE" w:rsidRDefault="006041B4">
            <w:pPr>
              <w:keepNext/>
              <w:spacing w:before="60" w:after="60" w:line="240" w:lineRule="auto"/>
              <w:ind w:firstLine="0"/>
              <w:jc w:val="left"/>
            </w:pPr>
            <w:r>
              <w:rPr>
                <w:b/>
                <w:sz w:val="22"/>
              </w:rPr>
              <w:t>Запись</w:t>
            </w:r>
          </w:p>
        </w:tc>
        <w:tc>
          <w:tcPr>
            <w:tcW w:w="1559" w:type="dxa"/>
            <w:shd w:val="clear" w:color="auto" w:fill="EDEDED"/>
          </w:tcPr>
          <w:p w14:paraId="44C51379" w14:textId="77777777" w:rsidR="003416EE" w:rsidRDefault="006041B4">
            <w:pPr>
              <w:keepNext/>
              <w:spacing w:before="60" w:after="60" w:line="240" w:lineRule="auto"/>
              <w:ind w:firstLine="0"/>
              <w:jc w:val="left"/>
            </w:pPr>
            <w:r>
              <w:rPr>
                <w:b/>
                <w:sz w:val="22"/>
              </w:rPr>
              <w:t>Число кадров</w:t>
            </w:r>
          </w:p>
        </w:tc>
        <w:tc>
          <w:tcPr>
            <w:tcW w:w="1559" w:type="dxa"/>
            <w:shd w:val="clear" w:color="auto" w:fill="EDEDED"/>
          </w:tcPr>
          <w:p w14:paraId="5788DB27" w14:textId="77777777" w:rsidR="003416EE" w:rsidRDefault="006041B4">
            <w:pPr>
              <w:keepNext/>
              <w:spacing w:before="60" w:after="60" w:line="240" w:lineRule="auto"/>
              <w:ind w:firstLine="0"/>
              <w:jc w:val="left"/>
            </w:pPr>
            <w:r>
              <w:rPr>
                <w:b/>
                <w:sz w:val="22"/>
              </w:rPr>
              <w:t>Измерений в кадре</w:t>
            </w:r>
          </w:p>
        </w:tc>
        <w:tc>
          <w:tcPr>
            <w:tcW w:w="1559" w:type="dxa"/>
            <w:shd w:val="clear" w:color="auto" w:fill="EDEDED"/>
          </w:tcPr>
          <w:p w14:paraId="384C4AF9" w14:textId="77777777" w:rsidR="003416EE" w:rsidRDefault="006041B4">
            <w:pPr>
              <w:keepNext/>
              <w:spacing w:before="60" w:after="60" w:line="240" w:lineRule="auto"/>
              <w:ind w:firstLine="0"/>
              <w:jc w:val="left"/>
            </w:pPr>
            <w:r>
              <w:rPr>
                <w:b/>
                <w:sz w:val="22"/>
              </w:rPr>
              <w:t>Частота кадров, Гц</w:t>
            </w:r>
          </w:p>
        </w:tc>
        <w:tc>
          <w:tcPr>
            <w:tcW w:w="1559" w:type="dxa"/>
            <w:shd w:val="clear" w:color="auto" w:fill="EDEDED"/>
          </w:tcPr>
          <w:p w14:paraId="61E50A32" w14:textId="77777777" w:rsidR="003416EE" w:rsidRDefault="006041B4">
            <w:pPr>
              <w:keepNext/>
              <w:spacing w:before="60" w:after="60" w:line="240" w:lineRule="auto"/>
              <w:ind w:firstLine="0"/>
              <w:jc w:val="left"/>
            </w:pPr>
            <w:r>
              <w:rPr>
                <w:b/>
                <w:sz w:val="22"/>
              </w:rPr>
              <w:t>Длительность, с</w:t>
            </w:r>
          </w:p>
        </w:tc>
        <w:tc>
          <w:tcPr>
            <w:tcW w:w="1559" w:type="dxa"/>
            <w:shd w:val="clear" w:color="auto" w:fill="EDEDED"/>
          </w:tcPr>
          <w:p w14:paraId="2AC514E7" w14:textId="77777777" w:rsidR="003416EE" w:rsidRDefault="006041B4">
            <w:pPr>
              <w:keepNext/>
              <w:spacing w:before="60" w:after="60" w:line="240" w:lineRule="auto"/>
              <w:ind w:firstLine="0"/>
              <w:jc w:val="left"/>
            </w:pPr>
            <w:r>
              <w:rPr>
                <w:b/>
                <w:sz w:val="22"/>
              </w:rPr>
              <w:t>Доля конечных значений</w:t>
            </w:r>
          </w:p>
        </w:tc>
      </w:tr>
      <w:tr w:rsidR="003416EE" w14:paraId="28C2825E" w14:textId="77777777">
        <w:trPr>
          <w:cantSplit/>
        </w:trPr>
        <w:tc>
          <w:tcPr>
            <w:tcW w:w="1559" w:type="dxa"/>
          </w:tcPr>
          <w:p w14:paraId="078D1369" w14:textId="77777777" w:rsidR="003416EE" w:rsidRDefault="006041B4">
            <w:pPr>
              <w:spacing w:before="60" w:after="60" w:line="240" w:lineRule="auto"/>
              <w:ind w:firstLine="0"/>
              <w:jc w:val="left"/>
            </w:pPr>
            <w:r>
              <w:rPr>
                <w:sz w:val="22"/>
              </w:rPr>
              <w:t>01</w:t>
            </w:r>
          </w:p>
        </w:tc>
        <w:tc>
          <w:tcPr>
            <w:tcW w:w="1559" w:type="dxa"/>
          </w:tcPr>
          <w:p w14:paraId="4A2E5E6A" w14:textId="77777777" w:rsidR="003416EE" w:rsidRDefault="006041B4">
            <w:pPr>
              <w:spacing w:before="60" w:after="60" w:line="240" w:lineRule="auto"/>
              <w:ind w:firstLine="0"/>
              <w:jc w:val="left"/>
            </w:pPr>
            <w:r>
              <w:rPr>
                <w:sz w:val="22"/>
              </w:rPr>
              <w:t>300</w:t>
            </w:r>
          </w:p>
        </w:tc>
        <w:tc>
          <w:tcPr>
            <w:tcW w:w="1559" w:type="dxa"/>
          </w:tcPr>
          <w:p w14:paraId="6FE8D5FB" w14:textId="77777777" w:rsidR="003416EE" w:rsidRDefault="006041B4">
            <w:pPr>
              <w:spacing w:before="60" w:after="60" w:line="240" w:lineRule="auto"/>
              <w:ind w:firstLine="0"/>
              <w:jc w:val="left"/>
            </w:pPr>
            <w:r>
              <w:rPr>
                <w:sz w:val="22"/>
              </w:rPr>
              <w:t>208</w:t>
            </w:r>
          </w:p>
        </w:tc>
        <w:tc>
          <w:tcPr>
            <w:tcW w:w="1559" w:type="dxa"/>
          </w:tcPr>
          <w:p w14:paraId="5265F758" w14:textId="77777777" w:rsidR="003416EE" w:rsidRDefault="006041B4">
            <w:pPr>
              <w:spacing w:before="60" w:after="60" w:line="240" w:lineRule="auto"/>
              <w:ind w:firstLine="0"/>
              <w:jc w:val="left"/>
            </w:pPr>
            <w:r>
              <w:rPr>
                <w:sz w:val="22"/>
              </w:rPr>
              <w:t>20</w:t>
            </w:r>
          </w:p>
        </w:tc>
        <w:tc>
          <w:tcPr>
            <w:tcW w:w="1559" w:type="dxa"/>
          </w:tcPr>
          <w:p w14:paraId="2CCEB9DF" w14:textId="77777777" w:rsidR="003416EE" w:rsidRDefault="006041B4">
            <w:pPr>
              <w:spacing w:before="60" w:after="60" w:line="240" w:lineRule="auto"/>
              <w:ind w:firstLine="0"/>
              <w:jc w:val="left"/>
            </w:pPr>
            <w:r>
              <w:rPr>
                <w:sz w:val="22"/>
              </w:rPr>
              <w:t>14,95</w:t>
            </w:r>
          </w:p>
        </w:tc>
        <w:tc>
          <w:tcPr>
            <w:tcW w:w="1559" w:type="dxa"/>
          </w:tcPr>
          <w:p w14:paraId="11BD5DC1" w14:textId="77777777" w:rsidR="003416EE" w:rsidRDefault="006041B4">
            <w:pPr>
              <w:spacing w:before="60" w:after="60" w:line="240" w:lineRule="auto"/>
              <w:ind w:firstLine="0"/>
              <w:jc w:val="left"/>
            </w:pPr>
            <w:r>
              <w:rPr>
                <w:sz w:val="22"/>
              </w:rPr>
              <w:t>1</w:t>
            </w:r>
          </w:p>
        </w:tc>
      </w:tr>
      <w:tr w:rsidR="003416EE" w14:paraId="07B9B858" w14:textId="77777777">
        <w:trPr>
          <w:cantSplit/>
        </w:trPr>
        <w:tc>
          <w:tcPr>
            <w:tcW w:w="1559" w:type="dxa"/>
          </w:tcPr>
          <w:p w14:paraId="49100E0A" w14:textId="77777777" w:rsidR="003416EE" w:rsidRDefault="006041B4">
            <w:pPr>
              <w:spacing w:before="60" w:after="60" w:line="240" w:lineRule="auto"/>
              <w:ind w:firstLine="0"/>
              <w:jc w:val="left"/>
            </w:pPr>
            <w:r>
              <w:rPr>
                <w:sz w:val="22"/>
              </w:rPr>
              <w:t>02</w:t>
            </w:r>
          </w:p>
        </w:tc>
        <w:tc>
          <w:tcPr>
            <w:tcW w:w="1559" w:type="dxa"/>
          </w:tcPr>
          <w:p w14:paraId="07F770D3" w14:textId="77777777" w:rsidR="003416EE" w:rsidRDefault="006041B4">
            <w:pPr>
              <w:spacing w:before="60" w:after="60" w:line="240" w:lineRule="auto"/>
              <w:ind w:firstLine="0"/>
              <w:jc w:val="left"/>
            </w:pPr>
            <w:r>
              <w:rPr>
                <w:sz w:val="22"/>
              </w:rPr>
              <w:t>1420</w:t>
            </w:r>
          </w:p>
        </w:tc>
        <w:tc>
          <w:tcPr>
            <w:tcW w:w="1559" w:type="dxa"/>
          </w:tcPr>
          <w:p w14:paraId="3AB0044D" w14:textId="77777777" w:rsidR="003416EE" w:rsidRDefault="006041B4">
            <w:pPr>
              <w:spacing w:before="60" w:after="60" w:line="240" w:lineRule="auto"/>
              <w:ind w:firstLine="0"/>
              <w:jc w:val="left"/>
            </w:pPr>
            <w:r>
              <w:rPr>
                <w:sz w:val="22"/>
              </w:rPr>
              <w:t>208</w:t>
            </w:r>
          </w:p>
        </w:tc>
        <w:tc>
          <w:tcPr>
            <w:tcW w:w="1559" w:type="dxa"/>
          </w:tcPr>
          <w:p w14:paraId="0DA1D9EA" w14:textId="77777777" w:rsidR="003416EE" w:rsidRDefault="006041B4">
            <w:pPr>
              <w:spacing w:before="60" w:after="60" w:line="240" w:lineRule="auto"/>
              <w:ind w:firstLine="0"/>
              <w:jc w:val="left"/>
            </w:pPr>
            <w:r>
              <w:rPr>
                <w:sz w:val="22"/>
              </w:rPr>
              <w:t>20</w:t>
            </w:r>
          </w:p>
        </w:tc>
        <w:tc>
          <w:tcPr>
            <w:tcW w:w="1559" w:type="dxa"/>
          </w:tcPr>
          <w:p w14:paraId="1531949E" w14:textId="77777777" w:rsidR="003416EE" w:rsidRDefault="006041B4">
            <w:pPr>
              <w:spacing w:before="60" w:after="60" w:line="240" w:lineRule="auto"/>
              <w:ind w:firstLine="0"/>
              <w:jc w:val="left"/>
            </w:pPr>
            <w:r>
              <w:rPr>
                <w:sz w:val="22"/>
              </w:rPr>
              <w:t>70,95</w:t>
            </w:r>
          </w:p>
        </w:tc>
        <w:tc>
          <w:tcPr>
            <w:tcW w:w="1559" w:type="dxa"/>
          </w:tcPr>
          <w:p w14:paraId="2A1F2420" w14:textId="77777777" w:rsidR="003416EE" w:rsidRDefault="006041B4">
            <w:pPr>
              <w:spacing w:before="60" w:after="60" w:line="240" w:lineRule="auto"/>
              <w:ind w:firstLine="0"/>
              <w:jc w:val="left"/>
            </w:pPr>
            <w:r>
              <w:rPr>
                <w:sz w:val="22"/>
              </w:rPr>
              <w:t>1</w:t>
            </w:r>
          </w:p>
        </w:tc>
      </w:tr>
      <w:tr w:rsidR="003416EE" w14:paraId="3E3EAA0F" w14:textId="77777777">
        <w:trPr>
          <w:cantSplit/>
        </w:trPr>
        <w:tc>
          <w:tcPr>
            <w:tcW w:w="1559" w:type="dxa"/>
          </w:tcPr>
          <w:p w14:paraId="7AE1BDD7" w14:textId="77777777" w:rsidR="003416EE" w:rsidRDefault="006041B4">
            <w:pPr>
              <w:spacing w:before="60" w:after="60" w:line="240" w:lineRule="auto"/>
              <w:ind w:firstLine="0"/>
              <w:jc w:val="left"/>
            </w:pPr>
            <w:r>
              <w:rPr>
                <w:sz w:val="22"/>
              </w:rPr>
              <w:t>03</w:t>
            </w:r>
          </w:p>
        </w:tc>
        <w:tc>
          <w:tcPr>
            <w:tcW w:w="1559" w:type="dxa"/>
          </w:tcPr>
          <w:p w14:paraId="413CD1F3" w14:textId="77777777" w:rsidR="003416EE" w:rsidRDefault="006041B4">
            <w:pPr>
              <w:spacing w:before="60" w:after="60" w:line="240" w:lineRule="auto"/>
              <w:ind w:firstLine="0"/>
              <w:jc w:val="left"/>
            </w:pPr>
            <w:r>
              <w:rPr>
                <w:sz w:val="22"/>
              </w:rPr>
              <w:t>100</w:t>
            </w:r>
          </w:p>
        </w:tc>
        <w:tc>
          <w:tcPr>
            <w:tcW w:w="1559" w:type="dxa"/>
          </w:tcPr>
          <w:p w14:paraId="554F2008" w14:textId="77777777" w:rsidR="003416EE" w:rsidRDefault="006041B4">
            <w:pPr>
              <w:spacing w:before="60" w:after="60" w:line="240" w:lineRule="auto"/>
              <w:ind w:firstLine="0"/>
              <w:jc w:val="left"/>
            </w:pPr>
            <w:r>
              <w:rPr>
                <w:sz w:val="22"/>
              </w:rPr>
              <w:t>208</w:t>
            </w:r>
          </w:p>
        </w:tc>
        <w:tc>
          <w:tcPr>
            <w:tcW w:w="1559" w:type="dxa"/>
          </w:tcPr>
          <w:p w14:paraId="578CBB0E" w14:textId="77777777" w:rsidR="003416EE" w:rsidRDefault="006041B4">
            <w:pPr>
              <w:spacing w:before="60" w:after="60" w:line="240" w:lineRule="auto"/>
              <w:ind w:firstLine="0"/>
              <w:jc w:val="left"/>
            </w:pPr>
            <w:r>
              <w:rPr>
                <w:sz w:val="22"/>
              </w:rPr>
              <w:t>20</w:t>
            </w:r>
          </w:p>
        </w:tc>
        <w:tc>
          <w:tcPr>
            <w:tcW w:w="1559" w:type="dxa"/>
          </w:tcPr>
          <w:p w14:paraId="4CF0F45B" w14:textId="77777777" w:rsidR="003416EE" w:rsidRDefault="006041B4">
            <w:pPr>
              <w:spacing w:before="60" w:after="60" w:line="240" w:lineRule="auto"/>
              <w:ind w:firstLine="0"/>
              <w:jc w:val="left"/>
            </w:pPr>
            <w:r>
              <w:rPr>
                <w:sz w:val="22"/>
              </w:rPr>
              <w:t>4,95</w:t>
            </w:r>
          </w:p>
        </w:tc>
        <w:tc>
          <w:tcPr>
            <w:tcW w:w="1559" w:type="dxa"/>
          </w:tcPr>
          <w:p w14:paraId="52DB32F4" w14:textId="77777777" w:rsidR="003416EE" w:rsidRDefault="006041B4">
            <w:pPr>
              <w:spacing w:before="60" w:after="60" w:line="240" w:lineRule="auto"/>
              <w:ind w:firstLine="0"/>
              <w:jc w:val="left"/>
            </w:pPr>
            <w:r>
              <w:rPr>
                <w:sz w:val="22"/>
              </w:rPr>
              <w:t>1</w:t>
            </w:r>
          </w:p>
        </w:tc>
      </w:tr>
      <w:tr w:rsidR="003416EE" w14:paraId="2706DA5A" w14:textId="77777777">
        <w:trPr>
          <w:cantSplit/>
        </w:trPr>
        <w:tc>
          <w:tcPr>
            <w:tcW w:w="1559" w:type="dxa"/>
          </w:tcPr>
          <w:p w14:paraId="050EDF1D" w14:textId="77777777" w:rsidR="003416EE" w:rsidRDefault="006041B4">
            <w:pPr>
              <w:spacing w:before="60" w:after="60" w:line="240" w:lineRule="auto"/>
              <w:ind w:firstLine="0"/>
              <w:jc w:val="left"/>
            </w:pPr>
            <w:r>
              <w:rPr>
                <w:sz w:val="22"/>
              </w:rPr>
              <w:t>04</w:t>
            </w:r>
          </w:p>
        </w:tc>
        <w:tc>
          <w:tcPr>
            <w:tcW w:w="1559" w:type="dxa"/>
          </w:tcPr>
          <w:p w14:paraId="269210F6" w14:textId="77777777" w:rsidR="003416EE" w:rsidRDefault="006041B4">
            <w:pPr>
              <w:spacing w:before="60" w:after="60" w:line="240" w:lineRule="auto"/>
              <w:ind w:firstLine="0"/>
              <w:jc w:val="left"/>
            </w:pPr>
            <w:r>
              <w:rPr>
                <w:sz w:val="22"/>
              </w:rPr>
              <w:t>1020</w:t>
            </w:r>
          </w:p>
        </w:tc>
        <w:tc>
          <w:tcPr>
            <w:tcW w:w="1559" w:type="dxa"/>
          </w:tcPr>
          <w:p w14:paraId="4CA17466" w14:textId="77777777" w:rsidR="003416EE" w:rsidRDefault="006041B4">
            <w:pPr>
              <w:spacing w:before="60" w:after="60" w:line="240" w:lineRule="auto"/>
              <w:ind w:firstLine="0"/>
              <w:jc w:val="left"/>
            </w:pPr>
            <w:r>
              <w:rPr>
                <w:sz w:val="22"/>
              </w:rPr>
              <w:t>208</w:t>
            </w:r>
          </w:p>
        </w:tc>
        <w:tc>
          <w:tcPr>
            <w:tcW w:w="1559" w:type="dxa"/>
          </w:tcPr>
          <w:p w14:paraId="68FB4E62" w14:textId="77777777" w:rsidR="003416EE" w:rsidRDefault="006041B4">
            <w:pPr>
              <w:spacing w:before="60" w:after="60" w:line="240" w:lineRule="auto"/>
              <w:ind w:firstLine="0"/>
              <w:jc w:val="left"/>
            </w:pPr>
            <w:r>
              <w:rPr>
                <w:sz w:val="22"/>
              </w:rPr>
              <w:t>20</w:t>
            </w:r>
          </w:p>
        </w:tc>
        <w:tc>
          <w:tcPr>
            <w:tcW w:w="1559" w:type="dxa"/>
          </w:tcPr>
          <w:p w14:paraId="0BFB03EF" w14:textId="77777777" w:rsidR="003416EE" w:rsidRDefault="006041B4">
            <w:pPr>
              <w:spacing w:before="60" w:after="60" w:line="240" w:lineRule="auto"/>
              <w:ind w:firstLine="0"/>
              <w:jc w:val="left"/>
            </w:pPr>
            <w:r>
              <w:rPr>
                <w:sz w:val="22"/>
              </w:rPr>
              <w:t>50,95</w:t>
            </w:r>
          </w:p>
        </w:tc>
        <w:tc>
          <w:tcPr>
            <w:tcW w:w="1559" w:type="dxa"/>
          </w:tcPr>
          <w:p w14:paraId="37D2A4BE" w14:textId="77777777" w:rsidR="003416EE" w:rsidRDefault="006041B4">
            <w:pPr>
              <w:spacing w:before="60" w:after="60" w:line="240" w:lineRule="auto"/>
              <w:ind w:firstLine="0"/>
              <w:jc w:val="left"/>
            </w:pPr>
            <w:r>
              <w:rPr>
                <w:sz w:val="22"/>
              </w:rPr>
              <w:t>1</w:t>
            </w:r>
          </w:p>
        </w:tc>
      </w:tr>
    </w:tbl>
    <w:p w14:paraId="4CF3738E" w14:textId="77777777" w:rsidR="003416EE" w:rsidRDefault="006041B4">
      <w:pPr>
        <w:pStyle w:val="af"/>
      </w:pPr>
      <w:r>
        <w:t>В четырёх файлах сохранённый контроль не выявил нулевых или постоянных строк измерений, неположительных временных шагов и скачков счётчика. Это не проверка контактов или тканевого происхождения пульсовых колебаний.</w:t>
      </w:r>
    </w:p>
    <w:p w14:paraId="32A4E5A7" w14:textId="77777777" w:rsidR="003416EE" w:rsidRDefault="006041B4">
      <w:pPr>
        <w:pStyle w:val="af"/>
      </w:pPr>
      <w:r>
        <w:t xml:space="preserve">Читатель EIDORS задаёт ток 5 мА по умолчанию; индивидуальная процедура использует 7,234 мА по заголовкам. Коэффициенты перевода в напряжения обозначены в исходнике читателя как оценочные. Независимой </w:t>
      </w:r>
      <w:r>
        <w:lastRenderedPageBreak/>
        <w:t>проверки абсолютной шкалы нет; свободный коэффициент усиления при инверсии не подбирался.</w:t>
      </w:r>
    </w:p>
    <w:p w14:paraId="7B0B140D" w14:textId="77777777" w:rsidR="003416EE" w:rsidRDefault="006041B4">
      <w:pPr>
        <w:pStyle w:val="af"/>
      </w:pPr>
      <w:r>
        <w:t xml:space="preserve">Частоты ЭИТ 79,505 кГц и ТТРКГ 100 кГц требуют согласования тканевых свойств. Проводимость </w:t>
      </w:r>
      <m:oMath>
        <m:r>
          <w:rPr>
            <w:rFonts w:ascii="Cambria Math" w:hAnsi="Cambria Math"/>
          </w:rPr>
          <m:t>σ</m:t>
        </m:r>
      </m:oMath>
      <w:r>
        <w:t xml:space="preserve"> в См/м, удельное сопротивление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σ</m:t>
        </m:r>
      </m:oMath>
      <w:r>
        <w:t xml:space="preserve"> в Ом·м и импеданс в Ом различаются. Импеданс ЭИТ нельзя непосредственно вычесть из ТТРКГ: перенос требует физического оператора монтажа, контактов и проверки смешения тканевых и геометрических изменений.</w:t>
      </w:r>
    </w:p>
    <w:p w14:paraId="730D3580" w14:textId="77777777" w:rsidR="003416EE" w:rsidRDefault="006041B4">
      <w:pPr>
        <w:pStyle w:val="af"/>
      </w:pPr>
      <w:r>
        <w:t>Положение пояса на КТ Н задано алгоритмом, а не измерено во время регистрации. На рисунке 5.2 показано, как центры пояса соотносятся с тканевыми областями одной статической КТ. Это позволяет отделить доступную анатомическую опору от допущения об установке электродов.</w:t>
      </w:r>
    </w:p>
    <w:p w14:paraId="5CCA563A" w14:textId="77777777" w:rsidR="003416EE" w:rsidRDefault="006041B4">
      <w:pPr>
        <w:pStyle w:val="af"/>
        <w:keepNext/>
        <w:ind w:firstLine="0"/>
        <w:jc w:val="center"/>
      </w:pPr>
      <w:r>
        <w:rPr>
          <w:noProof/>
        </w:rPr>
        <w:lastRenderedPageBreak/>
        <w:drawing>
          <wp:inline distT="0" distB="0" distL="0" distR="0" wp14:anchorId="08EC7FD2" wp14:editId="73F06098">
            <wp:extent cx="5868000" cy="4563999"/>
            <wp:effectExtent l="0" t="0" r="0" b="0"/>
            <wp:docPr id="129" name="Picture" descr="Сечение тканевых масок Н и расчётные центры пояса ЭИТ"/>
            <wp:cNvGraphicFramePr/>
            <a:graphic xmlns:a="http://schemas.openxmlformats.org/drawingml/2006/main">
              <a:graphicData uri="http://schemas.openxmlformats.org/drawingml/2006/picture">
                <pic:pic xmlns:pic="http://schemas.openxmlformats.org/drawingml/2006/picture">
                  <pic:nvPicPr>
                    <pic:cNvPr id="130" name="Picture" descr="figures/6c0acdc9c3cc.png"/>
                    <pic:cNvPicPr>
                      <a:picLocks noChangeAspect="1" noChangeArrowheads="1"/>
                    </pic:cNvPicPr>
                  </pic:nvPicPr>
                  <pic:blipFill>
                    <a:blip r:embed="rId35"/>
                    <a:stretch>
                      <a:fillRect/>
                    </a:stretch>
                  </pic:blipFill>
                  <pic:spPr bwMode="auto">
                    <a:xfrm>
                      <a:off x="0" y="0"/>
                      <a:ext cx="5868000" cy="4563999"/>
                    </a:xfrm>
                    <a:prstGeom prst="rect">
                      <a:avLst/>
                    </a:prstGeom>
                    <a:noFill/>
                    <a:ln w="9525">
                      <a:noFill/>
                      <a:headEnd/>
                      <a:tailEnd/>
                    </a:ln>
                  </pic:spPr>
                </pic:pic>
              </a:graphicData>
            </a:graphic>
          </wp:inline>
        </w:drawing>
      </w:r>
    </w:p>
    <w:p w14:paraId="595ACA1B" w14:textId="77777777" w:rsidR="003416EE" w:rsidRDefault="006041B4">
      <w:pPr>
        <w:pStyle w:val="af5"/>
        <w:jc w:val="center"/>
      </w:pPr>
      <w:r>
        <w:t xml:space="preserve">Рисунок 5.2 — Тканевые маски участника Н и алгоритмические центры 16 контактов пояса ЭИТ около уровня </w:t>
      </w:r>
      <m:oMath>
        <m:r>
          <w:rPr>
            <w:rFonts w:ascii="Cambria Math" w:hAnsi="Cambria Math"/>
          </w:rPr>
          <m:t>z</m:t>
        </m:r>
        <m:r>
          <m:rPr>
            <m:sty m:val="p"/>
          </m:rPr>
          <w:rPr>
            <w:rFonts w:ascii="Cambria Math" w:hAnsi="Cambria Math"/>
          </w:rPr>
          <m:t>=-</m:t>
        </m:r>
        <m:r>
          <w:rPr>
            <w:rFonts w:ascii="Cambria Math" w:hAnsi="Cambria Math"/>
          </w:rPr>
          <m:t>134</m:t>
        </m:r>
        <m:r>
          <m:rPr>
            <m:sty m:val="p"/>
          </m:rPr>
          <w:rPr>
            <w:rFonts w:ascii="Cambria Math" w:hAnsi="Cambria Math"/>
          </w:rPr>
          <m:t>,</m:t>
        </m:r>
        <m:r>
          <w:rPr>
            <w:rFonts w:ascii="Cambria Math" w:hAnsi="Cambria Math"/>
          </w:rPr>
          <m:t>49</m:t>
        </m:r>
      </m:oMath>
      <w:r>
        <w:t xml:space="preserve"> мм. Оси </w:t>
      </w:r>
      <m:oMath>
        <m:r>
          <w:rPr>
            <w:rFonts w:ascii="Cambria Math" w:hAnsi="Cambria Math"/>
          </w:rPr>
          <m:t>X</m:t>
        </m:r>
        <m:r>
          <m:rPr>
            <m:sty m:val="p"/>
          </m:rPr>
          <w:rPr>
            <w:rFonts w:ascii="Cambria Math" w:hAnsi="Cambria Math"/>
          </w:rPr>
          <m:t>,</m:t>
        </m:r>
        <m:r>
          <w:rPr>
            <w:rFonts w:ascii="Cambria Math" w:hAnsi="Cambria Math"/>
          </w:rPr>
          <m:t>Y</m:t>
        </m:r>
      </m:oMath>
      <w:r>
        <w:t xml:space="preserve"> заданы в системе LPS, мм: положительные направления — влево и назад относительно участника. Голубым обозначены лёгкие, красным — сердечная область, серым — кости, жёлтым — жир; чёрные точки с номерами 1–16 показывают расчётные центры контактов. Пунктир соединяет центры и не задаёт физическую ширину пояса. Это геометрическая схема индивидуального расчёта, без подтверждения фактического положения июльской установки.</w:t>
      </w:r>
    </w:p>
    <w:p w14:paraId="0B086240" w14:textId="77777777" w:rsidR="003416EE" w:rsidRDefault="006041B4">
      <w:pPr>
        <w:pStyle w:val="af"/>
      </w:pPr>
      <w:r>
        <w:t>Рисунок 5.2 показывает охват грудной клетки поясом и неоднородное положение тканей относительно контактов. Две анатомически раздельные лёгочные области в расчёте объединены одним электрическим параметром. Внутри красного контура видна область, не покрытая сердечной меткой и отнесённая в этом расчёте к фону. Поэтому красную область нельзя без проверки объявить полной маской крови и миокарда. Контактные площадки в данном варианте заданы номинальными прямоугольниками 30×40 мм, с контактным параметром 0,01 Ом·м²; эти значения являются условиями модели. Изображение центров само по себе не проверяет площадь и качество контакта.</w:t>
      </w:r>
    </w:p>
    <w:p w14:paraId="5BADEF11" w14:textId="77777777" w:rsidR="003416EE" w:rsidRDefault="006041B4">
      <w:pPr>
        <w:pStyle w:val="af"/>
      </w:pPr>
      <w:r>
        <w:lastRenderedPageBreak/>
        <w:t xml:space="preserve">Опорное плато записи 02 — 36–44 с, 161 кадр с границами. Выбор по форме кривой остаётся </w:t>
      </w:r>
      <w:proofErr w:type="spellStart"/>
      <w:r>
        <w:t>кандидатным</w:t>
      </w:r>
      <w:proofErr w:type="spellEnd"/>
      <w:r>
        <w:t xml:space="preserve"> и не устанавливает дыхательную команду или механическую фазу. Индивидуальные FEM-расчёты и исследования формы выполнены, но </w:t>
      </w:r>
      <w:proofErr w:type="spellStart"/>
      <w:r>
        <w:t>валидированный</w:t>
      </w:r>
      <w:proofErr w:type="spellEnd"/>
      <w:r>
        <w:t xml:space="preserve"> набор тканевых параметров и погрешность УО/ФВ не получены. Их результаты рассматриваются в главах 7–11 [59].</w:t>
      </w:r>
    </w:p>
    <w:p w14:paraId="3AB93365" w14:textId="77777777" w:rsidR="003416EE" w:rsidRDefault="006041B4">
      <w:pPr>
        <w:pStyle w:val="21"/>
      </w:pPr>
      <w:bookmarkStart w:id="2572" w:name="_Toc244123080"/>
      <w:bookmarkStart w:id="2573" w:name="X96279013a350ffec449e0a05af3587fe8f8a031"/>
      <w:bookmarkEnd w:id="2568"/>
      <w:r>
        <w:t>5.10 Синхронность, неопределённость и допустимый результат этапа</w:t>
      </w:r>
      <w:bookmarkEnd w:id="2572"/>
    </w:p>
    <w:p w14:paraId="6DF589D2" w14:textId="77777777" w:rsidR="003416EE" w:rsidRPr="00674711" w:rsidRDefault="006041B4">
      <w:pPr>
        <w:pStyle w:val="FirstParagraph"/>
        <w:rPr>
          <w:lang w:val="ru-RU"/>
          <w:rPrChange w:id="2574" w:author="Nik K" w:date="2026-10-29T00:17:00Z">
            <w:rPr/>
          </w:rPrChange>
        </w:rPr>
      </w:pPr>
      <w:r w:rsidRPr="00674711">
        <w:rPr>
          <w:lang w:val="ru-RU"/>
          <w:rPrChange w:id="2575" w:author="Nik K" w:date="2026-10-29T00:17:00Z">
            <w:rPr/>
          </w:rPrChange>
        </w:rPr>
        <w:t xml:space="preserve">Внутри </w:t>
      </w:r>
      <w:r>
        <w:t>TXT</w:t>
      </w:r>
      <w:r w:rsidRPr="00674711">
        <w:rPr>
          <w:lang w:val="ru-RU"/>
          <w:rPrChange w:id="2576" w:author="Nik K" w:date="2026-10-29T00:17:00Z">
            <w:rPr/>
          </w:rPrChange>
        </w:rPr>
        <w:t xml:space="preserve"> импеданс и ЭКГ имеют общую сетку; неизвестные задержки трактов требуют оценки и не устраняются двунаправленной фильтрацией. Последовательные монтажи, июльская ЭИТ и КТ </w:t>
      </w:r>
      <w:proofErr w:type="spellStart"/>
      <w:r w:rsidRPr="00674711">
        <w:rPr>
          <w:lang w:val="ru-RU"/>
          <w:rPrChange w:id="2577" w:author="Nik K" w:date="2026-10-29T00:17:00Z">
            <w:rPr/>
          </w:rPrChange>
        </w:rPr>
        <w:t>разновременны</w:t>
      </w:r>
      <w:proofErr w:type="spellEnd"/>
      <w:r w:rsidRPr="00674711">
        <w:rPr>
          <w:lang w:val="ru-RU"/>
          <w:rPrChange w:id="2578" w:author="Nik K" w:date="2026-10-29T00:17:00Z">
            <w:rPr/>
          </w:rPrChange>
        </w:rPr>
        <w:t xml:space="preserve">. Фазовое сопоставление </w:t>
      </w:r>
      <w:r>
        <w:t>R</w:t>
      </w:r>
      <w:r w:rsidRPr="00674711">
        <w:rPr>
          <w:lang w:val="ru-RU"/>
          <w:rPrChange w:id="2579" w:author="Nik K" w:date="2026-10-29T00:17:00Z">
            <w:rPr/>
          </w:rPrChange>
        </w:rPr>
        <w:t>–</w:t>
      </w:r>
      <w:r>
        <w:t>R</w:t>
      </w:r>
      <w:r w:rsidRPr="00674711">
        <w:rPr>
          <w:lang w:val="ru-RU"/>
          <w:rPrChange w:id="2580" w:author="Nik K" w:date="2026-10-29T00:17:00Z">
            <w:rPr/>
          </w:rPrChange>
        </w:rPr>
        <w:t xml:space="preserve"> не делает их одновременными.</w:t>
      </w:r>
    </w:p>
    <w:p w14:paraId="7FB53F36" w14:textId="77777777" w:rsidR="003416EE" w:rsidRDefault="006041B4">
      <w:pPr>
        <w:pStyle w:val="af"/>
      </w:pPr>
      <w:r>
        <w:t>Автор подтвердил будущую совместную запись ЭИТ и ТТРКГ с общей временной шкалой и ЭКГ. Ей необходима проверка задержек, частотного переноса и взаимодействия электродных систем. Этот план не создаёт измеренную покадровую поправку из июльской ЭИТ к октябрьской ТТРКГ.</w:t>
      </w:r>
    </w:p>
    <w:p w14:paraId="6746F99E" w14:textId="77777777" w:rsidR="003416EE" w:rsidRDefault="006041B4">
      <w:pPr>
        <w:pStyle w:val="af"/>
      </w:pPr>
      <w:r>
        <w:t xml:space="preserve">Неопределённость включает вариабельность циклов и состояния, контакт и установку электродов, временную привязку, фильтрацию, сегментацию и расхождение модели с анатомией. Распределение и независимость этих составляющих не установлены. </w:t>
      </w:r>
      <w:proofErr w:type="spellStart"/>
      <w:r>
        <w:t>Внутриблочный</w:t>
      </w:r>
      <w:proofErr w:type="spellEnd"/>
      <w:r>
        <w:t xml:space="preserve"> RMS не описывает их сумму, границы сценариев не являются доверительными интервалами. </w:t>
      </w:r>
      <m:oMath>
        <m:r>
          <w:rPr>
            <w:rFonts w:ascii="Cambria Math" w:hAnsi="Cambria Math"/>
          </w:rPr>
          <m:t>EF</m:t>
        </m:r>
      </m:oMath>
      <w:r>
        <w:t xml:space="preserve"> задаётся долей, </w:t>
      </w:r>
      <m:oMath>
        <m:r>
          <w:rPr>
            <w:rFonts w:ascii="Cambria Math" w:hAnsi="Cambria Math"/>
          </w:rPr>
          <m:t>100EF</m:t>
        </m:r>
      </m:oMath>
      <w:r>
        <w:t xml:space="preserve"> — процентным значением; различия процентных значений выражаются в процентных пунктах.</w:t>
      </w:r>
    </w:p>
    <w:p w14:paraId="28E31E1B" w14:textId="77777777" w:rsidR="003416EE" w:rsidRDefault="006041B4">
      <w:pPr>
        <w:pStyle w:val="af"/>
      </w:pPr>
      <w:r>
        <w:t xml:space="preserve">Для разработки доступны 33 октябрьские записи, индивидуальная статическая анатомия, частичный динамический референс Г и Н и четыре технически прочитанные ЭИТ-записи Н. Сохранены ограничения и отрицательные результаты: неподтверждённая синхронность сессий, отсутствие найденного динамического референса Я, </w:t>
      </w:r>
      <w:proofErr w:type="spellStart"/>
      <w:r>
        <w:t>кандидатные</w:t>
      </w:r>
      <w:proofErr w:type="spellEnd"/>
      <w:r>
        <w:t xml:space="preserve"> дыхательные и QRS-события, повреждение производных КТ и зависимость амплитуды от фильтра. Корпус не является завершённой валидацией. В </w:t>
      </w:r>
      <w:r>
        <w:lastRenderedPageBreak/>
        <w:t>дальнейший расчёт передаются измерения и результаты обработки с происхождением, единицами и допущениями; тканевые, геометрические и функциональные оценки требуют самостоятельной проверки.</w:t>
      </w:r>
    </w:p>
    <w:p w14:paraId="2C06C761" w14:textId="77777777" w:rsidR="003416EE" w:rsidRDefault="006041B4">
      <w:pPr>
        <w:pStyle w:val="1"/>
      </w:pPr>
      <w:bookmarkStart w:id="2581" w:name="_Toc244123081"/>
      <w:bookmarkStart w:id="2582" w:name="X4bc95244384add67b2f4a9eb2a5efb4d58235f7"/>
      <w:bookmarkEnd w:id="2402"/>
      <w:bookmarkEnd w:id="2573"/>
      <w:r>
        <w:lastRenderedPageBreak/>
        <w:t>6 Анатомическая модель и аппроксимации сердца</w:t>
      </w:r>
      <w:bookmarkEnd w:id="2581"/>
    </w:p>
    <w:p w14:paraId="1B1B985A" w14:textId="77777777" w:rsidR="003416EE" w:rsidRDefault="006041B4">
      <w:pPr>
        <w:pStyle w:val="21"/>
      </w:pPr>
      <w:bookmarkStart w:id="2583" w:name="_Toc244123082"/>
      <w:bookmarkStart w:id="2584" w:name="X81f9251afb8441bb7747dd0c8965be78aaf9d2d"/>
      <w:r>
        <w:t>6.1 Назначение анатомической опоры и происхождение сегментаций</w:t>
      </w:r>
      <w:bookmarkEnd w:id="2583"/>
    </w:p>
    <w:p w14:paraId="0CB06C72" w14:textId="77777777" w:rsidR="003416EE" w:rsidRPr="00674711" w:rsidRDefault="006041B4">
      <w:pPr>
        <w:pStyle w:val="FirstParagraph"/>
        <w:rPr>
          <w:lang w:val="ru-RU"/>
          <w:rPrChange w:id="2585" w:author="Nik K" w:date="2026-10-29T00:17:00Z">
            <w:rPr/>
          </w:rPrChange>
        </w:rPr>
      </w:pPr>
      <w:r w:rsidRPr="00674711">
        <w:rPr>
          <w:lang w:val="ru-RU"/>
          <w:rPrChange w:id="2586" w:author="Nik K" w:date="2026-10-29T00:17:00Z">
            <w:rPr/>
          </w:rPrChange>
        </w:rPr>
        <w:t xml:space="preserve">В </w:t>
      </w:r>
      <w:proofErr w:type="spellStart"/>
      <w:r w:rsidRPr="00674711">
        <w:rPr>
          <w:lang w:val="ru-RU"/>
          <w:rPrChange w:id="2587" w:author="Nik K" w:date="2026-10-29T00:17:00Z">
            <w:rPr/>
          </w:rPrChange>
        </w:rPr>
        <w:t>трансторакальном</w:t>
      </w:r>
      <w:proofErr w:type="spellEnd"/>
      <w:r w:rsidRPr="00674711">
        <w:rPr>
          <w:lang w:val="ru-RU"/>
          <w:rPrChange w:id="2588" w:author="Nik K" w:date="2026-10-29T00:17:00Z">
            <w:rPr/>
          </w:rPrChange>
        </w:rPr>
        <w:t xml:space="preserve"> отведении «рука–рука» (ТТРКГ) отклик зависит от формы и положения сердца относительно тканей и электродов. Замена сердца простой фигурой требует совместной проверки геометрии и электрического отклика: одного совпадения объёма недостаточно.</w:t>
      </w:r>
    </w:p>
    <w:p w14:paraId="673D0A48" w14:textId="77777777" w:rsidR="003416EE" w:rsidRDefault="006041B4">
      <w:pPr>
        <w:pStyle w:val="af"/>
      </w:pPr>
      <w:r>
        <w:t xml:space="preserve">При применении предполагается одна индивидуальная компьютерная томография (КТ). Динамическая 4D-КТ служит референсом разработки: её целевые объёмы, центры, повороты и полуоси не передаются в операционный расчёт. </w:t>
      </w:r>
      <w:proofErr w:type="spellStart"/>
      <w:r>
        <w:t>Электроимпедансная</w:t>
      </w:r>
      <w:proofErr w:type="spellEnd"/>
      <w:r>
        <w:t xml:space="preserve"> томография (ЭИТ) отдельно оценивает тканевые параметры и их изменения; </w:t>
      </w:r>
      <w:proofErr w:type="spellStart"/>
      <w:r>
        <w:t>конечноэлементная</w:t>
      </w:r>
      <w:proofErr w:type="spellEnd"/>
      <w:r>
        <w:t xml:space="preserve"> модель (FEM) переносит их вклад в ТТРКГ. Геометрия и функции сердца далее восстанавливаются по ТТРКГ с этими поправками и временными признаками электрокардиограммы (ЭКГ). Эта цепочка остаётся предметом разработки.</w:t>
      </w:r>
    </w:p>
    <w:p w14:paraId="2BC06731" w14:textId="77777777" w:rsidR="003416EE" w:rsidRDefault="006041B4">
      <w:pPr>
        <w:pStyle w:val="af"/>
      </w:pPr>
      <w:r>
        <w:rPr>
          <w:b/>
          <w:bCs/>
        </w:rPr>
        <w:t>Подтверждённое происхождение.</w:t>
      </w:r>
      <w:r>
        <w:t xml:space="preserve"> Первичная сегментация КТ добровольцев выполнена автором вручную в </w:t>
      </w:r>
      <w:proofErr w:type="spellStart"/>
      <w:r>
        <w:t>Inobitec</w:t>
      </w:r>
      <w:proofErr w:type="spellEnd"/>
      <w:r>
        <w:t xml:space="preserve">. Однако канонические статические STL, выбранные 26.10.2026, получены автоматической сегментацией </w:t>
      </w:r>
      <w:proofErr w:type="spellStart"/>
      <w:r>
        <w:t>TotalSegmentator</w:t>
      </w:r>
      <w:proofErr w:type="spellEnd"/>
      <w:r>
        <w:t xml:space="preserve"> 2.18.0. Для Н, Г и Я сохранены поверхности тела, лёгких, костей, сердца и жира с отдельными паспортами; независимая анатомическая валидация не выполнена [60, 61]. Ручные модели, автоматические статические поверхности и автоматические маски 4D-КТ имеют разное происхождение. Точность одной версии не переносится на другую.</w:t>
      </w:r>
    </w:p>
    <w:p w14:paraId="0F438005" w14:textId="77777777" w:rsidR="003416EE" w:rsidRDefault="006041B4">
      <w:pPr>
        <w:pStyle w:val="af"/>
      </w:pPr>
      <w:r>
        <w:t xml:space="preserve">КТ получены на глубоком вдохе с задержкой дыхания. </w:t>
      </w:r>
      <w:proofErr w:type="spellStart"/>
      <w:r>
        <w:t>Кардиофазы</w:t>
      </w:r>
      <w:proofErr w:type="spellEnd"/>
      <w:r>
        <w:t xml:space="preserve"> внутри задержки не являются фазами дыхания, а протокол КТ не задаёт границы режимов электрической записи другой сессии. Исторический геометрический корпус содержит 39 фаз: 15 у Г, 12 у Н и 12 у А. Участник А не заменяет Я из экспериментальной тройки; соответствующая динамическая последовательность Я в этом корпусе отсутствует. Подробное сравнение </w:t>
      </w:r>
      <w:r>
        <w:lastRenderedPageBreak/>
        <w:t xml:space="preserve">ниже относится к Н и не устанавливает </w:t>
      </w:r>
      <w:proofErr w:type="spellStart"/>
      <w:r>
        <w:t>межсубъектную</w:t>
      </w:r>
      <w:proofErr w:type="spellEnd"/>
      <w:r>
        <w:t xml:space="preserve"> применимость [62–64].</w:t>
      </w:r>
    </w:p>
    <w:p w14:paraId="2B9302A7" w14:textId="77777777" w:rsidR="003416EE" w:rsidRDefault="006041B4">
      <w:pPr>
        <w:pStyle w:val="21"/>
      </w:pPr>
      <w:bookmarkStart w:id="2589" w:name="_Toc244123083"/>
      <w:bookmarkStart w:id="2590" w:name="Xdac270d798b7f9fc3b69aef0a4a7d5004e5c7d2"/>
      <w:bookmarkEnd w:id="2584"/>
      <w:r>
        <w:t>6.2 Координаты, объёмы и технический контроль поверхности</w:t>
      </w:r>
      <w:bookmarkEnd w:id="2589"/>
    </w:p>
    <w:p w14:paraId="41D99B68" w14:textId="77777777" w:rsidR="003416EE" w:rsidRPr="00674711" w:rsidRDefault="006041B4">
      <w:pPr>
        <w:pStyle w:val="FirstParagraph"/>
        <w:keepNext/>
        <w:rPr>
          <w:lang w:val="ru-RU"/>
          <w:rPrChange w:id="2591" w:author="Nik K" w:date="2026-10-29T00:17:00Z">
            <w:rPr/>
          </w:rPrChange>
        </w:rPr>
      </w:pPr>
      <w:r w:rsidRPr="00674711">
        <w:rPr>
          <w:lang w:val="ru-RU"/>
          <w:rPrChange w:id="2592" w:author="Nik K" w:date="2026-10-29T00:17:00Z">
            <w:rPr/>
          </w:rPrChange>
        </w:rPr>
        <w:t xml:space="preserve">Связь индексов </w:t>
      </w:r>
      <w:proofErr w:type="spellStart"/>
      <w:r w:rsidRPr="00674711">
        <w:rPr>
          <w:lang w:val="ru-RU"/>
          <w:rPrChange w:id="2593" w:author="Nik K" w:date="2026-10-29T00:17:00Z">
            <w:rPr/>
          </w:rPrChange>
        </w:rPr>
        <w:t>вокселя</w:t>
      </w:r>
      <w:proofErr w:type="spellEnd"/>
      <w:r w:rsidRPr="00674711">
        <w:rPr>
          <w:lang w:val="ru-RU"/>
          <w:rPrChange w:id="2594" w:author="Nik K" w:date="2026-10-29T00:17:00Z">
            <w:rPr/>
          </w:rPrChange>
        </w:rPr>
        <w:t xml:space="preserve"> </w:t>
      </w:r>
      <m:oMath>
        <m:r>
          <m:rPr>
            <m:sty m:val="p"/>
          </m:rPr>
          <w:rPr>
            <w:rFonts w:ascii="Cambria Math" w:hAnsi="Cambria Math"/>
            <w:lang w:val="ru-RU"/>
            <w:rPrChange w:id="2595" w:author="Nik K" w:date="2026-10-29T00:17:00Z">
              <w:rPr>
                <w:rFonts w:ascii="Cambria Math" w:hAnsi="Cambria Math"/>
              </w:rPr>
            </w:rPrChange>
          </w:rPr>
          <m:t>(</m:t>
        </m:r>
        <m:r>
          <w:rPr>
            <w:rFonts w:ascii="Cambria Math" w:hAnsi="Cambria Math"/>
          </w:rPr>
          <m:t>i</m:t>
        </m:r>
        <m:r>
          <m:rPr>
            <m:sty m:val="p"/>
          </m:rPr>
          <w:rPr>
            <w:rFonts w:ascii="Cambria Math" w:hAnsi="Cambria Math"/>
            <w:lang w:val="ru-RU"/>
            <w:rPrChange w:id="2596" w:author="Nik K" w:date="2026-10-29T00:17:00Z">
              <w:rPr>
                <w:rFonts w:ascii="Cambria Math" w:hAnsi="Cambria Math"/>
              </w:rPr>
            </w:rPrChange>
          </w:rPr>
          <m:t>,</m:t>
        </m:r>
        <m:r>
          <w:rPr>
            <w:rFonts w:ascii="Cambria Math" w:hAnsi="Cambria Math"/>
          </w:rPr>
          <m:t>j</m:t>
        </m:r>
        <m:r>
          <m:rPr>
            <m:sty m:val="p"/>
          </m:rPr>
          <w:rPr>
            <w:rFonts w:ascii="Cambria Math" w:hAnsi="Cambria Math"/>
            <w:lang w:val="ru-RU"/>
            <w:rPrChange w:id="2597" w:author="Nik K" w:date="2026-10-29T00:17:00Z">
              <w:rPr>
                <w:rFonts w:ascii="Cambria Math" w:hAnsi="Cambria Math"/>
              </w:rPr>
            </w:rPrChange>
          </w:rPr>
          <m:t>,</m:t>
        </m:r>
        <m:r>
          <w:rPr>
            <w:rFonts w:ascii="Cambria Math" w:hAnsi="Cambria Math"/>
          </w:rPr>
          <m:t>k</m:t>
        </m:r>
        <m:r>
          <m:rPr>
            <m:sty m:val="p"/>
          </m:rPr>
          <w:rPr>
            <w:rFonts w:ascii="Cambria Math" w:hAnsi="Cambria Math"/>
            <w:lang w:val="ru-RU"/>
            <w:rPrChange w:id="2598" w:author="Nik K" w:date="2026-10-29T00:17:00Z">
              <w:rPr>
                <w:rFonts w:ascii="Cambria Math" w:hAnsi="Cambria Math"/>
              </w:rPr>
            </w:rPrChange>
          </w:rPr>
          <m:t>)</m:t>
        </m:r>
      </m:oMath>
      <w:r w:rsidRPr="00674711">
        <w:rPr>
          <w:lang w:val="ru-RU"/>
          <w:rPrChange w:id="2599" w:author="Nik K" w:date="2026-10-29T00:17:00Z">
            <w:rPr/>
          </w:rPrChange>
        </w:rPr>
        <w:t xml:space="preserve"> с физическими координатами задаётся аффинной матрицей </w:t>
      </w:r>
      <m:oMath>
        <m:r>
          <w:rPr>
            <w:rFonts w:ascii="Cambria Math" w:hAnsi="Cambria Math"/>
          </w:rPr>
          <m:t>A</m:t>
        </m:r>
      </m:oMath>
      <w:r w:rsidRPr="00674711">
        <w:rPr>
          <w:lang w:val="ru-RU"/>
          <w:rPrChange w:id="2600" w:author="Nik K" w:date="2026-10-29T00:17:00Z">
            <w:rPr/>
          </w:rPrChange>
        </w:rPr>
        <w:t>:</w:t>
      </w:r>
    </w:p>
    <w:p w14:paraId="542BBD58" w14:textId="77777777" w:rsidR="003416EE" w:rsidRDefault="006B31AF">
      <w:pPr>
        <w:pStyle w:val="af"/>
        <w:spacing w:before="120" w:after="120" w:line="264" w:lineRule="auto"/>
        <w:ind w:firstLine="0"/>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RAS</m:t>
                        </m:r>
                      </m:sub>
                    </m:sSub>
                  </m:e>
                </m:mr>
                <m:mr>
                  <m:e>
                    <m:r>
                      <w:rPr>
                        <w:rFonts w:ascii="Cambria Math" w:hAnsi="Cambria Math"/>
                      </w:rPr>
                      <m:t>1</m:t>
                    </m:r>
                  </m:e>
                </m:mr>
              </m:m>
            </m:e>
          </m:d>
          <m:r>
            <m:rPr>
              <m:sty m:val="p"/>
            </m:rPr>
            <w:rPr>
              <w:rFonts w:ascii="Cambria Math" w:hAnsi="Cambria Math"/>
            </w:rPr>
            <m:t>=</m:t>
          </m:r>
          <m:r>
            <w:rPr>
              <w:rFonts w:ascii="Cambria Math" w:hAnsi="Cambria Math"/>
            </w:rPr>
            <m:t>A</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i</m:t>
                    </m:r>
                  </m:e>
                </m:mr>
                <m:mr>
                  <m:e>
                    <m:r>
                      <w:rPr>
                        <w:rFonts w:ascii="Cambria Math" w:hAnsi="Cambria Math"/>
                      </w:rPr>
                      <m:t>j</m:t>
                    </m:r>
                  </m:e>
                </m:mr>
                <m:mr>
                  <m:e>
                    <m:r>
                      <w:rPr>
                        <w:rFonts w:ascii="Cambria Math" w:hAnsi="Cambria Math"/>
                      </w:rPr>
                      <m:t>k</m:t>
                    </m:r>
                  </m:e>
                </m:mr>
                <m:mr>
                  <m:e>
                    <m:r>
                      <w:rPr>
                        <w:rFonts w:ascii="Cambria Math" w:hAnsi="Cambria Math"/>
                      </w:rPr>
                      <m:t>1</m:t>
                    </m:r>
                  </m:e>
                </m:mr>
              </m:m>
            </m:e>
          </m:d>
          <m:r>
            <m:rPr>
              <m:sty m:val="p"/>
            </m:rPr>
            <w:rPr>
              <w:rFonts w:ascii="Cambria Math" w:hAnsi="Cambria Math"/>
            </w:rPr>
            <m:t>,</m:t>
          </m:r>
          <m:r>
            <w:rPr>
              <w:rFonts w:ascii="Cambria Math" w:hAnsi="Cambria Math"/>
            </w:rPr>
            <m:t>  </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LPS</m:t>
                        </m:r>
                      </m:sub>
                    </m:sSub>
                  </m:e>
                </m:mr>
                <m:mr>
                  <m:e>
                    <m:r>
                      <w:rPr>
                        <w:rFonts w:ascii="Cambria Math" w:hAnsi="Cambria Math"/>
                      </w:rPr>
                      <m:t>1</m:t>
                    </m:r>
                  </m:e>
                </m:mr>
              </m:m>
            </m:e>
          </m:d>
          <m:r>
            <m:rPr>
              <m:sty m:val="p"/>
            </m:rPr>
            <w:rPr>
              <w:rFonts w:ascii="Cambria Math" w:hAnsi="Cambria Math"/>
            </w:rPr>
            <m:t>=diag(-</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x</m:t>
                        </m:r>
                      </m:e>
                      <m:sub>
                        <m:r>
                          <w:rPr>
                            <w:rFonts w:ascii="Cambria Math" w:hAnsi="Cambria Math"/>
                          </w:rPr>
                          <m:t>RAS</m:t>
                        </m:r>
                      </m:sub>
                    </m:sSub>
                  </m:e>
                </m:mr>
                <m:mr>
                  <m:e>
                    <m:r>
                      <w:rPr>
                        <w:rFonts w:ascii="Cambria Math" w:hAnsi="Cambria Math"/>
                      </w:rPr>
                      <m:t>1</m:t>
                    </m:r>
                  </m:e>
                </m:mr>
              </m:m>
            </m:e>
          </m:d>
          <m:r>
            <m:rPr>
              <m:sty m:val="p"/>
            </m:rPr>
            <w:rPr>
              <w:rFonts w:ascii="Cambria Math" w:hAnsi="Cambria Math"/>
            </w:rPr>
            <m:t>.</m:t>
          </m:r>
          <m:r>
            <w:rPr>
              <w:rFonts w:ascii="Cambria Math" w:hAnsi="Cambria Math"/>
            </w:rPr>
            <m:t>  </m:t>
          </m:r>
          <m:r>
            <m:rPr>
              <m:nor/>
            </m:rPr>
            <m:t>(6.1)</m:t>
          </m:r>
        </m:oMath>
      </m:oMathPara>
    </w:p>
    <w:p w14:paraId="2D0BCDA2" w14:textId="77777777" w:rsidR="003416EE" w:rsidRPr="00674711" w:rsidRDefault="006041B4">
      <w:pPr>
        <w:pStyle w:val="FirstParagraph"/>
        <w:rPr>
          <w:lang w:val="ru-RU"/>
          <w:rPrChange w:id="2601" w:author="Nik K" w:date="2026-10-29T00:17:00Z">
            <w:rPr/>
          </w:rPrChange>
        </w:rPr>
      </w:pPr>
      <w:r w:rsidRPr="00674711">
        <w:rPr>
          <w:lang w:val="ru-RU"/>
          <w:rPrChange w:id="2602" w:author="Nik K" w:date="2026-10-29T00:17:00Z">
            <w:rPr/>
          </w:rPrChange>
        </w:rPr>
        <w:t xml:space="preserve">Координаты </w:t>
      </w:r>
      <m:oMath>
        <m:r>
          <m:rPr>
            <m:sty m:val="bi"/>
          </m:rPr>
          <w:rPr>
            <w:rFonts w:ascii="Cambria Math" w:hAnsi="Cambria Math"/>
          </w:rPr>
          <m:t>x</m:t>
        </m:r>
      </m:oMath>
      <w:r w:rsidRPr="00674711">
        <w:rPr>
          <w:lang w:val="ru-RU"/>
          <w:rPrChange w:id="2603" w:author="Nik K" w:date="2026-10-29T00:17:00Z">
            <w:rPr/>
          </w:rPrChange>
        </w:rPr>
        <w:t xml:space="preserve"> выражены в мм. Положительные направления </w:t>
      </w:r>
      <w:r>
        <w:t>RAS</w:t>
      </w:r>
      <w:r w:rsidRPr="00674711">
        <w:rPr>
          <w:lang w:val="ru-RU"/>
          <w:rPrChange w:id="2604" w:author="Nik K" w:date="2026-10-29T00:17:00Z">
            <w:rPr/>
          </w:rPrChange>
        </w:rPr>
        <w:t xml:space="preserve"> — вправо, вперёд, вверх; </w:t>
      </w:r>
      <w:r>
        <w:t>LPS</w:t>
      </w:r>
      <w:r w:rsidRPr="00674711">
        <w:rPr>
          <w:lang w:val="ru-RU"/>
          <w:rPrChange w:id="2605" w:author="Nik K" w:date="2026-10-29T00:17:00Z">
            <w:rPr/>
          </w:rPrChange>
        </w:rPr>
        <w:t xml:space="preserve"> — влево, назад, вверх. Матрица </w:t>
      </w:r>
      <m:oMath>
        <m:r>
          <w:rPr>
            <w:rFonts w:ascii="Cambria Math" w:hAnsi="Cambria Math"/>
          </w:rPr>
          <m:t>A</m:t>
        </m:r>
      </m:oMath>
      <w:r w:rsidRPr="00674711">
        <w:rPr>
          <w:lang w:val="ru-RU"/>
          <w:rPrChange w:id="2606" w:author="Nik K" w:date="2026-10-29T00:17:00Z">
            <w:rPr/>
          </w:rPrChange>
        </w:rPr>
        <w:t xml:space="preserve"> включает шаг, ориентацию и начало отсчёта. Преобразование </w:t>
      </w:r>
      <w:r>
        <w:t>RAS</w:t>
      </w:r>
      <w:r w:rsidRPr="00674711">
        <w:rPr>
          <w:lang w:val="ru-RU"/>
          <w:rPrChange w:id="2607" w:author="Nik K" w:date="2026-10-29T00:17:00Z">
            <w:rPr/>
          </w:rPrChange>
        </w:rPr>
        <w:t>–</w:t>
      </w:r>
      <w:r>
        <w:t>LPS</w:t>
      </w:r>
      <w:r w:rsidRPr="00674711">
        <w:rPr>
          <w:lang w:val="ru-RU"/>
          <w:rPrChange w:id="2608" w:author="Nik K" w:date="2026-10-29T00:17:00Z">
            <w:rPr/>
          </w:rPrChange>
        </w:rPr>
        <w:t xml:space="preserve"> не заменяет регистрацию разных КТ-серий. В электрическом расчёте длины согласованно переводятся в метры [61]. Для бинарной маски сердца </w:t>
      </w:r>
      <m:oMath>
        <m:sSub>
          <m:sSubPr>
            <m:ctrlPr>
              <w:rPr>
                <w:rFonts w:ascii="Cambria Math" w:hAnsi="Cambria Math"/>
              </w:rPr>
            </m:ctrlPr>
          </m:sSubPr>
          <m:e>
            <m:r>
              <w:rPr>
                <w:rFonts w:ascii="Cambria Math" w:hAnsi="Cambria Math"/>
              </w:rPr>
              <m:t>M</m:t>
            </m:r>
          </m:e>
          <m:sub>
            <m:r>
              <w:rPr>
                <w:rFonts w:ascii="Cambria Math" w:hAnsi="Cambria Math"/>
              </w:rPr>
              <m:t>H</m:t>
            </m:r>
          </m:sub>
        </m:sSub>
      </m:oMath>
      <w:r w:rsidRPr="00674711">
        <w:rPr>
          <w:lang w:val="ru-RU"/>
          <w:rPrChange w:id="2609" w:author="Nik K" w:date="2026-10-29T00:17:00Z">
            <w:rPr/>
          </w:rPrChange>
        </w:rPr>
        <w:t xml:space="preserve"> объём равен</w:t>
      </w:r>
    </w:p>
    <w:p w14:paraId="38DC9293"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|det</m:t>
              </m:r>
              <m:sSub>
                <m:sSubPr>
                  <m:ctrlPr>
                    <w:rPr>
                      <w:rFonts w:ascii="Cambria Math" w:hAnsi="Cambria Math"/>
                    </w:rPr>
                  </m:ctrlPr>
                </m:sSubPr>
                <m:e>
                  <m:r>
                    <w:rPr>
                      <w:rFonts w:ascii="Cambria Math" w:hAnsi="Cambria Math"/>
                    </w:rPr>
                    <m:t>A</m:t>
                  </m:r>
                </m:e>
                <m:sub>
                  <m:r>
                    <w:rPr>
                      <w:rFonts w:ascii="Cambria Math" w:hAnsi="Cambria Math"/>
                    </w:rPr>
                    <m:t>3</m:t>
                  </m:r>
                  <m:r>
                    <m:rPr>
                      <m:sty m:val="p"/>
                    </m:rPr>
                    <w:rPr>
                      <w:rFonts w:ascii="Cambria Math" w:hAnsi="Cambria Math"/>
                    </w:rPr>
                    <m:t>×</m:t>
                  </m:r>
                  <m:r>
                    <w:rPr>
                      <w:rFonts w:ascii="Cambria Math" w:hAnsi="Cambria Math"/>
                    </w:rPr>
                    <m:t>3</m:t>
                  </m:r>
                </m:sub>
              </m:sSub>
              <m:r>
                <m:rPr>
                  <m:sty m:val="p"/>
                </m:rPr>
                <w:rPr>
                  <w:rFonts w:ascii="Cambria Math" w:hAnsi="Cambria Math"/>
                </w:rPr>
                <m:t>|</m:t>
              </m:r>
            </m:num>
            <m:den>
              <m:r>
                <w:rPr>
                  <w:rFonts w:ascii="Cambria Math" w:hAnsi="Cambria Math"/>
                </w:rPr>
                <m:t>1000</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H</m:t>
                  </m:r>
                </m:sub>
              </m:sSub>
            </m:e>
          </m:nary>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nor/>
            </m:rPr>
            <m:t>(6.2)</m:t>
          </m:r>
        </m:oMath>
      </m:oMathPara>
    </w:p>
    <w:p w14:paraId="00EFD943" w14:textId="77777777" w:rsidR="003416EE" w:rsidRPr="00674711" w:rsidRDefault="006041B4">
      <w:pPr>
        <w:pStyle w:val="FirstParagraph"/>
        <w:keepNext/>
        <w:rPr>
          <w:lang w:val="ru-RU"/>
          <w:rPrChange w:id="2610" w:author="Nik K" w:date="2026-10-29T00:17:00Z">
            <w:rPr/>
          </w:rPrChange>
        </w:rPr>
      </w:pPr>
      <w:r w:rsidRPr="00674711">
        <w:rPr>
          <w:lang w:val="ru-RU"/>
          <w:rPrChange w:id="2611" w:author="Nik K" w:date="2026-10-29T00:17:00Z">
            <w:rPr/>
          </w:rPrChange>
        </w:rPr>
        <w:t xml:space="preserve">Определитель имеет размерность мм³,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74711">
        <w:rPr>
          <w:lang w:val="ru-RU"/>
          <w:rPrChange w:id="2612" w:author="Nik K" w:date="2026-10-29T00:17:00Z">
            <w:rPr/>
          </w:rPrChange>
        </w:rPr>
        <w:t xml:space="preserve"> выражен в мл; </w:t>
      </w:r>
      <m:oMath>
        <m:r>
          <w:rPr>
            <w:rFonts w:ascii="Cambria Math" w:hAnsi="Cambria Math"/>
            <w:lang w:val="ru-RU"/>
            <w:rPrChange w:id="2613" w:author="Nik K" w:date="2026-10-29T00:17:00Z">
              <w:rPr>
                <w:rFonts w:ascii="Cambria Math" w:hAnsi="Cambria Math"/>
              </w:rPr>
            </w:rPrChange>
          </w:rPr>
          <m:t>1 </m:t>
        </m:r>
        <m:r>
          <m:rPr>
            <m:nor/>
          </m:rPr>
          <w:rPr>
            <w:lang w:val="ru-RU"/>
            <w:rPrChange w:id="2614" w:author="Nik K" w:date="2026-10-29T00:17:00Z">
              <w:rPr/>
            </w:rPrChange>
          </w:rPr>
          <m:t>мл</m:t>
        </m:r>
        <m:r>
          <m:rPr>
            <m:sty m:val="p"/>
          </m:rPr>
          <w:rPr>
            <w:rFonts w:ascii="Cambria Math" w:hAnsi="Cambria Math"/>
            <w:lang w:val="ru-RU"/>
            <w:rPrChange w:id="2615" w:author="Nik K" w:date="2026-10-29T00:17:00Z">
              <w:rPr>
                <w:rFonts w:ascii="Cambria Math" w:hAnsi="Cambria Math"/>
              </w:rPr>
            </w:rPrChange>
          </w:rPr>
          <m:t>=</m:t>
        </m:r>
        <m:r>
          <w:rPr>
            <w:rFonts w:ascii="Cambria Math" w:hAnsi="Cambria Math"/>
            <w:lang w:val="ru-RU"/>
            <w:rPrChange w:id="2616" w:author="Nik K" w:date="2026-10-29T00:17:00Z">
              <w:rPr>
                <w:rFonts w:ascii="Cambria Math" w:hAnsi="Cambria Math"/>
              </w:rPr>
            </w:rPrChange>
          </w:rPr>
          <m:t>1000 </m:t>
        </m:r>
        <m:sSup>
          <m:sSupPr>
            <m:ctrlPr>
              <w:rPr>
                <w:rFonts w:ascii="Cambria Math" w:hAnsi="Cambria Math"/>
              </w:rPr>
            </m:ctrlPr>
          </m:sSupPr>
          <m:e>
            <m:r>
              <m:rPr>
                <m:nor/>
              </m:rPr>
              <w:rPr>
                <w:lang w:val="ru-RU"/>
                <w:rPrChange w:id="2617" w:author="Nik K" w:date="2026-10-29T00:17:00Z">
                  <w:rPr/>
                </w:rPrChange>
              </w:rPr>
              <m:t>мм</m:t>
            </m:r>
          </m:e>
          <m:sup>
            <m:r>
              <w:rPr>
                <w:rFonts w:ascii="Cambria Math" w:hAnsi="Cambria Math"/>
                <w:lang w:val="ru-RU"/>
                <w:rPrChange w:id="2618" w:author="Nik K" w:date="2026-10-29T00:17:00Z">
                  <w:rPr>
                    <w:rFonts w:ascii="Cambria Math" w:hAnsi="Cambria Math"/>
                  </w:rPr>
                </w:rPrChange>
              </w:rPr>
              <m:t>3</m:t>
            </m:r>
          </m:sup>
        </m:sSup>
      </m:oMath>
      <w:r w:rsidRPr="00674711">
        <w:rPr>
          <w:lang w:val="ru-RU"/>
          <w:rPrChange w:id="2619" w:author="Nik K" w:date="2026-10-29T00:17:00Z">
            <w:rPr/>
          </w:rPrChange>
        </w:rPr>
        <w:t xml:space="preserve">. Для замкнутой ориентированной поверхности </w:t>
      </w:r>
      <w:r>
        <w:t>STL</w:t>
      </w:r>
      <w:r w:rsidRPr="00674711">
        <w:rPr>
          <w:lang w:val="ru-RU"/>
          <w:rPrChange w:id="2620" w:author="Nik K" w:date="2026-10-29T00:17:00Z">
            <w:rPr/>
          </w:rPrChange>
        </w:rPr>
        <w:t xml:space="preserve"> — треугольного представления границы — используется сумма ориентированных тетраэдров:</w:t>
      </w:r>
    </w:p>
    <w:p w14:paraId="0C6E9A3D"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STL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6000</m:t>
              </m:r>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m:rPr>
                          <m:sty m:val="bi"/>
                        </m:rPr>
                        <w:rPr>
                          <w:rFonts w:ascii="Cambria Math" w:hAnsi="Cambria Math"/>
                        </w:rPr>
                        <m:t>a</m:t>
                      </m:r>
                    </m:e>
                    <m:sub>
                      <m:r>
                        <w:rPr>
                          <w:rFonts w:ascii="Cambria Math" w:hAnsi="Cambria Math"/>
                        </w:rPr>
                        <m:t>f</m:t>
                      </m:r>
                    </m:sub>
                  </m:sSub>
                </m:e>
              </m:nary>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f</m:t>
                  </m:r>
                </m:sub>
              </m:sSub>
              <m:r>
                <m:rPr>
                  <m:sty m:val="p"/>
                </m:rPr>
                <w:rPr>
                  <w:rFonts w:ascii="Cambria Math" w:hAnsi="Cambria Math"/>
                </w:rPr>
                <m:t>)</m:t>
              </m:r>
            </m:e>
          </m:d>
          <m:r>
            <m:rPr>
              <m:sty m:val="p"/>
            </m:rPr>
            <w:rPr>
              <w:rFonts w:ascii="Cambria Math" w:hAnsi="Cambria Math"/>
            </w:rPr>
            <m:t>.</m:t>
          </m:r>
          <m:r>
            <w:rPr>
              <w:rFonts w:ascii="Cambria Math" w:hAnsi="Cambria Math"/>
            </w:rPr>
            <m:t>  </m:t>
          </m:r>
          <m:r>
            <m:rPr>
              <m:nor/>
            </m:rPr>
            <m:t>(6.3)</m:t>
          </m:r>
        </m:oMath>
      </m:oMathPara>
    </w:p>
    <w:p w14:paraId="0A1FC0CD" w14:textId="77777777" w:rsidR="003416EE" w:rsidRPr="00674711" w:rsidRDefault="006041B4">
      <w:pPr>
        <w:pStyle w:val="FirstParagraph"/>
        <w:rPr>
          <w:lang w:val="ru-RU"/>
          <w:rPrChange w:id="2621" w:author="Nik K" w:date="2026-10-29T00:17:00Z">
            <w:rPr/>
          </w:rPrChange>
        </w:rPr>
      </w:pPr>
      <w:r w:rsidRPr="00674711">
        <w:rPr>
          <w:lang w:val="ru-RU"/>
          <w:rPrChange w:id="2622" w:author="Nik K" w:date="2026-10-29T00:17:00Z">
            <w:rPr/>
          </w:rPrChange>
        </w:rPr>
        <w:t xml:space="preserve">Вершины </w:t>
      </w:r>
      <m:oMath>
        <m:sSub>
          <m:sSubPr>
            <m:ctrlPr>
              <w:rPr>
                <w:rFonts w:ascii="Cambria Math" w:hAnsi="Cambria Math"/>
              </w:rPr>
            </m:ctrlPr>
          </m:sSubPr>
          <m:e>
            <m:r>
              <m:rPr>
                <m:sty m:val="bi"/>
              </m:rPr>
              <w:rPr>
                <w:rFonts w:ascii="Cambria Math" w:hAnsi="Cambria Math"/>
              </w:rPr>
              <m:t>a</m:t>
            </m:r>
          </m:e>
          <m:sub>
            <m:r>
              <w:rPr>
                <w:rFonts w:ascii="Cambria Math" w:hAnsi="Cambria Math"/>
              </w:rPr>
              <m:t>f</m:t>
            </m:r>
          </m:sub>
        </m:sSub>
        <m:r>
          <m:rPr>
            <m:sty m:val="p"/>
          </m:rPr>
          <w:rPr>
            <w:rFonts w:ascii="Cambria Math" w:hAnsi="Cambria Math"/>
            <w:lang w:val="ru-RU"/>
            <w:rPrChange w:id="2623" w:author="Nik K" w:date="2026-10-29T00:17:00Z">
              <w:rPr>
                <w:rFonts w:ascii="Cambria Math" w:hAnsi="Cambria Math"/>
              </w:rPr>
            </w:rPrChange>
          </w:rPr>
          <m:t>,</m:t>
        </m:r>
        <m:sSub>
          <m:sSubPr>
            <m:ctrlPr>
              <w:rPr>
                <w:rFonts w:ascii="Cambria Math" w:hAnsi="Cambria Math"/>
              </w:rPr>
            </m:ctrlPr>
          </m:sSubPr>
          <m:e>
            <m:r>
              <m:rPr>
                <m:sty m:val="bi"/>
              </m:rPr>
              <w:rPr>
                <w:rFonts w:ascii="Cambria Math" w:hAnsi="Cambria Math"/>
              </w:rPr>
              <m:t>b</m:t>
            </m:r>
          </m:e>
          <m:sub>
            <m:r>
              <w:rPr>
                <w:rFonts w:ascii="Cambria Math" w:hAnsi="Cambria Math"/>
              </w:rPr>
              <m:t>f</m:t>
            </m:r>
          </m:sub>
        </m:sSub>
        <m:r>
          <m:rPr>
            <m:sty m:val="p"/>
          </m:rPr>
          <w:rPr>
            <w:rFonts w:ascii="Cambria Math" w:hAnsi="Cambria Math"/>
            <w:lang w:val="ru-RU"/>
            <w:rPrChange w:id="2624" w:author="Nik K" w:date="2026-10-29T00:17:00Z">
              <w:rPr>
                <w:rFonts w:ascii="Cambria Math" w:hAnsi="Cambria Math"/>
              </w:rPr>
            </w:rPrChange>
          </w:rPr>
          <m:t>,</m:t>
        </m:r>
        <m:sSub>
          <m:sSubPr>
            <m:ctrlPr>
              <w:rPr>
                <w:rFonts w:ascii="Cambria Math" w:hAnsi="Cambria Math"/>
              </w:rPr>
            </m:ctrlPr>
          </m:sSubPr>
          <m:e>
            <m:r>
              <m:rPr>
                <m:sty m:val="bi"/>
              </m:rPr>
              <w:rPr>
                <w:rFonts w:ascii="Cambria Math" w:hAnsi="Cambria Math"/>
              </w:rPr>
              <m:t>c</m:t>
            </m:r>
          </m:e>
          <m:sub>
            <m:r>
              <w:rPr>
                <w:rFonts w:ascii="Cambria Math" w:hAnsi="Cambria Math"/>
              </w:rPr>
              <m:t>f</m:t>
            </m:r>
          </m:sub>
        </m:sSub>
      </m:oMath>
      <w:r w:rsidRPr="00674711">
        <w:rPr>
          <w:lang w:val="ru-RU"/>
          <w:rPrChange w:id="2625" w:author="Nik K" w:date="2026-10-29T00:17:00Z">
            <w:rPr/>
          </w:rPrChange>
        </w:rPr>
        <w:t xml:space="preserve"> грани </w:t>
      </w:r>
      <m:oMath>
        <m:r>
          <w:rPr>
            <w:rFonts w:ascii="Cambria Math" w:hAnsi="Cambria Math"/>
          </w:rPr>
          <m:t>f</m:t>
        </m:r>
      </m:oMath>
      <w:r w:rsidRPr="00674711">
        <w:rPr>
          <w:lang w:val="ru-RU"/>
          <w:rPrChange w:id="2626" w:author="Nik K" w:date="2026-10-29T00:17:00Z">
            <w:rPr/>
          </w:rPrChange>
        </w:rPr>
        <w:t xml:space="preserve"> заданы в мм; результат — мл. Знаки внутренних поверхностей сохраняются, модуль берётся после суммирования. Отверстия и несогласованная ориентация нарушают предпосылки формулы; замкнутость не исключает самопересечений и анатомических ошибок.</w:t>
      </w:r>
    </w:p>
    <w:p w14:paraId="7F341EA5" w14:textId="77777777" w:rsidR="003416EE" w:rsidRDefault="006041B4">
      <w:pPr>
        <w:pStyle w:val="af"/>
      </w:pPr>
      <w:r>
        <w:t xml:space="preserve">Канонический экспорт выполнен на исходной сетке маски при уровне изоповерхности 0,49, без морфологических изменений, обрезания, добавления рук и электродов. Компоненты поверхности и внутренние </w:t>
      </w:r>
      <w:r>
        <w:lastRenderedPageBreak/>
        <w:t>интерфейсы сохранены. Паспортные показатели приведены в таблице 6.1 [60].</w:t>
      </w:r>
    </w:p>
    <w:p w14:paraId="0D88A1E8" w14:textId="77777777" w:rsidR="003416EE" w:rsidRDefault="006041B4">
      <w:pPr>
        <w:pStyle w:val="af5"/>
        <w:keepNext/>
      </w:pPr>
      <w:r>
        <w:t>Таблица 6.1 — Объёмы и топологические признаки канонических статических поверхностей сердца</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249"/>
        <w:gridCol w:w="1378"/>
        <w:gridCol w:w="1723"/>
        <w:gridCol w:w="1287"/>
        <w:gridCol w:w="1248"/>
        <w:gridCol w:w="2610"/>
      </w:tblGrid>
      <w:tr w:rsidR="003416EE" w14:paraId="7BA03B5D" w14:textId="77777777">
        <w:trPr>
          <w:cantSplit/>
          <w:tblHeader/>
        </w:trPr>
        <w:tc>
          <w:tcPr>
            <w:tcW w:w="1230" w:type="dxa"/>
            <w:shd w:val="clear" w:color="auto" w:fill="EDEDED"/>
          </w:tcPr>
          <w:p w14:paraId="4DB80A30" w14:textId="77777777" w:rsidR="003416EE" w:rsidRDefault="006041B4">
            <w:pPr>
              <w:keepNext/>
              <w:spacing w:before="60" w:after="60" w:line="240" w:lineRule="auto"/>
              <w:ind w:firstLine="0"/>
              <w:jc w:val="left"/>
            </w:pPr>
            <w:r>
              <w:rPr>
                <w:b/>
                <w:sz w:val="22"/>
              </w:rPr>
              <w:t>Участник</w:t>
            </w:r>
          </w:p>
        </w:tc>
        <w:tc>
          <w:tcPr>
            <w:tcW w:w="1358" w:type="dxa"/>
            <w:shd w:val="clear" w:color="auto" w:fill="EDEDED"/>
          </w:tcPr>
          <w:p w14:paraId="286BA32A" w14:textId="77777777" w:rsidR="003416EE" w:rsidRDefault="006041B4">
            <w:pPr>
              <w:keepNext/>
              <w:spacing w:before="60" w:after="60" w:line="240" w:lineRule="auto"/>
              <w:ind w:firstLine="0"/>
              <w:jc w:val="left"/>
            </w:pPr>
            <w:r>
              <w:rPr>
                <w:b/>
                <w:sz w:val="22"/>
              </w:rPr>
              <w:t>Объём маски, мл</w:t>
            </w:r>
          </w:p>
        </w:tc>
        <w:tc>
          <w:tcPr>
            <w:tcW w:w="1698" w:type="dxa"/>
            <w:shd w:val="clear" w:color="auto" w:fill="EDEDED"/>
          </w:tcPr>
          <w:p w14:paraId="445F3FED" w14:textId="77777777" w:rsidR="003416EE" w:rsidRDefault="006041B4">
            <w:pPr>
              <w:keepNext/>
              <w:spacing w:before="60" w:after="60" w:line="240" w:lineRule="auto"/>
              <w:ind w:firstLine="0"/>
              <w:jc w:val="left"/>
            </w:pPr>
            <w:r>
              <w:rPr>
                <w:b/>
                <w:sz w:val="22"/>
              </w:rPr>
              <w:t>Ориентированный объём поверхности, мл</w:t>
            </w:r>
          </w:p>
        </w:tc>
        <w:tc>
          <w:tcPr>
            <w:tcW w:w="1268" w:type="dxa"/>
            <w:shd w:val="clear" w:color="auto" w:fill="EDEDED"/>
          </w:tcPr>
          <w:p w14:paraId="15242D62" w14:textId="77777777" w:rsidR="003416EE" w:rsidRDefault="006041B4">
            <w:pPr>
              <w:keepNext/>
              <w:spacing w:before="60" w:after="60" w:line="240" w:lineRule="auto"/>
              <w:ind w:firstLine="0"/>
              <w:jc w:val="left"/>
            </w:pPr>
            <w:r>
              <w:rPr>
                <w:b/>
                <w:sz w:val="22"/>
              </w:rPr>
              <w:t>Треугольников</w:t>
            </w:r>
          </w:p>
        </w:tc>
        <w:tc>
          <w:tcPr>
            <w:tcW w:w="1230" w:type="dxa"/>
            <w:shd w:val="clear" w:color="auto" w:fill="EDEDED"/>
          </w:tcPr>
          <w:p w14:paraId="27EDCA9D" w14:textId="77777777" w:rsidR="003416EE" w:rsidRDefault="006041B4">
            <w:pPr>
              <w:keepNext/>
              <w:spacing w:before="60" w:after="60" w:line="240" w:lineRule="auto"/>
              <w:ind w:firstLine="0"/>
              <w:jc w:val="left"/>
            </w:pPr>
            <w:r>
              <w:rPr>
                <w:b/>
                <w:sz w:val="22"/>
              </w:rPr>
              <w:t>Компонент поверхности</w:t>
            </w:r>
          </w:p>
        </w:tc>
        <w:tc>
          <w:tcPr>
            <w:tcW w:w="2572" w:type="dxa"/>
            <w:shd w:val="clear" w:color="auto" w:fill="EDEDED"/>
          </w:tcPr>
          <w:p w14:paraId="6882C3D9" w14:textId="77777777" w:rsidR="003416EE" w:rsidRDefault="006041B4">
            <w:pPr>
              <w:keepNext/>
              <w:spacing w:before="60" w:after="60" w:line="240" w:lineRule="auto"/>
              <w:ind w:firstLine="0"/>
              <w:jc w:val="left"/>
            </w:pPr>
            <w:r>
              <w:rPr>
                <w:b/>
                <w:sz w:val="22"/>
              </w:rPr>
              <w:t>Замкнутость и согласованная ориентация</w:t>
            </w:r>
          </w:p>
        </w:tc>
      </w:tr>
      <w:tr w:rsidR="003416EE" w14:paraId="2A18847C" w14:textId="77777777">
        <w:trPr>
          <w:cantSplit/>
        </w:trPr>
        <w:tc>
          <w:tcPr>
            <w:tcW w:w="1230" w:type="dxa"/>
          </w:tcPr>
          <w:p w14:paraId="4D124F54" w14:textId="77777777" w:rsidR="003416EE" w:rsidRDefault="006041B4">
            <w:pPr>
              <w:spacing w:before="60" w:after="60" w:line="240" w:lineRule="auto"/>
              <w:ind w:firstLine="0"/>
              <w:jc w:val="left"/>
            </w:pPr>
            <w:r>
              <w:rPr>
                <w:sz w:val="22"/>
              </w:rPr>
              <w:t>Н</w:t>
            </w:r>
          </w:p>
        </w:tc>
        <w:tc>
          <w:tcPr>
            <w:tcW w:w="1358" w:type="dxa"/>
          </w:tcPr>
          <w:p w14:paraId="527A1CC3" w14:textId="77777777" w:rsidR="003416EE" w:rsidRDefault="006041B4">
            <w:pPr>
              <w:spacing w:before="60" w:after="60" w:line="240" w:lineRule="auto"/>
              <w:ind w:firstLine="0"/>
              <w:jc w:val="left"/>
            </w:pPr>
            <w:r>
              <w:rPr>
                <w:sz w:val="22"/>
              </w:rPr>
              <w:t>578,4382</w:t>
            </w:r>
          </w:p>
        </w:tc>
        <w:tc>
          <w:tcPr>
            <w:tcW w:w="1698" w:type="dxa"/>
          </w:tcPr>
          <w:p w14:paraId="31AE371D" w14:textId="77777777" w:rsidR="003416EE" w:rsidRDefault="006041B4">
            <w:pPr>
              <w:spacing w:before="60" w:after="60" w:line="240" w:lineRule="auto"/>
              <w:ind w:firstLine="0"/>
              <w:jc w:val="left"/>
            </w:pPr>
            <w:r>
              <w:rPr>
                <w:sz w:val="22"/>
              </w:rPr>
              <w:t>578,7208</w:t>
            </w:r>
          </w:p>
        </w:tc>
        <w:tc>
          <w:tcPr>
            <w:tcW w:w="1268" w:type="dxa"/>
          </w:tcPr>
          <w:p w14:paraId="038517F3" w14:textId="77777777" w:rsidR="003416EE" w:rsidRDefault="006041B4">
            <w:pPr>
              <w:spacing w:before="60" w:after="60" w:line="240" w:lineRule="auto"/>
              <w:ind w:firstLine="0"/>
              <w:jc w:val="left"/>
            </w:pPr>
            <w:r>
              <w:rPr>
                <w:sz w:val="22"/>
              </w:rPr>
              <w:t>187 576</w:t>
            </w:r>
          </w:p>
        </w:tc>
        <w:tc>
          <w:tcPr>
            <w:tcW w:w="1230" w:type="dxa"/>
          </w:tcPr>
          <w:p w14:paraId="23F47289" w14:textId="77777777" w:rsidR="003416EE" w:rsidRDefault="006041B4">
            <w:pPr>
              <w:spacing w:before="60" w:after="60" w:line="240" w:lineRule="auto"/>
              <w:ind w:firstLine="0"/>
              <w:jc w:val="left"/>
            </w:pPr>
            <w:r>
              <w:rPr>
                <w:sz w:val="22"/>
              </w:rPr>
              <w:t>4</w:t>
            </w:r>
          </w:p>
        </w:tc>
        <w:tc>
          <w:tcPr>
            <w:tcW w:w="2572" w:type="dxa"/>
          </w:tcPr>
          <w:p w14:paraId="73DAC084" w14:textId="77777777" w:rsidR="003416EE" w:rsidRDefault="006041B4">
            <w:pPr>
              <w:spacing w:before="60" w:after="60" w:line="240" w:lineRule="auto"/>
              <w:ind w:firstLine="0"/>
              <w:jc w:val="left"/>
            </w:pPr>
            <w:r>
              <w:rPr>
                <w:sz w:val="22"/>
              </w:rPr>
              <w:t>Подтверждены технической проверкой</w:t>
            </w:r>
          </w:p>
        </w:tc>
      </w:tr>
      <w:tr w:rsidR="003416EE" w14:paraId="7423F7A2" w14:textId="77777777">
        <w:trPr>
          <w:cantSplit/>
        </w:trPr>
        <w:tc>
          <w:tcPr>
            <w:tcW w:w="1230" w:type="dxa"/>
          </w:tcPr>
          <w:p w14:paraId="099F5EB2" w14:textId="77777777" w:rsidR="003416EE" w:rsidRDefault="006041B4">
            <w:pPr>
              <w:spacing w:before="60" w:after="60" w:line="240" w:lineRule="auto"/>
              <w:ind w:firstLine="0"/>
              <w:jc w:val="left"/>
            </w:pPr>
            <w:r>
              <w:rPr>
                <w:sz w:val="22"/>
              </w:rPr>
              <w:t>Г</w:t>
            </w:r>
          </w:p>
        </w:tc>
        <w:tc>
          <w:tcPr>
            <w:tcW w:w="1358" w:type="dxa"/>
          </w:tcPr>
          <w:p w14:paraId="42007761" w14:textId="77777777" w:rsidR="003416EE" w:rsidRDefault="006041B4">
            <w:pPr>
              <w:spacing w:before="60" w:after="60" w:line="240" w:lineRule="auto"/>
              <w:ind w:firstLine="0"/>
              <w:jc w:val="left"/>
            </w:pPr>
            <w:r>
              <w:rPr>
                <w:sz w:val="22"/>
              </w:rPr>
              <w:t>650,4594</w:t>
            </w:r>
          </w:p>
        </w:tc>
        <w:tc>
          <w:tcPr>
            <w:tcW w:w="1698" w:type="dxa"/>
          </w:tcPr>
          <w:p w14:paraId="26F09E3B" w14:textId="77777777" w:rsidR="003416EE" w:rsidRDefault="006041B4">
            <w:pPr>
              <w:spacing w:before="60" w:after="60" w:line="240" w:lineRule="auto"/>
              <w:ind w:firstLine="0"/>
              <w:jc w:val="left"/>
            </w:pPr>
            <w:r>
              <w:rPr>
                <w:sz w:val="22"/>
              </w:rPr>
              <w:t>650,7781</w:t>
            </w:r>
          </w:p>
        </w:tc>
        <w:tc>
          <w:tcPr>
            <w:tcW w:w="1268" w:type="dxa"/>
          </w:tcPr>
          <w:p w14:paraId="77F2F6AD" w14:textId="77777777" w:rsidR="003416EE" w:rsidRDefault="006041B4">
            <w:pPr>
              <w:spacing w:before="60" w:after="60" w:line="240" w:lineRule="auto"/>
              <w:ind w:firstLine="0"/>
              <w:jc w:val="left"/>
            </w:pPr>
            <w:r>
              <w:rPr>
                <w:sz w:val="22"/>
              </w:rPr>
              <w:t>171 988</w:t>
            </w:r>
          </w:p>
        </w:tc>
        <w:tc>
          <w:tcPr>
            <w:tcW w:w="1230" w:type="dxa"/>
          </w:tcPr>
          <w:p w14:paraId="3EEE425C" w14:textId="77777777" w:rsidR="003416EE" w:rsidRDefault="006041B4">
            <w:pPr>
              <w:spacing w:before="60" w:after="60" w:line="240" w:lineRule="auto"/>
              <w:ind w:firstLine="0"/>
              <w:jc w:val="left"/>
            </w:pPr>
            <w:r>
              <w:rPr>
                <w:sz w:val="22"/>
              </w:rPr>
              <w:t>1</w:t>
            </w:r>
          </w:p>
        </w:tc>
        <w:tc>
          <w:tcPr>
            <w:tcW w:w="2572" w:type="dxa"/>
          </w:tcPr>
          <w:p w14:paraId="55749278" w14:textId="77777777" w:rsidR="003416EE" w:rsidRDefault="006041B4">
            <w:pPr>
              <w:spacing w:before="60" w:after="60" w:line="240" w:lineRule="auto"/>
              <w:ind w:firstLine="0"/>
              <w:jc w:val="left"/>
            </w:pPr>
            <w:r>
              <w:rPr>
                <w:sz w:val="22"/>
              </w:rPr>
              <w:t>Подтверждены технической проверкой</w:t>
            </w:r>
          </w:p>
        </w:tc>
      </w:tr>
      <w:tr w:rsidR="003416EE" w14:paraId="6E823394" w14:textId="77777777">
        <w:trPr>
          <w:cantSplit/>
        </w:trPr>
        <w:tc>
          <w:tcPr>
            <w:tcW w:w="1230" w:type="dxa"/>
          </w:tcPr>
          <w:p w14:paraId="22DFED3A" w14:textId="77777777" w:rsidR="003416EE" w:rsidRDefault="006041B4">
            <w:pPr>
              <w:spacing w:before="60" w:after="60" w:line="240" w:lineRule="auto"/>
              <w:ind w:firstLine="0"/>
              <w:jc w:val="left"/>
            </w:pPr>
            <w:r>
              <w:rPr>
                <w:sz w:val="22"/>
              </w:rPr>
              <w:t>Я</w:t>
            </w:r>
          </w:p>
        </w:tc>
        <w:tc>
          <w:tcPr>
            <w:tcW w:w="1358" w:type="dxa"/>
          </w:tcPr>
          <w:p w14:paraId="039C88CA" w14:textId="77777777" w:rsidR="003416EE" w:rsidRDefault="006041B4">
            <w:pPr>
              <w:spacing w:before="60" w:after="60" w:line="240" w:lineRule="auto"/>
              <w:ind w:firstLine="0"/>
              <w:jc w:val="left"/>
            </w:pPr>
            <w:r>
              <w:rPr>
                <w:sz w:val="22"/>
              </w:rPr>
              <w:t>602,9579</w:t>
            </w:r>
          </w:p>
        </w:tc>
        <w:tc>
          <w:tcPr>
            <w:tcW w:w="1698" w:type="dxa"/>
          </w:tcPr>
          <w:p w14:paraId="27386222" w14:textId="77777777" w:rsidR="003416EE" w:rsidRDefault="006041B4">
            <w:pPr>
              <w:spacing w:before="60" w:after="60" w:line="240" w:lineRule="auto"/>
              <w:ind w:firstLine="0"/>
              <w:jc w:val="left"/>
            </w:pPr>
            <w:r>
              <w:rPr>
                <w:sz w:val="22"/>
              </w:rPr>
              <w:t>603,2471</w:t>
            </w:r>
          </w:p>
        </w:tc>
        <w:tc>
          <w:tcPr>
            <w:tcW w:w="1268" w:type="dxa"/>
          </w:tcPr>
          <w:p w14:paraId="39198765" w14:textId="77777777" w:rsidR="003416EE" w:rsidRDefault="006041B4">
            <w:pPr>
              <w:spacing w:before="60" w:after="60" w:line="240" w:lineRule="auto"/>
              <w:ind w:firstLine="0"/>
              <w:jc w:val="left"/>
            </w:pPr>
            <w:r>
              <w:rPr>
                <w:sz w:val="22"/>
              </w:rPr>
              <w:t>164 048</w:t>
            </w:r>
          </w:p>
        </w:tc>
        <w:tc>
          <w:tcPr>
            <w:tcW w:w="1230" w:type="dxa"/>
          </w:tcPr>
          <w:p w14:paraId="236C0DC0" w14:textId="77777777" w:rsidR="003416EE" w:rsidRDefault="006041B4">
            <w:pPr>
              <w:spacing w:before="60" w:after="60" w:line="240" w:lineRule="auto"/>
              <w:ind w:firstLine="0"/>
              <w:jc w:val="left"/>
            </w:pPr>
            <w:r>
              <w:rPr>
                <w:sz w:val="22"/>
              </w:rPr>
              <w:t>1</w:t>
            </w:r>
          </w:p>
        </w:tc>
        <w:tc>
          <w:tcPr>
            <w:tcW w:w="2572" w:type="dxa"/>
          </w:tcPr>
          <w:p w14:paraId="03585359" w14:textId="77777777" w:rsidR="003416EE" w:rsidRDefault="006041B4">
            <w:pPr>
              <w:spacing w:before="60" w:after="60" w:line="240" w:lineRule="auto"/>
              <w:ind w:firstLine="0"/>
              <w:jc w:val="left"/>
            </w:pPr>
            <w:r>
              <w:rPr>
                <w:sz w:val="22"/>
              </w:rPr>
              <w:t>Подтверждены технической проверкой</w:t>
            </w:r>
          </w:p>
        </w:tc>
      </w:tr>
    </w:tbl>
    <w:p w14:paraId="1401A217" w14:textId="77777777" w:rsidR="003416EE" w:rsidRDefault="006041B4">
      <w:pPr>
        <w:pStyle w:val="af"/>
      </w:pPr>
      <w:r>
        <w:t>Значения относятся к автоматической статической сегментации выбранных томов. Это объёмы соответствующих областей, без назначения им статуса конечного диастолического или конечного систолического объёма.</w:t>
      </w:r>
    </w:p>
    <w:p w14:paraId="1DB4006F" w14:textId="77777777" w:rsidR="003416EE" w:rsidRDefault="006041B4">
      <w:pPr>
        <w:pStyle w:val="af"/>
      </w:pPr>
      <w:r>
        <w:t>Согласованность объёмов характеризует экспорт, а не точность сегментации. Повторный расчёт по сохранённой STL Н дал 578,720801 мл против паспортных 578,720828 мл. Сердце и окружающая расчётная область показаны на рисунке 6.1.</w:t>
      </w:r>
    </w:p>
    <w:p w14:paraId="1D815F05" w14:textId="77777777" w:rsidR="003416EE" w:rsidRDefault="006041B4">
      <w:pPr>
        <w:pStyle w:val="af"/>
        <w:keepNext/>
        <w:ind w:firstLine="0"/>
        <w:jc w:val="center"/>
      </w:pPr>
      <w:r>
        <w:rPr>
          <w:noProof/>
        </w:rPr>
        <w:lastRenderedPageBreak/>
        <w:drawing>
          <wp:inline distT="0" distB="0" distL="0" distR="0" wp14:anchorId="67B6A818" wp14:editId="655B8ABE">
            <wp:extent cx="5868000" cy="4303199"/>
            <wp:effectExtent l="0" t="0" r="0" b="0"/>
            <wp:docPr id="136" name="Picture" descr="Анатомическая расчётная сцена с сердцем, лёгкими и поясом ЭИТ"/>
            <wp:cNvGraphicFramePr/>
            <a:graphic xmlns:a="http://schemas.openxmlformats.org/drawingml/2006/main">
              <a:graphicData uri="http://schemas.openxmlformats.org/drawingml/2006/picture">
                <pic:pic xmlns:pic="http://schemas.openxmlformats.org/drawingml/2006/picture">
                  <pic:nvPicPr>
                    <pic:cNvPr id="137" name="Picture" descr="figures/dfaf500992b1.png"/>
                    <pic:cNvPicPr>
                      <a:picLocks noChangeAspect="1" noChangeArrowheads="1"/>
                    </pic:cNvPicPr>
                  </pic:nvPicPr>
                  <pic:blipFill>
                    <a:blip r:embed="rId36"/>
                    <a:stretch>
                      <a:fillRect/>
                    </a:stretch>
                  </pic:blipFill>
                  <pic:spPr bwMode="auto">
                    <a:xfrm>
                      <a:off x="0" y="0"/>
                      <a:ext cx="5868000" cy="4303199"/>
                    </a:xfrm>
                    <a:prstGeom prst="rect">
                      <a:avLst/>
                    </a:prstGeom>
                    <a:noFill/>
                    <a:ln w="9525">
                      <a:noFill/>
                      <a:headEnd/>
                      <a:tailEnd/>
                    </a:ln>
                  </pic:spPr>
                </pic:pic>
              </a:graphicData>
            </a:graphic>
          </wp:inline>
        </w:drawing>
      </w:r>
    </w:p>
    <w:p w14:paraId="0726FB3E" w14:textId="77777777" w:rsidR="003416EE" w:rsidRDefault="006041B4">
      <w:pPr>
        <w:pStyle w:val="af5"/>
        <w:jc w:val="center"/>
      </w:pPr>
      <w:r>
        <w:t>Рисунок 6.1 — Статическая модель Н: сердце бордовое, лёгкие голубые, наружная область серая, контакты ЭИТ жёлтые. Номера 1–16 обозначают контакты; L, P, S — направления влево, назад, вверх. Единицы модели — мм; масштабной линейки нет. Продолжения рук и положение пояса заданы алгоритмически.</w:t>
      </w:r>
    </w:p>
    <w:p w14:paraId="7D812461" w14:textId="77777777" w:rsidR="003416EE" w:rsidRDefault="006041B4">
      <w:pPr>
        <w:pStyle w:val="af"/>
      </w:pPr>
      <w:r>
        <w:t>Сфера равного объёма займёт иные участки рядом с лёгкими. Это объясняет необходимость электрического сравнения. Изображённые руки и пояс относятся к расчётной модели [65].</w:t>
      </w:r>
    </w:p>
    <w:p w14:paraId="5E5D998B" w14:textId="77777777" w:rsidR="003416EE" w:rsidRDefault="006041B4">
      <w:pPr>
        <w:pStyle w:val="21"/>
      </w:pPr>
      <w:bookmarkStart w:id="2627" w:name="_Toc244123084"/>
      <w:bookmarkStart w:id="2628" w:name="Xa7512e012835bc2d9269861971cf8c07514f4c9"/>
      <w:bookmarkEnd w:id="2590"/>
      <w:r>
        <w:lastRenderedPageBreak/>
        <w:t>6.3 Охват сердечной области и фазовый референс</w:t>
      </w:r>
      <w:bookmarkEnd w:id="2627"/>
    </w:p>
    <w:p w14:paraId="47D85086" w14:textId="77777777" w:rsidR="003416EE" w:rsidRPr="00674711" w:rsidRDefault="006041B4">
      <w:pPr>
        <w:pStyle w:val="FirstParagraph"/>
        <w:keepNext/>
        <w:rPr>
          <w:lang w:val="ru-RU"/>
          <w:rPrChange w:id="2629" w:author="Nik K" w:date="2026-10-29T00:17:00Z">
            <w:rPr/>
          </w:rPrChange>
        </w:rPr>
      </w:pPr>
      <w:r w:rsidRPr="00674711">
        <w:rPr>
          <w:lang w:val="ru-RU"/>
          <w:rPrChange w:id="2630" w:author="Nik K" w:date="2026-10-29T00:17:00Z">
            <w:rPr/>
          </w:rPrChange>
        </w:rPr>
        <w:t xml:space="preserve">Название «целое сердце» не доказывает полноту охвата камер, миокарда и сосудов. В паспорте статической </w:t>
      </w:r>
      <w:r>
        <w:t>STL</w:t>
      </w:r>
      <w:r w:rsidRPr="00674711">
        <w:rPr>
          <w:lang w:val="ru-RU"/>
          <w:rPrChange w:id="2631" w:author="Nik K" w:date="2026-10-29T00:17:00Z">
            <w:rPr/>
          </w:rPrChange>
        </w:rPr>
        <w:t xml:space="preserve"> Н охват камер и миокарда оставлен неподтверждённым; четыре компоненты поверхности не являются четырьмя камерами [65]. Автоматические маски целого сердца и камер также не образуют по определению точного разбиения. Для целой области </w:t>
      </w:r>
      <m:oMath>
        <m:r>
          <w:rPr>
            <w:rFonts w:ascii="Cambria Math" w:hAnsi="Cambria Math"/>
          </w:rPr>
          <m:t>H</m:t>
        </m:r>
      </m:oMath>
      <w:r w:rsidRPr="00674711">
        <w:rPr>
          <w:lang w:val="ru-RU"/>
          <w:rPrChange w:id="2632" w:author="Nik K" w:date="2026-10-29T00:17:00Z">
            <w:rPr/>
          </w:rPrChange>
        </w:rPr>
        <w:t xml:space="preserve"> и </w:t>
      </w:r>
      <w:proofErr w:type="gramStart"/>
      <w:r w:rsidRPr="00674711">
        <w:rPr>
          <w:lang w:val="ru-RU"/>
          <w:rPrChange w:id="2633" w:author="Nik K" w:date="2026-10-29T00:17:00Z">
            <w:rPr/>
          </w:rPrChange>
        </w:rPr>
        <w:t>четырёх камерных</w:t>
      </w:r>
      <w:proofErr w:type="gramEnd"/>
      <w:r w:rsidRPr="00674711">
        <w:rPr>
          <w:lang w:val="ru-RU"/>
          <w:rPrChange w:id="2634" w:author="Nik K" w:date="2026-10-29T00:17:00Z">
            <w:rPr/>
          </w:rPrChange>
        </w:rPr>
        <w:t xml:space="preserve"> масок крови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Pr="00674711">
        <w:rPr>
          <w:lang w:val="ru-RU"/>
          <w:rPrChange w:id="2635" w:author="Nik K" w:date="2026-10-29T00:17:00Z">
            <w:rPr/>
          </w:rPrChange>
        </w:rPr>
        <w:t xml:space="preserve"> следует различать объединение крови и его пересечение с </w:t>
      </w:r>
      <m:oMath>
        <m:r>
          <w:rPr>
            <w:rFonts w:ascii="Cambria Math" w:hAnsi="Cambria Math"/>
          </w:rPr>
          <m:t>H</m:t>
        </m:r>
      </m:oMath>
      <w:r w:rsidRPr="00674711">
        <w:rPr>
          <w:lang w:val="ru-RU"/>
          <w:rPrChange w:id="2636" w:author="Nik K" w:date="2026-10-29T00:17:00Z">
            <w:rPr/>
          </w:rPrChange>
        </w:rPr>
        <w:t>:</w:t>
      </w:r>
    </w:p>
    <w:p w14:paraId="5095F527" w14:textId="77777777" w:rsidR="003416EE" w:rsidRDefault="006041B4">
      <w:pPr>
        <w:pStyle w:val="af"/>
        <w:spacing w:before="120" w:after="120" w:line="264" w:lineRule="auto"/>
        <w:ind w:firstLine="0"/>
      </w:pPr>
      <m:oMathPara>
        <m:oMathParaPr>
          <m:jc m:val="center"/>
        </m:oMathParaPr>
        <m:oMath>
          <m:r>
            <w:rPr>
              <w:rFonts w:ascii="Cambria Math" w:hAnsi="Cambria Math"/>
            </w:rPr>
            <m:t>B</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4</m:t>
                  </m:r>
                </m:lim>
              </m:limUpp>
            </m:e>
            <m:lim>
              <m:r>
                <w:rPr>
                  <w:rFonts w:ascii="Cambria Math" w:hAnsi="Cambria Math"/>
                </w:rPr>
                <m:t>j</m:t>
              </m:r>
              <m:r>
                <m:rPr>
                  <m:sty m:val="p"/>
                </m:rPr>
                <w:rPr>
                  <w:rFonts w:ascii="Cambria Math" w:hAnsi="Cambria Math"/>
                </w:rPr>
                <m:t>=</m:t>
              </m:r>
              <m:r>
                <w:rPr>
                  <w:rFonts w:ascii="Cambria Math" w:hAnsi="Cambria Math"/>
                </w:rPr>
                <m:t>1</m:t>
              </m:r>
            </m:lim>
          </m:limLow>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m:rPr>
                  <m:sty m:val="p"/>
                </m:rPr>
                <w:rPr>
                  <w:rFonts w:ascii="Cambria Math" w:hAnsi="Cambria Math"/>
                </w:rPr>
                <m:t>ост</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nor/>
            </m:rPr>
            <m:t>(6.4)</m:t>
          </m:r>
        </m:oMath>
      </m:oMathPara>
    </w:p>
    <w:p w14:paraId="23EAB628" w14:textId="77777777" w:rsidR="003416EE" w:rsidRPr="00674711" w:rsidRDefault="006041B4">
      <w:pPr>
        <w:pStyle w:val="FirstParagraph"/>
        <w:rPr>
          <w:lang w:val="ru-RU"/>
          <w:rPrChange w:id="2637" w:author="Nik K" w:date="2026-10-29T00:17:00Z">
            <w:rPr/>
          </w:rPrChange>
        </w:rPr>
      </w:pPr>
      <w:r w:rsidRPr="00674711">
        <w:rPr>
          <w:lang w:val="ru-RU"/>
          <w:rPrChange w:id="2638" w:author="Nik K" w:date="2026-10-29T00:17:00Z">
            <w:rPr/>
          </w:rPrChange>
        </w:rPr>
        <w:t xml:space="preserve">Знак </w:t>
      </w:r>
      <m:oMath>
        <m:r>
          <m:rPr>
            <m:sty m:val="p"/>
          </m:rPr>
          <w:rPr>
            <w:rFonts w:ascii="Cambria Math" w:hAnsi="Cambria Math"/>
            <w:lang w:val="ru-RU"/>
            <w:rPrChange w:id="2639" w:author="Nik K" w:date="2026-10-29T00:17:00Z">
              <w:rPr>
                <w:rFonts w:ascii="Cambria Math" w:hAnsi="Cambria Math"/>
              </w:rPr>
            </w:rPrChange>
          </w:rPr>
          <m:t>|⋅|</m:t>
        </m:r>
      </m:oMath>
      <w:r w:rsidRPr="00674711">
        <w:rPr>
          <w:lang w:val="ru-RU"/>
          <w:rPrChange w:id="2640" w:author="Nik K" w:date="2026-10-29T00:17:00Z">
            <w:rPr/>
          </w:rPrChange>
        </w:rPr>
        <w:t xml:space="preserve"> здесь обозначает объём, далее в мл. При пересечениях сумма отдельных камерных объёмов отличается от объёма объединения. Остаток </w:t>
      </w:r>
      <m:oMath>
        <m:sSub>
          <m:sSubPr>
            <m:ctrlPr>
              <w:rPr>
                <w:rFonts w:ascii="Cambria Math" w:hAnsi="Cambria Math"/>
              </w:rPr>
            </m:ctrlPr>
          </m:sSubPr>
          <m:e>
            <m:r>
              <w:rPr>
                <w:rFonts w:ascii="Cambria Math" w:hAnsi="Cambria Math"/>
              </w:rPr>
              <m:t>V</m:t>
            </m:r>
          </m:e>
          <m:sub>
            <m:r>
              <m:rPr>
                <m:sty m:val="p"/>
              </m:rPr>
              <w:rPr>
                <w:rFonts w:ascii="Cambria Math" w:hAnsi="Cambria Math"/>
                <w:lang w:val="ru-RU"/>
                <w:rPrChange w:id="2641" w:author="Nik K" w:date="2026-10-29T00:17:00Z">
                  <w:rPr>
                    <w:rFonts w:ascii="Cambria Math" w:hAnsi="Cambria Math"/>
                  </w:rPr>
                </w:rPrChange>
              </w:rPr>
              <m:t>ост</m:t>
            </m:r>
          </m:sub>
        </m:sSub>
      </m:oMath>
      <w:r w:rsidRPr="00674711">
        <w:rPr>
          <w:lang w:val="ru-RU"/>
          <w:rPrChange w:id="2642" w:author="Nik K" w:date="2026-10-29T00:17:00Z">
            <w:rPr/>
          </w:rPrChange>
        </w:rPr>
        <w:t xml:space="preserve"> включает последствия несовпадения границ и не является валидированной маской миокарда.</w:t>
      </w:r>
    </w:p>
    <w:p w14:paraId="7E5ADFF7" w14:textId="77777777" w:rsidR="003416EE" w:rsidRDefault="006041B4">
      <w:pPr>
        <w:pStyle w:val="af"/>
      </w:pPr>
      <w:r>
        <w:t>В сохранённом учёте 12 фаз Н доля крови внутри целого сердца составляет 0,6802–0,7129, остаток — 164,890–209,391 мл. При фиксации остатка по первой опоре RMSE на восьми других фазах первого R–R равно 18,749 мл, максимум ошибки по модулю — 32,007 мл. Это отрицательный результат проверки постоянного остатка на данных масках; он не отделяет сегментационную вариабельность от физических изменений [66]. Визуальная определённость камерных границ показана на рисунке 6.2.</w:t>
      </w:r>
    </w:p>
    <w:p w14:paraId="7F4EF2D9" w14:textId="77777777" w:rsidR="003416EE" w:rsidRDefault="006041B4">
      <w:pPr>
        <w:pStyle w:val="af"/>
        <w:keepNext/>
        <w:ind w:firstLine="0"/>
        <w:jc w:val="center"/>
      </w:pPr>
      <w:r>
        <w:rPr>
          <w:noProof/>
        </w:rPr>
        <w:lastRenderedPageBreak/>
        <w:drawing>
          <wp:inline distT="0" distB="0" distL="0" distR="0" wp14:anchorId="03E675B1" wp14:editId="3B3DB289">
            <wp:extent cx="4984615" cy="6480000"/>
            <wp:effectExtent l="0" t="0" r="0" b="0"/>
            <wp:docPr id="140" name="Picture" descr="КТ-сечения и автоматические камерные контуры"/>
            <wp:cNvGraphicFramePr/>
            <a:graphic xmlns:a="http://schemas.openxmlformats.org/drawingml/2006/main">
              <a:graphicData uri="http://schemas.openxmlformats.org/drawingml/2006/picture">
                <pic:pic xmlns:pic="http://schemas.openxmlformats.org/drawingml/2006/picture">
                  <pic:nvPicPr>
                    <pic:cNvPr id="141" name="Picture" descr="figures/3da3bfa3b141.png"/>
                    <pic:cNvPicPr>
                      <a:picLocks noChangeAspect="1" noChangeArrowheads="1"/>
                    </pic:cNvPicPr>
                  </pic:nvPicPr>
                  <pic:blipFill>
                    <a:blip r:embed="rId37"/>
                    <a:stretch>
                      <a:fillRect/>
                    </a:stretch>
                  </pic:blipFill>
                  <pic:spPr bwMode="auto">
                    <a:xfrm>
                      <a:off x="0" y="0"/>
                      <a:ext cx="4984615" cy="6480000"/>
                    </a:xfrm>
                    <a:prstGeom prst="rect">
                      <a:avLst/>
                    </a:prstGeom>
                    <a:noFill/>
                    <a:ln w="9525">
                      <a:noFill/>
                      <a:headEnd/>
                      <a:tailEnd/>
                    </a:ln>
                  </pic:spPr>
                </pic:pic>
              </a:graphicData>
            </a:graphic>
          </wp:inline>
        </w:drawing>
      </w:r>
    </w:p>
    <w:p w14:paraId="12C7733C" w14:textId="77777777" w:rsidR="003416EE" w:rsidRDefault="006041B4">
      <w:pPr>
        <w:pStyle w:val="af5"/>
        <w:jc w:val="center"/>
      </w:pPr>
      <w:r>
        <w:t xml:space="preserve">Рисунок 6.2 — КТ Н, фаза 09: аксиальное, фронтальное и сагиттальное сечения до наложения и после наложения камерных контуров. Левый желудочек обозначен синим, правый красным, левое предсердие голубым, правое оранжевым. Окно отображения: уровень 60 и ширина 160 единиц </w:t>
      </w:r>
      <w:proofErr w:type="spellStart"/>
      <w:r>
        <w:t>Хаунсфилда</w:t>
      </w:r>
      <w:proofErr w:type="spellEnd"/>
      <w:r>
        <w:t xml:space="preserve"> (HU). Числа </w:t>
      </w:r>
      <w:proofErr w:type="gramStart"/>
      <w:r>
        <w:t>у сечений</w:t>
      </w:r>
      <w:proofErr w:type="gramEnd"/>
      <w:r>
        <w:t xml:space="preserve"> являются индексами отображаемой сетки RAS, а не расстояниями в миллиметрах. Это предварительный просмотр автоматической сегментации без экспертного принятия всех границ.</w:t>
      </w:r>
    </w:p>
    <w:p w14:paraId="089C76C7" w14:textId="77777777" w:rsidR="003416EE" w:rsidRDefault="006041B4">
      <w:pPr>
        <w:pStyle w:val="af"/>
      </w:pPr>
      <w:r>
        <w:t>Контуры требуют проверки по исходным сечениям: наличие окрашенной области не подтверждает её анатомическую правильность. Ранее попытка нового ручного камерного референса была остановлена из-за недостаточного контрастирования; автоматические маски не заменяют эту отсутствующую проверку [62].</w:t>
      </w:r>
    </w:p>
    <w:p w14:paraId="758569AF" w14:textId="77777777" w:rsidR="003416EE" w:rsidRDefault="006041B4">
      <w:pPr>
        <w:pStyle w:val="af"/>
      </w:pPr>
      <w:r>
        <w:lastRenderedPageBreak/>
        <w:t xml:space="preserve">В исследуемой серии Н девять фаз первого R–R имеют координаты 14–92%, три второго — 1–21%; длительности интервалов около 822 и 787 </w:t>
      </w:r>
      <w:proofErr w:type="spellStart"/>
      <w:r>
        <w:t>мс</w:t>
      </w:r>
      <w:proofErr w:type="spellEnd"/>
      <w:r>
        <w:t xml:space="preserve">. Это два неполных фрагмента. Временное разрешение около 140 </w:t>
      </w:r>
      <w:proofErr w:type="spellStart"/>
      <w:r>
        <w:t>мс</w:t>
      </w:r>
      <w:proofErr w:type="spellEnd"/>
      <w:r>
        <w:t xml:space="preserve"> не равно шагу центров реконструированных кадров. Все 12 масок достигают верхней границы поля зрения; вычислительное замыкание поверхности не восстанавливает ткань за пределами тома [64, 67].</w:t>
      </w:r>
    </w:p>
    <w:p w14:paraId="1A346406" w14:textId="77777777" w:rsidR="003416EE" w:rsidRDefault="006041B4">
      <w:pPr>
        <w:pStyle w:val="af"/>
      </w:pPr>
      <w:r>
        <w:t>Объём динамической целой маски составляет 569,852–673,371 мл, размах — 103,520 мл. Он не равен ударному объёму (УО) желудочка. Статические 578,721 мл также нельзя приписывать установленной фазе динамической серии без регистрации и фазового обоснования.</w:t>
      </w:r>
    </w:p>
    <w:p w14:paraId="66EE00FC" w14:textId="77777777" w:rsidR="003416EE" w:rsidRDefault="006041B4">
      <w:pPr>
        <w:pStyle w:val="21"/>
      </w:pPr>
      <w:bookmarkStart w:id="2643" w:name="_Toc244123085"/>
      <w:bookmarkStart w:id="2644" w:name="Xe0170fbc56e78b6f2a3b7d0e146ab989ac30b77"/>
      <w:bookmarkEnd w:id="2628"/>
      <w:r>
        <w:t>6.4 Определения сферы, эллипсоида и индивидуальной формы</w:t>
      </w:r>
      <w:bookmarkEnd w:id="2643"/>
    </w:p>
    <w:p w14:paraId="53A8B656" w14:textId="77777777" w:rsidR="003416EE" w:rsidRPr="00674711" w:rsidRDefault="006041B4">
      <w:pPr>
        <w:pStyle w:val="FirstParagraph"/>
        <w:keepNext/>
        <w:rPr>
          <w:lang w:val="ru-RU"/>
          <w:rPrChange w:id="2645" w:author="Nik K" w:date="2026-10-29T00:17:00Z">
            <w:rPr/>
          </w:rPrChange>
        </w:rPr>
      </w:pPr>
      <w:r w:rsidRPr="00674711">
        <w:rPr>
          <w:lang w:val="ru-RU"/>
          <w:rPrChange w:id="2646" w:author="Nik K" w:date="2026-10-29T00:17:00Z">
            <w:rPr/>
          </w:rPrChange>
        </w:rPr>
        <w:t xml:space="preserve">Для области </w:t>
      </w:r>
      <m:oMath>
        <m:r>
          <w:rPr>
            <w:rFonts w:ascii="Cambria Math" w:hAnsi="Cambria Math"/>
          </w:rPr>
          <m:t>H</m:t>
        </m:r>
      </m:oMath>
      <w:r w:rsidRPr="00674711">
        <w:rPr>
          <w:lang w:val="ru-RU"/>
          <w:rPrChange w:id="2647" w:author="Nik K" w:date="2026-10-29T00:17:00Z">
            <w:rPr/>
          </w:rPrChange>
        </w:rPr>
        <w:t xml:space="preserve"> задаются объём </w:t>
      </w:r>
      <m:oMath>
        <m:r>
          <m:rPr>
            <m:scr m:val="script"/>
            <m:sty m:val="p"/>
          </m:rPr>
          <w:rPr>
            <w:rFonts w:ascii="Cambria Math" w:hAnsi="Cambria Math"/>
          </w:rPr>
          <m:t>V</m:t>
        </m:r>
      </m:oMath>
      <w:r w:rsidRPr="00674711">
        <w:rPr>
          <w:lang w:val="ru-RU"/>
          <w:rPrChange w:id="2648" w:author="Nik K" w:date="2026-10-29T00:17:00Z">
            <w:rPr/>
          </w:rPrChange>
        </w:rPr>
        <w:t xml:space="preserve"> в мм³, объёмный центроид </w:t>
      </w:r>
      <m:oMath>
        <m:r>
          <m:rPr>
            <m:sty m:val="bi"/>
          </m:rPr>
          <w:rPr>
            <w:rFonts w:ascii="Cambria Math" w:hAnsi="Cambria Math"/>
          </w:rPr>
          <m:t>c</m:t>
        </m:r>
      </m:oMath>
      <w:r w:rsidRPr="00674711">
        <w:rPr>
          <w:lang w:val="ru-RU"/>
          <w:rPrChange w:id="2649" w:author="Nik K" w:date="2026-10-29T00:17:00Z">
            <w:rPr/>
          </w:rPrChange>
        </w:rPr>
        <w:t xml:space="preserve"> в мм и матрица центральных моментов </w:t>
      </w:r>
      <m:oMath>
        <m:r>
          <w:rPr>
            <w:rFonts w:ascii="Cambria Math" w:hAnsi="Cambria Math"/>
          </w:rPr>
          <m:t>C</m:t>
        </m:r>
      </m:oMath>
      <w:r w:rsidRPr="00674711">
        <w:rPr>
          <w:lang w:val="ru-RU"/>
          <w:rPrChange w:id="2650" w:author="Nik K" w:date="2026-10-29T00:17:00Z">
            <w:rPr/>
          </w:rPrChange>
        </w:rPr>
        <w:t xml:space="preserve"> в мм²:</w:t>
      </w:r>
    </w:p>
    <w:p w14:paraId="0A67E593"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cr m:val="script"/>
                    <m:sty m:val="p"/>
                  </m:rPr>
                  <w:rPr>
                    <w:rFonts w:ascii="Cambria Math" w:hAnsi="Cambria Math"/>
                  </w:rPr>
                  <m:t>V=</m:t>
                </m:r>
                <m:nary>
                  <m:naryPr>
                    <m:limLoc m:val="subSup"/>
                    <m:supHide m:val="1"/>
                    <m:ctrlPr>
                      <w:rPr>
                        <w:rFonts w:ascii="Cambria Math" w:hAnsi="Cambria Math"/>
                      </w:rPr>
                    </m:ctrlPr>
                  </m:naryPr>
                  <m:sub>
                    <m:r>
                      <w:rPr>
                        <w:rFonts w:ascii="Cambria Math" w:hAnsi="Cambria Math"/>
                      </w:rPr>
                      <m:t>H</m:t>
                    </m:r>
                  </m:sub>
                  <m:sup>
                    <m:r>
                      <w:rPr>
                        <w:rFonts w:ascii="Cambria Math" w:hAnsi="Cambria Math"/>
                      </w:rPr>
                      <m:t>​</m:t>
                    </m:r>
                  </m:sup>
                  <m:e>
                    <m:r>
                      <w:rPr>
                        <w:rFonts w:ascii="Cambria Math" w:hAnsi="Cambria Math"/>
                      </w:rPr>
                      <m:t>d</m:t>
                    </m:r>
                  </m:e>
                </m:nary>
                <m:r>
                  <m:rPr>
                    <m:scr m:val="script"/>
                    <m:sty m:val="p"/>
                  </m:rPr>
                  <w:rPr>
                    <w:rFonts w:ascii="Cambria Math" w:hAnsi="Cambria Math"/>
                  </w:rPr>
                  <m:t>V,</m:t>
                </m:r>
              </m:e>
            </m:mr>
            <m:mr>
              <m:e>
                <m:r>
                  <m:rPr>
                    <m:sty m:val="bi"/>
                  </m:rP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V</m:t>
                    </m:r>
                  </m:den>
                </m:f>
                <m:nary>
                  <m:naryPr>
                    <m:limLoc m:val="subSup"/>
                    <m:supHide m:val="1"/>
                    <m:ctrlPr>
                      <w:rPr>
                        <w:rFonts w:ascii="Cambria Math" w:hAnsi="Cambria Math"/>
                      </w:rPr>
                    </m:ctrlPr>
                  </m:naryPr>
                  <m:sub>
                    <m:r>
                      <w:rPr>
                        <w:rFonts w:ascii="Cambria Math" w:hAnsi="Cambria Math"/>
                      </w:rPr>
                      <m:t>H</m:t>
                    </m:r>
                  </m:sub>
                  <m:sup>
                    <m:r>
                      <w:rPr>
                        <w:rFonts w:ascii="Cambria Math" w:hAnsi="Cambria Math"/>
                      </w:rPr>
                      <m:t>​</m:t>
                    </m:r>
                  </m:sup>
                  <m:e>
                    <m:r>
                      <m:rPr>
                        <m:sty m:val="bi"/>
                      </m:rPr>
                      <w:rPr>
                        <w:rFonts w:ascii="Cambria Math" w:hAnsi="Cambria Math"/>
                      </w:rPr>
                      <m:t>x</m:t>
                    </m:r>
                  </m:e>
                </m:nary>
                <m:r>
                  <w:rPr>
                    <w:rFonts w:ascii="Cambria Math" w:hAnsi="Cambria Math"/>
                  </w:rPr>
                  <m:t> d</m:t>
                </m:r>
                <m:r>
                  <m:rPr>
                    <m:scr m:val="script"/>
                    <m:sty m:val="p"/>
                  </m:rPr>
                  <w:rPr>
                    <w:rFonts w:ascii="Cambria Math" w:hAnsi="Cambria Math"/>
                  </w:rPr>
                  <m:t>V,</m:t>
                </m:r>
              </m:e>
            </m:mr>
            <m:mr>
              <m:e>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V</m:t>
                    </m:r>
                  </m:den>
                </m:f>
                <m:nary>
                  <m:naryPr>
                    <m:limLoc m:val="subSup"/>
                    <m:supHide m:val="1"/>
                    <m:ctrlPr>
                      <w:rPr>
                        <w:rFonts w:ascii="Cambria Math" w:hAnsi="Cambria Math"/>
                      </w:rPr>
                    </m:ctrlPr>
                  </m:naryPr>
                  <m:sub>
                    <m:r>
                      <w:rPr>
                        <w:rFonts w:ascii="Cambria Math" w:hAnsi="Cambria Math"/>
                      </w:rPr>
                      <m:t>H</m:t>
                    </m:r>
                  </m:sub>
                  <m:sup>
                    <m:r>
                      <w:rPr>
                        <w:rFonts w:ascii="Cambria Math" w:hAnsi="Cambria Math"/>
                      </w:rPr>
                      <m:t>​</m:t>
                    </m:r>
                  </m:sup>
                  <m:e>
                    <m:r>
                      <m:rPr>
                        <m:sty m:val="p"/>
                      </m:rPr>
                      <w:rPr>
                        <w:rFonts w:ascii="Cambria Math" w:hAnsi="Cambria Math"/>
                      </w:rPr>
                      <m:t>(</m:t>
                    </m:r>
                  </m:e>
                </m:nary>
                <m:r>
                  <m:rPr>
                    <m:sty m:val="bi"/>
                  </m:rPr>
                  <w:rPr>
                    <w:rFonts w:ascii="Cambria Math" w:hAnsi="Cambria Math"/>
                  </w:rPr>
                  <m:t>x</m:t>
                </m:r>
                <m:r>
                  <m:rPr>
                    <m:sty m:val="p"/>
                  </m:rPr>
                  <w:rPr>
                    <w:rFonts w:ascii="Cambria Math" w:hAnsi="Cambria Math"/>
                  </w:rPr>
                  <m:t>-</m:t>
                </m:r>
                <m:r>
                  <m:rPr>
                    <m:sty m:val="bi"/>
                  </m:rPr>
                  <w:rPr>
                    <w:rFonts w:ascii="Cambria Math" w:hAnsi="Cambria Math"/>
                  </w:rPr>
                  <m:t>c</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c</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w:rPr>
                    <w:rFonts w:ascii="Cambria Math" w:hAnsi="Cambria Math"/>
                  </w:rPr>
                  <m:t>d</m:t>
                </m:r>
                <m:r>
                  <m:rPr>
                    <m:scr m:val="script"/>
                    <m:sty m:val="p"/>
                  </m:rPr>
                  <w:rPr>
                    <w:rFonts w:ascii="Cambria Math" w:hAnsi="Cambria Math"/>
                  </w:rPr>
                  <m:t>V.</m:t>
                </m:r>
              </m:e>
            </m:mr>
          </m:m>
          <m:r>
            <w:rPr>
              <w:rFonts w:ascii="Cambria Math" w:hAnsi="Cambria Math"/>
            </w:rPr>
            <m:t>  </m:t>
          </m:r>
          <m:r>
            <m:rPr>
              <m:nor/>
            </m:rPr>
            <m:t>(6.5)</m:t>
          </m:r>
        </m:oMath>
      </m:oMathPara>
    </w:p>
    <w:p w14:paraId="4EDEF432" w14:textId="77777777" w:rsidR="003416EE" w:rsidRPr="00674711" w:rsidRDefault="006041B4">
      <w:pPr>
        <w:pStyle w:val="FirstParagraph"/>
        <w:rPr>
          <w:lang w:val="ru-RU"/>
          <w:rPrChange w:id="2651" w:author="Nik K" w:date="2026-10-29T00:17:00Z">
            <w:rPr/>
          </w:rPrChange>
        </w:rPr>
      </w:pPr>
      <w:r w:rsidRPr="00674711">
        <w:rPr>
          <w:lang w:val="ru-RU"/>
          <w:rPrChange w:id="2652" w:author="Nik K" w:date="2026-10-29T00:17:00Z">
            <w:rPr/>
          </w:rPrChange>
        </w:rPr>
        <w:t xml:space="preserve">Для </w:t>
      </w:r>
      <w:r>
        <w:t>STL</w:t>
      </w:r>
      <w:r w:rsidRPr="00674711">
        <w:rPr>
          <w:lang w:val="ru-RU"/>
          <w:rPrChange w:id="2653" w:author="Nik K" w:date="2026-10-29T00:17:00Z">
            <w:rPr/>
          </w:rPrChange>
        </w:rPr>
        <w:t xml:space="preserve"> используются моменты заключённого внутри объёма. Ковариация вершин не эквивалентна (6.5), поскольку зависит от плотности триангуляции. </w:t>
      </w:r>
      <w:r w:rsidRPr="00674711">
        <w:rPr>
          <w:b/>
          <w:bCs/>
          <w:lang w:val="ru-RU"/>
          <w:rPrChange w:id="2654" w:author="Nik K" w:date="2026-10-29T00:17:00Z">
            <w:rPr>
              <w:b/>
              <w:bCs/>
            </w:rPr>
          </w:rPrChange>
        </w:rPr>
        <w:t xml:space="preserve">Равновеликая сфера </w:t>
      </w:r>
      <w:r>
        <w:rPr>
          <w:b/>
          <w:bCs/>
        </w:rPr>
        <w:t>G</w:t>
      </w:r>
      <w:r w:rsidRPr="00674711">
        <w:rPr>
          <w:b/>
          <w:bCs/>
          <w:lang w:val="ru-RU"/>
          <w:rPrChange w:id="2655" w:author="Nik K" w:date="2026-10-29T00:17:00Z">
            <w:rPr>
              <w:b/>
              <w:bCs/>
            </w:rPr>
          </w:rPrChange>
        </w:rPr>
        <w:t>1</w:t>
      </w:r>
      <w:r w:rsidRPr="00674711">
        <w:rPr>
          <w:lang w:val="ru-RU"/>
          <w:rPrChange w:id="2656" w:author="Nik K" w:date="2026-10-29T00:17:00Z">
            <w:rPr/>
          </w:rPrChange>
        </w:rPr>
        <w:t xml:space="preserve"> помещается в </w:t>
      </w:r>
      <w:proofErr w:type="spellStart"/>
      <w:r w:rsidRPr="00674711">
        <w:rPr>
          <w:lang w:val="ru-RU"/>
          <w:rPrChange w:id="2657" w:author="Nik K" w:date="2026-10-29T00:17:00Z">
            <w:rPr/>
          </w:rPrChange>
        </w:rPr>
        <w:t>центроид</w:t>
      </w:r>
      <w:proofErr w:type="spellEnd"/>
      <w:r w:rsidRPr="00674711">
        <w:rPr>
          <w:lang w:val="ru-RU"/>
          <w:rPrChange w:id="2658" w:author="Nik K" w:date="2026-10-29T00:17:00Z">
            <w:rPr/>
          </w:rPrChange>
        </w:rPr>
        <w:t xml:space="preserve"> и имеет радиус</w:t>
      </w:r>
    </w:p>
    <w:p w14:paraId="5A4AFA0E"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r>
                        <m:rPr>
                          <m:scr m:val="script"/>
                          <m:sty m:val="p"/>
                        </m:rPr>
                        <w:rPr>
                          <w:rFonts w:ascii="Cambria Math" w:hAnsi="Cambria Math"/>
                        </w:rPr>
                        <m:t>V</m:t>
                      </m:r>
                    </m:num>
                    <m:den>
                      <m:r>
                        <w:rPr>
                          <w:rFonts w:ascii="Cambria Math" w:hAnsi="Cambria Math"/>
                        </w:rPr>
                        <m:t>4π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r>
                        <m:rPr>
                          <m:sty m:val="p"/>
                        </m:rPr>
                        <w:rPr>
                          <w:rFonts w:ascii="Cambria Math" w:hAnsi="Cambria Math"/>
                        </w:rPr>
                        <m:t>⋅</m:t>
                      </m:r>
                      <m:r>
                        <w:rPr>
                          <w:rFonts w:ascii="Cambria Math" w:hAnsi="Cambria Math"/>
                        </w:rPr>
                        <m:t>1000</m:t>
                      </m:r>
                      <m:sSub>
                        <m:sSubPr>
                          <m:ctrlPr>
                            <w:rPr>
                              <w:rFonts w:ascii="Cambria Math" w:hAnsi="Cambria Math"/>
                            </w:rPr>
                          </m:ctrlPr>
                        </m:sSubPr>
                        <m:e>
                          <m:r>
                            <w:rPr>
                              <w:rFonts w:ascii="Cambria Math" w:hAnsi="Cambria Math"/>
                            </w:rPr>
                            <m:t>V</m:t>
                          </m:r>
                        </m:e>
                        <m:sub>
                          <m:r>
                            <w:rPr>
                              <w:rFonts w:ascii="Cambria Math" w:hAnsi="Cambria Math"/>
                            </w:rPr>
                            <m:t>H</m:t>
                          </m:r>
                        </m:sub>
                      </m:sSub>
                    </m:num>
                    <m:den>
                      <m:r>
                        <w:rPr>
                          <w:rFonts w:ascii="Cambria Math" w:hAnsi="Cambria Math"/>
                        </w:rPr>
                        <m:t>4π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  </m:t>
          </m:r>
          <m:r>
            <m:rPr>
              <m:nor/>
            </m:rPr>
            <m:t>(6.6)</m:t>
          </m:r>
        </m:oMath>
      </m:oMathPara>
    </w:p>
    <w:p w14:paraId="0967C767" w14:textId="77777777" w:rsidR="003416EE" w:rsidRPr="00674711" w:rsidRDefault="006041B4">
      <w:pPr>
        <w:pStyle w:val="FirstParagraph"/>
        <w:keepNext/>
        <w:rPr>
          <w:lang w:val="ru-RU"/>
          <w:rPrChange w:id="2659" w:author="Nik K" w:date="2026-10-29T00:17:00Z">
            <w:rPr/>
          </w:rPrChange>
        </w:rPr>
      </w:pPr>
      <w:r w:rsidRPr="00674711">
        <w:rPr>
          <w:lang w:val="ru-RU"/>
          <w:rPrChange w:id="2660" w:author="Nik K" w:date="2026-10-29T00:17:00Z">
            <w:rPr/>
          </w:rPrChange>
        </w:rPr>
        <w:t xml:space="preserve">Радиус </w:t>
      </w:r>
      <m:oMath>
        <m:sSub>
          <m:sSubPr>
            <m:ctrlPr>
              <w:rPr>
                <w:rFonts w:ascii="Cambria Math" w:hAnsi="Cambria Math"/>
              </w:rPr>
            </m:ctrlPr>
          </m:sSubPr>
          <m:e>
            <m:r>
              <w:rPr>
                <w:rFonts w:ascii="Cambria Math" w:hAnsi="Cambria Math"/>
              </w:rPr>
              <m:t>r</m:t>
            </m:r>
          </m:e>
          <m:sub>
            <m:r>
              <w:rPr>
                <w:rFonts w:ascii="Cambria Math" w:hAnsi="Cambria Math"/>
              </w:rPr>
              <m:t>V</m:t>
            </m:r>
          </m:sub>
        </m:sSub>
      </m:oMath>
      <w:r w:rsidRPr="00674711">
        <w:rPr>
          <w:lang w:val="ru-RU"/>
          <w:rPrChange w:id="2661" w:author="Nik K" w:date="2026-10-29T00:17:00Z">
            <w:rPr/>
          </w:rPrChange>
        </w:rPr>
        <w:t xml:space="preserve"> выражен в мм при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Pr="00674711">
        <w:rPr>
          <w:lang w:val="ru-RU"/>
          <w:rPrChange w:id="2662" w:author="Nik K" w:date="2026-10-29T00:17:00Z">
            <w:rPr/>
          </w:rPrChange>
        </w:rPr>
        <w:t xml:space="preserve"> в мл. </w:t>
      </w:r>
      <w:r w:rsidRPr="00674711">
        <w:rPr>
          <w:b/>
          <w:bCs/>
          <w:lang w:val="ru-RU"/>
          <w:rPrChange w:id="2663" w:author="Nik K" w:date="2026-10-29T00:17:00Z">
            <w:rPr>
              <w:b/>
              <w:bCs/>
            </w:rPr>
          </w:rPrChange>
        </w:rPr>
        <w:t xml:space="preserve">Сфера </w:t>
      </w:r>
      <w:r>
        <w:rPr>
          <w:b/>
          <w:bCs/>
        </w:rPr>
        <w:t>G</w:t>
      </w:r>
      <w:r w:rsidRPr="00674711">
        <w:rPr>
          <w:b/>
          <w:bCs/>
          <w:lang w:val="ru-RU"/>
          <w:rPrChange w:id="2664" w:author="Nik K" w:date="2026-10-29T00:17:00Z">
            <w:rPr>
              <w:b/>
              <w:bCs/>
            </w:rPr>
          </w:rPrChange>
        </w:rPr>
        <w:t>2 по второму моменту</w:t>
      </w:r>
      <w:r w:rsidRPr="00674711">
        <w:rPr>
          <w:lang w:val="ru-RU"/>
          <w:rPrChange w:id="2665" w:author="Nik K" w:date="2026-10-29T00:17:00Z">
            <w:rPr/>
          </w:rPrChange>
        </w:rPr>
        <w:t xml:space="preserve"> имеет другой радиус:</w:t>
      </w:r>
    </w:p>
    <w:p w14:paraId="6D596580"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5</m:t>
                  </m:r>
                </m:num>
                <m:den>
                  <m:r>
                    <w:rPr>
                      <w:rFonts w:ascii="Cambria Math" w:hAnsi="Cambria Math"/>
                    </w:rPr>
                    <m:t>3</m:t>
                  </m:r>
                </m:den>
              </m:f>
              <m:r>
                <m:rPr>
                  <m:sty m:val="p"/>
                </m:rPr>
                <w:rPr>
                  <w:rFonts w:ascii="Cambria Math" w:hAnsi="Cambria Math"/>
                </w:rPr>
                <m:t>tr</m:t>
              </m:r>
              <m:r>
                <w:rPr>
                  <w:rFonts w:ascii="Cambria Math" w:hAnsi="Cambria Math"/>
                </w:rPr>
                <m:t>C</m:t>
              </m:r>
            </m:e>
          </m:rad>
          <m:r>
            <m:rPr>
              <m:sty m:val="p"/>
            </m:rPr>
            <w:rPr>
              <w:rFonts w:ascii="Cambria Math" w:hAnsi="Cambria Math"/>
            </w:rPr>
            <m:t>.</m:t>
          </m:r>
          <m:r>
            <w:rPr>
              <w:rFonts w:ascii="Cambria Math" w:hAnsi="Cambria Math"/>
            </w:rPr>
            <m:t>  </m:t>
          </m:r>
          <m:r>
            <m:rPr>
              <m:nor/>
            </m:rPr>
            <m:t>(6.7)</m:t>
          </m:r>
        </m:oMath>
      </m:oMathPara>
    </w:p>
    <w:p w14:paraId="1997CA5A" w14:textId="77777777" w:rsidR="003416EE" w:rsidRPr="00674711" w:rsidRDefault="006041B4">
      <w:pPr>
        <w:pStyle w:val="FirstParagraph"/>
        <w:rPr>
          <w:lang w:val="ru-RU"/>
          <w:rPrChange w:id="2666" w:author="Nik K" w:date="2026-10-29T00:17:00Z">
            <w:rPr/>
          </w:rPrChange>
        </w:rPr>
      </w:pPr>
      <w:r w:rsidRPr="00674711">
        <w:rPr>
          <w:lang w:val="ru-RU"/>
          <w:rPrChange w:id="2667" w:author="Nik K" w:date="2026-10-29T00:17:00Z">
            <w:rPr/>
          </w:rPrChange>
        </w:rPr>
        <w:lastRenderedPageBreak/>
        <w:t xml:space="preserve">У однородного шара </w:t>
      </w:r>
      <m:oMath>
        <m:r>
          <m:rPr>
            <m:sty m:val="p"/>
          </m:rPr>
          <w:rPr>
            <w:rFonts w:ascii="Cambria Math" w:hAnsi="Cambria Math"/>
          </w:rPr>
          <m:t>tr</m:t>
        </m:r>
        <m:r>
          <w:rPr>
            <w:rFonts w:ascii="Cambria Math" w:hAnsi="Cambria Math"/>
          </w:rPr>
          <m:t>C</m:t>
        </m:r>
        <m:r>
          <m:rPr>
            <m:sty m:val="p"/>
          </m:rPr>
          <w:rPr>
            <w:rFonts w:ascii="Cambria Math" w:hAnsi="Cambria Math"/>
            <w:lang w:val="ru-RU"/>
            <w:rPrChange w:id="2668" w:author="Nik K" w:date="2026-10-29T00:17:00Z">
              <w:rPr>
                <w:rFonts w:ascii="Cambria Math" w:hAnsi="Cambria Math"/>
              </w:rPr>
            </w:rPrChange>
          </w:rPr>
          <m:t>=</m:t>
        </m:r>
        <m:r>
          <w:rPr>
            <w:rFonts w:ascii="Cambria Math" w:hAnsi="Cambria Math"/>
            <w:lang w:val="ru-RU"/>
            <w:rPrChange w:id="2669" w:author="Nik K" w:date="2026-10-29T00:17:00Z">
              <w:rPr>
                <w:rFonts w:ascii="Cambria Math" w:hAnsi="Cambria Math"/>
              </w:rPr>
            </w:rPrChange>
          </w:rPr>
          <m:t>3</m:t>
        </m:r>
        <m:sSup>
          <m:sSupPr>
            <m:ctrlPr>
              <w:rPr>
                <w:rFonts w:ascii="Cambria Math" w:hAnsi="Cambria Math"/>
              </w:rPr>
            </m:ctrlPr>
          </m:sSupPr>
          <m:e>
            <m:r>
              <w:rPr>
                <w:rFonts w:ascii="Cambria Math" w:hAnsi="Cambria Math"/>
              </w:rPr>
              <m:t>r</m:t>
            </m:r>
          </m:e>
          <m:sup>
            <m:r>
              <w:rPr>
                <w:rFonts w:ascii="Cambria Math" w:hAnsi="Cambria Math"/>
                <w:lang w:val="ru-RU"/>
                <w:rPrChange w:id="2670" w:author="Nik K" w:date="2026-10-29T00:17:00Z">
                  <w:rPr>
                    <w:rFonts w:ascii="Cambria Math" w:hAnsi="Cambria Math"/>
                  </w:rPr>
                </w:rPrChange>
              </w:rPr>
              <m:t>2</m:t>
            </m:r>
          </m:sup>
        </m:sSup>
        <m:r>
          <m:rPr>
            <m:sty m:val="p"/>
          </m:rPr>
          <w:rPr>
            <w:rFonts w:ascii="Cambria Math" w:hAnsi="Cambria Math"/>
            <w:lang w:val="ru-RU"/>
            <w:rPrChange w:id="2671" w:author="Nik K" w:date="2026-10-29T00:17:00Z">
              <w:rPr>
                <w:rFonts w:ascii="Cambria Math" w:hAnsi="Cambria Math"/>
              </w:rPr>
            </w:rPrChange>
          </w:rPr>
          <m:t>/</m:t>
        </m:r>
        <m:r>
          <w:rPr>
            <w:rFonts w:ascii="Cambria Math" w:hAnsi="Cambria Math"/>
            <w:lang w:val="ru-RU"/>
            <w:rPrChange w:id="2672" w:author="Nik K" w:date="2026-10-29T00:17:00Z">
              <w:rPr>
                <w:rFonts w:ascii="Cambria Math" w:hAnsi="Cambria Math"/>
              </w:rPr>
            </w:rPrChange>
          </w:rPr>
          <m:t>5</m:t>
        </m:r>
      </m:oMath>
      <w:r w:rsidRPr="00674711">
        <w:rPr>
          <w:lang w:val="ru-RU"/>
          <w:rPrChange w:id="2673" w:author="Nik K" w:date="2026-10-29T00:17:00Z">
            <w:rPr/>
          </w:rPrChange>
        </w:rPr>
        <w:t xml:space="preserve">; следовательно, </w:t>
      </w:r>
      <w:r>
        <w:t>G</w:t>
      </w:r>
      <w:r w:rsidRPr="00674711">
        <w:rPr>
          <w:lang w:val="ru-RU"/>
          <w:rPrChange w:id="2674" w:author="Nik K" w:date="2026-10-29T00:17:00Z">
            <w:rPr/>
          </w:rPrChange>
        </w:rPr>
        <w:t xml:space="preserve">2 сохраняет этот момент, но её объём </w:t>
      </w:r>
      <m:oMath>
        <m:r>
          <w:rPr>
            <w:rFonts w:ascii="Cambria Math" w:hAnsi="Cambria Math"/>
            <w:lang w:val="ru-RU"/>
            <w:rPrChange w:id="2675" w:author="Nik K" w:date="2026-10-29T00:17:00Z">
              <w:rPr>
                <w:rFonts w:ascii="Cambria Math" w:hAnsi="Cambria Math"/>
              </w:rPr>
            </w:rPrChange>
          </w:rPr>
          <m:t>4</m:t>
        </m:r>
        <m:r>
          <w:rPr>
            <w:rFonts w:ascii="Cambria Math" w:hAnsi="Cambria Math"/>
          </w:rPr>
          <m:t>π</m:t>
        </m:r>
        <m:sSubSup>
          <m:sSubSupPr>
            <m:ctrlPr>
              <w:rPr>
                <w:rFonts w:ascii="Cambria Math" w:hAnsi="Cambria Math"/>
              </w:rPr>
            </m:ctrlPr>
          </m:sSubSupPr>
          <m:e>
            <m:r>
              <w:rPr>
                <w:rFonts w:ascii="Cambria Math" w:hAnsi="Cambria Math"/>
              </w:rPr>
              <m:t>r</m:t>
            </m:r>
          </m:e>
          <m:sub>
            <m:r>
              <w:rPr>
                <w:rFonts w:ascii="Cambria Math" w:hAnsi="Cambria Math"/>
              </w:rPr>
              <m:t>C</m:t>
            </m:r>
          </m:sub>
          <m:sup>
            <m:r>
              <w:rPr>
                <w:rFonts w:ascii="Cambria Math" w:hAnsi="Cambria Math"/>
                <w:lang w:val="ru-RU"/>
                <w:rPrChange w:id="2676" w:author="Nik K" w:date="2026-10-29T00:17:00Z">
                  <w:rPr>
                    <w:rFonts w:ascii="Cambria Math" w:hAnsi="Cambria Math"/>
                  </w:rPr>
                </w:rPrChange>
              </w:rPr>
              <m:t>3</m:t>
            </m:r>
          </m:sup>
        </m:sSubSup>
        <m:r>
          <m:rPr>
            <m:sty m:val="p"/>
          </m:rPr>
          <w:rPr>
            <w:rFonts w:ascii="Cambria Math" w:hAnsi="Cambria Math"/>
            <w:lang w:val="ru-RU"/>
            <w:rPrChange w:id="2677" w:author="Nik K" w:date="2026-10-29T00:17:00Z">
              <w:rPr>
                <w:rFonts w:ascii="Cambria Math" w:hAnsi="Cambria Math"/>
              </w:rPr>
            </w:rPrChange>
          </w:rPr>
          <m:t>/</m:t>
        </m:r>
        <m:r>
          <w:rPr>
            <w:rFonts w:ascii="Cambria Math" w:hAnsi="Cambria Math"/>
            <w:lang w:val="ru-RU"/>
            <w:rPrChange w:id="2678" w:author="Nik K" w:date="2026-10-29T00:17:00Z">
              <w:rPr>
                <w:rFonts w:ascii="Cambria Math" w:hAnsi="Cambria Math"/>
              </w:rPr>
            </w:rPrChange>
          </w:rPr>
          <m:t>3</m:t>
        </m:r>
      </m:oMath>
      <w:r w:rsidRPr="00674711">
        <w:rPr>
          <w:lang w:val="ru-RU"/>
          <w:rPrChange w:id="2679" w:author="Nik K" w:date="2026-10-29T00:17:00Z">
            <w:rPr/>
          </w:rPrChange>
        </w:rPr>
        <w:t xml:space="preserve"> в мм³ обычно отличается от </w:t>
      </w:r>
      <m:oMath>
        <m:r>
          <m:rPr>
            <m:scr m:val="script"/>
            <m:sty m:val="p"/>
          </m:rPr>
          <w:rPr>
            <w:rFonts w:ascii="Cambria Math" w:hAnsi="Cambria Math"/>
          </w:rPr>
          <m:t>V</m:t>
        </m:r>
      </m:oMath>
      <w:r w:rsidRPr="00674711">
        <w:rPr>
          <w:lang w:val="ru-RU"/>
          <w:rPrChange w:id="2680" w:author="Nik K" w:date="2026-10-29T00:17:00Z">
            <w:rPr/>
          </w:rPrChange>
        </w:rPr>
        <w:t>.</w:t>
      </w:r>
    </w:p>
    <w:p w14:paraId="6F3A9311" w14:textId="77777777" w:rsidR="003416EE" w:rsidRDefault="006041B4">
      <w:pPr>
        <w:pStyle w:val="af"/>
      </w:pPr>
      <w:r>
        <w:t>Главные направления и полуоси моментного эллипсоида L2 определяются разложением</w:t>
      </w:r>
    </w:p>
    <w:p w14:paraId="3528F21B"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diag(</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U</m:t>
                    </m:r>
                  </m:e>
                  <m:sup>
                    <m:r>
                      <m:rPr>
                        <m:scr m:val="sans-serif"/>
                        <m:sty m:val="p"/>
                      </m:rPr>
                      <w:rPr>
                        <w:rFonts w:ascii="Cambria Math" w:hAnsi="Cambria Math"/>
                      </w:rPr>
                      <m:t>T</m:t>
                    </m:r>
                  </m:sup>
                </m:sSup>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5</m:t>
                    </m:r>
                    <m:sSub>
                      <m:sSubPr>
                        <m:ctrlPr>
                          <w:rPr>
                            <w:rFonts w:ascii="Cambria Math" w:hAnsi="Cambria Math"/>
                          </w:rPr>
                        </m:ctrlPr>
                      </m:sSubPr>
                      <m:e>
                        <m:r>
                          <w:rPr>
                            <w:rFonts w:ascii="Cambria Math" w:hAnsi="Cambria Math"/>
                          </w:rPr>
                          <m:t>λ</m:t>
                        </m:r>
                      </m:e>
                      <m:sub>
                        <m:r>
                          <w:rPr>
                            <w:rFonts w:ascii="Cambria Math" w:hAnsi="Cambria Math"/>
                          </w:rPr>
                          <m:t>i</m:t>
                        </m:r>
                      </m:sub>
                    </m:sSub>
                  </m:e>
                </m:rad>
                <m:r>
                  <m:rPr>
                    <m:sty m:val="p"/>
                  </m:rPr>
                  <w:rPr>
                    <w:rFonts w:ascii="Cambria Math" w:hAnsi="Cambria Math"/>
                  </w:rPr>
                  <m:t>,</m:t>
                </m:r>
              </m:e>
            </m:mr>
            <m:mr>
              <m:e>
                <m:acc>
                  <m:accPr>
                    <m:chr m:val="̃"/>
                    <m:ctrlPr>
                      <w:rPr>
                        <w:rFonts w:ascii="Cambria Math" w:hAnsi="Cambria Math"/>
                      </w:rPr>
                    </m:ctrlPr>
                  </m:accPr>
                  <m:e>
                    <m:r>
                      <m:rPr>
                        <m:scr m:val="script"/>
                        <m:sty m:val="p"/>
                      </m:rPr>
                      <w:rPr>
                        <w:rFonts w:ascii="Cambria Math" w:hAnsi="Cambria Math"/>
                      </w:rPr>
                      <m:t>V</m:t>
                    </m:r>
                  </m:e>
                </m:acc>
                <m:r>
                  <m:rPr>
                    <m:sty m:val="p"/>
                  </m:rPr>
                  <w:rPr>
                    <w:rFonts w:ascii="Cambria Math" w:hAnsi="Cambria Math"/>
                  </w:rPr>
                  <m:t>=</m:t>
                </m:r>
                <m:f>
                  <m:fPr>
                    <m:ctrlPr>
                      <w:rPr>
                        <w:rFonts w:ascii="Cambria Math" w:hAnsi="Cambria Math"/>
                      </w:rPr>
                    </m:ctrlPr>
                  </m:fPr>
                  <m:num>
                    <m:r>
                      <w:rPr>
                        <w:rFonts w:ascii="Cambria Math" w:hAnsi="Cambria Math"/>
                      </w:rPr>
                      <m:t>4π</m:t>
                    </m:r>
                  </m:num>
                  <m:den>
                    <m:r>
                      <w:rPr>
                        <w:rFonts w:ascii="Cambria Math" w:hAnsi="Cambria Math"/>
                      </w:rPr>
                      <m:t>3</m:t>
                    </m:r>
                  </m:den>
                </m:f>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3</m:t>
                    </m:r>
                  </m:sub>
                </m:sSub>
                <m:r>
                  <m:rPr>
                    <m:sty m:val="p"/>
                  </m:rPr>
                  <w:rPr>
                    <w:rFonts w:ascii="Cambria Math" w:hAnsi="Cambria Math"/>
                  </w:rPr>
                  <m:t>.</m:t>
                </m:r>
              </m:e>
            </m:mr>
          </m:m>
          <m:r>
            <w:rPr>
              <w:rFonts w:ascii="Cambria Math" w:hAnsi="Cambria Math"/>
            </w:rPr>
            <m:t>  </m:t>
          </m:r>
          <m:r>
            <m:rPr>
              <m:nor/>
            </m:rPr>
            <m:t>(6.8)</m:t>
          </m:r>
        </m:oMath>
      </m:oMathPara>
    </w:p>
    <w:p w14:paraId="7EDCC441" w14:textId="77777777" w:rsidR="003416EE" w:rsidRPr="00674711" w:rsidRDefault="006041B4">
      <w:pPr>
        <w:pStyle w:val="FirstParagraph"/>
        <w:keepNext/>
        <w:rPr>
          <w:lang w:val="ru-RU"/>
          <w:rPrChange w:id="2681" w:author="Nik K" w:date="2026-10-29T00:17:00Z">
            <w:rPr/>
          </w:rPrChange>
        </w:rPr>
      </w:pPr>
      <w:r w:rsidRPr="00674711">
        <w:rPr>
          <w:lang w:val="ru-RU"/>
          <w:rPrChange w:id="2682" w:author="Nik K" w:date="2026-10-29T00:17:00Z">
            <w:rPr/>
          </w:rPrChange>
        </w:rPr>
        <w:t xml:space="preserve">Собственные значения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674711">
        <w:rPr>
          <w:lang w:val="ru-RU"/>
          <w:rPrChange w:id="2683" w:author="Nik K" w:date="2026-10-29T00:17:00Z">
            <w:rPr/>
          </w:rPrChange>
        </w:rPr>
        <w:t xml:space="preserve"> имеют размерность мм², полуоси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oMath>
      <w:r w:rsidRPr="00674711">
        <w:rPr>
          <w:lang w:val="ru-RU"/>
          <w:rPrChange w:id="2684" w:author="Nik K" w:date="2026-10-29T00:17:00Z">
            <w:rPr/>
          </w:rPrChange>
        </w:rPr>
        <w:t xml:space="preserve"> — мм, столбцы ортогональной матрицы </w:t>
      </w:r>
      <m:oMath>
        <m:r>
          <w:rPr>
            <w:rFonts w:ascii="Cambria Math" w:hAnsi="Cambria Math"/>
          </w:rPr>
          <m:t>U</m:t>
        </m:r>
      </m:oMath>
      <w:r w:rsidRPr="00674711">
        <w:rPr>
          <w:lang w:val="ru-RU"/>
          <w:rPrChange w:id="2685" w:author="Nik K" w:date="2026-10-29T00:17:00Z">
            <w:rPr/>
          </w:rPrChange>
        </w:rPr>
        <w:t xml:space="preserve"> задают направления. </w:t>
      </w:r>
      <w:r w:rsidRPr="00674711">
        <w:rPr>
          <w:b/>
          <w:bCs/>
          <w:lang w:val="ru-RU"/>
          <w:rPrChange w:id="2686" w:author="Nik K" w:date="2026-10-29T00:17:00Z">
            <w:rPr>
              <w:b/>
              <w:bCs/>
            </w:rPr>
          </w:rPrChange>
        </w:rPr>
        <w:t xml:space="preserve">Равновеликий эллипсоид </w:t>
      </w:r>
      <w:r>
        <w:rPr>
          <w:b/>
          <w:bCs/>
        </w:rPr>
        <w:t>L</w:t>
      </w:r>
      <w:r w:rsidRPr="00674711">
        <w:rPr>
          <w:b/>
          <w:bCs/>
          <w:lang w:val="ru-RU"/>
          <w:rPrChange w:id="2687" w:author="Nik K" w:date="2026-10-29T00:17:00Z">
            <w:rPr>
              <w:b/>
              <w:bCs/>
            </w:rPr>
          </w:rPrChange>
        </w:rPr>
        <w:t>1</w:t>
      </w:r>
      <w:r w:rsidRPr="00674711">
        <w:rPr>
          <w:lang w:val="ru-RU"/>
          <w:rPrChange w:id="2688" w:author="Nik K" w:date="2026-10-29T00:17:00Z">
            <w:rPr/>
          </w:rPrChange>
        </w:rPr>
        <w:t xml:space="preserve"> дополнительно нормируется:</w:t>
      </w:r>
    </w:p>
    <w:p w14:paraId="7661F8A2"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e>
            </m:mr>
            <m:mr>
              <m:e>
                <m:r>
                  <w:rPr>
                    <w:rFonts w:ascii="Cambria Math" w:hAnsi="Cambria Math"/>
                  </w:rPr>
                  <m:t>α</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cr m:val="script"/>
                                <m:sty m:val="p"/>
                              </m:rPr>
                              <w:rPr>
                                <w:rFonts w:ascii="Cambria Math" w:hAnsi="Cambria Math"/>
                              </w:rPr>
                              <m:t>V</m:t>
                            </m:r>
                          </m:num>
                          <m:den>
                            <m:acc>
                              <m:accPr>
                                <m:chr m:val="̃"/>
                                <m:ctrlPr>
                                  <w:rPr>
                                    <w:rFonts w:ascii="Cambria Math" w:hAnsi="Cambria Math"/>
                                  </w:rPr>
                                </m:ctrlPr>
                              </m:accPr>
                              <m:e>
                                <m:r>
                                  <m:rPr>
                                    <m:scr m:val="script"/>
                                    <m:sty m:val="p"/>
                                  </m:rPr>
                                  <w:rPr>
                                    <w:rFonts w:ascii="Cambria Math" w:hAnsi="Cambria Math"/>
                                  </w:rPr>
                                  <m:t>V</m:t>
                                </m:r>
                              </m:e>
                            </m:acc>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e>
            </m:mr>
            <m:m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3</m:t>
                    </m:r>
                  </m:sup>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U</m:t>
                            </m:r>
                          </m:e>
                          <m:sup>
                            <m:r>
                              <m:rPr>
                                <m:scr m:val="sans-serif"/>
                                <m:sty m:val="p"/>
                              </m:rPr>
                              <w:rPr>
                                <w:rFonts w:ascii="Cambria Math" w:hAnsi="Cambria Math"/>
                              </w:rPr>
                              <m:t>T</m:t>
                            </m:r>
                          </m:sup>
                        </m:sSup>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c</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sub>
                          <m:sup>
                            <m:r>
                              <w:rPr>
                                <w:rFonts w:ascii="Cambria Math" w:hAnsi="Cambria Math"/>
                              </w:rPr>
                              <m:t>2</m:t>
                            </m:r>
                          </m:sup>
                        </m:sSubSup>
                      </m:num>
                      <m:den>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den>
                    </m:f>
                  </m:e>
                </m:nary>
                <m:r>
                  <m:rPr>
                    <m:sty m:val="p"/>
                  </m:rPr>
                  <w:rPr>
                    <w:rFonts w:ascii="Cambria Math" w:hAnsi="Cambria Math"/>
                  </w:rPr>
                  <m:t>≤</m:t>
                </m:r>
                <m:r>
                  <w:rPr>
                    <w:rFonts w:ascii="Cambria Math" w:hAnsi="Cambria Math"/>
                  </w:rPr>
                  <m:t>1</m:t>
                </m:r>
                <m:r>
                  <m:rPr>
                    <m:sty m:val="p"/>
                  </m:rPr>
                  <w:rPr>
                    <w:rFonts w:ascii="Cambria Math" w:hAnsi="Cambria Math"/>
                  </w:rPr>
                  <m:t>.</m:t>
                </m:r>
              </m:e>
            </m:mr>
          </m:m>
          <m:r>
            <w:rPr>
              <w:rFonts w:ascii="Cambria Math" w:hAnsi="Cambria Math"/>
            </w:rPr>
            <m:t>  </m:t>
          </m:r>
          <m:r>
            <m:rPr>
              <m:nor/>
            </m:rPr>
            <m:t>(6.9)</m:t>
          </m:r>
        </m:oMath>
      </m:oMathPara>
    </w:p>
    <w:p w14:paraId="278C44FB" w14:textId="77777777" w:rsidR="003416EE" w:rsidRPr="00674711" w:rsidRDefault="006041B4">
      <w:pPr>
        <w:pStyle w:val="FirstParagraph"/>
        <w:rPr>
          <w:lang w:val="ru-RU"/>
          <w:rPrChange w:id="2689" w:author="Nik K" w:date="2026-10-29T00:17:00Z">
            <w:rPr/>
          </w:rPrChange>
        </w:rPr>
      </w:pPr>
      <w:r w:rsidRPr="00674711">
        <w:rPr>
          <w:lang w:val="ru-RU"/>
          <w:rPrChange w:id="2690" w:author="Nik K" w:date="2026-10-29T00:17:00Z">
            <w:rPr/>
          </w:rPrChange>
        </w:rPr>
        <w:t xml:space="preserve">Безразмерный коэффициент </w:t>
      </w:r>
      <m:oMath>
        <m:r>
          <w:rPr>
            <w:rFonts w:ascii="Cambria Math" w:hAnsi="Cambria Math"/>
          </w:rPr>
          <m:t>α</m:t>
        </m:r>
      </m:oMath>
      <w:r w:rsidRPr="00674711">
        <w:rPr>
          <w:lang w:val="ru-RU"/>
          <w:rPrChange w:id="2691" w:author="Nik K" w:date="2026-10-29T00:17:00Z">
            <w:rPr/>
          </w:rPrChange>
        </w:rPr>
        <w:t xml:space="preserve"> сохраняет отношения полуосей и ориентацию, но меняет аб</w:t>
      </w:r>
      <w:proofErr w:type="spellStart"/>
      <w:r w:rsidRPr="00674711">
        <w:rPr>
          <w:lang w:val="ru-RU"/>
          <w:rPrChange w:id="2692" w:author="Nik K" w:date="2026-10-29T00:17:00Z">
            <w:rPr/>
          </w:rPrChange>
        </w:rPr>
        <w:t>солютные</w:t>
      </w:r>
      <w:proofErr w:type="spellEnd"/>
      <w:r w:rsidRPr="00674711">
        <w:rPr>
          <w:lang w:val="ru-RU"/>
          <w:rPrChange w:id="2693" w:author="Nik K" w:date="2026-10-29T00:17:00Z">
            <w:rPr/>
          </w:rPrChange>
        </w:rPr>
        <w:t xml:space="preserve"> вторые моменты. Для статической </w:t>
      </w:r>
      <w:r>
        <w:t>STL</w:t>
      </w:r>
      <w:r w:rsidRPr="00674711">
        <w:rPr>
          <w:lang w:val="ru-RU"/>
          <w:rPrChange w:id="2694" w:author="Nik K" w:date="2026-10-29T00:17:00Z">
            <w:rPr/>
          </w:rPrChange>
        </w:rPr>
        <w:t xml:space="preserve"> Н радиус </w:t>
      </w:r>
      <w:r>
        <w:t>G</w:t>
      </w:r>
      <w:r w:rsidRPr="00674711">
        <w:rPr>
          <w:lang w:val="ru-RU"/>
          <w:rPrChange w:id="2695" w:author="Nik K" w:date="2026-10-29T00:17:00Z">
            <w:rPr/>
          </w:rPrChange>
        </w:rPr>
        <w:t xml:space="preserve">1 равен 51,696 мм, полуоси </w:t>
      </w:r>
      <w:r>
        <w:t>L</w:t>
      </w:r>
      <w:r w:rsidRPr="00674711">
        <w:rPr>
          <w:lang w:val="ru-RU"/>
          <w:rPrChange w:id="2696" w:author="Nik K" w:date="2026-10-29T00:17:00Z">
            <w:rPr/>
          </w:rPrChange>
        </w:rPr>
        <w:t>1 — 66,644; 51,082; 40,583 мм. Это параметры целой области, а не размеры камеры [65].</w:t>
      </w:r>
    </w:p>
    <w:p w14:paraId="4B3F1AD6" w14:textId="77777777" w:rsidR="003416EE" w:rsidRDefault="006041B4">
      <w:pPr>
        <w:pStyle w:val="af"/>
        <w:keepNext/>
      </w:pPr>
      <w:r>
        <w:t xml:space="preserve">Индивидуальная форма преобразует опорную область </w:t>
      </w:r>
      <m:oMath>
        <m:sSub>
          <m:sSubPr>
            <m:ctrlPr>
              <w:rPr>
                <w:rFonts w:ascii="Cambria Math" w:hAnsi="Cambria Math"/>
              </w:rPr>
            </m:ctrlPr>
          </m:sSubPr>
          <m:e>
            <m:r>
              <w:rPr>
                <w:rFonts w:ascii="Cambria Math" w:hAnsi="Cambria Math"/>
              </w:rPr>
              <m:t>H</m:t>
            </m:r>
          </m:e>
          <m:sub>
            <m:r>
              <w:rPr>
                <w:rFonts w:ascii="Cambria Math" w:hAnsi="Cambria Math"/>
              </w:rPr>
              <m:t>0</m:t>
            </m:r>
          </m:sub>
        </m:sSub>
      </m:oMath>
      <w:r>
        <w:t>:</w:t>
      </w:r>
    </w:p>
    <w:p w14:paraId="4EF572C9"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V</m:t>
              </m:r>
            </m:e>
            <m:sub>
              <m:r>
                <w:rPr>
                  <w:rFonts w:ascii="Cambria Math" w:hAnsi="Cambria Math"/>
                </w:rPr>
                <m:t>t</m:t>
              </m:r>
            </m:sub>
          </m:sSub>
          <m:r>
            <m:rPr>
              <m:sty m:val="p"/>
            </m:rPr>
            <w:rPr>
              <w:rFonts w:ascii="Cambria Math" w:hAnsi="Cambria Math"/>
            </w:rPr>
            <m:t>=|det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(6.10)</m:t>
          </m:r>
        </m:oMath>
      </m:oMathPara>
    </w:p>
    <w:p w14:paraId="39416A34" w14:textId="77777777" w:rsidR="003416EE" w:rsidRPr="00674711" w:rsidRDefault="006041B4">
      <w:pPr>
        <w:pStyle w:val="FirstParagraph"/>
        <w:keepNext/>
        <w:rPr>
          <w:lang w:val="ru-RU"/>
          <w:rPrChange w:id="2697" w:author="Nik K" w:date="2026-10-29T00:17:00Z">
            <w:rPr/>
          </w:rPrChange>
        </w:rPr>
      </w:pPr>
      <w:r w:rsidRPr="00674711">
        <w:rPr>
          <w:lang w:val="ru-RU"/>
          <w:rPrChange w:id="2698" w:author="Nik K" w:date="2026-10-29T00:17:00Z">
            <w:rPr/>
          </w:rPrChange>
        </w:rPr>
        <w:t xml:space="preserve">Матрица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674711">
        <w:rPr>
          <w:lang w:val="ru-RU"/>
          <w:rPrChange w:id="2699" w:author="Nik K" w:date="2026-10-29T00:17:00Z">
            <w:rPr/>
          </w:rPrChange>
        </w:rPr>
        <w:t xml:space="preserve"> безразмерна. В </w:t>
      </w:r>
      <w:r>
        <w:t>I</w:t>
      </w:r>
      <w:r w:rsidRPr="00674711">
        <w:rPr>
          <w:lang w:val="ru-RU"/>
          <w:rPrChange w:id="2700" w:author="Nik K" w:date="2026-10-29T00:17:00Z">
            <w:rPr/>
          </w:rPrChange>
        </w:rPr>
        <w:t xml:space="preserve">1 она равна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I</m:t>
        </m:r>
      </m:oMath>
      <w:r w:rsidRPr="00674711">
        <w:rPr>
          <w:lang w:val="ru-RU"/>
          <w:rPrChange w:id="2701" w:author="Nik K" w:date="2026-10-29T00:17:00Z">
            <w:rPr/>
          </w:rPrChange>
        </w:rPr>
        <w:t xml:space="preserve">, где </w:t>
      </w:r>
      <m:oMath>
        <m:r>
          <w:rPr>
            <w:rFonts w:ascii="Cambria Math" w:hAnsi="Cambria Math"/>
          </w:rPr>
          <m:t>I</m:t>
        </m:r>
      </m:oMath>
      <w:r w:rsidRPr="00674711">
        <w:rPr>
          <w:lang w:val="ru-RU"/>
          <w:rPrChange w:id="2702" w:author="Nik K" w:date="2026-10-29T00:17:00Z">
            <w:rPr/>
          </w:rPrChange>
        </w:rPr>
        <w:t xml:space="preserve"> — единичная матрица,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lang w:val="ru-RU"/>
            <w:rPrChange w:id="2703" w:author="Nik K" w:date="2026-10-29T00:17:00Z">
              <w:rPr>
                <w:rFonts w:ascii="Cambria Math" w:hAnsi="Cambria Math"/>
              </w:rPr>
            </w:rPrChange>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t</m:t>
            </m:r>
          </m:sub>
        </m:sSub>
        <m:r>
          <m:rPr>
            <m:sty m:val="p"/>
          </m:rPr>
          <w:rPr>
            <w:rFonts w:ascii="Cambria Math" w:hAnsi="Cambria Math"/>
            <w:lang w:val="ru-RU"/>
            <w:rPrChange w:id="2704" w:author="Nik K" w:date="2026-10-29T00:17:00Z">
              <w:rPr>
                <w:rFonts w:ascii="Cambria Math" w:hAnsi="Cambria Math"/>
              </w:rPr>
            </w:rPrChange>
          </w:rPr>
          <m:t>/</m:t>
        </m:r>
        <m:sSub>
          <m:sSubPr>
            <m:ctrlPr>
              <w:rPr>
                <w:rFonts w:ascii="Cambria Math" w:hAnsi="Cambria Math"/>
              </w:rPr>
            </m:ctrlPr>
          </m:sSubPr>
          <m:e>
            <m:r>
              <m:rPr>
                <m:scr m:val="script"/>
                <m:sty m:val="p"/>
              </m:rPr>
              <w:rPr>
                <w:rFonts w:ascii="Cambria Math" w:hAnsi="Cambria Math"/>
              </w:rPr>
              <m:t>V</m:t>
            </m:r>
          </m:e>
          <m:sub>
            <m:r>
              <w:rPr>
                <w:rFonts w:ascii="Cambria Math" w:hAnsi="Cambria Math"/>
                <w:lang w:val="ru-RU"/>
                <w:rPrChange w:id="2705" w:author="Nik K" w:date="2026-10-29T00:17:00Z">
                  <w:rPr>
                    <w:rFonts w:ascii="Cambria Math" w:hAnsi="Cambria Math"/>
                  </w:rPr>
                </w:rPrChange>
              </w:rPr>
              <m:t>0</m:t>
            </m:r>
          </m:sub>
        </m:sSub>
        <m:sSup>
          <m:sSupPr>
            <m:ctrlPr>
              <w:rPr>
                <w:rFonts w:ascii="Cambria Math" w:hAnsi="Cambria Math"/>
              </w:rPr>
            </m:ctrlPr>
          </m:sSupPr>
          <m:e>
            <m:r>
              <m:rPr>
                <m:sty m:val="p"/>
              </m:rPr>
              <w:rPr>
                <w:rFonts w:ascii="Cambria Math" w:hAnsi="Cambria Math"/>
                <w:lang w:val="ru-RU"/>
                <w:rPrChange w:id="2706" w:author="Nik K" w:date="2026-10-29T00:17:00Z">
                  <w:rPr>
                    <w:rFonts w:ascii="Cambria Math" w:hAnsi="Cambria Math"/>
                  </w:rPr>
                </w:rPrChange>
              </w:rPr>
              <m:t>)</m:t>
            </m:r>
          </m:e>
          <m:sup>
            <m:r>
              <w:rPr>
                <w:rFonts w:ascii="Cambria Math" w:hAnsi="Cambria Math"/>
                <w:lang w:val="ru-RU"/>
                <w:rPrChange w:id="2707" w:author="Nik K" w:date="2026-10-29T00:17:00Z">
                  <w:rPr>
                    <w:rFonts w:ascii="Cambria Math" w:hAnsi="Cambria Math"/>
                  </w:rPr>
                </w:rPrChange>
              </w:rPr>
              <m:t>1</m:t>
            </m:r>
            <m:r>
              <m:rPr>
                <m:sty m:val="p"/>
              </m:rPr>
              <w:rPr>
                <w:rFonts w:ascii="Cambria Math" w:hAnsi="Cambria Math"/>
                <w:lang w:val="ru-RU"/>
                <w:rPrChange w:id="2708" w:author="Nik K" w:date="2026-10-29T00:17:00Z">
                  <w:rPr>
                    <w:rFonts w:ascii="Cambria Math" w:hAnsi="Cambria Math"/>
                  </w:rPr>
                </w:rPrChange>
              </w:rPr>
              <m:t>/</m:t>
            </m:r>
            <m:r>
              <w:rPr>
                <w:rFonts w:ascii="Cambria Math" w:hAnsi="Cambria Math"/>
                <w:lang w:val="ru-RU"/>
                <w:rPrChange w:id="2709" w:author="Nik K" w:date="2026-10-29T00:17:00Z">
                  <w:rPr>
                    <w:rFonts w:ascii="Cambria Math" w:hAnsi="Cambria Math"/>
                  </w:rPr>
                </w:rPrChange>
              </w:rPr>
              <m:t>3</m:t>
            </m:r>
          </m:sup>
        </m:sSup>
      </m:oMath>
      <w:r w:rsidRPr="00674711">
        <w:rPr>
          <w:lang w:val="ru-RU"/>
          <w:rPrChange w:id="2710" w:author="Nik K" w:date="2026-10-29T00:17:00Z">
            <w:rPr/>
          </w:rPrChange>
        </w:rPr>
        <w:t xml:space="preserve">. В </w:t>
      </w:r>
      <w:r>
        <w:t>I</w:t>
      </w:r>
      <w:r w:rsidRPr="00674711">
        <w:rPr>
          <w:lang w:val="ru-RU"/>
          <w:rPrChange w:id="2711" w:author="Nik K" w:date="2026-10-29T00:17:00Z">
            <w:rPr/>
          </w:rPrChange>
        </w:rPr>
        <w:t>2 добавляется поворот:</w:t>
      </w:r>
    </w:p>
    <w:p w14:paraId="1D9416EC"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t</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r>
            <m:rPr>
              <m:sty m:val="p"/>
            </m:rPr>
            <w:rPr>
              <w:rFonts w:ascii="Cambria Math" w:hAnsi="Cambria Math"/>
            </w:rPr>
            <m:t>det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D</m:t>
          </m:r>
          <m:sSubSup>
            <m:sSubSupPr>
              <m:ctrlPr>
                <w:rPr>
                  <w:rFonts w:ascii="Cambria Math" w:hAnsi="Cambria Math"/>
                </w:rPr>
              </m:ctrlPr>
            </m:sSubSupPr>
            <m:e>
              <m:r>
                <w:rPr>
                  <w:rFonts w:ascii="Cambria Math" w:hAnsi="Cambria Math"/>
                </w:rPr>
                <m:t>U</m:t>
              </m:r>
            </m:e>
            <m:sub>
              <m:r>
                <w:rPr>
                  <w:rFonts w:ascii="Cambria Math" w:hAnsi="Cambria Math"/>
                </w:rPr>
                <m:t>0</m:t>
              </m:r>
            </m:sub>
            <m:sup>
              <m:r>
                <m:rPr>
                  <m:scr m:val="sans-serif"/>
                  <m:sty m:val="p"/>
                </m:rPr>
                <w:rPr>
                  <w:rFonts w:ascii="Cambria Math" w:hAnsi="Cambria Math"/>
                </w:rPr>
                <m:t>T</m:t>
              </m:r>
            </m:sup>
          </m:sSubSup>
          <m:r>
            <m:rPr>
              <m:sty m:val="p"/>
            </m:rPr>
            <w:rPr>
              <w:rFonts w:ascii="Cambria Math" w:hAnsi="Cambria Math"/>
            </w:rPr>
            <m:t>.</m:t>
          </m:r>
          <m:r>
            <w:rPr>
              <w:rFonts w:ascii="Cambria Math" w:hAnsi="Cambria Math"/>
            </w:rPr>
            <m:t>  </m:t>
          </m:r>
          <m:r>
            <m:rPr>
              <m:nor/>
            </m:rPr>
            <m:t>(6.11)</m:t>
          </m:r>
        </m:oMath>
      </m:oMathPara>
    </w:p>
    <w:p w14:paraId="554020E4" w14:textId="77777777" w:rsidR="003416EE" w:rsidRPr="00674711" w:rsidRDefault="006B31AF">
      <w:pPr>
        <w:pStyle w:val="FirstParagraph"/>
        <w:rPr>
          <w:lang w:val="ru-RU"/>
          <w:rPrChange w:id="2712" w:author="Nik K" w:date="2026-10-29T00:17:00Z">
            <w:rPr/>
          </w:rPrChange>
        </w:rPr>
      </w:pPr>
      <m:oMath>
        <m:sSub>
          <m:sSubPr>
            <m:ctrlPr>
              <w:rPr>
                <w:rFonts w:ascii="Cambria Math" w:hAnsi="Cambria Math"/>
              </w:rPr>
            </m:ctrlPr>
          </m:sSubPr>
          <m:e>
            <m:r>
              <w:rPr>
                <w:rFonts w:ascii="Cambria Math" w:hAnsi="Cambria Math"/>
              </w:rPr>
              <m:t>Q</m:t>
            </m:r>
          </m:e>
          <m:sub>
            <m:r>
              <w:rPr>
                <w:rFonts w:ascii="Cambria Math" w:hAnsi="Cambria Math"/>
              </w:rPr>
              <m:t>t</m:t>
            </m:r>
          </m:sub>
        </m:sSub>
      </m:oMath>
      <w:r w:rsidR="006041B4" w:rsidRPr="00674711">
        <w:rPr>
          <w:lang w:val="ru-RU"/>
          <w:rPrChange w:id="2713" w:author="Nik K" w:date="2026-10-29T00:17:00Z">
            <w:rPr/>
          </w:rPrChange>
        </w:rPr>
        <w:t xml:space="preserve"> — матрица собственного вращения; </w:t>
      </w:r>
      <m:oMath>
        <m:r>
          <w:rPr>
            <w:rFonts w:ascii="Cambria Math" w:hAnsi="Cambria Math"/>
          </w:rPr>
          <m:t>D</m:t>
        </m:r>
      </m:oMath>
      <w:r w:rsidR="006041B4" w:rsidRPr="00674711">
        <w:rPr>
          <w:lang w:val="ru-RU"/>
          <w:rPrChange w:id="2714" w:author="Nik K" w:date="2026-10-29T00:17:00Z">
            <w:rPr/>
          </w:rPrChange>
        </w:rPr>
        <w:t xml:space="preserve"> согласует знаки и соответствие главных осей. </w:t>
      </w:r>
      <w:r w:rsidR="006041B4">
        <w:t>I</w:t>
      </w:r>
      <w:r w:rsidR="006041B4" w:rsidRPr="00674711">
        <w:rPr>
          <w:lang w:val="ru-RU"/>
          <w:rPrChange w:id="2715" w:author="Nik K" w:date="2026-10-29T00:17:00Z">
            <w:rPr/>
          </w:rPrChange>
        </w:rPr>
        <w:t xml:space="preserve">3 вводит раздельные масштабы по главным направлениям с нормированием определителя до отношения объёмов. Эти преобразования описывают области, а не отслеживают материальные точки. </w:t>
      </w:r>
      <w:r w:rsidR="006041B4" w:rsidRPr="00674711">
        <w:rPr>
          <w:lang w:val="ru-RU"/>
          <w:rPrChange w:id="2716" w:author="Nik K" w:date="2026-10-29T00:17:00Z">
            <w:rPr/>
          </w:rPrChange>
        </w:rPr>
        <w:lastRenderedPageBreak/>
        <w:t>При близких собственных значениях ориентация неустойчива; поворот сферы вовсе не меняет область.</w:t>
      </w:r>
    </w:p>
    <w:p w14:paraId="183ABDC5" w14:textId="77777777" w:rsidR="003416EE" w:rsidRDefault="006041B4">
      <w:pPr>
        <w:pStyle w:val="af"/>
      </w:pPr>
      <w:r>
        <w:t>Другие варианты подбираются по поверхности либо перекрытию [63, 64]. G3a/G3b — поверхностные сферы с фиксированным/свободным центром. Аналогично L3a/L3b — эллипсоиды со свободным объёмом, L3c/L3d дополнительно сохраняют объём. G4a/L4a максимизируют дискретное перекрытие при сохранённом объёме, G4b/L4b освобождают его. Библиотечные M1 и M8 обозначают соответственно реализацию BOOK и свободную подгонку эллипсоида. Эти обозначения нужны для чтения сохранённых графиков.</w:t>
      </w:r>
    </w:p>
    <w:p w14:paraId="208EFA79" w14:textId="77777777" w:rsidR="003416EE" w:rsidRDefault="006041B4">
      <w:pPr>
        <w:pStyle w:val="21"/>
      </w:pPr>
      <w:bookmarkStart w:id="2717" w:name="_Toc244123086"/>
      <w:bookmarkStart w:id="2718" w:name="геометрическое-сравнение"/>
      <w:bookmarkEnd w:id="2644"/>
      <w:r>
        <w:t>6.5 Геометрическое сравнение</w:t>
      </w:r>
      <w:bookmarkEnd w:id="2717"/>
    </w:p>
    <w:p w14:paraId="282BA782" w14:textId="77777777" w:rsidR="003416EE" w:rsidRPr="00674711" w:rsidRDefault="006041B4">
      <w:pPr>
        <w:pStyle w:val="FirstParagraph"/>
        <w:keepNext/>
        <w:rPr>
          <w:lang w:val="ru-RU"/>
          <w:rPrChange w:id="2719" w:author="Nik K" w:date="2026-10-29T00:17:00Z">
            <w:rPr/>
          </w:rPrChange>
        </w:rPr>
      </w:pPr>
      <w:r w:rsidRPr="00674711">
        <w:rPr>
          <w:lang w:val="ru-RU"/>
          <w:rPrChange w:id="2720" w:author="Nik K" w:date="2026-10-29T00:17:00Z">
            <w:rPr/>
          </w:rPrChange>
        </w:rPr>
        <w:t xml:space="preserve">Ошибка объёма и коэффициент перекрытия </w:t>
      </w:r>
      <w:r>
        <w:t>Dice</w:t>
      </w:r>
      <w:r w:rsidRPr="00674711">
        <w:rPr>
          <w:lang w:val="ru-RU"/>
          <w:rPrChange w:id="2721" w:author="Nik K" w:date="2026-10-29T00:17:00Z">
            <w:rPr/>
          </w:rPrChange>
        </w:rPr>
        <w:t xml:space="preserve"> определяются как</w:t>
      </w:r>
    </w:p>
    <w:p w14:paraId="2DC5FEDE"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acc>
            <m:accPr>
              <m:ctrlPr>
                <w:rPr>
                  <w:rFonts w:ascii="Cambria Math" w:hAnsi="Cambria Math"/>
                </w:rPr>
              </m:ctrlPr>
            </m:accPr>
            <m:e>
              <m:r>
                <w:rPr>
                  <w:rFonts w:ascii="Cambria Math" w:hAnsi="Cambria Math"/>
                </w:rPr>
                <m:t>V</m:t>
              </m:r>
            </m:e>
          </m:acc>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sub>
          </m:sSub>
          <m:r>
            <m:rPr>
              <m:sty m:val="p"/>
            </m:rPr>
            <w:rPr>
              <w:rFonts w:ascii="Cambria Math" w:hAnsi="Cambria Math"/>
            </w:rPr>
            <m:t>=</m:t>
          </m:r>
          <m:r>
            <w:rPr>
              <w:rFonts w:ascii="Cambria Math" w:hAnsi="Cambria Math"/>
            </w:rPr>
            <m:t>100</m:t>
          </m:r>
          <m:f>
            <m:fPr>
              <m:ctrlPr>
                <w:rPr>
                  <w:rFonts w:ascii="Cambria Math" w:hAnsi="Cambria Math"/>
                </w:rPr>
              </m:ctrlPr>
            </m:fPr>
            <m:num>
              <m:acc>
                <m:accPr>
                  <m:ctrlPr>
                    <w:rPr>
                      <w:rFonts w:ascii="Cambria Math" w:hAnsi="Cambria Math"/>
                    </w:rPr>
                  </m:ctrlPr>
                </m:accPr>
                <m:e>
                  <m:r>
                    <w:rPr>
                      <w:rFonts w:ascii="Cambria Math" w:hAnsi="Cambria Math"/>
                    </w:rPr>
                    <m:t>V</m:t>
                  </m:r>
                </m:e>
              </m:acc>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num>
            <m:den>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r>
            <w:rPr>
              <w:rFonts w:ascii="Cambria Math" w:hAnsi="Cambria Math"/>
            </w:rPr>
            <m:t>  </m:t>
          </m:r>
          <m:r>
            <m:rPr>
              <m:sty m:val="p"/>
            </m:rPr>
            <w:rPr>
              <w:rFonts w:ascii="Cambria Math" w:hAnsi="Cambria Math"/>
            </w:rPr>
            <m:t>Dice(</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num>
            <m:den>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den>
          </m:f>
          <m:r>
            <m:rPr>
              <m:sty m:val="p"/>
            </m:rPr>
            <w:rPr>
              <w:rFonts w:ascii="Cambria Math" w:hAnsi="Cambria Math"/>
            </w:rPr>
            <m:t>.</m:t>
          </m:r>
          <m:r>
            <w:rPr>
              <w:rFonts w:ascii="Cambria Math" w:hAnsi="Cambria Math"/>
            </w:rPr>
            <m:t>  </m:t>
          </m:r>
          <m:r>
            <m:rPr>
              <m:nor/>
            </m:rPr>
            <m:t>(6.12)</m:t>
          </m:r>
        </m:oMath>
      </m:oMathPara>
    </w:p>
    <w:p w14:paraId="1FCF5FEB" w14:textId="77777777" w:rsidR="003416EE" w:rsidRPr="00674711" w:rsidRDefault="006041B4">
      <w:pPr>
        <w:pStyle w:val="FirstParagraph"/>
        <w:keepNext/>
        <w:rPr>
          <w:lang w:val="ru-RU"/>
          <w:rPrChange w:id="2722" w:author="Nik K" w:date="2026-10-29T00:17:00Z">
            <w:rPr/>
          </w:rPrChange>
        </w:rPr>
      </w:pPr>
      <w:r w:rsidRPr="00674711">
        <w:rPr>
          <w:lang w:val="ru-RU"/>
          <w:rPrChange w:id="2723" w:author="Nik K" w:date="2026-10-29T00:17:00Z">
            <w:rPr/>
          </w:rPrChange>
        </w:rPr>
        <w:t xml:space="preserve">Здесь </w:t>
      </w:r>
      <m:oMath>
        <m:acc>
          <m:accPr>
            <m:ctrlPr>
              <w:rPr>
                <w:rFonts w:ascii="Cambria Math" w:hAnsi="Cambria Math"/>
              </w:rPr>
            </m:ctrlPr>
          </m:accPr>
          <m:e>
            <m:r>
              <w:rPr>
                <w:rFonts w:ascii="Cambria Math" w:hAnsi="Cambria Math"/>
              </w:rPr>
              <m:t>V</m:t>
            </m:r>
          </m:e>
        </m:acc>
      </m:oMath>
      <w:r w:rsidRPr="00674711">
        <w:rPr>
          <w:lang w:val="ru-RU"/>
          <w:rPrChange w:id="2724" w:author="Nik K" w:date="2026-10-29T00:17:00Z">
            <w:rPr/>
          </w:rPrChange>
        </w:rPr>
        <w:t xml:space="preserve"> — объём аппроксимации,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674711">
        <w:rPr>
          <w:lang w:val="ru-RU"/>
          <w:rPrChange w:id="2725" w:author="Nik K" w:date="2026-10-29T00:17:00Z">
            <w:rPr/>
          </w:rPrChange>
        </w:rPr>
        <w:t xml:space="preserve"> измеряется в мл, </w:t>
      </w: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lang w:val="ru-RU"/>
                <w:rPrChange w:id="2726" w:author="Nik K" w:date="2026-10-29T00:17:00Z">
                  <w:rPr>
                    <w:rFonts w:ascii="Cambria Math" w:hAnsi="Cambria Math"/>
                  </w:rPr>
                </w:rPrChange>
              </w:rPr>
              <m:t>,%</m:t>
            </m:r>
          </m:sub>
        </m:sSub>
      </m:oMath>
      <w:r w:rsidRPr="00674711">
        <w:rPr>
          <w:lang w:val="ru-RU"/>
          <w:rPrChange w:id="2727" w:author="Nik K" w:date="2026-10-29T00:17:00Z">
            <w:rPr/>
          </w:rPrChange>
        </w:rPr>
        <w:t xml:space="preserve"> — в процентах исходного объёма; </w:t>
      </w:r>
      <w:r>
        <w:t>Dice</w:t>
      </w:r>
      <w:r w:rsidRPr="00674711">
        <w:rPr>
          <w:lang w:val="ru-RU"/>
          <w:rPrChange w:id="2728" w:author="Nik K" w:date="2026-10-29T00:17:00Z">
            <w:rPr/>
          </w:rPrChange>
        </w:rPr>
        <w:t xml:space="preserve"> безразмерен. Одностороннее расстояние от поверхности сердца к поверхности фигуры </w:t>
      </w:r>
      <m:oMath>
        <m:r>
          <w:rPr>
            <w:rFonts w:ascii="Cambria Math" w:hAnsi="Cambria Math"/>
          </w:rPr>
          <m:t>G</m:t>
        </m:r>
      </m:oMath>
      <w:r w:rsidRPr="00674711">
        <w:rPr>
          <w:lang w:val="ru-RU"/>
          <w:rPrChange w:id="2729" w:author="Nik K" w:date="2026-10-29T00:17:00Z">
            <w:rPr/>
          </w:rPrChange>
        </w:rPr>
        <w:t xml:space="preserve"> имеет вид</w:t>
      </w:r>
    </w:p>
    <w:p w14:paraId="719F88F8"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RMS</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G</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e>
          </m:rad>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nor/>
            </m:rPr>
            <m:t>(6.13)</m:t>
          </m:r>
        </m:oMath>
      </m:oMathPara>
    </w:p>
    <w:p w14:paraId="105680B1" w14:textId="77777777" w:rsidR="003416EE" w:rsidRPr="00674711" w:rsidRDefault="006B31AF">
      <w:pPr>
        <w:pStyle w:val="FirstParagraph"/>
        <w:rPr>
          <w:lang w:val="ru-RU"/>
          <w:rPrChange w:id="2730" w:author="Nik K" w:date="2026-10-29T00:17:00Z">
            <w:rPr/>
          </w:rPrChange>
        </w:rPr>
      </w:pPr>
      <m:oMath>
        <m:sSub>
          <m:sSubPr>
            <m:ctrlPr>
              <w:rPr>
                <w:rFonts w:ascii="Cambria Math" w:hAnsi="Cambria Math"/>
              </w:rPr>
            </m:ctrlPr>
          </m:sSubPr>
          <m:e>
            <m:r>
              <m:rPr>
                <m:sty m:val="bi"/>
              </m:rPr>
              <w:rPr>
                <w:rFonts w:ascii="Cambria Math" w:hAnsi="Cambria Math"/>
              </w:rPr>
              <m:t>p</m:t>
            </m:r>
          </m:e>
          <m:sub>
            <m:r>
              <w:rPr>
                <w:rFonts w:ascii="Cambria Math" w:hAnsi="Cambria Math"/>
              </w:rPr>
              <m:t>j</m:t>
            </m:r>
          </m:sub>
        </m:sSub>
      </m:oMath>
      <w:r w:rsidR="006041B4" w:rsidRPr="00674711">
        <w:rPr>
          <w:lang w:val="ru-RU"/>
          <w:rPrChange w:id="2731" w:author="Nik K" w:date="2026-10-29T00:17:00Z">
            <w:rPr/>
          </w:rPrChange>
        </w:rPr>
        <w:t xml:space="preserve"> — точки исходной поверхности,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006041B4" w:rsidRPr="00674711">
        <w:rPr>
          <w:lang w:val="ru-RU"/>
          <w:rPrChange w:id="2732" w:author="Nik K" w:date="2026-10-29T00:17:00Z">
            <w:rPr/>
          </w:rPrChange>
        </w:rPr>
        <w:t xml:space="preserve"> — площ</w:t>
      </w:r>
      <w:proofErr w:type="spellStart"/>
      <w:r w:rsidR="006041B4" w:rsidRPr="00674711">
        <w:rPr>
          <w:lang w:val="ru-RU"/>
          <w:rPrChange w:id="2733" w:author="Nik K" w:date="2026-10-29T00:17:00Z">
            <w:rPr/>
          </w:rPrChange>
        </w:rPr>
        <w:t>адочные</w:t>
      </w:r>
      <w:proofErr w:type="spellEnd"/>
      <w:r w:rsidR="006041B4" w:rsidRPr="00674711">
        <w:rPr>
          <w:lang w:val="ru-RU"/>
          <w:rPrChange w:id="2734" w:author="Nik K" w:date="2026-10-29T00:17:00Z">
            <w:rPr/>
          </w:rPrChange>
        </w:rPr>
        <w:t xml:space="preserve"> веса, </w:t>
      </w:r>
      <m:oMath>
        <m:r>
          <w:rPr>
            <w:rFonts w:ascii="Cambria Math" w:hAnsi="Cambria Math"/>
          </w:rPr>
          <m:t>d</m:t>
        </m:r>
      </m:oMath>
      <w:r w:rsidR="006041B4" w:rsidRPr="00674711">
        <w:rPr>
          <w:lang w:val="ru-RU"/>
          <w:rPrChange w:id="2735" w:author="Nik K" w:date="2026-10-29T00:17:00Z">
            <w:rPr/>
          </w:rPrChange>
        </w:rPr>
        <w:t xml:space="preserve"> — ближайшее евклидово расстояние; </w:t>
      </w:r>
      <m:oMath>
        <m:sSub>
          <m:sSubPr>
            <m:ctrlPr>
              <w:rPr>
                <w:rFonts w:ascii="Cambria Math" w:hAnsi="Cambria Math"/>
              </w:rPr>
            </m:ctrlPr>
          </m:sSubPr>
          <m:e>
            <m:r>
              <w:rPr>
                <w:rFonts w:ascii="Cambria Math" w:hAnsi="Cambria Math"/>
              </w:rPr>
              <m:t>d</m:t>
            </m:r>
          </m:e>
          <m:sub>
            <m:r>
              <m:rPr>
                <m:sty m:val="p"/>
              </m:rPr>
              <w:rPr>
                <w:rFonts w:ascii="Cambria Math" w:hAnsi="Cambria Math"/>
              </w:rPr>
              <m:t>RMS</m:t>
            </m:r>
          </m:sub>
        </m:sSub>
      </m:oMath>
      <w:r w:rsidR="006041B4" w:rsidRPr="00674711">
        <w:rPr>
          <w:lang w:val="ru-RU"/>
          <w:rPrChange w:id="2736" w:author="Nik K" w:date="2026-10-29T00:17:00Z">
            <w:rPr/>
          </w:rPrChange>
        </w:rPr>
        <w:t xml:space="preserve"> выражено в мм. Это не симметричное расстояние Хаусдорфа. В статическом сравнении </w:t>
      </w:r>
      <w:r w:rsidR="006041B4">
        <w:t>Dice</w:t>
      </w:r>
      <w:r w:rsidR="006041B4" w:rsidRPr="00674711">
        <w:rPr>
          <w:lang w:val="ru-RU"/>
          <w:rPrChange w:id="2737" w:author="Nik K" w:date="2026-10-29T00:17:00Z">
            <w:rPr/>
          </w:rPrChange>
        </w:rPr>
        <w:t xml:space="preserve"> оценён по общей выборке </w:t>
      </w:r>
      <w:proofErr w:type="spellStart"/>
      <w:r w:rsidR="006041B4">
        <w:t>Sobol</w:t>
      </w:r>
      <w:proofErr w:type="spellEnd"/>
      <w:r w:rsidR="006041B4" w:rsidRPr="00674711">
        <w:rPr>
          <w:lang w:val="ru-RU"/>
          <w:rPrChange w:id="2738" w:author="Nik K" w:date="2026-10-29T00:17:00Z">
            <w:rPr/>
          </w:rPrChange>
        </w:rPr>
        <w:t xml:space="preserve">, поверхностная метрика — по </w:t>
      </w:r>
      <w:proofErr w:type="spellStart"/>
      <w:r w:rsidR="006041B4" w:rsidRPr="00674711">
        <w:rPr>
          <w:lang w:val="ru-RU"/>
          <w:rPrChange w:id="2739" w:author="Nik K" w:date="2026-10-29T00:17:00Z">
            <w:rPr/>
          </w:rPrChange>
        </w:rPr>
        <w:t>площадочно</w:t>
      </w:r>
      <w:proofErr w:type="spellEnd"/>
      <w:r w:rsidR="006041B4" w:rsidRPr="00674711">
        <w:rPr>
          <w:lang w:val="ru-RU"/>
          <w:rPrChange w:id="2740" w:author="Nik K" w:date="2026-10-29T00:17:00Z">
            <w:rPr/>
          </w:rPrChange>
        </w:rPr>
        <w:t xml:space="preserve"> выбранным точкам. Сходимость к непрерывным метрикам не установлена. Результаты приведены в таблице 6.2 [65].</w:t>
      </w:r>
    </w:p>
    <w:p w14:paraId="6193BDAC" w14:textId="77777777" w:rsidR="003416EE" w:rsidRDefault="006041B4">
      <w:pPr>
        <w:pStyle w:val="af5"/>
        <w:keepNext/>
      </w:pPr>
      <w:r>
        <w:lastRenderedPageBreak/>
        <w:t>Таблица 6.2 — Геометрические показатели аппроксимаций статической STL Н</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876"/>
        <w:gridCol w:w="1603"/>
        <w:gridCol w:w="1736"/>
        <w:gridCol w:w="1677"/>
        <w:gridCol w:w="1603"/>
      </w:tblGrid>
      <w:tr w:rsidR="003416EE" w14:paraId="561834EA" w14:textId="77777777">
        <w:trPr>
          <w:cantSplit/>
          <w:tblHeader/>
        </w:trPr>
        <w:tc>
          <w:tcPr>
            <w:tcW w:w="2834" w:type="dxa"/>
            <w:shd w:val="clear" w:color="auto" w:fill="EDEDED"/>
          </w:tcPr>
          <w:p w14:paraId="7BE0523D" w14:textId="77777777" w:rsidR="003416EE" w:rsidRDefault="006041B4">
            <w:pPr>
              <w:keepNext/>
              <w:spacing w:before="60" w:after="60" w:line="240" w:lineRule="auto"/>
              <w:ind w:firstLine="0"/>
              <w:jc w:val="left"/>
            </w:pPr>
            <w:r>
              <w:rPr>
                <w:b/>
                <w:sz w:val="22"/>
              </w:rPr>
              <w:t>Представление</w:t>
            </w:r>
          </w:p>
        </w:tc>
        <w:tc>
          <w:tcPr>
            <w:tcW w:w="1579" w:type="dxa"/>
            <w:shd w:val="clear" w:color="auto" w:fill="EDEDED"/>
          </w:tcPr>
          <w:p w14:paraId="67BFD76F" w14:textId="77777777" w:rsidR="003416EE" w:rsidRDefault="006041B4">
            <w:pPr>
              <w:keepNext/>
              <w:spacing w:before="60" w:after="60" w:line="240" w:lineRule="auto"/>
              <w:ind w:firstLine="0"/>
              <w:jc w:val="left"/>
            </w:pPr>
            <w:r>
              <w:rPr>
                <w:b/>
                <w:sz w:val="22"/>
              </w:rPr>
              <w:t>Объём, мл</w:t>
            </w:r>
          </w:p>
        </w:tc>
        <w:tc>
          <w:tcPr>
            <w:tcW w:w="1710" w:type="dxa"/>
            <w:shd w:val="clear" w:color="auto" w:fill="EDEDED"/>
          </w:tcPr>
          <w:p w14:paraId="45B89F1B" w14:textId="77777777" w:rsidR="003416EE" w:rsidRDefault="006041B4">
            <w:pPr>
              <w:keepNext/>
              <w:spacing w:before="60" w:after="60" w:line="240" w:lineRule="auto"/>
              <w:ind w:firstLine="0"/>
              <w:jc w:val="left"/>
            </w:pPr>
            <w:r>
              <w:rPr>
                <w:b/>
                <w:sz w:val="22"/>
              </w:rPr>
              <w:t>Ошибка объёма, %</w:t>
            </w:r>
          </w:p>
        </w:tc>
        <w:tc>
          <w:tcPr>
            <w:tcW w:w="1652" w:type="dxa"/>
            <w:shd w:val="clear" w:color="auto" w:fill="EDEDED"/>
          </w:tcPr>
          <w:p w14:paraId="56BCAA38" w14:textId="77777777" w:rsidR="003416EE" w:rsidRDefault="006041B4">
            <w:pPr>
              <w:keepNext/>
              <w:spacing w:before="60" w:after="60" w:line="240" w:lineRule="auto"/>
              <w:ind w:firstLine="0"/>
              <w:jc w:val="left"/>
            </w:pPr>
            <w:r>
              <w:rPr>
                <w:b/>
                <w:sz w:val="22"/>
              </w:rPr>
              <w:t>Одностороннее RMS поверхности, мм</w:t>
            </w:r>
          </w:p>
        </w:tc>
        <w:tc>
          <w:tcPr>
            <w:tcW w:w="1579" w:type="dxa"/>
            <w:shd w:val="clear" w:color="auto" w:fill="EDEDED"/>
          </w:tcPr>
          <w:p w14:paraId="1EDB1743" w14:textId="77777777" w:rsidR="003416EE" w:rsidRDefault="006041B4">
            <w:pPr>
              <w:keepNext/>
              <w:spacing w:before="60" w:after="60" w:line="240" w:lineRule="auto"/>
              <w:ind w:firstLine="0"/>
              <w:jc w:val="left"/>
            </w:pPr>
            <w:r>
              <w:rPr>
                <w:b/>
                <w:sz w:val="22"/>
              </w:rPr>
              <w:t xml:space="preserve">Приближённый </w:t>
            </w:r>
            <w:proofErr w:type="spellStart"/>
            <w:r>
              <w:rPr>
                <w:b/>
                <w:sz w:val="22"/>
              </w:rPr>
              <w:t>Dice</w:t>
            </w:r>
            <w:proofErr w:type="spellEnd"/>
          </w:p>
        </w:tc>
      </w:tr>
      <w:tr w:rsidR="003416EE" w14:paraId="64577E64" w14:textId="77777777">
        <w:trPr>
          <w:cantSplit/>
        </w:trPr>
        <w:tc>
          <w:tcPr>
            <w:tcW w:w="2834" w:type="dxa"/>
          </w:tcPr>
          <w:p w14:paraId="79B2CB19" w14:textId="77777777" w:rsidR="003416EE" w:rsidRDefault="006041B4">
            <w:pPr>
              <w:spacing w:before="60" w:after="60" w:line="240" w:lineRule="auto"/>
              <w:ind w:firstLine="0"/>
              <w:jc w:val="left"/>
            </w:pPr>
            <w:r>
              <w:rPr>
                <w:sz w:val="22"/>
              </w:rPr>
              <w:t>Исходная STL</w:t>
            </w:r>
          </w:p>
        </w:tc>
        <w:tc>
          <w:tcPr>
            <w:tcW w:w="1579" w:type="dxa"/>
          </w:tcPr>
          <w:p w14:paraId="5B2672F8" w14:textId="77777777" w:rsidR="003416EE" w:rsidRDefault="006041B4">
            <w:pPr>
              <w:spacing w:before="60" w:after="60" w:line="240" w:lineRule="auto"/>
              <w:ind w:firstLine="0"/>
              <w:jc w:val="left"/>
            </w:pPr>
            <w:r>
              <w:rPr>
                <w:sz w:val="22"/>
              </w:rPr>
              <w:t>578,721</w:t>
            </w:r>
          </w:p>
        </w:tc>
        <w:tc>
          <w:tcPr>
            <w:tcW w:w="1710" w:type="dxa"/>
          </w:tcPr>
          <w:p w14:paraId="6D157BB8" w14:textId="77777777" w:rsidR="003416EE" w:rsidRDefault="006041B4">
            <w:pPr>
              <w:spacing w:before="60" w:after="60" w:line="240" w:lineRule="auto"/>
              <w:ind w:firstLine="0"/>
              <w:jc w:val="left"/>
            </w:pPr>
            <w:r>
              <w:rPr>
                <w:sz w:val="22"/>
              </w:rPr>
              <w:t>0</w:t>
            </w:r>
          </w:p>
        </w:tc>
        <w:tc>
          <w:tcPr>
            <w:tcW w:w="1652" w:type="dxa"/>
          </w:tcPr>
          <w:p w14:paraId="6C3823B3" w14:textId="77777777" w:rsidR="003416EE" w:rsidRDefault="006041B4">
            <w:pPr>
              <w:spacing w:before="60" w:after="60" w:line="240" w:lineRule="auto"/>
              <w:ind w:firstLine="0"/>
              <w:jc w:val="left"/>
            </w:pPr>
            <w:r>
              <w:rPr>
                <w:sz w:val="22"/>
              </w:rPr>
              <w:t>0</w:t>
            </w:r>
          </w:p>
        </w:tc>
        <w:tc>
          <w:tcPr>
            <w:tcW w:w="1579" w:type="dxa"/>
          </w:tcPr>
          <w:p w14:paraId="40BE6C8F" w14:textId="77777777" w:rsidR="003416EE" w:rsidRDefault="006041B4">
            <w:pPr>
              <w:spacing w:before="60" w:after="60" w:line="240" w:lineRule="auto"/>
              <w:ind w:firstLine="0"/>
              <w:jc w:val="left"/>
            </w:pPr>
            <w:r>
              <w:rPr>
                <w:sz w:val="22"/>
              </w:rPr>
              <w:t>1</w:t>
            </w:r>
          </w:p>
        </w:tc>
      </w:tr>
      <w:tr w:rsidR="003416EE" w14:paraId="658EFBD9" w14:textId="77777777">
        <w:trPr>
          <w:cantSplit/>
        </w:trPr>
        <w:tc>
          <w:tcPr>
            <w:tcW w:w="2834" w:type="dxa"/>
          </w:tcPr>
          <w:p w14:paraId="0B98B75F" w14:textId="77777777" w:rsidR="003416EE" w:rsidRDefault="006041B4">
            <w:pPr>
              <w:spacing w:before="60" w:after="60" w:line="240" w:lineRule="auto"/>
              <w:ind w:firstLine="0"/>
              <w:jc w:val="left"/>
            </w:pPr>
            <w:r>
              <w:rPr>
                <w:sz w:val="22"/>
              </w:rPr>
              <w:t>G1, сфера равного объёма</w:t>
            </w:r>
          </w:p>
        </w:tc>
        <w:tc>
          <w:tcPr>
            <w:tcW w:w="1579" w:type="dxa"/>
          </w:tcPr>
          <w:p w14:paraId="7CBF6058" w14:textId="77777777" w:rsidR="003416EE" w:rsidRDefault="006041B4">
            <w:pPr>
              <w:spacing w:before="60" w:after="60" w:line="240" w:lineRule="auto"/>
              <w:ind w:firstLine="0"/>
              <w:jc w:val="left"/>
            </w:pPr>
            <w:r>
              <w:rPr>
                <w:sz w:val="22"/>
              </w:rPr>
              <w:t>578,721</w:t>
            </w:r>
          </w:p>
        </w:tc>
        <w:tc>
          <w:tcPr>
            <w:tcW w:w="1710" w:type="dxa"/>
          </w:tcPr>
          <w:p w14:paraId="54E00FF2" w14:textId="77777777" w:rsidR="003416EE" w:rsidRDefault="006041B4">
            <w:pPr>
              <w:spacing w:before="60" w:after="60" w:line="240" w:lineRule="auto"/>
              <w:ind w:firstLine="0"/>
              <w:jc w:val="left"/>
            </w:pPr>
            <w:r>
              <w:rPr>
                <w:sz w:val="22"/>
              </w:rPr>
              <w:t>0 по построению</w:t>
            </w:r>
          </w:p>
        </w:tc>
        <w:tc>
          <w:tcPr>
            <w:tcW w:w="1652" w:type="dxa"/>
          </w:tcPr>
          <w:p w14:paraId="32D09A0C" w14:textId="77777777" w:rsidR="003416EE" w:rsidRDefault="006041B4">
            <w:pPr>
              <w:spacing w:before="60" w:after="60" w:line="240" w:lineRule="auto"/>
              <w:ind w:firstLine="0"/>
              <w:jc w:val="left"/>
            </w:pPr>
            <w:r>
              <w:rPr>
                <w:sz w:val="22"/>
              </w:rPr>
              <w:t>13,628</w:t>
            </w:r>
          </w:p>
        </w:tc>
        <w:tc>
          <w:tcPr>
            <w:tcW w:w="1579" w:type="dxa"/>
          </w:tcPr>
          <w:p w14:paraId="07B27DC1" w14:textId="77777777" w:rsidR="003416EE" w:rsidRDefault="006041B4">
            <w:pPr>
              <w:spacing w:before="60" w:after="60" w:line="240" w:lineRule="auto"/>
              <w:ind w:firstLine="0"/>
              <w:jc w:val="left"/>
            </w:pPr>
            <w:r>
              <w:rPr>
                <w:sz w:val="22"/>
              </w:rPr>
              <w:t>0,73275</w:t>
            </w:r>
          </w:p>
        </w:tc>
      </w:tr>
      <w:tr w:rsidR="003416EE" w14:paraId="5C70F4BC" w14:textId="77777777">
        <w:trPr>
          <w:cantSplit/>
        </w:trPr>
        <w:tc>
          <w:tcPr>
            <w:tcW w:w="2834" w:type="dxa"/>
          </w:tcPr>
          <w:p w14:paraId="3960B083" w14:textId="77777777" w:rsidR="003416EE" w:rsidRDefault="006041B4">
            <w:pPr>
              <w:spacing w:before="60" w:after="60" w:line="240" w:lineRule="auto"/>
              <w:ind w:firstLine="0"/>
              <w:jc w:val="left"/>
            </w:pPr>
            <w:r>
              <w:rPr>
                <w:sz w:val="22"/>
              </w:rPr>
              <w:t>G2, сфера по второму моменту</w:t>
            </w:r>
          </w:p>
        </w:tc>
        <w:tc>
          <w:tcPr>
            <w:tcW w:w="1579" w:type="dxa"/>
          </w:tcPr>
          <w:p w14:paraId="4D607505" w14:textId="77777777" w:rsidR="003416EE" w:rsidRDefault="006041B4">
            <w:pPr>
              <w:spacing w:before="60" w:after="60" w:line="240" w:lineRule="auto"/>
              <w:ind w:firstLine="0"/>
              <w:jc w:val="left"/>
            </w:pPr>
            <w:r>
              <w:rPr>
                <w:sz w:val="22"/>
              </w:rPr>
              <w:t>855,613</w:t>
            </w:r>
          </w:p>
        </w:tc>
        <w:tc>
          <w:tcPr>
            <w:tcW w:w="1710" w:type="dxa"/>
          </w:tcPr>
          <w:p w14:paraId="08761C15" w14:textId="77777777" w:rsidR="003416EE" w:rsidRDefault="006041B4">
            <w:pPr>
              <w:spacing w:before="60" w:after="60" w:line="240" w:lineRule="auto"/>
              <w:ind w:firstLine="0"/>
              <w:jc w:val="left"/>
            </w:pPr>
            <w:r>
              <w:rPr>
                <w:sz w:val="22"/>
              </w:rPr>
              <w:t>+47,845</w:t>
            </w:r>
          </w:p>
        </w:tc>
        <w:tc>
          <w:tcPr>
            <w:tcW w:w="1652" w:type="dxa"/>
          </w:tcPr>
          <w:p w14:paraId="36200E3F" w14:textId="77777777" w:rsidR="003416EE" w:rsidRDefault="006041B4">
            <w:pPr>
              <w:spacing w:before="60" w:after="60" w:line="240" w:lineRule="auto"/>
              <w:ind w:firstLine="0"/>
              <w:jc w:val="left"/>
            </w:pPr>
            <w:r>
              <w:rPr>
                <w:sz w:val="22"/>
              </w:rPr>
              <w:t>13,958</w:t>
            </w:r>
          </w:p>
        </w:tc>
        <w:tc>
          <w:tcPr>
            <w:tcW w:w="1579" w:type="dxa"/>
          </w:tcPr>
          <w:p w14:paraId="06CF5EB5" w14:textId="77777777" w:rsidR="003416EE" w:rsidRDefault="006041B4">
            <w:pPr>
              <w:spacing w:before="60" w:after="60" w:line="240" w:lineRule="auto"/>
              <w:ind w:firstLine="0"/>
              <w:jc w:val="left"/>
            </w:pPr>
            <w:r>
              <w:rPr>
                <w:sz w:val="22"/>
              </w:rPr>
              <w:t>0,70261</w:t>
            </w:r>
          </w:p>
        </w:tc>
      </w:tr>
      <w:tr w:rsidR="003416EE" w14:paraId="277195F2" w14:textId="77777777">
        <w:trPr>
          <w:cantSplit/>
        </w:trPr>
        <w:tc>
          <w:tcPr>
            <w:tcW w:w="2834" w:type="dxa"/>
          </w:tcPr>
          <w:p w14:paraId="7469A5DD" w14:textId="77777777" w:rsidR="003416EE" w:rsidRDefault="006041B4">
            <w:pPr>
              <w:spacing w:before="60" w:after="60" w:line="240" w:lineRule="auto"/>
              <w:ind w:firstLine="0"/>
              <w:jc w:val="left"/>
            </w:pPr>
            <w:r>
              <w:rPr>
                <w:sz w:val="22"/>
              </w:rPr>
              <w:t>G3a, поверхность, фиксированный центр</w:t>
            </w:r>
          </w:p>
        </w:tc>
        <w:tc>
          <w:tcPr>
            <w:tcW w:w="1579" w:type="dxa"/>
          </w:tcPr>
          <w:p w14:paraId="140CF9C3" w14:textId="77777777" w:rsidR="003416EE" w:rsidRDefault="006041B4">
            <w:pPr>
              <w:spacing w:before="60" w:after="60" w:line="240" w:lineRule="auto"/>
              <w:ind w:firstLine="0"/>
              <w:jc w:val="left"/>
            </w:pPr>
            <w:r>
              <w:rPr>
                <w:sz w:val="22"/>
              </w:rPr>
              <w:t>686,736</w:t>
            </w:r>
          </w:p>
        </w:tc>
        <w:tc>
          <w:tcPr>
            <w:tcW w:w="1710" w:type="dxa"/>
          </w:tcPr>
          <w:p w14:paraId="50D665A9" w14:textId="77777777" w:rsidR="003416EE" w:rsidRDefault="006041B4">
            <w:pPr>
              <w:spacing w:before="60" w:after="60" w:line="240" w:lineRule="auto"/>
              <w:ind w:firstLine="0"/>
              <w:jc w:val="left"/>
            </w:pPr>
            <w:r>
              <w:rPr>
                <w:sz w:val="22"/>
              </w:rPr>
              <w:t>+18,664</w:t>
            </w:r>
          </w:p>
        </w:tc>
        <w:tc>
          <w:tcPr>
            <w:tcW w:w="1652" w:type="dxa"/>
          </w:tcPr>
          <w:p w14:paraId="4C06EA99" w14:textId="77777777" w:rsidR="003416EE" w:rsidRDefault="006041B4">
            <w:pPr>
              <w:spacing w:before="60" w:after="60" w:line="240" w:lineRule="auto"/>
              <w:ind w:firstLine="0"/>
              <w:jc w:val="left"/>
            </w:pPr>
            <w:r>
              <w:rPr>
                <w:sz w:val="22"/>
              </w:rPr>
              <w:t>13,302</w:t>
            </w:r>
          </w:p>
        </w:tc>
        <w:tc>
          <w:tcPr>
            <w:tcW w:w="1579" w:type="dxa"/>
          </w:tcPr>
          <w:p w14:paraId="4062C021" w14:textId="77777777" w:rsidR="003416EE" w:rsidRDefault="006041B4">
            <w:pPr>
              <w:spacing w:before="60" w:after="60" w:line="240" w:lineRule="auto"/>
              <w:ind w:firstLine="0"/>
              <w:jc w:val="left"/>
            </w:pPr>
            <w:r>
              <w:rPr>
                <w:sz w:val="22"/>
              </w:rPr>
              <w:t>0,72716</w:t>
            </w:r>
          </w:p>
        </w:tc>
      </w:tr>
      <w:tr w:rsidR="003416EE" w14:paraId="449B44CD" w14:textId="77777777">
        <w:trPr>
          <w:cantSplit/>
        </w:trPr>
        <w:tc>
          <w:tcPr>
            <w:tcW w:w="2834" w:type="dxa"/>
          </w:tcPr>
          <w:p w14:paraId="4B92243A" w14:textId="77777777" w:rsidR="003416EE" w:rsidRDefault="006041B4">
            <w:pPr>
              <w:spacing w:before="60" w:after="60" w:line="240" w:lineRule="auto"/>
              <w:ind w:firstLine="0"/>
              <w:jc w:val="left"/>
            </w:pPr>
            <w:r>
              <w:rPr>
                <w:sz w:val="22"/>
              </w:rPr>
              <w:t>G3b, поверхность, свободный центр</w:t>
            </w:r>
          </w:p>
        </w:tc>
        <w:tc>
          <w:tcPr>
            <w:tcW w:w="1579" w:type="dxa"/>
          </w:tcPr>
          <w:p w14:paraId="4084B191" w14:textId="77777777" w:rsidR="003416EE" w:rsidRDefault="006041B4">
            <w:pPr>
              <w:spacing w:before="60" w:after="60" w:line="240" w:lineRule="auto"/>
              <w:ind w:firstLine="0"/>
              <w:jc w:val="left"/>
            </w:pPr>
            <w:r>
              <w:rPr>
                <w:sz w:val="22"/>
              </w:rPr>
              <w:t>676,605</w:t>
            </w:r>
          </w:p>
        </w:tc>
        <w:tc>
          <w:tcPr>
            <w:tcW w:w="1710" w:type="dxa"/>
          </w:tcPr>
          <w:p w14:paraId="3D9CE21D" w14:textId="77777777" w:rsidR="003416EE" w:rsidRDefault="006041B4">
            <w:pPr>
              <w:spacing w:before="60" w:after="60" w:line="240" w:lineRule="auto"/>
              <w:ind w:firstLine="0"/>
              <w:jc w:val="left"/>
            </w:pPr>
            <w:r>
              <w:rPr>
                <w:sz w:val="22"/>
              </w:rPr>
              <w:t>+16,914</w:t>
            </w:r>
          </w:p>
        </w:tc>
        <w:tc>
          <w:tcPr>
            <w:tcW w:w="1652" w:type="dxa"/>
          </w:tcPr>
          <w:p w14:paraId="469B5597" w14:textId="77777777" w:rsidR="003416EE" w:rsidRDefault="006041B4">
            <w:pPr>
              <w:spacing w:before="60" w:after="60" w:line="240" w:lineRule="auto"/>
              <w:ind w:firstLine="0"/>
              <w:jc w:val="left"/>
            </w:pPr>
            <w:r>
              <w:rPr>
                <w:sz w:val="22"/>
              </w:rPr>
              <w:t>13,126</w:t>
            </w:r>
          </w:p>
        </w:tc>
        <w:tc>
          <w:tcPr>
            <w:tcW w:w="1579" w:type="dxa"/>
          </w:tcPr>
          <w:p w14:paraId="502F60A4" w14:textId="77777777" w:rsidR="003416EE" w:rsidRDefault="006041B4">
            <w:pPr>
              <w:spacing w:before="60" w:after="60" w:line="240" w:lineRule="auto"/>
              <w:ind w:firstLine="0"/>
              <w:jc w:val="left"/>
            </w:pPr>
            <w:r>
              <w:rPr>
                <w:sz w:val="22"/>
              </w:rPr>
              <w:t>0,71251</w:t>
            </w:r>
          </w:p>
        </w:tc>
      </w:tr>
      <w:tr w:rsidR="003416EE" w14:paraId="402935EF" w14:textId="77777777">
        <w:trPr>
          <w:cantSplit/>
        </w:trPr>
        <w:tc>
          <w:tcPr>
            <w:tcW w:w="2834" w:type="dxa"/>
          </w:tcPr>
          <w:p w14:paraId="13AB426B" w14:textId="77777777" w:rsidR="003416EE" w:rsidRDefault="006041B4">
            <w:pPr>
              <w:spacing w:before="60" w:after="60" w:line="240" w:lineRule="auto"/>
              <w:ind w:firstLine="0"/>
              <w:jc w:val="left"/>
            </w:pPr>
            <w:r>
              <w:rPr>
                <w:sz w:val="22"/>
              </w:rPr>
              <w:t>L1, равновеликий моментный эллипсоид</w:t>
            </w:r>
          </w:p>
        </w:tc>
        <w:tc>
          <w:tcPr>
            <w:tcW w:w="1579" w:type="dxa"/>
          </w:tcPr>
          <w:p w14:paraId="2C1FC376" w14:textId="77777777" w:rsidR="003416EE" w:rsidRDefault="006041B4">
            <w:pPr>
              <w:spacing w:before="60" w:after="60" w:line="240" w:lineRule="auto"/>
              <w:ind w:firstLine="0"/>
              <w:jc w:val="left"/>
            </w:pPr>
            <w:r>
              <w:rPr>
                <w:sz w:val="22"/>
              </w:rPr>
              <w:t>578,721</w:t>
            </w:r>
          </w:p>
        </w:tc>
        <w:tc>
          <w:tcPr>
            <w:tcW w:w="1710" w:type="dxa"/>
          </w:tcPr>
          <w:p w14:paraId="599A4F5F" w14:textId="77777777" w:rsidR="003416EE" w:rsidRDefault="006041B4">
            <w:pPr>
              <w:spacing w:before="60" w:after="60" w:line="240" w:lineRule="auto"/>
              <w:ind w:firstLine="0"/>
              <w:jc w:val="left"/>
            </w:pPr>
            <w:r>
              <w:rPr>
                <w:sz w:val="22"/>
              </w:rPr>
              <w:t>0 по построению</w:t>
            </w:r>
          </w:p>
        </w:tc>
        <w:tc>
          <w:tcPr>
            <w:tcW w:w="1652" w:type="dxa"/>
          </w:tcPr>
          <w:p w14:paraId="0FE3D09F" w14:textId="77777777" w:rsidR="003416EE" w:rsidRDefault="006041B4">
            <w:pPr>
              <w:spacing w:before="60" w:after="60" w:line="240" w:lineRule="auto"/>
              <w:ind w:firstLine="0"/>
              <w:jc w:val="left"/>
            </w:pPr>
            <w:r>
              <w:rPr>
                <w:sz w:val="22"/>
              </w:rPr>
              <w:t>10,478</w:t>
            </w:r>
          </w:p>
        </w:tc>
        <w:tc>
          <w:tcPr>
            <w:tcW w:w="1579" w:type="dxa"/>
          </w:tcPr>
          <w:p w14:paraId="31C726D3" w14:textId="77777777" w:rsidR="003416EE" w:rsidRDefault="006041B4">
            <w:pPr>
              <w:spacing w:before="60" w:after="60" w:line="240" w:lineRule="auto"/>
              <w:ind w:firstLine="0"/>
              <w:jc w:val="left"/>
            </w:pPr>
            <w:r>
              <w:rPr>
                <w:sz w:val="22"/>
              </w:rPr>
              <w:t>0,78857</w:t>
            </w:r>
          </w:p>
        </w:tc>
      </w:tr>
      <w:tr w:rsidR="003416EE" w14:paraId="3FB32828" w14:textId="77777777">
        <w:trPr>
          <w:cantSplit/>
        </w:trPr>
        <w:tc>
          <w:tcPr>
            <w:tcW w:w="2834" w:type="dxa"/>
          </w:tcPr>
          <w:p w14:paraId="0806DE08" w14:textId="77777777" w:rsidR="003416EE" w:rsidRDefault="006041B4">
            <w:pPr>
              <w:spacing w:before="60" w:after="60" w:line="240" w:lineRule="auto"/>
              <w:ind w:firstLine="0"/>
              <w:jc w:val="left"/>
            </w:pPr>
            <w:r>
              <w:rPr>
                <w:sz w:val="22"/>
              </w:rPr>
              <w:t>L2, моментный эллипсоид</w:t>
            </w:r>
          </w:p>
        </w:tc>
        <w:tc>
          <w:tcPr>
            <w:tcW w:w="1579" w:type="dxa"/>
          </w:tcPr>
          <w:p w14:paraId="0A8081F8" w14:textId="77777777" w:rsidR="003416EE" w:rsidRDefault="006041B4">
            <w:pPr>
              <w:spacing w:before="60" w:after="60" w:line="240" w:lineRule="auto"/>
              <w:ind w:firstLine="0"/>
              <w:jc w:val="left"/>
            </w:pPr>
            <w:r>
              <w:rPr>
                <w:sz w:val="22"/>
              </w:rPr>
              <w:t>757,218</w:t>
            </w:r>
          </w:p>
        </w:tc>
        <w:tc>
          <w:tcPr>
            <w:tcW w:w="1710" w:type="dxa"/>
          </w:tcPr>
          <w:p w14:paraId="7F06CF3F" w14:textId="77777777" w:rsidR="003416EE" w:rsidRDefault="006041B4">
            <w:pPr>
              <w:spacing w:before="60" w:after="60" w:line="240" w:lineRule="auto"/>
              <w:ind w:firstLine="0"/>
              <w:jc w:val="left"/>
            </w:pPr>
            <w:r>
              <w:rPr>
                <w:sz w:val="22"/>
              </w:rPr>
              <w:t>+30,843</w:t>
            </w:r>
          </w:p>
        </w:tc>
        <w:tc>
          <w:tcPr>
            <w:tcW w:w="1652" w:type="dxa"/>
          </w:tcPr>
          <w:p w14:paraId="4349A104" w14:textId="77777777" w:rsidR="003416EE" w:rsidRDefault="006041B4">
            <w:pPr>
              <w:spacing w:before="60" w:after="60" w:line="240" w:lineRule="auto"/>
              <w:ind w:firstLine="0"/>
              <w:jc w:val="left"/>
            </w:pPr>
            <w:r>
              <w:rPr>
                <w:sz w:val="22"/>
              </w:rPr>
              <w:t>10,828</w:t>
            </w:r>
          </w:p>
        </w:tc>
        <w:tc>
          <w:tcPr>
            <w:tcW w:w="1579" w:type="dxa"/>
          </w:tcPr>
          <w:p w14:paraId="7AB2FD7A" w14:textId="77777777" w:rsidR="003416EE" w:rsidRDefault="006041B4">
            <w:pPr>
              <w:spacing w:before="60" w:after="60" w:line="240" w:lineRule="auto"/>
              <w:ind w:firstLine="0"/>
              <w:jc w:val="left"/>
            </w:pPr>
            <w:r>
              <w:rPr>
                <w:sz w:val="22"/>
              </w:rPr>
              <w:t>0,78815</w:t>
            </w:r>
          </w:p>
        </w:tc>
      </w:tr>
    </w:tbl>
    <w:p w14:paraId="571863AB" w14:textId="77777777" w:rsidR="003416EE" w:rsidRDefault="006041B4">
      <w:pPr>
        <w:pStyle w:val="af"/>
      </w:pPr>
      <w:r>
        <w:t xml:space="preserve">L1 лучше G1 воспроизводит перекрытие и поверхность при том же объёме. У G3b уменьшение поверхностного RMS сопровождается завышением объёма на 16,914%; почти одинаковый </w:t>
      </w:r>
      <w:proofErr w:type="spellStart"/>
      <w:r>
        <w:t>Dice</w:t>
      </w:r>
      <w:proofErr w:type="spellEnd"/>
      <w:r>
        <w:t xml:space="preserve"> L1 и L2 сочетается с завышением объёма L2 на 30,843%. Поэтому отдельная метрика не определяет анатомическую пригодность объёма. I1 при единичном масштабе тождественна STL; её проверка начинается на других фазах. Сфера сохраняется как кандидат для электрической задачи.</w:t>
      </w:r>
    </w:p>
    <w:p w14:paraId="5DB4687E" w14:textId="77777777" w:rsidR="003416EE" w:rsidRDefault="006041B4">
      <w:pPr>
        <w:pStyle w:val="21"/>
      </w:pPr>
      <w:bookmarkStart w:id="2741" w:name="_Toc244123087"/>
      <w:bookmarkStart w:id="2742" w:name="X9b72fc936c6488280d503c6cc8bef7e60fcabdc"/>
      <w:bookmarkEnd w:id="2718"/>
      <w:r>
        <w:t>6.6 Фазовые изменения и точность заданных ограничений</w:t>
      </w:r>
      <w:bookmarkEnd w:id="2741"/>
    </w:p>
    <w:p w14:paraId="6D198DA7" w14:textId="77777777" w:rsidR="003416EE" w:rsidRPr="00674711" w:rsidRDefault="006041B4">
      <w:pPr>
        <w:pStyle w:val="FirstParagraph"/>
        <w:keepNext/>
        <w:rPr>
          <w:lang w:val="ru-RU"/>
          <w:rPrChange w:id="2743" w:author="Nik K" w:date="2026-10-29T00:17:00Z">
            <w:rPr/>
          </w:rPrChange>
        </w:rPr>
      </w:pPr>
      <w:r w:rsidRPr="00674711">
        <w:rPr>
          <w:lang w:val="ru-RU"/>
          <w:rPrChange w:id="2744" w:author="Nik K" w:date="2026-10-29T00:17:00Z">
            <w:rPr/>
          </w:rPrChange>
        </w:rPr>
        <w:t xml:space="preserve">При опоре </w:t>
      </w:r>
      <m:oMath>
        <m:sSub>
          <m:sSubPr>
            <m:ctrlPr>
              <w:rPr>
                <w:rFonts w:ascii="Cambria Math" w:hAnsi="Cambria Math"/>
              </w:rPr>
            </m:ctrlPr>
          </m:sSubPr>
          <m:e>
            <m:r>
              <w:rPr>
                <w:rFonts w:ascii="Cambria Math" w:hAnsi="Cambria Math"/>
              </w:rPr>
              <m:t>t</m:t>
            </m:r>
          </m:e>
          <m:sub>
            <m:r>
              <w:rPr>
                <w:rFonts w:ascii="Cambria Math" w:hAnsi="Cambria Math"/>
                <w:lang w:val="ru-RU"/>
                <w:rPrChange w:id="2745" w:author="Nik K" w:date="2026-10-29T00:17:00Z">
                  <w:rPr>
                    <w:rFonts w:ascii="Cambria Math" w:hAnsi="Cambria Math"/>
                  </w:rPr>
                </w:rPrChange>
              </w:rPr>
              <m:t>0</m:t>
            </m:r>
          </m:sub>
        </m:sSub>
      </m:oMath>
      <w:r w:rsidRPr="00674711">
        <w:rPr>
          <w:lang w:val="ru-RU"/>
          <w:rPrChange w:id="2746" w:author="Nik K" w:date="2026-10-29T00:17:00Z">
            <w:rPr/>
          </w:rPrChange>
        </w:rPr>
        <w:t xml:space="preserve"> ош</w:t>
      </w:r>
      <w:proofErr w:type="spellStart"/>
      <w:r w:rsidRPr="00674711">
        <w:rPr>
          <w:lang w:val="ru-RU"/>
          <w:rPrChange w:id="2747" w:author="Nik K" w:date="2026-10-29T00:17:00Z">
            <w:rPr/>
          </w:rPrChange>
        </w:rPr>
        <w:t>ибка</w:t>
      </w:r>
      <w:proofErr w:type="spellEnd"/>
      <w:r w:rsidRPr="00674711">
        <w:rPr>
          <w:lang w:val="ru-RU"/>
          <w:rPrChange w:id="2748" w:author="Nik K" w:date="2026-10-29T00:17:00Z">
            <w:rPr/>
          </w:rPrChange>
        </w:rPr>
        <w:t xml:space="preserve"> изменения объёма отличается от ошибки его уровня:</w:t>
      </w:r>
    </w:p>
    <w:p w14:paraId="085C1E62"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r>
            <w:rPr>
              <w:rFonts w:ascii="Cambria Math" w:hAnsi="Cambria Math"/>
            </w:rPr>
            <m:t>  </m:t>
          </m:r>
          <m:r>
            <m:rPr>
              <m:sty m:val="p"/>
            </m:rPr>
            <w:rPr>
              <w:rFonts w:ascii="Cambria Math" w:hAnsi="Cambria Math"/>
            </w:rPr>
            <m:t>RMSE(</m:t>
          </m:r>
          <m:r>
            <w:rPr>
              <w:rFonts w:ascii="Cambria Math" w:hAnsi="Cambria Math"/>
            </w:rPr>
            <m:t>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t</m:t>
                  </m:r>
                  <m:r>
                    <m:rPr>
                      <m:scr m:val="script"/>
                      <m:sty m:val="p"/>
                    </m:rP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2</m:t>
                      </m:r>
                    </m:sup>
                  </m:sSubSup>
                </m:e>
              </m:nary>
            </m:e>
          </m:rad>
          <m:r>
            <m:rPr>
              <m:sty m:val="p"/>
            </m:rPr>
            <w:rPr>
              <w:rFonts w:ascii="Cambria Math" w:hAnsi="Cambria Math"/>
            </w:rPr>
            <m:t>.</m:t>
          </m:r>
          <m:r>
            <w:rPr>
              <w:rFonts w:ascii="Cambria Math" w:hAnsi="Cambria Math"/>
            </w:rPr>
            <m:t>  </m:t>
          </m:r>
          <m:r>
            <m:rPr>
              <m:nor/>
            </m:rPr>
            <m:t>(6.14)</m:t>
          </m:r>
        </m:oMath>
      </m:oMathPara>
    </w:p>
    <w:p w14:paraId="5106397E" w14:textId="77777777" w:rsidR="003416EE" w:rsidRPr="00674711" w:rsidRDefault="006041B4">
      <w:pPr>
        <w:pStyle w:val="FirstParagraph"/>
        <w:keepNext/>
        <w:rPr>
          <w:lang w:val="ru-RU"/>
          <w:rPrChange w:id="2749" w:author="Nik K" w:date="2026-10-29T00:17:00Z">
            <w:rPr/>
          </w:rPrChange>
        </w:rPr>
      </w:pPr>
      <m:oMath>
        <m:r>
          <m:rPr>
            <m:scr m:val="script"/>
            <m:sty m:val="p"/>
          </m:rPr>
          <w:rPr>
            <w:rFonts w:ascii="Cambria Math" w:hAnsi="Cambria Math"/>
          </w:rPr>
          <w:lastRenderedPageBreak/>
          <m:t>T</m:t>
        </m:r>
      </m:oMath>
      <w:r w:rsidRPr="00674711">
        <w:rPr>
          <w:lang w:val="ru-RU"/>
          <w:rPrChange w:id="2750" w:author="Nik K" w:date="2026-10-29T00:17:00Z">
            <w:rPr/>
          </w:rPrChange>
        </w:rPr>
        <w:t xml:space="preserve"> — набор из </w:t>
      </w:r>
      <m:oMath>
        <m:r>
          <w:rPr>
            <w:rFonts w:ascii="Cambria Math" w:hAnsi="Cambria Math"/>
          </w:rPr>
          <m:t>n</m:t>
        </m:r>
      </m:oMath>
      <w:r w:rsidRPr="00674711">
        <w:rPr>
          <w:lang w:val="ru-RU"/>
          <w:rPrChange w:id="2751" w:author="Nik K" w:date="2026-10-29T00:17:00Z">
            <w:rPr/>
          </w:rPrChange>
        </w:rPr>
        <w:t xml:space="preserve"> оцениваемых фаз; </w:t>
      </w:r>
      <w:r>
        <w:t>RMSE</w:t>
      </w:r>
      <w:r w:rsidRPr="00674711">
        <w:rPr>
          <w:lang w:val="ru-RU"/>
          <w:rPrChange w:id="2752" w:author="Nik K" w:date="2026-10-29T00:17:00Z">
            <w:rPr/>
          </w:rPrChange>
        </w:rPr>
        <w:t xml:space="preserve"> — корень средней квадратичной ошибки, для объёма в мл. Для центра различаются положение и перемещение:</w:t>
      </w:r>
    </w:p>
    <w:p w14:paraId="76D870D6"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r>
            <w:rPr>
              <w:rFonts w:ascii="Cambria Math" w:hAnsi="Cambria Math"/>
            </w:rPr>
            <m:t>  </m:t>
          </m:r>
          <m:r>
            <m:rPr>
              <m:nor/>
            </m:rPr>
            <m:t>(6.15)</m:t>
          </m:r>
        </m:oMath>
      </m:oMathPara>
    </w:p>
    <w:p w14:paraId="686DA851" w14:textId="77777777" w:rsidR="003416EE" w:rsidRPr="00674711" w:rsidRDefault="006041B4">
      <w:pPr>
        <w:pStyle w:val="FirstParagraph"/>
        <w:rPr>
          <w:lang w:val="ru-RU"/>
          <w:rPrChange w:id="2753" w:author="Nik K" w:date="2026-10-29T00:17:00Z">
            <w:rPr/>
          </w:rPrChange>
        </w:rPr>
      </w:pPr>
      <w:r w:rsidRPr="00674711">
        <w:rPr>
          <w:lang w:val="ru-RU"/>
          <w:rPrChange w:id="2754" w:author="Nik K" w:date="2026-10-29T00:17:00Z">
            <w:rPr/>
          </w:rPrChange>
        </w:rPr>
        <w:t>Обе ошибки измеряются в мм. Постоянное смещение центра может сочетаться с правильным изменением координат.</w:t>
      </w:r>
    </w:p>
    <w:p w14:paraId="51DF1EE4" w14:textId="77777777" w:rsidR="003416EE" w:rsidRDefault="006041B4">
      <w:pPr>
        <w:pStyle w:val="af"/>
      </w:pPr>
      <w:r>
        <w:t xml:space="preserve">Полное сравнение содержит 19 способов проекта, девять библиотечных реализаций и исходную маску T0: 348 записей на 12 фазах. В таблице 6.3 исключены первые доступные опоры обоих R–R; объединены восемь и две </w:t>
      </w:r>
      <w:proofErr w:type="spellStart"/>
      <w:r>
        <w:t>неопорные</w:t>
      </w:r>
      <w:proofErr w:type="spellEnd"/>
      <w:r>
        <w:t xml:space="preserve"> фазы. Первые кадры не объявляются концом диастолы [64].</w:t>
      </w:r>
    </w:p>
    <w:p w14:paraId="77B0E724" w14:textId="77777777" w:rsidR="003416EE" w:rsidRDefault="006041B4">
      <w:pPr>
        <w:pStyle w:val="af5"/>
        <w:keepNext/>
      </w:pPr>
      <w:r>
        <w:t xml:space="preserve">Таблица 6.3 — Аппроксимация целого сердца Н на десяти </w:t>
      </w:r>
      <w:proofErr w:type="spellStart"/>
      <w:r>
        <w:t>неопорных</w:t>
      </w:r>
      <w:proofErr w:type="spellEnd"/>
      <w:r>
        <w:t xml:space="preserve"> фазах при известных параметрах целевой КТ</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690"/>
        <w:gridCol w:w="1361"/>
        <w:gridCol w:w="1361"/>
        <w:gridCol w:w="1361"/>
        <w:gridCol w:w="1361"/>
        <w:gridCol w:w="1361"/>
      </w:tblGrid>
      <w:tr w:rsidR="003416EE" w14:paraId="7CE3B5F3" w14:textId="77777777">
        <w:trPr>
          <w:cantSplit/>
          <w:tblHeader/>
        </w:trPr>
        <w:tc>
          <w:tcPr>
            <w:tcW w:w="2651" w:type="dxa"/>
            <w:shd w:val="clear" w:color="auto" w:fill="EDEDED"/>
          </w:tcPr>
          <w:p w14:paraId="58A059DF" w14:textId="77777777" w:rsidR="003416EE" w:rsidRDefault="006041B4">
            <w:pPr>
              <w:keepNext/>
              <w:spacing w:before="60" w:after="60" w:line="240" w:lineRule="auto"/>
              <w:ind w:firstLine="0"/>
              <w:jc w:val="left"/>
            </w:pPr>
            <w:r>
              <w:rPr>
                <w:b/>
                <w:sz w:val="22"/>
              </w:rPr>
              <w:t>Способ</w:t>
            </w:r>
          </w:p>
        </w:tc>
        <w:tc>
          <w:tcPr>
            <w:tcW w:w="1341" w:type="dxa"/>
            <w:shd w:val="clear" w:color="auto" w:fill="EDEDED"/>
          </w:tcPr>
          <w:p w14:paraId="1AA49B5A" w14:textId="77777777" w:rsidR="003416EE" w:rsidRDefault="006041B4">
            <w:pPr>
              <w:keepNext/>
              <w:spacing w:before="60" w:after="60" w:line="240" w:lineRule="auto"/>
              <w:ind w:firstLine="0"/>
              <w:jc w:val="left"/>
            </w:pPr>
            <w:r>
              <w:rPr>
                <w:b/>
                <w:sz w:val="22"/>
              </w:rPr>
              <w:t xml:space="preserve">Средний </w:t>
            </w:r>
            <w:proofErr w:type="spellStart"/>
            <w:r>
              <w:rPr>
                <w:b/>
                <w:sz w:val="22"/>
              </w:rPr>
              <w:t>Dice</w:t>
            </w:r>
            <w:proofErr w:type="spellEnd"/>
          </w:p>
        </w:tc>
        <w:tc>
          <w:tcPr>
            <w:tcW w:w="1341" w:type="dxa"/>
            <w:shd w:val="clear" w:color="auto" w:fill="EDEDED"/>
          </w:tcPr>
          <w:p w14:paraId="37E88F48" w14:textId="77777777" w:rsidR="003416EE" w:rsidRDefault="006041B4">
            <w:pPr>
              <w:keepNext/>
              <w:spacing w:before="60" w:after="60" w:line="240" w:lineRule="auto"/>
              <w:ind w:firstLine="0"/>
              <w:jc w:val="left"/>
            </w:pPr>
            <w:r>
              <w:rPr>
                <w:b/>
                <w:sz w:val="22"/>
              </w:rPr>
              <w:t>RMSE объёма, мл</w:t>
            </w:r>
          </w:p>
        </w:tc>
        <w:tc>
          <w:tcPr>
            <w:tcW w:w="1341" w:type="dxa"/>
            <w:shd w:val="clear" w:color="auto" w:fill="EDEDED"/>
          </w:tcPr>
          <w:p w14:paraId="6FCD90D9" w14:textId="77777777" w:rsidR="003416EE" w:rsidRDefault="006041B4">
            <w:pPr>
              <w:keepNext/>
              <w:spacing w:before="60" w:after="60" w:line="240" w:lineRule="auto"/>
              <w:ind w:firstLine="0"/>
              <w:jc w:val="left"/>
            </w:pPr>
            <w:r>
              <w:rPr>
                <w:b/>
                <w:sz w:val="22"/>
              </w:rPr>
              <w:t>RMSE изменения объёма, мл</w:t>
            </w:r>
          </w:p>
        </w:tc>
        <w:tc>
          <w:tcPr>
            <w:tcW w:w="1341" w:type="dxa"/>
            <w:shd w:val="clear" w:color="auto" w:fill="EDEDED"/>
          </w:tcPr>
          <w:p w14:paraId="3C3AD0EA" w14:textId="77777777" w:rsidR="003416EE" w:rsidRDefault="006041B4">
            <w:pPr>
              <w:keepNext/>
              <w:spacing w:before="60" w:after="60" w:line="240" w:lineRule="auto"/>
              <w:ind w:firstLine="0"/>
              <w:jc w:val="left"/>
            </w:pPr>
            <w:r>
              <w:rPr>
                <w:b/>
                <w:sz w:val="22"/>
              </w:rPr>
              <w:t>RMS ошибки перемещения центра, мм</w:t>
            </w:r>
          </w:p>
        </w:tc>
        <w:tc>
          <w:tcPr>
            <w:tcW w:w="1341" w:type="dxa"/>
            <w:shd w:val="clear" w:color="auto" w:fill="EDEDED"/>
          </w:tcPr>
          <w:p w14:paraId="376D730E" w14:textId="77777777" w:rsidR="003416EE" w:rsidRDefault="006041B4">
            <w:pPr>
              <w:keepNext/>
              <w:spacing w:before="60" w:after="60" w:line="240" w:lineRule="auto"/>
              <w:ind w:firstLine="0"/>
              <w:jc w:val="left"/>
            </w:pPr>
            <w:r>
              <w:rPr>
                <w:b/>
                <w:sz w:val="22"/>
              </w:rPr>
              <w:t>Среднее RMS поверхности, мм</w:t>
            </w:r>
          </w:p>
        </w:tc>
      </w:tr>
      <w:tr w:rsidR="003416EE" w14:paraId="08A606D5" w14:textId="77777777">
        <w:trPr>
          <w:cantSplit/>
        </w:trPr>
        <w:tc>
          <w:tcPr>
            <w:tcW w:w="2651" w:type="dxa"/>
          </w:tcPr>
          <w:p w14:paraId="46C831A0" w14:textId="77777777" w:rsidR="003416EE" w:rsidRDefault="006041B4">
            <w:pPr>
              <w:spacing w:before="60" w:after="60" w:line="240" w:lineRule="auto"/>
              <w:ind w:firstLine="0"/>
              <w:jc w:val="left"/>
            </w:pPr>
            <w:r>
              <w:rPr>
                <w:sz w:val="22"/>
              </w:rPr>
              <w:t>I1, индивидуальная форма и единый масштаб</w:t>
            </w:r>
          </w:p>
        </w:tc>
        <w:tc>
          <w:tcPr>
            <w:tcW w:w="1341" w:type="dxa"/>
          </w:tcPr>
          <w:p w14:paraId="092494D4" w14:textId="77777777" w:rsidR="003416EE" w:rsidRDefault="006041B4">
            <w:pPr>
              <w:spacing w:before="60" w:after="60" w:line="240" w:lineRule="auto"/>
              <w:ind w:firstLine="0"/>
              <w:jc w:val="left"/>
            </w:pPr>
            <w:r>
              <w:rPr>
                <w:sz w:val="22"/>
              </w:rPr>
              <w:t>0,9059</w:t>
            </w:r>
          </w:p>
        </w:tc>
        <w:tc>
          <w:tcPr>
            <w:tcW w:w="1341" w:type="dxa"/>
          </w:tcPr>
          <w:p w14:paraId="5B6E4A5A" w14:textId="77777777" w:rsidR="003416EE" w:rsidRDefault="006041B4">
            <w:pPr>
              <w:spacing w:before="60" w:after="60" w:line="240" w:lineRule="auto"/>
              <w:ind w:firstLine="0"/>
              <w:jc w:val="left"/>
            </w:pPr>
            <w:r>
              <w:rPr>
                <w:sz w:val="22"/>
              </w:rPr>
              <w:t>0*</w:t>
            </w:r>
          </w:p>
        </w:tc>
        <w:tc>
          <w:tcPr>
            <w:tcW w:w="1341" w:type="dxa"/>
          </w:tcPr>
          <w:p w14:paraId="31274785" w14:textId="77777777" w:rsidR="003416EE" w:rsidRDefault="006041B4">
            <w:pPr>
              <w:spacing w:before="60" w:after="60" w:line="240" w:lineRule="auto"/>
              <w:ind w:firstLine="0"/>
              <w:jc w:val="left"/>
            </w:pPr>
            <w:r>
              <w:rPr>
                <w:sz w:val="22"/>
              </w:rPr>
              <w:t>0*</w:t>
            </w:r>
          </w:p>
        </w:tc>
        <w:tc>
          <w:tcPr>
            <w:tcW w:w="1341" w:type="dxa"/>
          </w:tcPr>
          <w:p w14:paraId="4AEF9793" w14:textId="77777777" w:rsidR="003416EE" w:rsidRDefault="006041B4">
            <w:pPr>
              <w:spacing w:before="60" w:after="60" w:line="240" w:lineRule="auto"/>
              <w:ind w:firstLine="0"/>
              <w:jc w:val="left"/>
            </w:pPr>
            <w:r>
              <w:rPr>
                <w:sz w:val="22"/>
              </w:rPr>
              <w:t>0*</w:t>
            </w:r>
          </w:p>
        </w:tc>
        <w:tc>
          <w:tcPr>
            <w:tcW w:w="1341" w:type="dxa"/>
          </w:tcPr>
          <w:p w14:paraId="6496CF92" w14:textId="77777777" w:rsidR="003416EE" w:rsidRDefault="006041B4">
            <w:pPr>
              <w:spacing w:before="60" w:after="60" w:line="240" w:lineRule="auto"/>
              <w:ind w:firstLine="0"/>
              <w:jc w:val="left"/>
            </w:pPr>
            <w:r>
              <w:rPr>
                <w:sz w:val="22"/>
              </w:rPr>
              <w:t>2,627</w:t>
            </w:r>
          </w:p>
        </w:tc>
      </w:tr>
      <w:tr w:rsidR="003416EE" w14:paraId="64255F75" w14:textId="77777777">
        <w:trPr>
          <w:cantSplit/>
        </w:trPr>
        <w:tc>
          <w:tcPr>
            <w:tcW w:w="2651" w:type="dxa"/>
          </w:tcPr>
          <w:p w14:paraId="6460D758" w14:textId="77777777" w:rsidR="003416EE" w:rsidRDefault="006041B4">
            <w:pPr>
              <w:spacing w:before="60" w:after="60" w:line="240" w:lineRule="auto"/>
              <w:ind w:firstLine="0"/>
              <w:jc w:val="left"/>
            </w:pPr>
            <w:r>
              <w:rPr>
                <w:sz w:val="22"/>
              </w:rPr>
              <w:t>I2, масштаб и поворот</w:t>
            </w:r>
          </w:p>
        </w:tc>
        <w:tc>
          <w:tcPr>
            <w:tcW w:w="1341" w:type="dxa"/>
          </w:tcPr>
          <w:p w14:paraId="72322D1F" w14:textId="77777777" w:rsidR="003416EE" w:rsidRDefault="006041B4">
            <w:pPr>
              <w:spacing w:before="60" w:after="60" w:line="240" w:lineRule="auto"/>
              <w:ind w:firstLine="0"/>
              <w:jc w:val="left"/>
            </w:pPr>
            <w:r>
              <w:rPr>
                <w:sz w:val="22"/>
              </w:rPr>
              <w:t>0,8848</w:t>
            </w:r>
          </w:p>
        </w:tc>
        <w:tc>
          <w:tcPr>
            <w:tcW w:w="1341" w:type="dxa"/>
          </w:tcPr>
          <w:p w14:paraId="09F9FC85" w14:textId="77777777" w:rsidR="003416EE" w:rsidRDefault="006041B4">
            <w:pPr>
              <w:spacing w:before="60" w:after="60" w:line="240" w:lineRule="auto"/>
              <w:ind w:firstLine="0"/>
              <w:jc w:val="left"/>
            </w:pPr>
            <w:r>
              <w:rPr>
                <w:sz w:val="22"/>
              </w:rPr>
              <w:t>0*</w:t>
            </w:r>
          </w:p>
        </w:tc>
        <w:tc>
          <w:tcPr>
            <w:tcW w:w="1341" w:type="dxa"/>
          </w:tcPr>
          <w:p w14:paraId="56593057" w14:textId="77777777" w:rsidR="003416EE" w:rsidRDefault="006041B4">
            <w:pPr>
              <w:spacing w:before="60" w:after="60" w:line="240" w:lineRule="auto"/>
              <w:ind w:firstLine="0"/>
              <w:jc w:val="left"/>
            </w:pPr>
            <w:r>
              <w:rPr>
                <w:sz w:val="22"/>
              </w:rPr>
              <w:t>0*</w:t>
            </w:r>
          </w:p>
        </w:tc>
        <w:tc>
          <w:tcPr>
            <w:tcW w:w="1341" w:type="dxa"/>
          </w:tcPr>
          <w:p w14:paraId="36A05206" w14:textId="77777777" w:rsidR="003416EE" w:rsidRDefault="006041B4">
            <w:pPr>
              <w:spacing w:before="60" w:after="60" w:line="240" w:lineRule="auto"/>
              <w:ind w:firstLine="0"/>
              <w:jc w:val="left"/>
            </w:pPr>
            <w:r>
              <w:rPr>
                <w:sz w:val="22"/>
              </w:rPr>
              <w:t>0*</w:t>
            </w:r>
          </w:p>
        </w:tc>
        <w:tc>
          <w:tcPr>
            <w:tcW w:w="1341" w:type="dxa"/>
          </w:tcPr>
          <w:p w14:paraId="3F77708B" w14:textId="77777777" w:rsidR="003416EE" w:rsidRDefault="006041B4">
            <w:pPr>
              <w:spacing w:before="60" w:after="60" w:line="240" w:lineRule="auto"/>
              <w:ind w:firstLine="0"/>
              <w:jc w:val="left"/>
            </w:pPr>
            <w:r>
              <w:rPr>
                <w:sz w:val="22"/>
              </w:rPr>
              <w:t>3,180</w:t>
            </w:r>
          </w:p>
        </w:tc>
      </w:tr>
      <w:tr w:rsidR="003416EE" w14:paraId="4C956A17" w14:textId="77777777">
        <w:trPr>
          <w:cantSplit/>
        </w:trPr>
        <w:tc>
          <w:tcPr>
            <w:tcW w:w="2651" w:type="dxa"/>
          </w:tcPr>
          <w:p w14:paraId="08CBF8FA" w14:textId="77777777" w:rsidR="003416EE" w:rsidRDefault="006041B4">
            <w:pPr>
              <w:spacing w:before="60" w:after="60" w:line="240" w:lineRule="auto"/>
              <w:ind w:firstLine="0"/>
              <w:jc w:val="left"/>
            </w:pPr>
            <w:r>
              <w:rPr>
                <w:sz w:val="22"/>
              </w:rPr>
              <w:t>I3, анизотропное преобразование</w:t>
            </w:r>
          </w:p>
        </w:tc>
        <w:tc>
          <w:tcPr>
            <w:tcW w:w="1341" w:type="dxa"/>
          </w:tcPr>
          <w:p w14:paraId="141B50C3" w14:textId="77777777" w:rsidR="003416EE" w:rsidRDefault="006041B4">
            <w:pPr>
              <w:spacing w:before="60" w:after="60" w:line="240" w:lineRule="auto"/>
              <w:ind w:firstLine="0"/>
              <w:jc w:val="left"/>
            </w:pPr>
            <w:r>
              <w:rPr>
                <w:sz w:val="22"/>
              </w:rPr>
              <w:t>0,8821</w:t>
            </w:r>
          </w:p>
        </w:tc>
        <w:tc>
          <w:tcPr>
            <w:tcW w:w="1341" w:type="dxa"/>
          </w:tcPr>
          <w:p w14:paraId="76F5F651" w14:textId="77777777" w:rsidR="003416EE" w:rsidRDefault="006041B4">
            <w:pPr>
              <w:spacing w:before="60" w:after="60" w:line="240" w:lineRule="auto"/>
              <w:ind w:firstLine="0"/>
              <w:jc w:val="left"/>
            </w:pPr>
            <w:r>
              <w:rPr>
                <w:sz w:val="22"/>
              </w:rPr>
              <w:t>0*</w:t>
            </w:r>
          </w:p>
        </w:tc>
        <w:tc>
          <w:tcPr>
            <w:tcW w:w="1341" w:type="dxa"/>
          </w:tcPr>
          <w:p w14:paraId="54F78B71" w14:textId="77777777" w:rsidR="003416EE" w:rsidRDefault="006041B4">
            <w:pPr>
              <w:spacing w:before="60" w:after="60" w:line="240" w:lineRule="auto"/>
              <w:ind w:firstLine="0"/>
              <w:jc w:val="left"/>
            </w:pPr>
            <w:r>
              <w:rPr>
                <w:sz w:val="22"/>
              </w:rPr>
              <w:t>0*</w:t>
            </w:r>
          </w:p>
        </w:tc>
        <w:tc>
          <w:tcPr>
            <w:tcW w:w="1341" w:type="dxa"/>
          </w:tcPr>
          <w:p w14:paraId="37AD5E5E" w14:textId="77777777" w:rsidR="003416EE" w:rsidRDefault="006041B4">
            <w:pPr>
              <w:spacing w:before="60" w:after="60" w:line="240" w:lineRule="auto"/>
              <w:ind w:firstLine="0"/>
              <w:jc w:val="left"/>
            </w:pPr>
            <w:r>
              <w:rPr>
                <w:sz w:val="22"/>
              </w:rPr>
              <w:t>0*</w:t>
            </w:r>
          </w:p>
        </w:tc>
        <w:tc>
          <w:tcPr>
            <w:tcW w:w="1341" w:type="dxa"/>
          </w:tcPr>
          <w:p w14:paraId="110A20B5" w14:textId="77777777" w:rsidR="003416EE" w:rsidRDefault="006041B4">
            <w:pPr>
              <w:spacing w:before="60" w:after="60" w:line="240" w:lineRule="auto"/>
              <w:ind w:firstLine="0"/>
              <w:jc w:val="left"/>
            </w:pPr>
            <w:r>
              <w:rPr>
                <w:sz w:val="22"/>
              </w:rPr>
              <w:t>3,264</w:t>
            </w:r>
          </w:p>
        </w:tc>
      </w:tr>
      <w:tr w:rsidR="003416EE" w14:paraId="0BC96DA1" w14:textId="77777777">
        <w:trPr>
          <w:cantSplit/>
        </w:trPr>
        <w:tc>
          <w:tcPr>
            <w:tcW w:w="2651" w:type="dxa"/>
          </w:tcPr>
          <w:p w14:paraId="1B13BFE3" w14:textId="77777777" w:rsidR="003416EE" w:rsidRDefault="006041B4">
            <w:pPr>
              <w:spacing w:before="60" w:after="60" w:line="240" w:lineRule="auto"/>
              <w:ind w:firstLine="0"/>
              <w:jc w:val="left"/>
            </w:pPr>
            <w:r>
              <w:rPr>
                <w:sz w:val="22"/>
              </w:rPr>
              <w:t>G1, равновеликая сфера</w:t>
            </w:r>
          </w:p>
        </w:tc>
        <w:tc>
          <w:tcPr>
            <w:tcW w:w="1341" w:type="dxa"/>
          </w:tcPr>
          <w:p w14:paraId="5FB51E89" w14:textId="77777777" w:rsidR="003416EE" w:rsidRDefault="006041B4">
            <w:pPr>
              <w:spacing w:before="60" w:after="60" w:line="240" w:lineRule="auto"/>
              <w:ind w:firstLine="0"/>
              <w:jc w:val="left"/>
            </w:pPr>
            <w:r>
              <w:rPr>
                <w:sz w:val="22"/>
              </w:rPr>
              <w:t>0,7438</w:t>
            </w:r>
          </w:p>
        </w:tc>
        <w:tc>
          <w:tcPr>
            <w:tcW w:w="1341" w:type="dxa"/>
          </w:tcPr>
          <w:p w14:paraId="42615B04" w14:textId="77777777" w:rsidR="003416EE" w:rsidRDefault="006041B4">
            <w:pPr>
              <w:spacing w:before="60" w:after="60" w:line="240" w:lineRule="auto"/>
              <w:ind w:firstLine="0"/>
              <w:jc w:val="left"/>
            </w:pPr>
            <w:r>
              <w:rPr>
                <w:sz w:val="22"/>
              </w:rPr>
              <w:t>0*</w:t>
            </w:r>
          </w:p>
        </w:tc>
        <w:tc>
          <w:tcPr>
            <w:tcW w:w="1341" w:type="dxa"/>
          </w:tcPr>
          <w:p w14:paraId="2BED7BDA" w14:textId="77777777" w:rsidR="003416EE" w:rsidRDefault="006041B4">
            <w:pPr>
              <w:spacing w:before="60" w:after="60" w:line="240" w:lineRule="auto"/>
              <w:ind w:firstLine="0"/>
              <w:jc w:val="left"/>
            </w:pPr>
            <w:r>
              <w:rPr>
                <w:sz w:val="22"/>
              </w:rPr>
              <w:t>0*</w:t>
            </w:r>
          </w:p>
        </w:tc>
        <w:tc>
          <w:tcPr>
            <w:tcW w:w="1341" w:type="dxa"/>
          </w:tcPr>
          <w:p w14:paraId="50B5140A" w14:textId="77777777" w:rsidR="003416EE" w:rsidRDefault="006041B4">
            <w:pPr>
              <w:spacing w:before="60" w:after="60" w:line="240" w:lineRule="auto"/>
              <w:ind w:firstLine="0"/>
              <w:jc w:val="left"/>
            </w:pPr>
            <w:r>
              <w:rPr>
                <w:sz w:val="22"/>
              </w:rPr>
              <w:t>0*</w:t>
            </w:r>
          </w:p>
        </w:tc>
        <w:tc>
          <w:tcPr>
            <w:tcW w:w="1341" w:type="dxa"/>
          </w:tcPr>
          <w:p w14:paraId="4DCEA62A" w14:textId="77777777" w:rsidR="003416EE" w:rsidRDefault="006041B4">
            <w:pPr>
              <w:spacing w:before="60" w:after="60" w:line="240" w:lineRule="auto"/>
              <w:ind w:firstLine="0"/>
              <w:jc w:val="left"/>
            </w:pPr>
            <w:r>
              <w:rPr>
                <w:sz w:val="22"/>
              </w:rPr>
              <w:t>13,505</w:t>
            </w:r>
          </w:p>
        </w:tc>
      </w:tr>
      <w:tr w:rsidR="003416EE" w14:paraId="22030612" w14:textId="77777777">
        <w:trPr>
          <w:cantSplit/>
        </w:trPr>
        <w:tc>
          <w:tcPr>
            <w:tcW w:w="2651" w:type="dxa"/>
          </w:tcPr>
          <w:p w14:paraId="497F8132" w14:textId="77777777" w:rsidR="003416EE" w:rsidRDefault="006041B4">
            <w:pPr>
              <w:spacing w:before="60" w:after="60" w:line="240" w:lineRule="auto"/>
              <w:ind w:firstLine="0"/>
              <w:jc w:val="left"/>
            </w:pPr>
            <w:r>
              <w:rPr>
                <w:sz w:val="22"/>
              </w:rPr>
              <w:t>G4b, свободная сфера по перекрытию</w:t>
            </w:r>
          </w:p>
        </w:tc>
        <w:tc>
          <w:tcPr>
            <w:tcW w:w="1341" w:type="dxa"/>
          </w:tcPr>
          <w:p w14:paraId="3B8C2E7C" w14:textId="77777777" w:rsidR="003416EE" w:rsidRDefault="006041B4">
            <w:pPr>
              <w:spacing w:before="60" w:after="60" w:line="240" w:lineRule="auto"/>
              <w:ind w:firstLine="0"/>
              <w:jc w:val="left"/>
            </w:pPr>
            <w:r>
              <w:rPr>
                <w:sz w:val="22"/>
              </w:rPr>
              <w:t>0,7492</w:t>
            </w:r>
          </w:p>
        </w:tc>
        <w:tc>
          <w:tcPr>
            <w:tcW w:w="1341" w:type="dxa"/>
          </w:tcPr>
          <w:p w14:paraId="0BE0244A" w14:textId="77777777" w:rsidR="003416EE" w:rsidRDefault="006041B4">
            <w:pPr>
              <w:spacing w:before="60" w:after="60" w:line="240" w:lineRule="auto"/>
              <w:ind w:firstLine="0"/>
              <w:jc w:val="left"/>
            </w:pPr>
            <w:r>
              <w:rPr>
                <w:sz w:val="22"/>
              </w:rPr>
              <w:t>50,492</w:t>
            </w:r>
          </w:p>
        </w:tc>
        <w:tc>
          <w:tcPr>
            <w:tcW w:w="1341" w:type="dxa"/>
          </w:tcPr>
          <w:p w14:paraId="30DCEB2C" w14:textId="77777777" w:rsidR="003416EE" w:rsidRDefault="006041B4">
            <w:pPr>
              <w:spacing w:before="60" w:after="60" w:line="240" w:lineRule="auto"/>
              <w:ind w:firstLine="0"/>
              <w:jc w:val="left"/>
            </w:pPr>
            <w:r>
              <w:rPr>
                <w:sz w:val="22"/>
              </w:rPr>
              <w:t>49,237</w:t>
            </w:r>
          </w:p>
        </w:tc>
        <w:tc>
          <w:tcPr>
            <w:tcW w:w="1341" w:type="dxa"/>
          </w:tcPr>
          <w:p w14:paraId="2636CAFB" w14:textId="77777777" w:rsidR="003416EE" w:rsidRDefault="006041B4">
            <w:pPr>
              <w:spacing w:before="60" w:after="60" w:line="240" w:lineRule="auto"/>
              <w:ind w:firstLine="0"/>
              <w:jc w:val="left"/>
            </w:pPr>
            <w:r>
              <w:rPr>
                <w:sz w:val="22"/>
              </w:rPr>
              <w:t>3,904</w:t>
            </w:r>
          </w:p>
        </w:tc>
        <w:tc>
          <w:tcPr>
            <w:tcW w:w="1341" w:type="dxa"/>
          </w:tcPr>
          <w:p w14:paraId="1F15CA6A" w14:textId="77777777" w:rsidR="003416EE" w:rsidRDefault="006041B4">
            <w:pPr>
              <w:spacing w:before="60" w:after="60" w:line="240" w:lineRule="auto"/>
              <w:ind w:firstLine="0"/>
              <w:jc w:val="left"/>
            </w:pPr>
            <w:r>
              <w:rPr>
                <w:sz w:val="22"/>
              </w:rPr>
              <w:t>13,748</w:t>
            </w:r>
          </w:p>
        </w:tc>
      </w:tr>
      <w:tr w:rsidR="003416EE" w14:paraId="767EB082" w14:textId="77777777">
        <w:trPr>
          <w:cantSplit/>
        </w:trPr>
        <w:tc>
          <w:tcPr>
            <w:tcW w:w="2651" w:type="dxa"/>
          </w:tcPr>
          <w:p w14:paraId="690CB7E7" w14:textId="77777777" w:rsidR="003416EE" w:rsidRDefault="006041B4">
            <w:pPr>
              <w:spacing w:before="60" w:after="60" w:line="240" w:lineRule="auto"/>
              <w:ind w:firstLine="0"/>
              <w:jc w:val="left"/>
            </w:pPr>
            <w:r>
              <w:rPr>
                <w:sz w:val="22"/>
              </w:rPr>
              <w:t>L1, равновеликий моментный эллипсоид</w:t>
            </w:r>
          </w:p>
        </w:tc>
        <w:tc>
          <w:tcPr>
            <w:tcW w:w="1341" w:type="dxa"/>
          </w:tcPr>
          <w:p w14:paraId="27F8112E" w14:textId="77777777" w:rsidR="003416EE" w:rsidRDefault="006041B4">
            <w:pPr>
              <w:spacing w:before="60" w:after="60" w:line="240" w:lineRule="auto"/>
              <w:ind w:firstLine="0"/>
              <w:jc w:val="left"/>
            </w:pPr>
            <w:r>
              <w:rPr>
                <w:sz w:val="22"/>
              </w:rPr>
              <w:t>0,8038</w:t>
            </w:r>
          </w:p>
        </w:tc>
        <w:tc>
          <w:tcPr>
            <w:tcW w:w="1341" w:type="dxa"/>
          </w:tcPr>
          <w:p w14:paraId="72B7D9A4" w14:textId="77777777" w:rsidR="003416EE" w:rsidRDefault="006041B4">
            <w:pPr>
              <w:spacing w:before="60" w:after="60" w:line="240" w:lineRule="auto"/>
              <w:ind w:firstLine="0"/>
              <w:jc w:val="left"/>
            </w:pPr>
            <w:r>
              <w:rPr>
                <w:sz w:val="22"/>
              </w:rPr>
              <w:t>0*</w:t>
            </w:r>
          </w:p>
        </w:tc>
        <w:tc>
          <w:tcPr>
            <w:tcW w:w="1341" w:type="dxa"/>
          </w:tcPr>
          <w:p w14:paraId="122550CE" w14:textId="77777777" w:rsidR="003416EE" w:rsidRDefault="006041B4">
            <w:pPr>
              <w:spacing w:before="60" w:after="60" w:line="240" w:lineRule="auto"/>
              <w:ind w:firstLine="0"/>
              <w:jc w:val="left"/>
            </w:pPr>
            <w:r>
              <w:rPr>
                <w:sz w:val="22"/>
              </w:rPr>
              <w:t>0*</w:t>
            </w:r>
          </w:p>
        </w:tc>
        <w:tc>
          <w:tcPr>
            <w:tcW w:w="1341" w:type="dxa"/>
          </w:tcPr>
          <w:p w14:paraId="3C99BBCA" w14:textId="77777777" w:rsidR="003416EE" w:rsidRDefault="006041B4">
            <w:pPr>
              <w:spacing w:before="60" w:after="60" w:line="240" w:lineRule="auto"/>
              <w:ind w:firstLine="0"/>
              <w:jc w:val="left"/>
            </w:pPr>
            <w:r>
              <w:rPr>
                <w:sz w:val="22"/>
              </w:rPr>
              <w:t>0*</w:t>
            </w:r>
          </w:p>
        </w:tc>
        <w:tc>
          <w:tcPr>
            <w:tcW w:w="1341" w:type="dxa"/>
          </w:tcPr>
          <w:p w14:paraId="70C5FCC3" w14:textId="77777777" w:rsidR="003416EE" w:rsidRDefault="006041B4">
            <w:pPr>
              <w:spacing w:before="60" w:after="60" w:line="240" w:lineRule="auto"/>
              <w:ind w:firstLine="0"/>
              <w:jc w:val="left"/>
            </w:pPr>
            <w:r>
              <w:rPr>
                <w:sz w:val="22"/>
              </w:rPr>
              <w:t>10,669</w:t>
            </w:r>
          </w:p>
        </w:tc>
      </w:tr>
      <w:tr w:rsidR="003416EE" w14:paraId="706BFA1A" w14:textId="77777777">
        <w:trPr>
          <w:cantSplit/>
        </w:trPr>
        <w:tc>
          <w:tcPr>
            <w:tcW w:w="2651" w:type="dxa"/>
          </w:tcPr>
          <w:p w14:paraId="75466C2D" w14:textId="77777777" w:rsidR="003416EE" w:rsidRDefault="006041B4">
            <w:pPr>
              <w:spacing w:before="60" w:after="60" w:line="240" w:lineRule="auto"/>
              <w:ind w:firstLine="0"/>
              <w:jc w:val="left"/>
            </w:pPr>
            <w:r>
              <w:rPr>
                <w:sz w:val="22"/>
              </w:rPr>
              <w:t>L3b, свободный поверхностный эллипсоид</w:t>
            </w:r>
          </w:p>
        </w:tc>
        <w:tc>
          <w:tcPr>
            <w:tcW w:w="1341" w:type="dxa"/>
          </w:tcPr>
          <w:p w14:paraId="29B0EB6B" w14:textId="77777777" w:rsidR="003416EE" w:rsidRDefault="006041B4">
            <w:pPr>
              <w:spacing w:before="60" w:after="60" w:line="240" w:lineRule="auto"/>
              <w:ind w:firstLine="0"/>
              <w:jc w:val="left"/>
            </w:pPr>
            <w:r>
              <w:rPr>
                <w:sz w:val="22"/>
              </w:rPr>
              <w:t>0,7470</w:t>
            </w:r>
          </w:p>
        </w:tc>
        <w:tc>
          <w:tcPr>
            <w:tcW w:w="1341" w:type="dxa"/>
          </w:tcPr>
          <w:p w14:paraId="03441F19" w14:textId="77777777" w:rsidR="003416EE" w:rsidRDefault="006041B4">
            <w:pPr>
              <w:spacing w:before="60" w:after="60" w:line="240" w:lineRule="auto"/>
              <w:ind w:firstLine="0"/>
              <w:jc w:val="left"/>
            </w:pPr>
            <w:r>
              <w:rPr>
                <w:sz w:val="22"/>
              </w:rPr>
              <w:t>40,985</w:t>
            </w:r>
          </w:p>
        </w:tc>
        <w:tc>
          <w:tcPr>
            <w:tcW w:w="1341" w:type="dxa"/>
          </w:tcPr>
          <w:p w14:paraId="6769B089" w14:textId="77777777" w:rsidR="003416EE" w:rsidRDefault="006041B4">
            <w:pPr>
              <w:spacing w:before="60" w:after="60" w:line="240" w:lineRule="auto"/>
              <w:ind w:firstLine="0"/>
              <w:jc w:val="left"/>
            </w:pPr>
            <w:r>
              <w:rPr>
                <w:sz w:val="22"/>
              </w:rPr>
              <w:t>15,600</w:t>
            </w:r>
          </w:p>
        </w:tc>
        <w:tc>
          <w:tcPr>
            <w:tcW w:w="1341" w:type="dxa"/>
          </w:tcPr>
          <w:p w14:paraId="5CA66949" w14:textId="77777777" w:rsidR="003416EE" w:rsidRDefault="006041B4">
            <w:pPr>
              <w:spacing w:before="60" w:after="60" w:line="240" w:lineRule="auto"/>
              <w:ind w:firstLine="0"/>
              <w:jc w:val="left"/>
            </w:pPr>
            <w:r>
              <w:rPr>
                <w:sz w:val="22"/>
              </w:rPr>
              <w:t>2,280</w:t>
            </w:r>
          </w:p>
        </w:tc>
        <w:tc>
          <w:tcPr>
            <w:tcW w:w="1341" w:type="dxa"/>
          </w:tcPr>
          <w:p w14:paraId="77220D7A" w14:textId="77777777" w:rsidR="003416EE" w:rsidRDefault="006041B4">
            <w:pPr>
              <w:spacing w:before="60" w:after="60" w:line="240" w:lineRule="auto"/>
              <w:ind w:firstLine="0"/>
              <w:jc w:val="left"/>
            </w:pPr>
            <w:r>
              <w:rPr>
                <w:sz w:val="22"/>
              </w:rPr>
              <w:t>9,609</w:t>
            </w:r>
          </w:p>
        </w:tc>
      </w:tr>
      <w:tr w:rsidR="003416EE" w14:paraId="6B88327D" w14:textId="77777777">
        <w:trPr>
          <w:cantSplit/>
        </w:trPr>
        <w:tc>
          <w:tcPr>
            <w:tcW w:w="2651" w:type="dxa"/>
          </w:tcPr>
          <w:p w14:paraId="7966B027" w14:textId="77777777" w:rsidR="003416EE" w:rsidRDefault="006041B4">
            <w:pPr>
              <w:spacing w:before="60" w:after="60" w:line="240" w:lineRule="auto"/>
              <w:ind w:firstLine="0"/>
              <w:jc w:val="left"/>
            </w:pPr>
            <w:r>
              <w:rPr>
                <w:sz w:val="22"/>
              </w:rPr>
              <w:t>L4a, равновеликий эллипсоид по перекрытию</w:t>
            </w:r>
          </w:p>
        </w:tc>
        <w:tc>
          <w:tcPr>
            <w:tcW w:w="1341" w:type="dxa"/>
          </w:tcPr>
          <w:p w14:paraId="7380B9FB" w14:textId="77777777" w:rsidR="003416EE" w:rsidRDefault="006041B4">
            <w:pPr>
              <w:spacing w:before="60" w:after="60" w:line="240" w:lineRule="auto"/>
              <w:ind w:firstLine="0"/>
              <w:jc w:val="left"/>
            </w:pPr>
            <w:r>
              <w:rPr>
                <w:sz w:val="22"/>
              </w:rPr>
              <w:t>0,8299</w:t>
            </w:r>
          </w:p>
        </w:tc>
        <w:tc>
          <w:tcPr>
            <w:tcW w:w="1341" w:type="dxa"/>
          </w:tcPr>
          <w:p w14:paraId="2C6BCF17" w14:textId="77777777" w:rsidR="003416EE" w:rsidRDefault="006041B4">
            <w:pPr>
              <w:spacing w:before="60" w:after="60" w:line="240" w:lineRule="auto"/>
              <w:ind w:firstLine="0"/>
              <w:jc w:val="left"/>
            </w:pPr>
            <w:r>
              <w:rPr>
                <w:sz w:val="22"/>
              </w:rPr>
              <w:t>0*</w:t>
            </w:r>
          </w:p>
        </w:tc>
        <w:tc>
          <w:tcPr>
            <w:tcW w:w="1341" w:type="dxa"/>
          </w:tcPr>
          <w:p w14:paraId="3EF47767" w14:textId="77777777" w:rsidR="003416EE" w:rsidRDefault="006041B4">
            <w:pPr>
              <w:spacing w:before="60" w:after="60" w:line="240" w:lineRule="auto"/>
              <w:ind w:firstLine="0"/>
              <w:jc w:val="left"/>
            </w:pPr>
            <w:r>
              <w:rPr>
                <w:sz w:val="22"/>
              </w:rPr>
              <w:t>0*</w:t>
            </w:r>
          </w:p>
        </w:tc>
        <w:tc>
          <w:tcPr>
            <w:tcW w:w="1341" w:type="dxa"/>
          </w:tcPr>
          <w:p w14:paraId="43958049" w14:textId="77777777" w:rsidR="003416EE" w:rsidRDefault="006041B4">
            <w:pPr>
              <w:spacing w:before="60" w:after="60" w:line="240" w:lineRule="auto"/>
              <w:ind w:firstLine="0"/>
              <w:jc w:val="left"/>
            </w:pPr>
            <w:r>
              <w:rPr>
                <w:sz w:val="22"/>
              </w:rPr>
              <w:t>1,118</w:t>
            </w:r>
          </w:p>
        </w:tc>
        <w:tc>
          <w:tcPr>
            <w:tcW w:w="1341" w:type="dxa"/>
          </w:tcPr>
          <w:p w14:paraId="59675080" w14:textId="77777777" w:rsidR="003416EE" w:rsidRDefault="006041B4">
            <w:pPr>
              <w:spacing w:before="60" w:after="60" w:line="240" w:lineRule="auto"/>
              <w:ind w:firstLine="0"/>
              <w:jc w:val="left"/>
            </w:pPr>
            <w:r>
              <w:rPr>
                <w:sz w:val="22"/>
              </w:rPr>
              <w:t>12,244</w:t>
            </w:r>
          </w:p>
        </w:tc>
      </w:tr>
      <w:tr w:rsidR="003416EE" w14:paraId="697ABE05" w14:textId="77777777">
        <w:trPr>
          <w:cantSplit/>
        </w:trPr>
        <w:tc>
          <w:tcPr>
            <w:tcW w:w="2651" w:type="dxa"/>
          </w:tcPr>
          <w:p w14:paraId="6305C624" w14:textId="77777777" w:rsidR="003416EE" w:rsidRDefault="006041B4">
            <w:pPr>
              <w:spacing w:before="60" w:after="60" w:line="240" w:lineRule="auto"/>
              <w:ind w:firstLine="0"/>
              <w:jc w:val="left"/>
            </w:pPr>
            <w:r>
              <w:rPr>
                <w:sz w:val="22"/>
              </w:rPr>
              <w:t>L4b, свободный эллипсоид по перекрытию</w:t>
            </w:r>
          </w:p>
        </w:tc>
        <w:tc>
          <w:tcPr>
            <w:tcW w:w="1341" w:type="dxa"/>
          </w:tcPr>
          <w:p w14:paraId="6F8F4019" w14:textId="77777777" w:rsidR="003416EE" w:rsidRDefault="006041B4">
            <w:pPr>
              <w:spacing w:before="60" w:after="60" w:line="240" w:lineRule="auto"/>
              <w:ind w:firstLine="0"/>
              <w:jc w:val="left"/>
            </w:pPr>
            <w:r>
              <w:rPr>
                <w:sz w:val="22"/>
              </w:rPr>
              <w:t>0,8298</w:t>
            </w:r>
          </w:p>
        </w:tc>
        <w:tc>
          <w:tcPr>
            <w:tcW w:w="1341" w:type="dxa"/>
          </w:tcPr>
          <w:p w14:paraId="659AE3EF" w14:textId="77777777" w:rsidR="003416EE" w:rsidRDefault="006041B4">
            <w:pPr>
              <w:spacing w:before="60" w:after="60" w:line="240" w:lineRule="auto"/>
              <w:ind w:firstLine="0"/>
              <w:jc w:val="left"/>
            </w:pPr>
            <w:r>
              <w:rPr>
                <w:sz w:val="22"/>
              </w:rPr>
              <w:t>8,126</w:t>
            </w:r>
          </w:p>
        </w:tc>
        <w:tc>
          <w:tcPr>
            <w:tcW w:w="1341" w:type="dxa"/>
          </w:tcPr>
          <w:p w14:paraId="0227348D" w14:textId="77777777" w:rsidR="003416EE" w:rsidRDefault="006041B4">
            <w:pPr>
              <w:spacing w:before="60" w:after="60" w:line="240" w:lineRule="auto"/>
              <w:ind w:firstLine="0"/>
              <w:jc w:val="left"/>
            </w:pPr>
            <w:r>
              <w:rPr>
                <w:sz w:val="22"/>
              </w:rPr>
              <w:t>10,728</w:t>
            </w:r>
          </w:p>
        </w:tc>
        <w:tc>
          <w:tcPr>
            <w:tcW w:w="1341" w:type="dxa"/>
          </w:tcPr>
          <w:p w14:paraId="3517A7D7" w14:textId="77777777" w:rsidR="003416EE" w:rsidRDefault="006041B4">
            <w:pPr>
              <w:spacing w:before="60" w:after="60" w:line="240" w:lineRule="auto"/>
              <w:ind w:firstLine="0"/>
              <w:jc w:val="left"/>
            </w:pPr>
            <w:r>
              <w:rPr>
                <w:sz w:val="22"/>
              </w:rPr>
              <w:t>1,182</w:t>
            </w:r>
          </w:p>
        </w:tc>
        <w:tc>
          <w:tcPr>
            <w:tcW w:w="1341" w:type="dxa"/>
          </w:tcPr>
          <w:p w14:paraId="678EB9CC" w14:textId="77777777" w:rsidR="003416EE" w:rsidRDefault="006041B4">
            <w:pPr>
              <w:spacing w:before="60" w:after="60" w:line="240" w:lineRule="auto"/>
              <w:ind w:firstLine="0"/>
              <w:jc w:val="left"/>
            </w:pPr>
            <w:r>
              <w:rPr>
                <w:sz w:val="22"/>
              </w:rPr>
              <w:t>12,209</w:t>
            </w:r>
          </w:p>
        </w:tc>
      </w:tr>
      <w:tr w:rsidR="003416EE" w14:paraId="00F23440" w14:textId="77777777">
        <w:trPr>
          <w:cantSplit/>
        </w:trPr>
        <w:tc>
          <w:tcPr>
            <w:tcW w:w="2651" w:type="dxa"/>
          </w:tcPr>
          <w:p w14:paraId="24D8A9C6" w14:textId="77777777" w:rsidR="003416EE" w:rsidRDefault="006041B4">
            <w:pPr>
              <w:spacing w:before="60" w:after="60" w:line="240" w:lineRule="auto"/>
              <w:ind w:firstLine="0"/>
              <w:jc w:val="left"/>
            </w:pPr>
            <w:r>
              <w:rPr>
                <w:sz w:val="22"/>
              </w:rPr>
              <w:lastRenderedPageBreak/>
              <w:t>M8, библиотечный свободный эллипсоид</w:t>
            </w:r>
          </w:p>
        </w:tc>
        <w:tc>
          <w:tcPr>
            <w:tcW w:w="1341" w:type="dxa"/>
          </w:tcPr>
          <w:p w14:paraId="26F5D03F" w14:textId="77777777" w:rsidR="003416EE" w:rsidRDefault="006041B4">
            <w:pPr>
              <w:spacing w:before="60" w:after="60" w:line="240" w:lineRule="auto"/>
              <w:ind w:firstLine="0"/>
              <w:jc w:val="left"/>
            </w:pPr>
            <w:r>
              <w:rPr>
                <w:sz w:val="22"/>
              </w:rPr>
              <w:t>0,7763</w:t>
            </w:r>
          </w:p>
        </w:tc>
        <w:tc>
          <w:tcPr>
            <w:tcW w:w="1341" w:type="dxa"/>
          </w:tcPr>
          <w:p w14:paraId="3F42C705" w14:textId="77777777" w:rsidR="003416EE" w:rsidRDefault="006041B4">
            <w:pPr>
              <w:spacing w:before="60" w:after="60" w:line="240" w:lineRule="auto"/>
              <w:ind w:firstLine="0"/>
              <w:jc w:val="left"/>
            </w:pPr>
            <w:r>
              <w:rPr>
                <w:sz w:val="22"/>
              </w:rPr>
              <w:t>57,483</w:t>
            </w:r>
          </w:p>
        </w:tc>
        <w:tc>
          <w:tcPr>
            <w:tcW w:w="1341" w:type="dxa"/>
          </w:tcPr>
          <w:p w14:paraId="7FD9E540" w14:textId="77777777" w:rsidR="003416EE" w:rsidRDefault="006041B4">
            <w:pPr>
              <w:spacing w:before="60" w:after="60" w:line="240" w:lineRule="auto"/>
              <w:ind w:firstLine="0"/>
              <w:jc w:val="left"/>
            </w:pPr>
            <w:r>
              <w:rPr>
                <w:sz w:val="22"/>
              </w:rPr>
              <w:t>4,186</w:t>
            </w:r>
          </w:p>
        </w:tc>
        <w:tc>
          <w:tcPr>
            <w:tcW w:w="1341" w:type="dxa"/>
          </w:tcPr>
          <w:p w14:paraId="653CD1AB" w14:textId="77777777" w:rsidR="003416EE" w:rsidRDefault="006041B4">
            <w:pPr>
              <w:spacing w:before="60" w:after="60" w:line="240" w:lineRule="auto"/>
              <w:ind w:firstLine="0"/>
              <w:jc w:val="left"/>
            </w:pPr>
            <w:r>
              <w:rPr>
                <w:sz w:val="22"/>
              </w:rPr>
              <w:t>0,943</w:t>
            </w:r>
          </w:p>
        </w:tc>
        <w:tc>
          <w:tcPr>
            <w:tcW w:w="1341" w:type="dxa"/>
          </w:tcPr>
          <w:p w14:paraId="69446C0E" w14:textId="77777777" w:rsidR="003416EE" w:rsidRDefault="006041B4">
            <w:pPr>
              <w:spacing w:before="60" w:after="60" w:line="240" w:lineRule="auto"/>
              <w:ind w:firstLine="0"/>
              <w:jc w:val="left"/>
            </w:pPr>
            <w:r>
              <w:rPr>
                <w:sz w:val="22"/>
              </w:rPr>
              <w:t>9,884</w:t>
            </w:r>
          </w:p>
        </w:tc>
      </w:tr>
    </w:tbl>
    <w:p w14:paraId="66CB2296" w14:textId="77777777" w:rsidR="003416EE" w:rsidRDefault="006041B4">
      <w:pPr>
        <w:pStyle w:val="af"/>
      </w:pPr>
      <w:r>
        <w:t>* Величина задана построением из параметров целевой маски; ноль не является оценкой точности восстановления по электрическому сигналу. Последний столбец — среднее по фазам от одностороннего RMS, вычисленного на общей выборке 32 768 точек каждой целевой поверхности. Фазы и межфазные разности зависимы.</w:t>
      </w:r>
    </w:p>
    <w:p w14:paraId="19FABC32" w14:textId="77777777" w:rsidR="003416EE" w:rsidRDefault="006041B4">
      <w:pPr>
        <w:pStyle w:val="af"/>
      </w:pPr>
      <w:r>
        <w:t>При заданных объёме и центре I1 лучше описывает маски, чем проверенные сферы и эллипсоиды. Поворот и анизотропия I2/I3 ухудшают среднее перекрытие; это не доказывает отсутствия реальных вращений или неоднородных деформаций. На рисунке 6.3 видна разница между точным выполнением ограничений и совпадением областей.</w:t>
      </w:r>
    </w:p>
    <w:p w14:paraId="43129817" w14:textId="77777777" w:rsidR="003416EE" w:rsidRDefault="006041B4">
      <w:pPr>
        <w:pStyle w:val="af"/>
        <w:keepNext/>
        <w:ind w:firstLine="0"/>
        <w:jc w:val="center"/>
      </w:pPr>
      <w:r>
        <w:rPr>
          <w:noProof/>
        </w:rPr>
        <w:drawing>
          <wp:inline distT="0" distB="0" distL="0" distR="0" wp14:anchorId="48F70431" wp14:editId="47689E26">
            <wp:extent cx="5868000" cy="3611076"/>
            <wp:effectExtent l="0" t="0" r="0" b="0"/>
            <wp:docPr id="146" name="Picture" descr="Фазовые показатели индивидуальной формы и сфер"/>
            <wp:cNvGraphicFramePr/>
            <a:graphic xmlns:a="http://schemas.openxmlformats.org/drawingml/2006/main">
              <a:graphicData uri="http://schemas.openxmlformats.org/drawingml/2006/picture">
                <pic:pic xmlns:pic="http://schemas.openxmlformats.org/drawingml/2006/picture">
                  <pic:nvPicPr>
                    <pic:cNvPr id="147" name="Picture" descr="figures/27676a97e7a0.png"/>
                    <pic:cNvPicPr>
                      <a:picLocks noChangeAspect="1" noChangeArrowheads="1"/>
                    </pic:cNvPicPr>
                  </pic:nvPicPr>
                  <pic:blipFill>
                    <a:blip r:embed="rId38"/>
                    <a:stretch>
                      <a:fillRect/>
                    </a:stretch>
                  </pic:blipFill>
                  <pic:spPr bwMode="auto">
                    <a:xfrm>
                      <a:off x="0" y="0"/>
                      <a:ext cx="5868000" cy="3611076"/>
                    </a:xfrm>
                    <a:prstGeom prst="rect">
                      <a:avLst/>
                    </a:prstGeom>
                    <a:noFill/>
                    <a:ln w="9525">
                      <a:noFill/>
                      <a:headEnd/>
                      <a:tailEnd/>
                    </a:ln>
                  </pic:spPr>
                </pic:pic>
              </a:graphicData>
            </a:graphic>
          </wp:inline>
        </w:drawing>
      </w:r>
    </w:p>
    <w:p w14:paraId="3B618099" w14:textId="77777777" w:rsidR="003416EE" w:rsidRDefault="006041B4">
      <w:pPr>
        <w:pStyle w:val="af5"/>
        <w:jc w:val="center"/>
      </w:pPr>
      <w:r>
        <w:t xml:space="preserve">Рисунок 6.3 — Первый R–R Н: объём и изменение от опоры, мл; ошибка перемещения центра, мм; безразмерный </w:t>
      </w:r>
      <w:proofErr w:type="spellStart"/>
      <w:r>
        <w:t>Dice</w:t>
      </w:r>
      <w:proofErr w:type="spellEnd"/>
      <w:r>
        <w:t>. Горизонтальная ось — фаза R–R, %. T0 — исходная маска, I1–I3 — индивидуальные формы, G1/G2/G3a — сферы (§6.4); цвета заданы легендой. Красный крест предусмотрен для неподтверждённой сходимости. Линии соединяют только доступные отсчёты.</w:t>
      </w:r>
    </w:p>
    <w:p w14:paraId="268F4A0C" w14:textId="77777777" w:rsidR="003416EE" w:rsidRDefault="006041B4">
      <w:pPr>
        <w:pStyle w:val="af"/>
      </w:pPr>
      <w:r>
        <w:lastRenderedPageBreak/>
        <w:t xml:space="preserve">Объёмные кривые T0, I1–I3 и G1 накладываются по построению, хотя </w:t>
      </w:r>
      <w:proofErr w:type="spellStart"/>
      <w:r>
        <w:t>Dice</w:t>
      </w:r>
      <w:proofErr w:type="spellEnd"/>
      <w:r>
        <w:t xml:space="preserve"> различается. Нулевая ошибка движения заданных </w:t>
      </w:r>
      <w:proofErr w:type="spellStart"/>
      <w:r>
        <w:t>центроидов</w:t>
      </w:r>
      <w:proofErr w:type="spellEnd"/>
      <w:r>
        <w:t xml:space="preserve"> также не является восстановлением координат по ЭКГ. Сфера G2 заметно завышает объём.</w:t>
      </w:r>
    </w:p>
    <w:p w14:paraId="62186761" w14:textId="77777777" w:rsidR="003416EE" w:rsidRDefault="006041B4">
      <w:pPr>
        <w:pStyle w:val="af"/>
      </w:pPr>
      <w:r>
        <w:t xml:space="preserve">Для эллипсоидов более высокий </w:t>
      </w:r>
      <w:proofErr w:type="spellStart"/>
      <w:r>
        <w:t>Dice</w:t>
      </w:r>
      <w:proofErr w:type="spellEnd"/>
      <w:r>
        <w:t xml:space="preserve"> L4a по сравнению с L1 сопровождается худшим поверхностным расстоянием. У M8 RMSE абсолютного объёма составляет 57,483 мл, а его изменения — 4,186 мл. Различия по фазам для группы поверхностных и перекрывающих подгонок показаны на рисунке 6.4.</w:t>
      </w:r>
    </w:p>
    <w:p w14:paraId="5D42D6D8" w14:textId="77777777" w:rsidR="003416EE" w:rsidRDefault="006041B4">
      <w:pPr>
        <w:pStyle w:val="af"/>
        <w:keepNext/>
        <w:ind w:firstLine="0"/>
        <w:jc w:val="center"/>
      </w:pPr>
      <w:r>
        <w:rPr>
          <w:noProof/>
        </w:rPr>
        <w:drawing>
          <wp:inline distT="0" distB="0" distL="0" distR="0" wp14:anchorId="1387E330" wp14:editId="5F235192">
            <wp:extent cx="5868000" cy="3611076"/>
            <wp:effectExtent l="0" t="0" r="0" b="0"/>
            <wp:docPr id="149" name="Picture" descr="Объём, перемещение и перекрытие для группы эллипсоидов"/>
            <wp:cNvGraphicFramePr/>
            <a:graphic xmlns:a="http://schemas.openxmlformats.org/drawingml/2006/main">
              <a:graphicData uri="http://schemas.openxmlformats.org/drawingml/2006/picture">
                <pic:pic xmlns:pic="http://schemas.openxmlformats.org/drawingml/2006/picture">
                  <pic:nvPicPr>
                    <pic:cNvPr id="150" name="Picture" descr="figures/ebd34193e582.png"/>
                    <pic:cNvPicPr>
                      <a:picLocks noChangeAspect="1" noChangeArrowheads="1"/>
                    </pic:cNvPicPr>
                  </pic:nvPicPr>
                  <pic:blipFill>
                    <a:blip r:embed="rId39"/>
                    <a:stretch>
                      <a:fillRect/>
                    </a:stretch>
                  </pic:blipFill>
                  <pic:spPr bwMode="auto">
                    <a:xfrm>
                      <a:off x="0" y="0"/>
                      <a:ext cx="5868000" cy="3611076"/>
                    </a:xfrm>
                    <a:prstGeom prst="rect">
                      <a:avLst/>
                    </a:prstGeom>
                    <a:noFill/>
                    <a:ln w="9525">
                      <a:noFill/>
                      <a:headEnd/>
                      <a:tailEnd/>
                    </a:ln>
                  </pic:spPr>
                </pic:pic>
              </a:graphicData>
            </a:graphic>
          </wp:inline>
        </w:drawing>
      </w:r>
    </w:p>
    <w:p w14:paraId="6838F7CE" w14:textId="77777777" w:rsidR="003416EE" w:rsidRDefault="006041B4">
      <w:pPr>
        <w:pStyle w:val="af5"/>
        <w:jc w:val="center"/>
      </w:pPr>
      <w:r>
        <w:t xml:space="preserve">Рисунок 6.4 — Первый R–R Н: показатели T0, поверхностных эллипсоидов L3a–L3d, эллипсоидов по перекрытию L4a/L4b и библиотечного M1. Верхние панели: объём и изменение объёма от опоры, мл; нижние: ошибка перемещения, мм, и </w:t>
      </w:r>
      <w:proofErr w:type="spellStart"/>
      <w:r>
        <w:t>Dice</w:t>
      </w:r>
      <w:proofErr w:type="spellEnd"/>
      <w:r>
        <w:t>. Горизонтальная ось — фаза R–R, %. Синим показан T0, прочие цвета заданы легендой. Сохранение объёма или центра в отдельных способах является условием их построения.</w:t>
      </w:r>
    </w:p>
    <w:p w14:paraId="6C8783C8" w14:textId="77777777" w:rsidR="003416EE" w:rsidRDefault="006041B4">
      <w:pPr>
        <w:pStyle w:val="af"/>
        <w:keepNext/>
      </w:pPr>
      <w:r>
        <w:t>Свободная поверхностная подгонка не сохраняет объёмную кривую; близкий объём L4b тоже не гарантирует точного изменения от опоры. Одну постоянную составляющую смещения можно устранить известной опорой:</w:t>
      </w:r>
    </w:p>
    <w:p w14:paraId="25D789B7"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sSub>
                <m:sSubPr>
                  <m:ctrlPr>
                    <w:rPr>
                      <w:rFonts w:ascii="Cambria Math" w:hAnsi="Cambria Math"/>
                    </w:rPr>
                  </m:ctrlPr>
                </m:sSubPr>
                <m:e>
                  <m:r>
                    <w:rPr>
                      <w:rFonts w:ascii="Cambria Math" w:hAnsi="Cambria Math"/>
                    </w:rPr>
                    <m:t>t</m:t>
                  </m:r>
                </m:e>
                <m:sub>
                  <m:r>
                    <w:rPr>
                      <w:rFonts w:ascii="Cambria Math" w:hAnsi="Cambria Math"/>
                    </w:rPr>
                    <m:t>0</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Δ</m:t>
              </m:r>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  </m:t>
          </m:r>
          <m:r>
            <m:rPr>
              <m:nor/>
            </m:rPr>
            <m:t>(6.16)</m:t>
          </m:r>
        </m:oMath>
      </m:oMathPara>
    </w:p>
    <w:p w14:paraId="58CB0746" w14:textId="77777777" w:rsidR="003416EE" w:rsidRPr="00674711" w:rsidRDefault="006041B4">
      <w:pPr>
        <w:pStyle w:val="FirstParagraph"/>
        <w:rPr>
          <w:lang w:val="ru-RU"/>
          <w:rPrChange w:id="2755" w:author="Nik K" w:date="2026-10-29T00:17:00Z">
            <w:rPr/>
          </w:rPrChange>
        </w:rPr>
      </w:pPr>
      <w:r w:rsidRPr="00674711">
        <w:rPr>
          <w:lang w:val="ru-RU"/>
          <w:rPrChange w:id="2756" w:author="Nik K" w:date="2026-10-29T00:17:00Z">
            <w:rPr/>
          </w:rPrChange>
        </w:rPr>
        <w:lastRenderedPageBreak/>
        <w:t xml:space="preserve">Однако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oMath>
      <w:r w:rsidRPr="00674711">
        <w:rPr>
          <w:lang w:val="ru-RU"/>
          <w:rPrChange w:id="2757" w:author="Nik K" w:date="2026-10-29T00:17:00Z">
            <w:rPr/>
          </w:rPrChange>
        </w:rPr>
        <w:t xml:space="preserve"> здесь получено из КТ каждой цели. Малая ошибка изменения </w:t>
      </w:r>
      <w:r>
        <w:t>M</w:t>
      </w:r>
      <w:r w:rsidRPr="00674711">
        <w:rPr>
          <w:lang w:val="ru-RU"/>
          <w:rPrChange w:id="2758" w:author="Nik K" w:date="2026-10-29T00:17:00Z">
            <w:rPr/>
          </w:rPrChange>
        </w:rPr>
        <w:t>8 характеризует геометрическую подгонку при полной фазовой информации и не устанавливает точность схемы «сигнал и один снимок».</w:t>
      </w:r>
    </w:p>
    <w:p w14:paraId="7FE2E171" w14:textId="77777777" w:rsidR="003416EE" w:rsidRDefault="006041B4">
      <w:pPr>
        <w:pStyle w:val="21"/>
      </w:pPr>
      <w:bookmarkStart w:id="2759" w:name="_Toc244123088"/>
      <w:bookmarkStart w:id="2760" w:name="Xadf4b2c3b78ba1dfaeb2d370e084298e32c21a2"/>
      <w:bookmarkEnd w:id="2742"/>
      <w:r>
        <w:t>6.7 Численная устойчивость и выбор опорной фазы</w:t>
      </w:r>
      <w:bookmarkEnd w:id="2759"/>
    </w:p>
    <w:p w14:paraId="3DEFA429" w14:textId="77777777" w:rsidR="003416EE" w:rsidRPr="00674711" w:rsidRDefault="006041B4">
      <w:pPr>
        <w:pStyle w:val="FirstParagraph"/>
        <w:rPr>
          <w:lang w:val="ru-RU"/>
          <w:rPrChange w:id="2761" w:author="Nik K" w:date="2026-10-29T00:17:00Z">
            <w:rPr/>
          </w:rPrChange>
        </w:rPr>
      </w:pPr>
      <w:r w:rsidRPr="00674711">
        <w:rPr>
          <w:lang w:val="ru-RU"/>
          <w:rPrChange w:id="2762" w:author="Nik K" w:date="2026-10-29T00:17:00Z">
            <w:rPr/>
          </w:rPrChange>
        </w:rPr>
        <w:t xml:space="preserve">Первоначальный поиск </w:t>
      </w:r>
      <w:r>
        <w:t>L</w:t>
      </w:r>
      <w:r w:rsidRPr="00674711">
        <w:rPr>
          <w:lang w:val="ru-RU"/>
          <w:rPrChange w:id="2763" w:author="Nik K" w:date="2026-10-29T00:17:00Z">
            <w:rPr/>
          </w:rPrChange>
        </w:rPr>
        <w:t>4</w:t>
      </w:r>
      <w:r>
        <w:t>a</w:t>
      </w:r>
      <w:r w:rsidRPr="00674711">
        <w:rPr>
          <w:lang w:val="ru-RU"/>
          <w:rPrChange w:id="2764" w:author="Nik K" w:date="2026-10-29T00:17:00Z">
            <w:rPr/>
          </w:rPrChange>
        </w:rPr>
        <w:t>/</w:t>
      </w:r>
      <w:r>
        <w:t>L</w:t>
      </w:r>
      <w:r w:rsidRPr="00674711">
        <w:rPr>
          <w:lang w:val="ru-RU"/>
          <w:rPrChange w:id="2765" w:author="Nik K" w:date="2026-10-29T00:17:00Z">
            <w:rPr/>
          </w:rPrChange>
        </w:rPr>
        <w:t>4</w:t>
      </w:r>
      <w:r>
        <w:t>b</w:t>
      </w:r>
      <w:r w:rsidRPr="00674711">
        <w:rPr>
          <w:lang w:val="ru-RU"/>
          <w:rPrChange w:id="2766" w:author="Nik K" w:date="2026-10-29T00:17:00Z">
            <w:rPr/>
          </w:rPrChange>
        </w:rPr>
        <w:t xml:space="preserve"> исчерпал лимит 900 вычислений во всех 24 сочетаниях; повторный поиск с бюджетом 9000 завершился успешно. Успех локального алгоритма не доказывает глобальный минимум или сходимость по дискретизации [64, 68]. В таблице 6.4 приведены сохранённые сопоставления численных настроек.</w:t>
      </w:r>
    </w:p>
    <w:p w14:paraId="2D799954" w14:textId="77777777" w:rsidR="003416EE" w:rsidRDefault="006041B4">
      <w:pPr>
        <w:pStyle w:val="af5"/>
        <w:keepNext/>
      </w:pPr>
      <w:r>
        <w:t>Таблица 6.4 — Чувствительность подгонки к дискретизации и числу точек</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361"/>
        <w:gridCol w:w="2878"/>
        <w:gridCol w:w="1708"/>
        <w:gridCol w:w="1735"/>
        <w:gridCol w:w="1813"/>
      </w:tblGrid>
      <w:tr w:rsidR="003416EE" w14:paraId="3EB92A33" w14:textId="77777777">
        <w:trPr>
          <w:cantSplit/>
          <w:tblHeader/>
        </w:trPr>
        <w:tc>
          <w:tcPr>
            <w:tcW w:w="1341" w:type="dxa"/>
            <w:shd w:val="clear" w:color="auto" w:fill="EDEDED"/>
          </w:tcPr>
          <w:p w14:paraId="2CFBFC97" w14:textId="77777777" w:rsidR="003416EE" w:rsidRDefault="006041B4">
            <w:pPr>
              <w:keepNext/>
              <w:spacing w:before="60" w:after="60" w:line="240" w:lineRule="auto"/>
              <w:ind w:firstLine="0"/>
              <w:jc w:val="left"/>
            </w:pPr>
            <w:r>
              <w:rPr>
                <w:b/>
                <w:sz w:val="22"/>
              </w:rPr>
              <w:t>Способ</w:t>
            </w:r>
          </w:p>
        </w:tc>
        <w:tc>
          <w:tcPr>
            <w:tcW w:w="2836" w:type="dxa"/>
            <w:shd w:val="clear" w:color="auto" w:fill="EDEDED"/>
          </w:tcPr>
          <w:p w14:paraId="5A15F4DC" w14:textId="77777777" w:rsidR="003416EE" w:rsidRDefault="006041B4">
            <w:pPr>
              <w:keepNext/>
              <w:spacing w:before="60" w:after="60" w:line="240" w:lineRule="auto"/>
              <w:ind w:firstLine="0"/>
              <w:jc w:val="left"/>
            </w:pPr>
            <w:r>
              <w:rPr>
                <w:b/>
                <w:sz w:val="22"/>
              </w:rPr>
              <w:t>Изменение настройки</w:t>
            </w:r>
          </w:p>
        </w:tc>
        <w:tc>
          <w:tcPr>
            <w:tcW w:w="1683" w:type="dxa"/>
            <w:shd w:val="clear" w:color="auto" w:fill="EDEDED"/>
          </w:tcPr>
          <w:p w14:paraId="175F8B1E" w14:textId="77777777" w:rsidR="003416EE" w:rsidRDefault="006041B4">
            <w:pPr>
              <w:keepNext/>
              <w:spacing w:before="60" w:after="60" w:line="240" w:lineRule="auto"/>
              <w:ind w:firstLine="0"/>
              <w:jc w:val="left"/>
            </w:pPr>
            <w:r>
              <w:rPr>
                <w:b/>
                <w:sz w:val="22"/>
              </w:rPr>
              <w:t>Максимум изменения объёма по модулю, мл</w:t>
            </w:r>
          </w:p>
        </w:tc>
        <w:tc>
          <w:tcPr>
            <w:tcW w:w="1709" w:type="dxa"/>
            <w:shd w:val="clear" w:color="auto" w:fill="EDEDED"/>
          </w:tcPr>
          <w:p w14:paraId="4768C6A7" w14:textId="77777777" w:rsidR="003416EE" w:rsidRDefault="006041B4">
            <w:pPr>
              <w:keepNext/>
              <w:spacing w:before="60" w:after="60" w:line="240" w:lineRule="auto"/>
              <w:ind w:firstLine="0"/>
              <w:jc w:val="left"/>
            </w:pPr>
            <w:r>
              <w:rPr>
                <w:b/>
                <w:sz w:val="22"/>
              </w:rPr>
              <w:t xml:space="preserve">Максимум изменения </w:t>
            </w:r>
            <w:proofErr w:type="spellStart"/>
            <w:r>
              <w:rPr>
                <w:b/>
                <w:sz w:val="22"/>
              </w:rPr>
              <w:t>Dice</w:t>
            </w:r>
            <w:proofErr w:type="spellEnd"/>
            <w:r>
              <w:rPr>
                <w:b/>
                <w:sz w:val="22"/>
              </w:rPr>
              <w:t xml:space="preserve"> по модулю</w:t>
            </w:r>
          </w:p>
        </w:tc>
        <w:tc>
          <w:tcPr>
            <w:tcW w:w="1786" w:type="dxa"/>
            <w:shd w:val="clear" w:color="auto" w:fill="EDEDED"/>
          </w:tcPr>
          <w:p w14:paraId="1999DCD2" w14:textId="77777777" w:rsidR="003416EE" w:rsidRDefault="006041B4">
            <w:pPr>
              <w:keepNext/>
              <w:spacing w:before="60" w:after="60" w:line="240" w:lineRule="auto"/>
              <w:ind w:firstLine="0"/>
              <w:jc w:val="left"/>
            </w:pPr>
            <w:r>
              <w:rPr>
                <w:b/>
                <w:sz w:val="22"/>
              </w:rPr>
              <w:t>Максимум изменения исходного поверхностного RMS, мм</w:t>
            </w:r>
          </w:p>
        </w:tc>
      </w:tr>
      <w:tr w:rsidR="003416EE" w14:paraId="7DFA4061" w14:textId="77777777">
        <w:trPr>
          <w:cantSplit/>
        </w:trPr>
        <w:tc>
          <w:tcPr>
            <w:tcW w:w="1341" w:type="dxa"/>
          </w:tcPr>
          <w:p w14:paraId="6094AC0F" w14:textId="77777777" w:rsidR="003416EE" w:rsidRDefault="006041B4">
            <w:pPr>
              <w:spacing w:before="60" w:after="60" w:line="240" w:lineRule="auto"/>
              <w:ind w:firstLine="0"/>
              <w:jc w:val="left"/>
            </w:pPr>
            <w:r>
              <w:rPr>
                <w:sz w:val="22"/>
              </w:rPr>
              <w:t>G4b</w:t>
            </w:r>
          </w:p>
        </w:tc>
        <w:tc>
          <w:tcPr>
            <w:tcW w:w="2836" w:type="dxa"/>
          </w:tcPr>
          <w:p w14:paraId="4299AADE" w14:textId="77777777" w:rsidR="003416EE" w:rsidRDefault="006041B4">
            <w:pPr>
              <w:spacing w:before="60" w:after="60" w:line="240" w:lineRule="auto"/>
              <w:ind w:firstLine="0"/>
              <w:jc w:val="left"/>
            </w:pPr>
            <w:r>
              <w:rPr>
                <w:sz w:val="22"/>
              </w:rPr>
              <w:t>Решётка перекрытия 3 → 2 мм; одновременно увеличен бюджет поиска</w:t>
            </w:r>
          </w:p>
        </w:tc>
        <w:tc>
          <w:tcPr>
            <w:tcW w:w="1683" w:type="dxa"/>
          </w:tcPr>
          <w:p w14:paraId="1C3CE450" w14:textId="77777777" w:rsidR="003416EE" w:rsidRDefault="006041B4">
            <w:pPr>
              <w:spacing w:before="60" w:after="60" w:line="240" w:lineRule="auto"/>
              <w:ind w:firstLine="0"/>
              <w:jc w:val="left"/>
            </w:pPr>
            <w:r>
              <w:rPr>
                <w:sz w:val="22"/>
              </w:rPr>
              <w:t>35,865</w:t>
            </w:r>
          </w:p>
        </w:tc>
        <w:tc>
          <w:tcPr>
            <w:tcW w:w="1709" w:type="dxa"/>
          </w:tcPr>
          <w:p w14:paraId="670F867C" w14:textId="77777777" w:rsidR="003416EE" w:rsidRDefault="006041B4">
            <w:pPr>
              <w:spacing w:before="60" w:after="60" w:line="240" w:lineRule="auto"/>
              <w:ind w:firstLine="0"/>
              <w:jc w:val="left"/>
            </w:pPr>
            <w:r>
              <w:rPr>
                <w:sz w:val="22"/>
              </w:rPr>
              <w:t>0,000744</w:t>
            </w:r>
          </w:p>
        </w:tc>
        <w:tc>
          <w:tcPr>
            <w:tcW w:w="1786" w:type="dxa"/>
          </w:tcPr>
          <w:p w14:paraId="59A73071" w14:textId="77777777" w:rsidR="003416EE" w:rsidRDefault="006041B4">
            <w:pPr>
              <w:spacing w:before="60" w:after="60" w:line="240" w:lineRule="auto"/>
              <w:ind w:firstLine="0"/>
              <w:jc w:val="left"/>
            </w:pPr>
            <w:r>
              <w:rPr>
                <w:sz w:val="22"/>
              </w:rPr>
              <w:t>0,458</w:t>
            </w:r>
          </w:p>
        </w:tc>
      </w:tr>
      <w:tr w:rsidR="003416EE" w14:paraId="03D9687B" w14:textId="77777777">
        <w:trPr>
          <w:cantSplit/>
        </w:trPr>
        <w:tc>
          <w:tcPr>
            <w:tcW w:w="1341" w:type="dxa"/>
          </w:tcPr>
          <w:p w14:paraId="0484C792" w14:textId="77777777" w:rsidR="003416EE" w:rsidRDefault="006041B4">
            <w:pPr>
              <w:spacing w:before="60" w:after="60" w:line="240" w:lineRule="auto"/>
              <w:ind w:firstLine="0"/>
              <w:jc w:val="left"/>
            </w:pPr>
            <w:r>
              <w:rPr>
                <w:sz w:val="22"/>
              </w:rPr>
              <w:t>L4b</w:t>
            </w:r>
          </w:p>
        </w:tc>
        <w:tc>
          <w:tcPr>
            <w:tcW w:w="2836" w:type="dxa"/>
          </w:tcPr>
          <w:p w14:paraId="74E8E91A" w14:textId="77777777" w:rsidR="003416EE" w:rsidRDefault="006041B4">
            <w:pPr>
              <w:spacing w:before="60" w:after="60" w:line="240" w:lineRule="auto"/>
              <w:ind w:firstLine="0"/>
              <w:jc w:val="left"/>
            </w:pPr>
            <w:r>
              <w:rPr>
                <w:sz w:val="22"/>
              </w:rPr>
              <w:t>Решётка перекрытия 3 → 2 мм при бюджете 9000</w:t>
            </w:r>
          </w:p>
        </w:tc>
        <w:tc>
          <w:tcPr>
            <w:tcW w:w="1683" w:type="dxa"/>
          </w:tcPr>
          <w:p w14:paraId="26438C13" w14:textId="77777777" w:rsidR="003416EE" w:rsidRDefault="006041B4">
            <w:pPr>
              <w:spacing w:before="60" w:after="60" w:line="240" w:lineRule="auto"/>
              <w:ind w:firstLine="0"/>
              <w:jc w:val="left"/>
            </w:pPr>
            <w:r>
              <w:rPr>
                <w:sz w:val="22"/>
              </w:rPr>
              <w:t>11,510</w:t>
            </w:r>
          </w:p>
        </w:tc>
        <w:tc>
          <w:tcPr>
            <w:tcW w:w="1709" w:type="dxa"/>
          </w:tcPr>
          <w:p w14:paraId="086171AC" w14:textId="77777777" w:rsidR="003416EE" w:rsidRDefault="006041B4">
            <w:pPr>
              <w:spacing w:before="60" w:after="60" w:line="240" w:lineRule="auto"/>
              <w:ind w:firstLine="0"/>
              <w:jc w:val="left"/>
            </w:pPr>
            <w:r>
              <w:rPr>
                <w:sz w:val="22"/>
              </w:rPr>
              <w:t>0,001393</w:t>
            </w:r>
          </w:p>
        </w:tc>
        <w:tc>
          <w:tcPr>
            <w:tcW w:w="1786" w:type="dxa"/>
          </w:tcPr>
          <w:p w14:paraId="1D5292E0" w14:textId="77777777" w:rsidR="003416EE" w:rsidRDefault="006041B4">
            <w:pPr>
              <w:spacing w:before="60" w:after="60" w:line="240" w:lineRule="auto"/>
              <w:ind w:firstLine="0"/>
              <w:jc w:val="left"/>
            </w:pPr>
            <w:r>
              <w:rPr>
                <w:sz w:val="22"/>
              </w:rPr>
              <w:t>0,274</w:t>
            </w:r>
          </w:p>
        </w:tc>
      </w:tr>
      <w:tr w:rsidR="003416EE" w14:paraId="3917905C" w14:textId="77777777">
        <w:trPr>
          <w:cantSplit/>
        </w:trPr>
        <w:tc>
          <w:tcPr>
            <w:tcW w:w="1341" w:type="dxa"/>
          </w:tcPr>
          <w:p w14:paraId="4689E6A3" w14:textId="77777777" w:rsidR="003416EE" w:rsidRDefault="006041B4">
            <w:pPr>
              <w:spacing w:before="60" w:after="60" w:line="240" w:lineRule="auto"/>
              <w:ind w:firstLine="0"/>
              <w:jc w:val="left"/>
            </w:pPr>
            <w:r>
              <w:rPr>
                <w:sz w:val="22"/>
              </w:rPr>
              <w:t>L3a</w:t>
            </w:r>
          </w:p>
        </w:tc>
        <w:tc>
          <w:tcPr>
            <w:tcW w:w="2836" w:type="dxa"/>
          </w:tcPr>
          <w:p w14:paraId="3361DEA5" w14:textId="77777777" w:rsidR="003416EE" w:rsidRDefault="006041B4">
            <w:pPr>
              <w:spacing w:before="60" w:after="60" w:line="240" w:lineRule="auto"/>
              <w:ind w:firstLine="0"/>
              <w:jc w:val="left"/>
            </w:pPr>
            <w:r>
              <w:rPr>
                <w:sz w:val="22"/>
              </w:rPr>
              <w:t>Точки подгонки 1024 → 4096</w:t>
            </w:r>
          </w:p>
        </w:tc>
        <w:tc>
          <w:tcPr>
            <w:tcW w:w="1683" w:type="dxa"/>
          </w:tcPr>
          <w:p w14:paraId="4CA73B34" w14:textId="77777777" w:rsidR="003416EE" w:rsidRDefault="006041B4">
            <w:pPr>
              <w:spacing w:before="60" w:after="60" w:line="240" w:lineRule="auto"/>
              <w:ind w:firstLine="0"/>
              <w:jc w:val="left"/>
            </w:pPr>
            <w:r>
              <w:rPr>
                <w:sz w:val="22"/>
              </w:rPr>
              <w:t>26,694</w:t>
            </w:r>
          </w:p>
        </w:tc>
        <w:tc>
          <w:tcPr>
            <w:tcW w:w="1709" w:type="dxa"/>
          </w:tcPr>
          <w:p w14:paraId="46971CDF" w14:textId="77777777" w:rsidR="003416EE" w:rsidRDefault="006041B4">
            <w:pPr>
              <w:spacing w:before="60" w:after="60" w:line="240" w:lineRule="auto"/>
              <w:ind w:firstLine="0"/>
              <w:jc w:val="left"/>
            </w:pPr>
            <w:r>
              <w:rPr>
                <w:sz w:val="22"/>
              </w:rPr>
              <w:t>0,013350</w:t>
            </w:r>
          </w:p>
        </w:tc>
        <w:tc>
          <w:tcPr>
            <w:tcW w:w="1786" w:type="dxa"/>
          </w:tcPr>
          <w:p w14:paraId="2E3B6ED4" w14:textId="77777777" w:rsidR="003416EE" w:rsidRDefault="006041B4">
            <w:pPr>
              <w:spacing w:before="60" w:after="60" w:line="240" w:lineRule="auto"/>
              <w:ind w:firstLine="0"/>
              <w:jc w:val="left"/>
            </w:pPr>
            <w:r>
              <w:rPr>
                <w:sz w:val="22"/>
              </w:rPr>
              <w:t>0,043</w:t>
            </w:r>
          </w:p>
        </w:tc>
      </w:tr>
      <w:tr w:rsidR="003416EE" w14:paraId="68FC785D" w14:textId="77777777">
        <w:trPr>
          <w:cantSplit/>
        </w:trPr>
        <w:tc>
          <w:tcPr>
            <w:tcW w:w="1341" w:type="dxa"/>
          </w:tcPr>
          <w:p w14:paraId="5809EEFD" w14:textId="77777777" w:rsidR="003416EE" w:rsidRDefault="006041B4">
            <w:pPr>
              <w:spacing w:before="60" w:after="60" w:line="240" w:lineRule="auto"/>
              <w:ind w:firstLine="0"/>
              <w:jc w:val="left"/>
            </w:pPr>
            <w:r>
              <w:rPr>
                <w:sz w:val="22"/>
              </w:rPr>
              <w:t>L3b</w:t>
            </w:r>
          </w:p>
        </w:tc>
        <w:tc>
          <w:tcPr>
            <w:tcW w:w="2836" w:type="dxa"/>
          </w:tcPr>
          <w:p w14:paraId="10224A63" w14:textId="77777777" w:rsidR="003416EE" w:rsidRDefault="006041B4">
            <w:pPr>
              <w:spacing w:before="60" w:after="60" w:line="240" w:lineRule="auto"/>
              <w:ind w:firstLine="0"/>
              <w:jc w:val="left"/>
            </w:pPr>
            <w:r>
              <w:rPr>
                <w:sz w:val="22"/>
              </w:rPr>
              <w:t>Точки подгонки 1024 → 4096</w:t>
            </w:r>
          </w:p>
        </w:tc>
        <w:tc>
          <w:tcPr>
            <w:tcW w:w="1683" w:type="dxa"/>
          </w:tcPr>
          <w:p w14:paraId="0E8C6FB7" w14:textId="77777777" w:rsidR="003416EE" w:rsidRDefault="006041B4">
            <w:pPr>
              <w:spacing w:before="60" w:after="60" w:line="240" w:lineRule="auto"/>
              <w:ind w:firstLine="0"/>
              <w:jc w:val="left"/>
            </w:pPr>
            <w:r>
              <w:rPr>
                <w:sz w:val="22"/>
              </w:rPr>
              <w:t>28,613</w:t>
            </w:r>
          </w:p>
        </w:tc>
        <w:tc>
          <w:tcPr>
            <w:tcW w:w="1709" w:type="dxa"/>
          </w:tcPr>
          <w:p w14:paraId="3CA6785A" w14:textId="77777777" w:rsidR="003416EE" w:rsidRDefault="006041B4">
            <w:pPr>
              <w:spacing w:before="60" w:after="60" w:line="240" w:lineRule="auto"/>
              <w:ind w:firstLine="0"/>
              <w:jc w:val="left"/>
            </w:pPr>
            <w:r>
              <w:rPr>
                <w:sz w:val="22"/>
              </w:rPr>
              <w:t>0,007487</w:t>
            </w:r>
          </w:p>
        </w:tc>
        <w:tc>
          <w:tcPr>
            <w:tcW w:w="1786" w:type="dxa"/>
          </w:tcPr>
          <w:p w14:paraId="5963E95D" w14:textId="77777777" w:rsidR="003416EE" w:rsidRDefault="006041B4">
            <w:pPr>
              <w:spacing w:before="60" w:after="60" w:line="240" w:lineRule="auto"/>
              <w:ind w:firstLine="0"/>
              <w:jc w:val="left"/>
            </w:pPr>
            <w:r>
              <w:rPr>
                <w:sz w:val="22"/>
              </w:rPr>
              <w:t>0,049</w:t>
            </w:r>
          </w:p>
        </w:tc>
      </w:tr>
    </w:tbl>
    <w:p w14:paraId="38A270FC" w14:textId="77777777" w:rsidR="003416EE" w:rsidRDefault="006041B4">
      <w:pPr>
        <w:pStyle w:val="af"/>
      </w:pPr>
      <w:r>
        <w:t>Для каждого способа сопоставлены 12 фаз. У G4b результат характеризует совместное изменение настроек, без выделения изолированного эффекта шага решётки.</w:t>
      </w:r>
    </w:p>
    <w:p w14:paraId="4AD54E49" w14:textId="77777777" w:rsidR="003416EE" w:rsidRDefault="006041B4">
      <w:pPr>
        <w:pStyle w:val="af"/>
      </w:pPr>
      <w:r>
        <w:t xml:space="preserve">У G4b почти неизменный </w:t>
      </w:r>
      <w:proofErr w:type="spellStart"/>
      <w:r>
        <w:t>Dice</w:t>
      </w:r>
      <w:proofErr w:type="spellEnd"/>
      <w:r>
        <w:t xml:space="preserve"> сочетается с изменением объёма до 35,865 мл; у L3a/L3b изменения поверхностного RMS менее 0,05 мм сопровождаются различием объёмов на десятки миллилитров. Устойчивость критерия не обеспечивает устойчивости искомого параметра.</w:t>
      </w:r>
    </w:p>
    <w:p w14:paraId="74291F15" w14:textId="77777777" w:rsidR="003416EE" w:rsidRDefault="006041B4">
      <w:pPr>
        <w:pStyle w:val="af"/>
      </w:pPr>
      <w:r>
        <w:t xml:space="preserve">При использовании каждой из 12 фаз как единственной опоры для остальных средний </w:t>
      </w:r>
      <w:proofErr w:type="spellStart"/>
      <w:r>
        <w:t>Dice</w:t>
      </w:r>
      <w:proofErr w:type="spellEnd"/>
      <w:r>
        <w:t xml:space="preserve"> I1 составляет 0,8698–0,9179, I2 — 0,8521–0,9027, I3 </w:t>
      </w:r>
      <w:r>
        <w:lastRenderedPageBreak/>
        <w:t>— 0,8496–0,9002. I1 имеет наибольшее среднее среди трёх вариантов для всех опор; худшая пара даёт 0,8226. В 432 сочетаниях параметры преобразования цели всё ещё известны из её КТ [69]. Это проверка пригодности опорной формы, а не восстановления неизвестной динамики.</w:t>
      </w:r>
    </w:p>
    <w:p w14:paraId="689A5D4A" w14:textId="77777777" w:rsidR="003416EE" w:rsidRDefault="006041B4">
      <w:pPr>
        <w:pStyle w:val="af"/>
      </w:pPr>
      <w:r>
        <w:t>Контурная 2D-проверка дала ещё один отрицательный результат: 61 из 72 оптимизаций достигла верхней границы радиуса 60 мм, включая все 36 фронтальных подгонок. Постоянство радиуса отражает ограничение поиска. Проекционная окружность также не определяет глубину и объём трёхмерного сердца [70].</w:t>
      </w:r>
    </w:p>
    <w:p w14:paraId="04F9D90C" w14:textId="77777777" w:rsidR="003416EE" w:rsidRDefault="006041B4">
      <w:pPr>
        <w:pStyle w:val="21"/>
      </w:pPr>
      <w:bookmarkStart w:id="2767" w:name="_Toc244123089"/>
      <w:bookmarkStart w:id="2768" w:name="X60d97b0724fc72dcfb68bf3ce460d70672413d5"/>
      <w:bookmarkEnd w:id="2760"/>
      <w:r>
        <w:t xml:space="preserve">6.8 Фиксированный центр и </w:t>
      </w:r>
      <w:proofErr w:type="spellStart"/>
      <w:r>
        <w:t>референсное</w:t>
      </w:r>
      <w:proofErr w:type="spellEnd"/>
      <w:r>
        <w:t xml:space="preserve"> перемещение</w:t>
      </w:r>
      <w:bookmarkEnd w:id="2767"/>
    </w:p>
    <w:p w14:paraId="000849D3" w14:textId="77777777" w:rsidR="003416EE" w:rsidRPr="00674711" w:rsidRDefault="006041B4">
      <w:pPr>
        <w:pStyle w:val="FirstParagraph"/>
        <w:keepNext/>
        <w:rPr>
          <w:lang w:val="ru-RU"/>
          <w:rPrChange w:id="2769" w:author="Nik K" w:date="2026-10-29T00:17:00Z">
            <w:rPr/>
          </w:rPrChange>
        </w:rPr>
      </w:pPr>
      <w:r w:rsidRPr="00674711">
        <w:rPr>
          <w:lang w:val="ru-RU"/>
          <w:rPrChange w:id="2770" w:author="Nik K" w:date="2026-10-29T00:17:00Z">
            <w:rPr/>
          </w:rPrChange>
        </w:rPr>
        <w:t>Единую опору можно использовать при фиксированном либо перемещающемся центре:</w:t>
      </w:r>
    </w:p>
    <w:p w14:paraId="5904DA6C" w14:textId="77777777" w:rsidR="003416EE" w:rsidRDefault="006041B4">
      <w:pPr>
        <w:pStyle w:val="af"/>
        <w:spacing w:before="120" w:after="120" w:line="264" w:lineRule="auto"/>
        <w:ind w:firstLine="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(6.17)</m:t>
          </m:r>
        </m:oMath>
      </m:oMathPara>
    </w:p>
    <w:p w14:paraId="2A3C58F9" w14:textId="77777777" w:rsidR="003416EE" w:rsidRPr="00674711" w:rsidRDefault="006041B4">
      <w:pPr>
        <w:pStyle w:val="FirstParagraph"/>
        <w:rPr>
          <w:lang w:val="ru-RU"/>
          <w:rPrChange w:id="2771" w:author="Nik K" w:date="2026-10-29T00:17:00Z">
            <w:rPr/>
          </w:rPrChange>
        </w:rPr>
      </w:pPr>
      <m:oMath>
        <m:r>
          <m:rPr>
            <m:sty m:val="bi"/>
          </m:rPr>
          <w:rPr>
            <w:rFonts w:ascii="Cambria Math" w:hAnsi="Cambria Math"/>
          </w:rPr>
          <m:t>d</m:t>
        </m:r>
        <m:r>
          <m:rPr>
            <m:sty m:val="p"/>
          </m:rPr>
          <w:rPr>
            <w:rFonts w:ascii="Cambria Math" w:hAnsi="Cambria Math"/>
            <w:lang w:val="ru-RU"/>
            <w:rPrChange w:id="2772" w:author="Nik K" w:date="2026-10-29T00:17:00Z">
              <w:rPr>
                <w:rFonts w:ascii="Cambria Math" w:hAnsi="Cambria Math"/>
              </w:rPr>
            </w:rPrChange>
          </w:rPr>
          <m:t>(</m:t>
        </m:r>
        <m:r>
          <w:rPr>
            <w:rFonts w:ascii="Cambria Math" w:hAnsi="Cambria Math"/>
          </w:rPr>
          <m:t>t</m:t>
        </m:r>
        <m:r>
          <m:rPr>
            <m:sty m:val="p"/>
          </m:rPr>
          <w:rPr>
            <w:rFonts w:ascii="Cambria Math" w:hAnsi="Cambria Math"/>
            <w:lang w:val="ru-RU"/>
            <w:rPrChange w:id="2773" w:author="Nik K" w:date="2026-10-29T00:17:00Z">
              <w:rPr>
                <w:rFonts w:ascii="Cambria Math" w:hAnsi="Cambria Math"/>
              </w:rPr>
            </w:rPrChange>
          </w:rPr>
          <m:t>)</m:t>
        </m:r>
      </m:oMath>
      <w:r w:rsidRPr="00674711">
        <w:rPr>
          <w:lang w:val="ru-RU"/>
          <w:rPrChange w:id="2774" w:author="Nik K" w:date="2026-10-29T00:17:00Z">
            <w:rPr/>
          </w:rPrChange>
        </w:rPr>
        <w:t xml:space="preserve"> — перенос в мм, </w:t>
      </w:r>
      <m:oMath>
        <m:r>
          <w:rPr>
            <w:rFonts w:ascii="Cambria Math" w:hAnsi="Cambria Math"/>
          </w:rPr>
          <m:t>s</m:t>
        </m:r>
        <m:r>
          <m:rPr>
            <m:sty m:val="p"/>
          </m:rPr>
          <w:rPr>
            <w:rFonts w:ascii="Cambria Math" w:hAnsi="Cambria Math"/>
            <w:lang w:val="ru-RU"/>
            <w:rPrChange w:id="2775" w:author="Nik K" w:date="2026-10-29T00:17:00Z">
              <w:rPr>
                <w:rFonts w:ascii="Cambria Math" w:hAnsi="Cambria Math"/>
              </w:rPr>
            </w:rPrChange>
          </w:rPr>
          <m:t>(</m:t>
        </m:r>
        <m:r>
          <w:rPr>
            <w:rFonts w:ascii="Cambria Math" w:hAnsi="Cambria Math"/>
          </w:rPr>
          <m:t>t</m:t>
        </m:r>
        <m:r>
          <m:rPr>
            <m:sty m:val="p"/>
          </m:rPr>
          <w:rPr>
            <w:rFonts w:ascii="Cambria Math" w:hAnsi="Cambria Math"/>
            <w:lang w:val="ru-RU"/>
            <w:rPrChange w:id="2776" w:author="Nik K" w:date="2026-10-29T00:17:00Z">
              <w:rPr>
                <w:rFonts w:ascii="Cambria Math" w:hAnsi="Cambria Math"/>
              </w:rPr>
            </w:rPrChange>
          </w:rPr>
          <m:t>)</m:t>
        </m:r>
      </m:oMath>
      <w:r w:rsidRPr="00674711">
        <w:rPr>
          <w:lang w:val="ru-RU"/>
          <w:rPrChange w:id="2777" w:author="Nik K" w:date="2026-10-29T00:17:00Z">
            <w:rPr/>
          </w:rPrChange>
        </w:rPr>
        <w:t xml:space="preserve"> — безразмерный масштаб; неподвижный вариант задаётся </w:t>
      </w:r>
      <m:oMath>
        <m:r>
          <m:rPr>
            <m:sty m:val="bi"/>
          </m:rPr>
          <w:rPr>
            <w:rFonts w:ascii="Cambria Math" w:hAnsi="Cambria Math"/>
          </w:rPr>
          <m:t>d</m:t>
        </m:r>
        <m:r>
          <m:rPr>
            <m:sty m:val="p"/>
          </m:rPr>
          <w:rPr>
            <w:rFonts w:ascii="Cambria Math" w:hAnsi="Cambria Math"/>
            <w:lang w:val="ru-RU"/>
            <w:rPrChange w:id="2778" w:author="Nik K" w:date="2026-10-29T00:17:00Z">
              <w:rPr>
                <w:rFonts w:ascii="Cambria Math" w:hAnsi="Cambria Math"/>
              </w:rPr>
            </w:rPrChange>
          </w:rPr>
          <m:t>(</m:t>
        </m:r>
        <m:r>
          <w:rPr>
            <w:rFonts w:ascii="Cambria Math" w:hAnsi="Cambria Math"/>
          </w:rPr>
          <m:t>t</m:t>
        </m:r>
        <m:r>
          <m:rPr>
            <m:sty m:val="p"/>
          </m:rPr>
          <w:rPr>
            <w:rFonts w:ascii="Cambria Math" w:hAnsi="Cambria Math"/>
            <w:lang w:val="ru-RU"/>
            <w:rPrChange w:id="2779" w:author="Nik K" w:date="2026-10-29T00:17:00Z">
              <w:rPr>
                <w:rFonts w:ascii="Cambria Math" w:hAnsi="Cambria Math"/>
              </w:rPr>
            </w:rPrChange>
          </w:rPr>
          <m:t>)=</m:t>
        </m:r>
        <m:r>
          <w:rPr>
            <w:rFonts w:ascii="Cambria Math" w:hAnsi="Cambria Math"/>
            <w:lang w:val="ru-RU"/>
            <w:rPrChange w:id="2780" w:author="Nik K" w:date="2026-10-29T00:17:00Z">
              <w:rPr>
                <w:rFonts w:ascii="Cambria Math" w:hAnsi="Cambria Math"/>
              </w:rPr>
            </w:rPrChange>
          </w:rPr>
          <m:t>0</m:t>
        </m:r>
      </m:oMath>
      <w:r w:rsidRPr="00674711">
        <w:rPr>
          <w:lang w:val="ru-RU"/>
          <w:rPrChange w:id="2781" w:author="Nik K" w:date="2026-10-29T00:17:00Z">
            <w:rPr/>
          </w:rPrChange>
        </w:rPr>
        <w:t>. Для эллипсоида в этом опыте ориентация и отношения полуосей фиксированы по опоре. Рисунок 6.5 показывает различие движений центров исходной области и подогнанных фигур.</w:t>
      </w:r>
    </w:p>
    <w:p w14:paraId="682E139C" w14:textId="77777777" w:rsidR="003416EE" w:rsidRDefault="006041B4">
      <w:pPr>
        <w:pStyle w:val="af"/>
        <w:keepNext/>
        <w:ind w:firstLine="0"/>
        <w:jc w:val="center"/>
      </w:pPr>
      <w:r>
        <w:rPr>
          <w:noProof/>
        </w:rPr>
        <w:lastRenderedPageBreak/>
        <w:drawing>
          <wp:inline distT="0" distB="0" distL="0" distR="0" wp14:anchorId="68FD4386" wp14:editId="571464B0">
            <wp:extent cx="5868000" cy="4563999"/>
            <wp:effectExtent l="0" t="0" r="0" b="0"/>
            <wp:docPr id="154" name="Picture" descr="Траектории центров эллипсоидных аппроксимаций"/>
            <wp:cNvGraphicFramePr/>
            <a:graphic xmlns:a="http://schemas.openxmlformats.org/drawingml/2006/main">
              <a:graphicData uri="http://schemas.openxmlformats.org/drawingml/2006/picture">
                <pic:pic xmlns:pic="http://schemas.openxmlformats.org/drawingml/2006/picture">
                  <pic:nvPicPr>
                    <pic:cNvPr id="155" name="Picture" descr="figures/3bfc7639d8d7.png"/>
                    <pic:cNvPicPr>
                      <a:picLocks noChangeAspect="1" noChangeArrowheads="1"/>
                    </pic:cNvPicPr>
                  </pic:nvPicPr>
                  <pic:blipFill>
                    <a:blip r:embed="rId40"/>
                    <a:stretch>
                      <a:fillRect/>
                    </a:stretch>
                  </pic:blipFill>
                  <pic:spPr bwMode="auto">
                    <a:xfrm>
                      <a:off x="0" y="0"/>
                      <a:ext cx="5868000" cy="4563999"/>
                    </a:xfrm>
                    <a:prstGeom prst="rect">
                      <a:avLst/>
                    </a:prstGeom>
                    <a:noFill/>
                    <a:ln w="9525">
                      <a:noFill/>
                      <a:headEnd/>
                      <a:tailEnd/>
                    </a:ln>
                  </pic:spPr>
                </pic:pic>
              </a:graphicData>
            </a:graphic>
          </wp:inline>
        </w:drawing>
      </w:r>
    </w:p>
    <w:p w14:paraId="4AB328A1" w14:textId="77777777" w:rsidR="003416EE" w:rsidRDefault="006041B4">
      <w:pPr>
        <w:pStyle w:val="af5"/>
        <w:jc w:val="center"/>
      </w:pPr>
      <w:r>
        <w:t xml:space="preserve">Рисунок 6.5 — Изменения координат центров T0 и группы L3/L4/M1 относительно собственных значений опорной фазы первого R–R Н. Оси </w:t>
      </w:r>
      <m:oMath>
        <m:r>
          <m:rPr>
            <m:sty m:val="p"/>
          </m:rPr>
          <w:rPr>
            <w:rFonts w:ascii="Cambria Math" w:hAnsi="Cambria Math"/>
          </w:rPr>
          <m:t>Δ</m:t>
        </m:r>
        <m:r>
          <w:rPr>
            <w:rFonts w:ascii="Cambria Math" w:hAnsi="Cambria Math"/>
          </w:rPr>
          <m:t>x</m:t>
        </m:r>
      </m:oMath>
      <w:r>
        <w:t xml:space="preserve">, </w:t>
      </w:r>
      <m:oMath>
        <m:r>
          <m:rPr>
            <m:sty m:val="p"/>
          </m:rPr>
          <w:rPr>
            <w:rFonts w:ascii="Cambria Math" w:hAnsi="Cambria Math"/>
          </w:rPr>
          <m:t>Δ</m:t>
        </m:r>
        <m:r>
          <w:rPr>
            <w:rFonts w:ascii="Cambria Math" w:hAnsi="Cambria Math"/>
          </w:rPr>
          <m:t>y</m:t>
        </m:r>
      </m:oMath>
      <w:r>
        <w:t xml:space="preserve">, </w:t>
      </w:r>
      <m:oMath>
        <m:r>
          <m:rPr>
            <m:sty m:val="p"/>
          </m:rPr>
          <w:rPr>
            <w:rFonts w:ascii="Cambria Math" w:hAnsi="Cambria Math"/>
          </w:rPr>
          <m:t>Δ</m:t>
        </m:r>
        <m:r>
          <w:rPr>
            <w:rFonts w:ascii="Cambria Math" w:hAnsi="Cambria Math"/>
          </w:rPr>
          <m:t>z</m:t>
        </m:r>
      </m:oMath>
      <w:r>
        <w:t xml:space="preserve"> заданы в мм в системе RAS. Цвета и обозначения соответствуют рисунку 6.4. Соединены дискретные фазовые оценки; отдельного измерения непрерывных траекторий материальных точек нет.</w:t>
      </w:r>
    </w:p>
    <w:p w14:paraId="562A83FA" w14:textId="77777777" w:rsidR="003416EE" w:rsidRDefault="006041B4">
      <w:pPr>
        <w:pStyle w:val="af"/>
      </w:pPr>
      <w:r>
        <w:t xml:space="preserve">Свободный центр может улучшать поверхностную подгонку, одновременно меняя траекторию. Её нельзя автоматически считать движением сердца как жёсткого тела. Максимальное расстояние между </w:t>
      </w:r>
      <w:proofErr w:type="spellStart"/>
      <w:r>
        <w:t>центроидами</w:t>
      </w:r>
      <w:proofErr w:type="spellEnd"/>
      <w:r>
        <w:t xml:space="preserve"> масок Н составляет 4,501 мм; относительно опоры 00 максимум — 4,173 мм, RMS по 11 другим фазам — 2,222 мм. Зависимость от опоры показана на рисунке 6.6.</w:t>
      </w:r>
    </w:p>
    <w:p w14:paraId="3815DF58" w14:textId="77777777" w:rsidR="003416EE" w:rsidRDefault="006041B4">
      <w:pPr>
        <w:pStyle w:val="af"/>
        <w:keepNext/>
        <w:ind w:firstLine="0"/>
        <w:jc w:val="center"/>
      </w:pPr>
      <w:r>
        <w:rPr>
          <w:noProof/>
        </w:rPr>
        <w:lastRenderedPageBreak/>
        <w:drawing>
          <wp:inline distT="0" distB="0" distL="0" distR="0" wp14:anchorId="44679B30" wp14:editId="55B965D1">
            <wp:extent cx="5868000" cy="2514856"/>
            <wp:effectExtent l="0" t="0" r="0" b="0"/>
            <wp:docPr id="157" name="Picture" descr="Смещения центроидов фазовых масок"/>
            <wp:cNvGraphicFramePr/>
            <a:graphic xmlns:a="http://schemas.openxmlformats.org/drawingml/2006/main">
              <a:graphicData uri="http://schemas.openxmlformats.org/drawingml/2006/picture">
                <pic:pic xmlns:pic="http://schemas.openxmlformats.org/drawingml/2006/picture">
                  <pic:nvPicPr>
                    <pic:cNvPr id="158" name="Picture" descr="figures/e0161a0db073.png"/>
                    <pic:cNvPicPr>
                      <a:picLocks noChangeAspect="1" noChangeArrowheads="1"/>
                    </pic:cNvPicPr>
                  </pic:nvPicPr>
                  <pic:blipFill>
                    <a:blip r:embed="rId41"/>
                    <a:stretch>
                      <a:fillRect/>
                    </a:stretch>
                  </pic:blipFill>
                  <pic:spPr bwMode="auto">
                    <a:xfrm>
                      <a:off x="0" y="0"/>
                      <a:ext cx="5868000" cy="2514856"/>
                    </a:xfrm>
                    <a:prstGeom prst="rect">
                      <a:avLst/>
                    </a:prstGeom>
                    <a:noFill/>
                    <a:ln w="9525">
                      <a:noFill/>
                      <a:headEnd/>
                      <a:tailEnd/>
                    </a:ln>
                  </pic:spPr>
                </pic:pic>
              </a:graphicData>
            </a:graphic>
          </wp:inline>
        </w:drawing>
      </w:r>
    </w:p>
    <w:p w14:paraId="3A25FE6C" w14:textId="77777777" w:rsidR="003416EE" w:rsidRDefault="006041B4">
      <w:pPr>
        <w:pStyle w:val="af5"/>
        <w:jc w:val="center"/>
      </w:pPr>
      <w:r>
        <w:t xml:space="preserve">Рисунок 6.6 — Расстояния между </w:t>
      </w:r>
      <w:proofErr w:type="spellStart"/>
      <w:r>
        <w:t>центроидами</w:t>
      </w:r>
      <w:proofErr w:type="spellEnd"/>
      <w:r>
        <w:t xml:space="preserve"> Н, мм. Слева — матрица опорных и целевых фаз; справа — расстояния от опор 00 (синий) и 09 (оранжевый). Горизонтальная шкала развёрнутого R–R, %, разделяет интервалы: продолжение за 100% не замыкает первый. RMS исключает </w:t>
      </w:r>
      <w:proofErr w:type="spellStart"/>
      <w:r>
        <w:t>самосравнение</w:t>
      </w:r>
      <w:proofErr w:type="spellEnd"/>
      <w:r>
        <w:t>. Перемещения получены из масок.</w:t>
      </w:r>
    </w:p>
    <w:p w14:paraId="5E9E4BB3" w14:textId="77777777" w:rsidR="003416EE" w:rsidRDefault="006041B4">
      <w:pPr>
        <w:pStyle w:val="af"/>
      </w:pPr>
      <w:r>
        <w:t xml:space="preserve">Парный опыт включает 12 опор, 12 целей, три формы и два варианта центра — 864 записи. Объём цели задан из КТ, а ориентация и отношения полуосей берутся только из опоры. Описательная сводка без </w:t>
      </w:r>
      <w:proofErr w:type="spellStart"/>
      <w:r>
        <w:t>самосравнений</w:t>
      </w:r>
      <w:proofErr w:type="spellEnd"/>
      <w:r>
        <w:t xml:space="preserve"> приведена в таблице 6.5 [67].</w:t>
      </w:r>
    </w:p>
    <w:p w14:paraId="79CB0364" w14:textId="77777777" w:rsidR="003416EE" w:rsidRDefault="006041B4">
      <w:pPr>
        <w:pStyle w:val="af5"/>
        <w:keepNext/>
      </w:pPr>
      <w:r>
        <w:t>Таблица 6.5 — Эффект добавления известного переноса при одинаковом заданном объёме</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643"/>
        <w:gridCol w:w="2132"/>
        <w:gridCol w:w="2153"/>
        <w:gridCol w:w="1925"/>
        <w:gridCol w:w="1642"/>
      </w:tblGrid>
      <w:tr w:rsidR="003416EE" w14:paraId="5D5E71A0" w14:textId="77777777">
        <w:trPr>
          <w:cantSplit/>
          <w:tblHeader/>
        </w:trPr>
        <w:tc>
          <w:tcPr>
            <w:tcW w:w="1618" w:type="dxa"/>
            <w:shd w:val="clear" w:color="auto" w:fill="EDEDED"/>
          </w:tcPr>
          <w:p w14:paraId="7C4E0CB5" w14:textId="77777777" w:rsidR="003416EE" w:rsidRDefault="006041B4">
            <w:pPr>
              <w:keepNext/>
              <w:spacing w:before="60" w:after="60" w:line="240" w:lineRule="auto"/>
              <w:ind w:firstLine="0"/>
              <w:jc w:val="left"/>
            </w:pPr>
            <w:r>
              <w:rPr>
                <w:b/>
                <w:sz w:val="22"/>
              </w:rPr>
              <w:t>Форма</w:t>
            </w:r>
          </w:p>
        </w:tc>
        <w:tc>
          <w:tcPr>
            <w:tcW w:w="2101" w:type="dxa"/>
            <w:shd w:val="clear" w:color="auto" w:fill="EDEDED"/>
          </w:tcPr>
          <w:p w14:paraId="594A85D8" w14:textId="77777777" w:rsidR="003416EE" w:rsidRDefault="006041B4">
            <w:pPr>
              <w:keepNext/>
              <w:spacing w:before="60" w:after="60" w:line="240" w:lineRule="auto"/>
              <w:ind w:firstLine="0"/>
              <w:jc w:val="left"/>
            </w:pPr>
            <w:r>
              <w:rPr>
                <w:b/>
                <w:sz w:val="22"/>
              </w:rPr>
              <w:t xml:space="preserve">Средний </w:t>
            </w:r>
            <w:proofErr w:type="spellStart"/>
            <w:r>
              <w:rPr>
                <w:b/>
                <w:sz w:val="22"/>
              </w:rPr>
              <w:t>Dice</w:t>
            </w:r>
            <w:proofErr w:type="spellEnd"/>
            <w:r>
              <w:rPr>
                <w:b/>
                <w:sz w:val="22"/>
              </w:rPr>
              <w:t>, фиксированный центр</w:t>
            </w:r>
          </w:p>
        </w:tc>
        <w:tc>
          <w:tcPr>
            <w:tcW w:w="2121" w:type="dxa"/>
            <w:shd w:val="clear" w:color="auto" w:fill="EDEDED"/>
          </w:tcPr>
          <w:p w14:paraId="1AFDA6AF" w14:textId="77777777" w:rsidR="003416EE" w:rsidRDefault="006041B4">
            <w:pPr>
              <w:keepNext/>
              <w:spacing w:before="60" w:after="60" w:line="240" w:lineRule="auto"/>
              <w:ind w:firstLine="0"/>
              <w:jc w:val="left"/>
            </w:pPr>
            <w:r>
              <w:rPr>
                <w:b/>
                <w:sz w:val="22"/>
              </w:rPr>
              <w:t xml:space="preserve">Средний </w:t>
            </w:r>
            <w:proofErr w:type="spellStart"/>
            <w:r>
              <w:rPr>
                <w:b/>
                <w:sz w:val="22"/>
              </w:rPr>
              <w:t>Dice</w:t>
            </w:r>
            <w:proofErr w:type="spellEnd"/>
            <w:r>
              <w:rPr>
                <w:b/>
                <w:sz w:val="22"/>
              </w:rPr>
              <w:t xml:space="preserve">, перенос по </w:t>
            </w:r>
            <w:proofErr w:type="spellStart"/>
            <w:r>
              <w:rPr>
                <w:b/>
                <w:sz w:val="22"/>
              </w:rPr>
              <w:t>центроиду</w:t>
            </w:r>
            <w:proofErr w:type="spellEnd"/>
          </w:p>
        </w:tc>
        <w:tc>
          <w:tcPr>
            <w:tcW w:w="1897" w:type="dxa"/>
            <w:shd w:val="clear" w:color="auto" w:fill="EDEDED"/>
          </w:tcPr>
          <w:p w14:paraId="0FF03AAE" w14:textId="77777777" w:rsidR="003416EE" w:rsidRDefault="006041B4">
            <w:pPr>
              <w:keepNext/>
              <w:spacing w:before="60" w:after="60" w:line="240" w:lineRule="auto"/>
              <w:ind w:firstLine="0"/>
              <w:jc w:val="left"/>
            </w:pPr>
            <w:r>
              <w:rPr>
                <w:b/>
                <w:sz w:val="22"/>
              </w:rPr>
              <w:t xml:space="preserve">Изменение </w:t>
            </w:r>
            <w:proofErr w:type="spellStart"/>
            <w:r>
              <w:rPr>
                <w:b/>
                <w:sz w:val="22"/>
              </w:rPr>
              <w:t>Dice</w:t>
            </w:r>
            <w:proofErr w:type="spellEnd"/>
            <w:r>
              <w:rPr>
                <w:b/>
                <w:sz w:val="22"/>
              </w:rPr>
              <w:t>, доля</w:t>
            </w:r>
          </w:p>
        </w:tc>
        <w:tc>
          <w:tcPr>
            <w:tcW w:w="1618" w:type="dxa"/>
            <w:shd w:val="clear" w:color="auto" w:fill="EDEDED"/>
          </w:tcPr>
          <w:p w14:paraId="0E07D40B" w14:textId="77777777" w:rsidR="003416EE" w:rsidRDefault="006041B4">
            <w:pPr>
              <w:keepNext/>
              <w:spacing w:before="60" w:after="60" w:line="240" w:lineRule="auto"/>
              <w:ind w:firstLine="0"/>
              <w:jc w:val="left"/>
            </w:pPr>
            <w:r>
              <w:rPr>
                <w:b/>
                <w:sz w:val="22"/>
              </w:rPr>
              <w:t>Число пар</w:t>
            </w:r>
          </w:p>
        </w:tc>
      </w:tr>
      <w:tr w:rsidR="003416EE" w14:paraId="46A7629C" w14:textId="77777777">
        <w:trPr>
          <w:cantSplit/>
        </w:trPr>
        <w:tc>
          <w:tcPr>
            <w:tcW w:w="1618" w:type="dxa"/>
          </w:tcPr>
          <w:p w14:paraId="0B39F9D8" w14:textId="77777777" w:rsidR="003416EE" w:rsidRDefault="006041B4">
            <w:pPr>
              <w:spacing w:before="60" w:after="60" w:line="240" w:lineRule="auto"/>
              <w:ind w:firstLine="0"/>
              <w:jc w:val="left"/>
            </w:pPr>
            <w:r>
              <w:rPr>
                <w:sz w:val="22"/>
              </w:rPr>
              <w:t>I1</w:t>
            </w:r>
          </w:p>
        </w:tc>
        <w:tc>
          <w:tcPr>
            <w:tcW w:w="2101" w:type="dxa"/>
          </w:tcPr>
          <w:p w14:paraId="4A328A77" w14:textId="77777777" w:rsidR="003416EE" w:rsidRDefault="006041B4">
            <w:pPr>
              <w:spacing w:before="60" w:after="60" w:line="240" w:lineRule="auto"/>
              <w:ind w:firstLine="0"/>
              <w:jc w:val="left"/>
            </w:pPr>
            <w:r>
              <w:rPr>
                <w:sz w:val="22"/>
              </w:rPr>
              <w:t>0,90881</w:t>
            </w:r>
          </w:p>
        </w:tc>
        <w:tc>
          <w:tcPr>
            <w:tcW w:w="2121" w:type="dxa"/>
          </w:tcPr>
          <w:p w14:paraId="0FF6DD83" w14:textId="77777777" w:rsidR="003416EE" w:rsidRDefault="006041B4">
            <w:pPr>
              <w:spacing w:before="60" w:after="60" w:line="240" w:lineRule="auto"/>
              <w:ind w:firstLine="0"/>
              <w:jc w:val="left"/>
            </w:pPr>
            <w:r>
              <w:rPr>
                <w:sz w:val="22"/>
              </w:rPr>
              <w:t>0,90360</w:t>
            </w:r>
          </w:p>
        </w:tc>
        <w:tc>
          <w:tcPr>
            <w:tcW w:w="1897" w:type="dxa"/>
          </w:tcPr>
          <w:p w14:paraId="0C9C9BBF" w14:textId="77777777" w:rsidR="003416EE" w:rsidRDefault="006041B4">
            <w:pPr>
              <w:spacing w:before="60" w:after="60" w:line="240" w:lineRule="auto"/>
              <w:ind w:firstLine="0"/>
              <w:jc w:val="left"/>
            </w:pPr>
            <w:r>
              <w:rPr>
                <w:sz w:val="22"/>
              </w:rPr>
              <w:t>−0,00521</w:t>
            </w:r>
          </w:p>
        </w:tc>
        <w:tc>
          <w:tcPr>
            <w:tcW w:w="1618" w:type="dxa"/>
          </w:tcPr>
          <w:p w14:paraId="6F0FA7DB" w14:textId="77777777" w:rsidR="003416EE" w:rsidRDefault="006041B4">
            <w:pPr>
              <w:spacing w:before="60" w:after="60" w:line="240" w:lineRule="auto"/>
              <w:ind w:firstLine="0"/>
              <w:jc w:val="left"/>
            </w:pPr>
            <w:r>
              <w:rPr>
                <w:sz w:val="22"/>
              </w:rPr>
              <w:t>132</w:t>
            </w:r>
          </w:p>
        </w:tc>
      </w:tr>
      <w:tr w:rsidR="003416EE" w14:paraId="225E3746" w14:textId="77777777">
        <w:trPr>
          <w:cantSplit/>
        </w:trPr>
        <w:tc>
          <w:tcPr>
            <w:tcW w:w="1618" w:type="dxa"/>
          </w:tcPr>
          <w:p w14:paraId="1E7EE3CC" w14:textId="77777777" w:rsidR="003416EE" w:rsidRDefault="006041B4">
            <w:pPr>
              <w:spacing w:before="60" w:after="60" w:line="240" w:lineRule="auto"/>
              <w:ind w:firstLine="0"/>
              <w:jc w:val="left"/>
            </w:pPr>
            <w:r>
              <w:rPr>
                <w:sz w:val="22"/>
              </w:rPr>
              <w:t>G1</w:t>
            </w:r>
          </w:p>
        </w:tc>
        <w:tc>
          <w:tcPr>
            <w:tcW w:w="2101" w:type="dxa"/>
          </w:tcPr>
          <w:p w14:paraId="04F5DCE2" w14:textId="77777777" w:rsidR="003416EE" w:rsidRDefault="006041B4">
            <w:pPr>
              <w:spacing w:before="60" w:after="60" w:line="240" w:lineRule="auto"/>
              <w:ind w:firstLine="0"/>
              <w:jc w:val="left"/>
            </w:pPr>
            <w:r>
              <w:rPr>
                <w:sz w:val="22"/>
              </w:rPr>
              <w:t>0,74586</w:t>
            </w:r>
          </w:p>
        </w:tc>
        <w:tc>
          <w:tcPr>
            <w:tcW w:w="2121" w:type="dxa"/>
          </w:tcPr>
          <w:p w14:paraId="6727806C" w14:textId="77777777" w:rsidR="003416EE" w:rsidRDefault="006041B4">
            <w:pPr>
              <w:spacing w:before="60" w:after="60" w:line="240" w:lineRule="auto"/>
              <w:ind w:firstLine="0"/>
              <w:jc w:val="left"/>
            </w:pPr>
            <w:r>
              <w:rPr>
                <w:sz w:val="22"/>
              </w:rPr>
              <w:t>0,74764</w:t>
            </w:r>
          </w:p>
        </w:tc>
        <w:tc>
          <w:tcPr>
            <w:tcW w:w="1897" w:type="dxa"/>
          </w:tcPr>
          <w:p w14:paraId="7176A385" w14:textId="77777777" w:rsidR="003416EE" w:rsidRDefault="006041B4">
            <w:pPr>
              <w:spacing w:before="60" w:after="60" w:line="240" w:lineRule="auto"/>
              <w:ind w:firstLine="0"/>
              <w:jc w:val="left"/>
            </w:pPr>
            <w:r>
              <w:rPr>
                <w:sz w:val="22"/>
              </w:rPr>
              <w:t>+0,00179</w:t>
            </w:r>
          </w:p>
        </w:tc>
        <w:tc>
          <w:tcPr>
            <w:tcW w:w="1618" w:type="dxa"/>
          </w:tcPr>
          <w:p w14:paraId="6F6C21EB" w14:textId="77777777" w:rsidR="003416EE" w:rsidRDefault="006041B4">
            <w:pPr>
              <w:spacing w:before="60" w:after="60" w:line="240" w:lineRule="auto"/>
              <w:ind w:firstLine="0"/>
              <w:jc w:val="left"/>
            </w:pPr>
            <w:r>
              <w:rPr>
                <w:sz w:val="22"/>
              </w:rPr>
              <w:t>132</w:t>
            </w:r>
          </w:p>
        </w:tc>
      </w:tr>
      <w:tr w:rsidR="003416EE" w14:paraId="0BB44CF6" w14:textId="77777777">
        <w:trPr>
          <w:cantSplit/>
        </w:trPr>
        <w:tc>
          <w:tcPr>
            <w:tcW w:w="1618" w:type="dxa"/>
          </w:tcPr>
          <w:p w14:paraId="137B387F" w14:textId="77777777" w:rsidR="003416EE" w:rsidRDefault="006041B4">
            <w:pPr>
              <w:spacing w:before="60" w:after="60" w:line="240" w:lineRule="auto"/>
              <w:ind w:firstLine="0"/>
              <w:jc w:val="left"/>
            </w:pPr>
            <w:r>
              <w:rPr>
                <w:sz w:val="22"/>
              </w:rPr>
              <w:t>L1</w:t>
            </w:r>
          </w:p>
        </w:tc>
        <w:tc>
          <w:tcPr>
            <w:tcW w:w="2101" w:type="dxa"/>
          </w:tcPr>
          <w:p w14:paraId="79331F39" w14:textId="77777777" w:rsidR="003416EE" w:rsidRDefault="006041B4">
            <w:pPr>
              <w:spacing w:before="60" w:after="60" w:line="240" w:lineRule="auto"/>
              <w:ind w:firstLine="0"/>
              <w:jc w:val="left"/>
            </w:pPr>
            <w:r>
              <w:rPr>
                <w:sz w:val="22"/>
              </w:rPr>
              <w:t>0,80077</w:t>
            </w:r>
          </w:p>
        </w:tc>
        <w:tc>
          <w:tcPr>
            <w:tcW w:w="2121" w:type="dxa"/>
          </w:tcPr>
          <w:p w14:paraId="3941CBAA" w14:textId="77777777" w:rsidR="003416EE" w:rsidRDefault="006041B4">
            <w:pPr>
              <w:spacing w:before="60" w:after="60" w:line="240" w:lineRule="auto"/>
              <w:ind w:firstLine="0"/>
              <w:jc w:val="left"/>
            </w:pPr>
            <w:r>
              <w:rPr>
                <w:sz w:val="22"/>
              </w:rPr>
              <w:t>0,80204</w:t>
            </w:r>
          </w:p>
        </w:tc>
        <w:tc>
          <w:tcPr>
            <w:tcW w:w="1897" w:type="dxa"/>
          </w:tcPr>
          <w:p w14:paraId="2C2EF946" w14:textId="77777777" w:rsidR="003416EE" w:rsidRDefault="006041B4">
            <w:pPr>
              <w:spacing w:before="60" w:after="60" w:line="240" w:lineRule="auto"/>
              <w:ind w:firstLine="0"/>
              <w:jc w:val="left"/>
            </w:pPr>
            <w:r>
              <w:rPr>
                <w:sz w:val="22"/>
              </w:rPr>
              <w:t>+0,00128</w:t>
            </w:r>
          </w:p>
        </w:tc>
        <w:tc>
          <w:tcPr>
            <w:tcW w:w="1618" w:type="dxa"/>
          </w:tcPr>
          <w:p w14:paraId="211DB4F8" w14:textId="77777777" w:rsidR="003416EE" w:rsidRDefault="006041B4">
            <w:pPr>
              <w:spacing w:before="60" w:after="60" w:line="240" w:lineRule="auto"/>
              <w:ind w:firstLine="0"/>
              <w:jc w:val="left"/>
            </w:pPr>
            <w:r>
              <w:rPr>
                <w:sz w:val="22"/>
              </w:rPr>
              <w:t>132</w:t>
            </w:r>
          </w:p>
        </w:tc>
      </w:tr>
    </w:tbl>
    <w:p w14:paraId="1EF93C0E" w14:textId="77777777" w:rsidR="003416EE" w:rsidRDefault="006041B4">
      <w:pPr>
        <w:pStyle w:val="af"/>
      </w:pPr>
      <w:r>
        <w:t>Все пары относятся к одному участнику; сводка включает межинтервальные сопоставления и не создаёт полного независимого цикла.</w:t>
      </w:r>
    </w:p>
    <w:p w14:paraId="5A81B1E3" w14:textId="77777777" w:rsidR="003416EE" w:rsidRDefault="006041B4">
      <w:pPr>
        <w:pStyle w:val="af"/>
      </w:pPr>
      <w:r>
        <w:t xml:space="preserve">У I1 известный перенос уменьшает </w:t>
      </w:r>
      <w:proofErr w:type="spellStart"/>
      <w:r>
        <w:t>Dice</w:t>
      </w:r>
      <w:proofErr w:type="spellEnd"/>
      <w:r>
        <w:t xml:space="preserve"> в 109 парах, увеличивает в 21, не меняет в двух. Изменение </w:t>
      </w:r>
      <w:proofErr w:type="spellStart"/>
      <w:r>
        <w:t>центроида</w:t>
      </w:r>
      <w:proofErr w:type="spellEnd"/>
      <w:r>
        <w:t xml:space="preserve"> деформируемой области не эквивалентно переносу всей формы. Вариант с фиксированным центром поэтому сохраняется, но электрическая незначимость движения не установлена.</w:t>
      </w:r>
    </w:p>
    <w:p w14:paraId="3C923246" w14:textId="77777777" w:rsidR="003416EE" w:rsidRDefault="006041B4">
      <w:pPr>
        <w:pStyle w:val="af"/>
      </w:pPr>
      <w:r>
        <w:lastRenderedPageBreak/>
        <w:t xml:space="preserve">Гипотеза </w:t>
      </w:r>
      <m:oMath>
        <m:r>
          <m:rPr>
            <m:sty m:val="bi"/>
          </m:rPr>
          <w:rPr>
            <w:rFonts w:ascii="Cambria Math" w:hAnsi="Cambria Math"/>
          </w:rPr>
          <m:t>d</m:t>
        </m:r>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oMath>
      <w:r>
        <w:t xml:space="preserve">, где </w:t>
      </w:r>
      <m:oMath>
        <m:r>
          <m:rPr>
            <m:sty m:val="bi"/>
          </m:rPr>
          <w:rPr>
            <w:rFonts w:ascii="Cambria Math" w:hAnsi="Cambria Math"/>
          </w:rPr>
          <m:t>k</m:t>
        </m:r>
      </m:oMath>
      <w:r>
        <w:t xml:space="preserve"> измеряется в мм/мл, уменьшила RMS координат при исключении проверяемых фаз первого R–R для всех девяти опор. На трёх фазах следующего R–R улучшение осталось у шести; у трёх ошибка возросла. Для опоры 00 она изменилась с 0,9048 до 1,2682 мм. Целевой объём был известен: универсальный закон движения по одному снимку не получен [71].</w:t>
      </w:r>
    </w:p>
    <w:p w14:paraId="4F9F74FB" w14:textId="77777777" w:rsidR="003416EE" w:rsidRDefault="006041B4">
      <w:pPr>
        <w:pStyle w:val="21"/>
      </w:pPr>
      <w:bookmarkStart w:id="2782" w:name="_Toc244123090"/>
      <w:bookmarkStart w:id="2783" w:name="Xf57f26a456684f93173497e0e1beb07aa3bb8e5"/>
      <w:bookmarkEnd w:id="2768"/>
      <w:r>
        <w:t>6.9 Электрическая эквивалентность и роль тканевых параметров</w:t>
      </w:r>
      <w:bookmarkEnd w:id="2782"/>
    </w:p>
    <w:p w14:paraId="33579AF3" w14:textId="77777777" w:rsidR="003416EE" w:rsidRPr="00674711" w:rsidRDefault="006041B4">
      <w:pPr>
        <w:pStyle w:val="FirstParagraph"/>
        <w:rPr>
          <w:lang w:val="ru-RU"/>
          <w:rPrChange w:id="2784" w:author="Nik K" w:date="2026-10-29T00:17:00Z">
            <w:rPr/>
          </w:rPrChange>
        </w:rPr>
      </w:pPr>
      <w:r w:rsidRPr="00674711">
        <w:rPr>
          <w:lang w:val="ru-RU"/>
          <w:rPrChange w:id="2785" w:author="Nik K" w:date="2026-10-29T00:17:00Z">
            <w:rPr/>
          </w:rPrChange>
        </w:rPr>
        <w:t xml:space="preserve">Пусть </w:t>
      </w:r>
      <m:oMath>
        <m:r>
          <w:rPr>
            <w:rFonts w:ascii="Cambria Math" w:hAnsi="Cambria Math"/>
          </w:rPr>
          <m:t>F</m:t>
        </m:r>
        <m:r>
          <m:rPr>
            <m:sty m:val="p"/>
          </m:rPr>
          <w:rPr>
            <w:rFonts w:ascii="Cambria Math" w:hAnsi="Cambria Math"/>
            <w:lang w:val="ru-RU"/>
            <w:rPrChange w:id="2786" w:author="Nik K" w:date="2026-10-29T00:17:00Z">
              <w:rPr>
                <w:rFonts w:ascii="Cambria Math" w:hAnsi="Cambria Math"/>
              </w:rPr>
            </w:rPrChange>
          </w:rPr>
          <m:t>(</m:t>
        </m:r>
        <m:r>
          <w:rPr>
            <w:rFonts w:ascii="Cambria Math" w:hAnsi="Cambria Math"/>
          </w:rPr>
          <m:t>H</m:t>
        </m:r>
        <m:r>
          <m:rPr>
            <m:sty m:val="p"/>
          </m:rPr>
          <w:rPr>
            <w:rFonts w:ascii="Cambria Math" w:hAnsi="Cambria Math"/>
            <w:lang w:val="ru-RU"/>
            <w:rPrChange w:id="2787" w:author="Nik K" w:date="2026-10-29T00:17:00Z">
              <w:rPr>
                <w:rFonts w:ascii="Cambria Math" w:hAnsi="Cambria Math"/>
              </w:rPr>
            </w:rPrChange>
          </w:rPr>
          <m:t>,</m:t>
        </m:r>
        <m:r>
          <m:rPr>
            <m:sty m:val="bi"/>
          </m:rPr>
          <w:rPr>
            <w:rFonts w:ascii="Cambria Math" w:hAnsi="Cambria Math"/>
          </w:rPr>
          <m:t>ρ</m:t>
        </m:r>
        <m:r>
          <m:rPr>
            <m:scr m:val="script"/>
            <m:sty m:val="p"/>
          </m:rPr>
          <w:rPr>
            <w:rFonts w:ascii="Cambria Math" w:hAnsi="Cambria Math"/>
            <w:lang w:val="ru-RU"/>
            <w:rPrChange w:id="2788" w:author="Nik K" w:date="2026-10-29T00:17:00Z">
              <w:rPr>
                <w:rFonts w:ascii="Cambria Math" w:hAnsi="Cambria Math"/>
              </w:rPr>
            </w:rPrChange>
          </w:rPr>
          <m:t>,E)</m:t>
        </m:r>
      </m:oMath>
      <w:r w:rsidRPr="00674711">
        <w:rPr>
          <w:lang w:val="ru-RU"/>
          <w:rPrChange w:id="2789" w:author="Nik K" w:date="2026-10-29T00:17:00Z">
            <w:rPr/>
          </w:rPrChange>
        </w:rPr>
        <w:t xml:space="preserve"> — оператор передаточного импеданса </w:t>
      </w:r>
      <m:oMath>
        <m:r>
          <w:rPr>
            <w:rFonts w:ascii="Cambria Math" w:hAnsi="Cambria Math"/>
          </w:rPr>
          <m:t>Z</m:t>
        </m:r>
      </m:oMath>
      <w:r w:rsidRPr="00674711">
        <w:rPr>
          <w:lang w:val="ru-RU"/>
          <w:rPrChange w:id="2790" w:author="Nik K" w:date="2026-10-29T00:17:00Z">
            <w:rPr/>
          </w:rPrChange>
        </w:rPr>
        <w:t xml:space="preserve"> в Ом; </w:t>
      </w:r>
      <m:oMath>
        <m:r>
          <m:rPr>
            <m:sty m:val="bi"/>
          </m:rPr>
          <w:rPr>
            <w:rFonts w:ascii="Cambria Math" w:hAnsi="Cambria Math"/>
          </w:rPr>
          <m:t>ρ</m:t>
        </m:r>
      </m:oMath>
      <w:r w:rsidRPr="00674711">
        <w:rPr>
          <w:lang w:val="ru-RU"/>
          <w:rPrChange w:id="2791" w:author="Nik K" w:date="2026-10-29T00:17:00Z">
            <w:rPr/>
          </w:rPrChange>
        </w:rPr>
        <w:t xml:space="preserve"> — сопротивления материалов в Ом·м, </w:t>
      </w:r>
      <m:oMath>
        <m:r>
          <m:rPr>
            <m:scr m:val="script"/>
            <m:sty m:val="p"/>
          </m:rPr>
          <w:rPr>
            <w:rFonts w:ascii="Cambria Math" w:hAnsi="Cambria Math"/>
            <w:lang w:val="ru-RU"/>
            <w:rPrChange w:id="2792" w:author="Nik K" w:date="2026-10-29T00:17:00Z">
              <w:rPr>
                <w:rFonts w:ascii="Cambria Math" w:hAnsi="Cambria Math"/>
              </w:rPr>
            </w:rPrChange>
          </w:rPr>
          <m:t>E</m:t>
        </m:r>
      </m:oMath>
      <w:r w:rsidRPr="00674711">
        <w:rPr>
          <w:lang w:val="ru-RU"/>
          <w:rPrChange w:id="2793" w:author="Nik K" w:date="2026-10-29T00:17:00Z">
            <w:rPr/>
          </w:rPrChange>
        </w:rPr>
        <w:t xml:space="preserve"> — электроды и контакты. При одинаковых свойствах тканей сравниваются</w:t>
      </w:r>
    </w:p>
    <w:p w14:paraId="42E026FB" w14:textId="77777777" w:rsidR="003416EE" w:rsidRDefault="006041B4">
      <w:pPr>
        <w:pStyle w:val="af"/>
        <w:spacing w:before="120" w:after="120" w:line="264" w:lineRule="auto"/>
        <w:ind w:firstLine="0"/>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m:rPr>
              <m:sty m:val="bi"/>
            </m:rPr>
            <w:rPr>
              <w:rFonts w:ascii="Cambria Math" w:hAnsi="Cambria Math"/>
            </w:rPr>
            <m:t>ρ</m:t>
          </m:r>
          <m:r>
            <m:rPr>
              <m:scr m:val="script"/>
              <m:sty m:val="p"/>
            </m:rPr>
            <w:rPr>
              <w:rFonts w:ascii="Cambria Math" w:hAnsi="Cambria Math"/>
            </w:rPr>
            <m:t>,E)-</m:t>
          </m:r>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m:rPr>
              <m:sty m:val="bi"/>
            </m:rPr>
            <w:rPr>
              <w:rFonts w:ascii="Cambria Math" w:hAnsi="Cambria Math"/>
            </w:rPr>
            <m:t>ρ</m:t>
          </m:r>
          <m:r>
            <m:rPr>
              <m:scr m:val="script"/>
              <m:sty m:val="p"/>
            </m:rPr>
            <w:rPr>
              <w:rFonts w:ascii="Cambria Math" w:hAnsi="Cambria Math"/>
            </w:rPr>
            <m:t>,E),</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num>
            <m:den>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den>
          </m:f>
          <m:r>
            <m:rPr>
              <m:sty m:val="p"/>
            </m:rPr>
            <w:rPr>
              <w:rFonts w:ascii="Cambria Math" w:hAnsi="Cambria Math"/>
            </w:rPr>
            <m:t>.</m:t>
          </m:r>
          <m:r>
            <w:rPr>
              <w:rFonts w:ascii="Cambria Math" w:hAnsi="Cambria Math"/>
            </w:rPr>
            <m:t>  </m:t>
          </m:r>
          <m:r>
            <m:rPr>
              <m:nor/>
            </m:rPr>
            <m:t>(6.18)</m:t>
          </m:r>
        </m:oMath>
      </m:oMathPara>
    </w:p>
    <w:p w14:paraId="2C4448B2" w14:textId="77777777" w:rsidR="003416EE" w:rsidRPr="00674711" w:rsidRDefault="006041B4">
      <w:pPr>
        <w:pStyle w:val="FirstParagraph"/>
        <w:rPr>
          <w:lang w:val="ru-RU"/>
          <w:rPrChange w:id="2794" w:author="Nik K" w:date="2026-10-29T00:17:00Z">
            <w:rPr/>
          </w:rPrChange>
        </w:rPr>
      </w:pPr>
      <m:oMath>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lang w:val="ru-RU"/>
                <w:rPrChange w:id="2795" w:author="Nik K" w:date="2026-10-29T00:17:00Z">
                  <w:rPr>
                    <w:rFonts w:ascii="Cambria Math" w:hAnsi="Cambria Math"/>
                  </w:rPr>
                </w:rPrChange>
              </w:rPr>
              <m:t>0</m:t>
            </m:r>
          </m:sub>
        </m:sSub>
      </m:oMath>
      <w:r w:rsidRPr="00674711">
        <w:rPr>
          <w:lang w:val="ru-RU"/>
          <w:rPrChange w:id="2796" w:author="Nik K" w:date="2026-10-29T00:17:00Z">
            <w:rPr/>
          </w:rPrChange>
        </w:rPr>
        <w:t xml:space="preserve"> измеряется в 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2797" w:author="Nik K" w:date="2026-10-29T00:17:00Z">
            <w:rPr/>
          </w:rPrChange>
        </w:rPr>
        <w:t xml:space="preserve"> — в Ом/мл при объёмах </w:t>
      </w:r>
      <m:oMath>
        <m:sSub>
          <m:sSubPr>
            <m:ctrlPr>
              <w:rPr>
                <w:rFonts w:ascii="Cambria Math" w:hAnsi="Cambria Math"/>
              </w:rPr>
            </m:ctrlPr>
          </m:sSubPr>
          <m:e>
            <m:r>
              <w:rPr>
                <w:rFonts w:ascii="Cambria Math" w:hAnsi="Cambria Math"/>
              </w:rPr>
              <m:t>V</m:t>
            </m:r>
          </m:e>
          <m:sub>
            <m:r>
              <m:rPr>
                <m:sty m:val="p"/>
              </m:rPr>
              <w:rPr>
                <w:rFonts w:ascii="Cambria Math" w:hAnsi="Cambria Math"/>
                <w:lang w:val="ru-RU"/>
                <w:rPrChange w:id="2798" w:author="Nik K" w:date="2026-10-29T00:17:00Z">
                  <w:rPr>
                    <w:rFonts w:ascii="Cambria Math" w:hAnsi="Cambria Math"/>
                  </w:rPr>
                </w:rPrChange>
              </w:rPr>
              <m:t>±</m:t>
            </m:r>
          </m:sub>
        </m:sSub>
      </m:oMath>
      <w:r w:rsidRPr="00674711">
        <w:rPr>
          <w:lang w:val="ru-RU"/>
          <w:rPrChange w:id="2799" w:author="Nik K" w:date="2026-10-29T00:17:00Z">
            <w:rPr/>
          </w:rPrChange>
        </w:rPr>
        <w:t xml:space="preserve"> в мл. Малое базовое различие не гарантирует близости объёмных чувствительностей. Сравнение при общих </w:t>
      </w:r>
      <m:oMath>
        <m:r>
          <w:rPr>
            <w:rFonts w:ascii="Cambria Math" w:hAnsi="Cambria Math"/>
          </w:rPr>
          <m:t>ρ</m:t>
        </m:r>
      </m:oMath>
      <w:r w:rsidRPr="00674711">
        <w:rPr>
          <w:lang w:val="ru-RU"/>
          <w:rPrChange w:id="2800" w:author="Nik K" w:date="2026-10-29T00:17:00Z">
            <w:rPr/>
          </w:rPrChange>
        </w:rPr>
        <w:t xml:space="preserve"> проверяет формы в заданном материальном окружении. Подбор собственных эффективных параметров каждой формы проверяет уже пару «геометрия и свойства» и т</w:t>
      </w:r>
      <w:proofErr w:type="spellStart"/>
      <w:r w:rsidRPr="00674711">
        <w:rPr>
          <w:lang w:val="ru-RU"/>
          <w:rPrChange w:id="2801" w:author="Nik K" w:date="2026-10-29T00:17:00Z">
            <w:rPr/>
          </w:rPrChange>
        </w:rPr>
        <w:t>ребует</w:t>
      </w:r>
      <w:proofErr w:type="spellEnd"/>
      <w:r w:rsidRPr="00674711">
        <w:rPr>
          <w:lang w:val="ru-RU"/>
          <w:rPrChange w:id="2802" w:author="Nik K" w:date="2026-10-29T00:17:00Z">
            <w:rPr/>
          </w:rPrChange>
        </w:rPr>
        <w:t xml:space="preserve"> независимого контроля объёма и динамического закона.</w:t>
      </w:r>
    </w:p>
    <w:p w14:paraId="52A5A284" w14:textId="77777777" w:rsidR="003416EE" w:rsidRDefault="006041B4">
      <w:pPr>
        <w:pStyle w:val="af"/>
      </w:pPr>
      <w:r>
        <w:t xml:space="preserve">Первоначальное исследование STL, G1 и L1 содержит 54 состояния: три формы, два материальных сценария, три объёма 0,95/1,00/1,05 от исходного и шесть осевых сдвигов ±5 мм. Номинальный объём — 578,720801 мл. Использованы общая сетка, частота 79 505 Гц, ток 7,234 мА и отведение «рука–рука»: четыре дисковых контакта диаметром 5 мм, расстояние токового и измерительного контакта с каждой стороны 100 мм. Это модельная установка, не подтверждённые координаты конкретной записи [72]. Материальные условия приведены в таблице 6.6. Эти 54 состояния позднее вошли в расширенную серию из 810 состояний; её результаты изложены в главах 7–9. Ниже сохранены исходные условия и секущие </w:t>
      </w:r>
      <w:r>
        <w:lastRenderedPageBreak/>
        <w:t>коэффициенты первого сравнения, которые не следует смешивать с уточнёнными локальными производными.</w:t>
      </w:r>
    </w:p>
    <w:p w14:paraId="3758713A" w14:textId="77777777" w:rsidR="003416EE" w:rsidRDefault="006041B4">
      <w:pPr>
        <w:pStyle w:val="af5"/>
        <w:keepNext/>
      </w:pPr>
      <w:r>
        <w:t xml:space="preserve">Таблица 6.6 — Материальные условия электрического сравнения форм, </w:t>
      </w:r>
      <w:proofErr w:type="spellStart"/>
      <w:r>
        <w:t>Ом·м</w:t>
      </w:r>
      <w:proofErr w:type="spellEnd"/>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295"/>
        <w:gridCol w:w="1509"/>
        <w:gridCol w:w="1643"/>
        <w:gridCol w:w="1306"/>
        <w:gridCol w:w="1436"/>
        <w:gridCol w:w="1306"/>
      </w:tblGrid>
      <w:tr w:rsidR="003416EE" w14:paraId="4343BBE7" w14:textId="77777777">
        <w:trPr>
          <w:cantSplit/>
          <w:tblHeader/>
        </w:trPr>
        <w:tc>
          <w:tcPr>
            <w:tcW w:w="2260" w:type="dxa"/>
            <w:shd w:val="clear" w:color="auto" w:fill="EDEDED"/>
          </w:tcPr>
          <w:p w14:paraId="56FC9EA7" w14:textId="77777777" w:rsidR="003416EE" w:rsidRDefault="006041B4">
            <w:pPr>
              <w:keepNext/>
              <w:spacing w:before="60" w:after="60" w:line="240" w:lineRule="auto"/>
              <w:ind w:firstLine="0"/>
              <w:jc w:val="left"/>
            </w:pPr>
            <w:r>
              <w:rPr>
                <w:b/>
                <w:sz w:val="22"/>
              </w:rPr>
              <w:t>Сценарий</w:t>
            </w:r>
          </w:p>
        </w:tc>
        <w:tc>
          <w:tcPr>
            <w:tcW w:w="1486" w:type="dxa"/>
            <w:shd w:val="clear" w:color="auto" w:fill="EDEDED"/>
          </w:tcPr>
          <w:p w14:paraId="345F4BAE" w14:textId="77777777" w:rsidR="003416EE" w:rsidRDefault="006041B4">
            <w:pPr>
              <w:keepNext/>
              <w:spacing w:before="60" w:after="60" w:line="240" w:lineRule="auto"/>
              <w:ind w:firstLine="0"/>
              <w:jc w:val="left"/>
            </w:pPr>
            <w:proofErr w:type="spellStart"/>
            <w:r>
              <w:rPr>
                <w:b/>
                <w:sz w:val="22"/>
              </w:rPr>
              <w:t>Мягкотканный</w:t>
            </w:r>
            <w:proofErr w:type="spellEnd"/>
            <w:r>
              <w:rPr>
                <w:b/>
                <w:sz w:val="22"/>
              </w:rPr>
              <w:t xml:space="preserve"> фон</w:t>
            </w:r>
          </w:p>
        </w:tc>
        <w:tc>
          <w:tcPr>
            <w:tcW w:w="1619" w:type="dxa"/>
            <w:shd w:val="clear" w:color="auto" w:fill="EDEDED"/>
          </w:tcPr>
          <w:p w14:paraId="46E711FA" w14:textId="77777777" w:rsidR="003416EE" w:rsidRDefault="006041B4">
            <w:pPr>
              <w:keepNext/>
              <w:spacing w:before="60" w:after="60" w:line="240" w:lineRule="auto"/>
              <w:ind w:firstLine="0"/>
              <w:jc w:val="left"/>
            </w:pPr>
            <w:r>
              <w:rPr>
                <w:b/>
                <w:sz w:val="22"/>
              </w:rPr>
              <w:t>Лёгочный компартмент</w:t>
            </w:r>
          </w:p>
        </w:tc>
        <w:tc>
          <w:tcPr>
            <w:tcW w:w="1287" w:type="dxa"/>
            <w:shd w:val="clear" w:color="auto" w:fill="EDEDED"/>
          </w:tcPr>
          <w:p w14:paraId="29A96D67" w14:textId="77777777" w:rsidR="003416EE" w:rsidRDefault="006041B4">
            <w:pPr>
              <w:keepNext/>
              <w:spacing w:before="60" w:after="60" w:line="240" w:lineRule="auto"/>
              <w:ind w:firstLine="0"/>
              <w:jc w:val="left"/>
            </w:pPr>
            <w:r>
              <w:rPr>
                <w:b/>
                <w:sz w:val="22"/>
              </w:rPr>
              <w:t>Кость</w:t>
            </w:r>
          </w:p>
        </w:tc>
        <w:tc>
          <w:tcPr>
            <w:tcW w:w="1415" w:type="dxa"/>
            <w:shd w:val="clear" w:color="auto" w:fill="EDEDED"/>
          </w:tcPr>
          <w:p w14:paraId="63D6CA21" w14:textId="77777777" w:rsidR="003416EE" w:rsidRDefault="006041B4">
            <w:pPr>
              <w:keepNext/>
              <w:spacing w:before="60" w:after="60" w:line="240" w:lineRule="auto"/>
              <w:ind w:firstLine="0"/>
              <w:jc w:val="left"/>
            </w:pPr>
            <w:r>
              <w:rPr>
                <w:b/>
                <w:sz w:val="22"/>
              </w:rPr>
              <w:t>Целое сердце</w:t>
            </w:r>
          </w:p>
        </w:tc>
        <w:tc>
          <w:tcPr>
            <w:tcW w:w="1287" w:type="dxa"/>
            <w:shd w:val="clear" w:color="auto" w:fill="EDEDED"/>
          </w:tcPr>
          <w:p w14:paraId="4215394B" w14:textId="77777777" w:rsidR="003416EE" w:rsidRDefault="006041B4">
            <w:pPr>
              <w:keepNext/>
              <w:spacing w:before="60" w:after="60" w:line="240" w:lineRule="auto"/>
              <w:ind w:firstLine="0"/>
              <w:jc w:val="left"/>
            </w:pPr>
            <w:r>
              <w:rPr>
                <w:b/>
                <w:sz w:val="22"/>
              </w:rPr>
              <w:t>Жир</w:t>
            </w:r>
          </w:p>
        </w:tc>
      </w:tr>
      <w:tr w:rsidR="003416EE" w14:paraId="0640CDD3" w14:textId="77777777">
        <w:trPr>
          <w:cantSplit/>
        </w:trPr>
        <w:tc>
          <w:tcPr>
            <w:tcW w:w="2260" w:type="dxa"/>
          </w:tcPr>
          <w:p w14:paraId="188C559A" w14:textId="77777777" w:rsidR="003416EE" w:rsidRDefault="006041B4">
            <w:pPr>
              <w:spacing w:before="60" w:after="60" w:line="240" w:lineRule="auto"/>
              <w:ind w:firstLine="0"/>
              <w:jc w:val="left"/>
            </w:pPr>
            <w:r>
              <w:rPr>
                <w:sz w:val="22"/>
              </w:rPr>
              <w:t xml:space="preserve">Диагностический, сердце 4 </w:t>
            </w:r>
            <w:proofErr w:type="spellStart"/>
            <w:r>
              <w:rPr>
                <w:sz w:val="22"/>
              </w:rPr>
              <w:t>Ом·м</w:t>
            </w:r>
            <w:proofErr w:type="spellEnd"/>
          </w:p>
        </w:tc>
        <w:tc>
          <w:tcPr>
            <w:tcW w:w="1486" w:type="dxa"/>
          </w:tcPr>
          <w:p w14:paraId="5ABCAFC3" w14:textId="77777777" w:rsidR="003416EE" w:rsidRDefault="006041B4">
            <w:pPr>
              <w:spacing w:before="60" w:after="60" w:line="240" w:lineRule="auto"/>
              <w:ind w:firstLine="0"/>
              <w:jc w:val="left"/>
            </w:pPr>
            <w:r>
              <w:rPr>
                <w:sz w:val="22"/>
              </w:rPr>
              <w:t>2,853969</w:t>
            </w:r>
          </w:p>
        </w:tc>
        <w:tc>
          <w:tcPr>
            <w:tcW w:w="1619" w:type="dxa"/>
          </w:tcPr>
          <w:p w14:paraId="13AFBC3C" w14:textId="77777777" w:rsidR="003416EE" w:rsidRDefault="006041B4">
            <w:pPr>
              <w:spacing w:before="60" w:after="60" w:line="240" w:lineRule="auto"/>
              <w:ind w:firstLine="0"/>
              <w:jc w:val="left"/>
            </w:pPr>
            <w:r>
              <w:rPr>
                <w:sz w:val="22"/>
              </w:rPr>
              <w:t>18,468929</w:t>
            </w:r>
          </w:p>
        </w:tc>
        <w:tc>
          <w:tcPr>
            <w:tcW w:w="1287" w:type="dxa"/>
          </w:tcPr>
          <w:p w14:paraId="57D50EF4" w14:textId="77777777" w:rsidR="003416EE" w:rsidRDefault="006041B4">
            <w:pPr>
              <w:spacing w:before="60" w:after="60" w:line="240" w:lineRule="auto"/>
              <w:ind w:firstLine="0"/>
              <w:jc w:val="left"/>
            </w:pPr>
            <w:r>
              <w:rPr>
                <w:sz w:val="22"/>
              </w:rPr>
              <w:t>19,147705</w:t>
            </w:r>
          </w:p>
        </w:tc>
        <w:tc>
          <w:tcPr>
            <w:tcW w:w="1415" w:type="dxa"/>
          </w:tcPr>
          <w:p w14:paraId="23AB9995" w14:textId="77777777" w:rsidR="003416EE" w:rsidRDefault="006041B4">
            <w:pPr>
              <w:spacing w:before="60" w:after="60" w:line="240" w:lineRule="auto"/>
              <w:ind w:firstLine="0"/>
              <w:jc w:val="left"/>
            </w:pPr>
            <w:r>
              <w:rPr>
                <w:sz w:val="22"/>
              </w:rPr>
              <w:t>4,000000</w:t>
            </w:r>
          </w:p>
        </w:tc>
        <w:tc>
          <w:tcPr>
            <w:tcW w:w="1287" w:type="dxa"/>
          </w:tcPr>
          <w:p w14:paraId="092FB509" w14:textId="77777777" w:rsidR="003416EE" w:rsidRDefault="006041B4">
            <w:pPr>
              <w:spacing w:before="60" w:after="60" w:line="240" w:lineRule="auto"/>
              <w:ind w:firstLine="0"/>
              <w:jc w:val="left"/>
            </w:pPr>
            <w:r>
              <w:rPr>
                <w:sz w:val="22"/>
              </w:rPr>
              <w:t>23,063216</w:t>
            </w:r>
          </w:p>
        </w:tc>
      </w:tr>
      <w:tr w:rsidR="003416EE" w14:paraId="2B905ABD" w14:textId="77777777">
        <w:trPr>
          <w:cantSplit/>
        </w:trPr>
        <w:tc>
          <w:tcPr>
            <w:tcW w:w="2260" w:type="dxa"/>
          </w:tcPr>
          <w:p w14:paraId="7F24C9ED" w14:textId="0820A457" w:rsidR="003416EE" w:rsidRDefault="006041B4">
            <w:pPr>
              <w:spacing w:before="60" w:after="60" w:line="240" w:lineRule="auto"/>
              <w:ind w:firstLine="0"/>
              <w:jc w:val="left"/>
            </w:pPr>
            <w:r>
              <w:rPr>
                <w:sz w:val="22"/>
              </w:rPr>
              <w:t xml:space="preserve">Общая условная </w:t>
            </w:r>
            <w:del w:id="2803" w:author="Nik K" w:date="2026-10-29T07:56:00Z">
              <w:r w:rsidDel="00695238">
                <w:rPr>
                  <w:sz w:val="22"/>
                </w:rPr>
                <w:delText xml:space="preserve">опора </w:delText>
              </w:r>
            </w:del>
            <w:proofErr w:type="spellStart"/>
            <w:ins w:id="2804" w:author="Nik K" w:date="2026-10-29T07:56:00Z">
              <w:r w:rsidR="00695238">
                <w:rPr>
                  <w:sz w:val="22"/>
                </w:rPr>
                <w:t>зависисмочть</w:t>
              </w:r>
              <w:proofErr w:type="spellEnd"/>
              <w:r w:rsidR="00695238">
                <w:rPr>
                  <w:sz w:val="22"/>
                </w:rPr>
                <w:t xml:space="preserve"> </w:t>
              </w:r>
            </w:ins>
            <w:r>
              <w:rPr>
                <w:sz w:val="22"/>
              </w:rPr>
              <w:t>по подгонке STL</w:t>
            </w:r>
          </w:p>
        </w:tc>
        <w:tc>
          <w:tcPr>
            <w:tcW w:w="1486" w:type="dxa"/>
          </w:tcPr>
          <w:p w14:paraId="416384BB" w14:textId="77777777" w:rsidR="003416EE" w:rsidRDefault="006041B4">
            <w:pPr>
              <w:spacing w:before="60" w:after="60" w:line="240" w:lineRule="auto"/>
              <w:ind w:firstLine="0"/>
              <w:jc w:val="left"/>
            </w:pPr>
            <w:r>
              <w:rPr>
                <w:sz w:val="22"/>
              </w:rPr>
              <w:t>2,888793</w:t>
            </w:r>
          </w:p>
        </w:tc>
        <w:tc>
          <w:tcPr>
            <w:tcW w:w="1619" w:type="dxa"/>
          </w:tcPr>
          <w:p w14:paraId="21E7C8AF" w14:textId="77777777" w:rsidR="003416EE" w:rsidRDefault="006041B4">
            <w:pPr>
              <w:spacing w:before="60" w:after="60" w:line="240" w:lineRule="auto"/>
              <w:ind w:firstLine="0"/>
              <w:jc w:val="left"/>
            </w:pPr>
            <w:r>
              <w:rPr>
                <w:sz w:val="22"/>
              </w:rPr>
              <w:t>17,997668</w:t>
            </w:r>
          </w:p>
        </w:tc>
        <w:tc>
          <w:tcPr>
            <w:tcW w:w="1287" w:type="dxa"/>
          </w:tcPr>
          <w:p w14:paraId="540AB7BE" w14:textId="77777777" w:rsidR="003416EE" w:rsidRDefault="006041B4">
            <w:pPr>
              <w:spacing w:before="60" w:after="60" w:line="240" w:lineRule="auto"/>
              <w:ind w:firstLine="0"/>
              <w:jc w:val="left"/>
            </w:pPr>
            <w:r>
              <w:rPr>
                <w:sz w:val="22"/>
              </w:rPr>
              <w:t>19,147705</w:t>
            </w:r>
          </w:p>
        </w:tc>
        <w:tc>
          <w:tcPr>
            <w:tcW w:w="1415" w:type="dxa"/>
          </w:tcPr>
          <w:p w14:paraId="3A37C984" w14:textId="77777777" w:rsidR="003416EE" w:rsidRDefault="006041B4">
            <w:pPr>
              <w:spacing w:before="60" w:after="60" w:line="240" w:lineRule="auto"/>
              <w:ind w:firstLine="0"/>
              <w:jc w:val="left"/>
            </w:pPr>
            <w:r>
              <w:rPr>
                <w:sz w:val="22"/>
              </w:rPr>
              <w:t>23,468976</w:t>
            </w:r>
          </w:p>
        </w:tc>
        <w:tc>
          <w:tcPr>
            <w:tcW w:w="1287" w:type="dxa"/>
          </w:tcPr>
          <w:p w14:paraId="093AB076" w14:textId="77777777" w:rsidR="003416EE" w:rsidRDefault="006041B4">
            <w:pPr>
              <w:spacing w:before="60" w:after="60" w:line="240" w:lineRule="auto"/>
              <w:ind w:firstLine="0"/>
              <w:jc w:val="left"/>
            </w:pPr>
            <w:r>
              <w:rPr>
                <w:sz w:val="22"/>
              </w:rPr>
              <w:t>23,063216</w:t>
            </w:r>
          </w:p>
        </w:tc>
      </w:tr>
    </w:tbl>
    <w:p w14:paraId="5BF5BD28" w14:textId="77777777" w:rsidR="003416EE" w:rsidRDefault="006041B4">
      <w:pPr>
        <w:pStyle w:val="af"/>
      </w:pPr>
      <w:r>
        <w:t>Оба набора имеют сценарный статус. Сердечное сопротивление относится к эффективной области целиком и не является независимо измеренным сопротивлением миокарда или крови.</w:t>
      </w:r>
    </w:p>
    <w:p w14:paraId="7D667FB8" w14:textId="77777777" w:rsidR="003416EE" w:rsidRDefault="006041B4">
      <w:pPr>
        <w:pStyle w:val="af"/>
      </w:pPr>
      <w:r>
        <w:t>Прежняя сердечная область при замене заполняется мягким материалом, новая форма получает приоритет внутри своей области; фон между вариантами сохранён. Это определённое правило замещения, без механического вытеснения соседних органов. Таблица 6.7 сопоставляет базовый отклик и изменение при заданном объёмном воздействии.</w:t>
      </w:r>
    </w:p>
    <w:p w14:paraId="603EAE07" w14:textId="77777777" w:rsidR="003416EE" w:rsidRDefault="006041B4">
      <w:pPr>
        <w:pStyle w:val="af5"/>
        <w:keepNext/>
      </w:pPr>
      <w:r>
        <w:t>Таблица 6.7 — Базовый импеданс и объёмная чувствительность ТТРКГ при общих свойствах тканей</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641"/>
        <w:gridCol w:w="1966"/>
        <w:gridCol w:w="2437"/>
        <w:gridCol w:w="2451"/>
      </w:tblGrid>
      <w:tr w:rsidR="003416EE" w14:paraId="0A855721" w14:textId="77777777">
        <w:trPr>
          <w:cantSplit/>
          <w:tblHeader/>
        </w:trPr>
        <w:tc>
          <w:tcPr>
            <w:tcW w:w="2602" w:type="dxa"/>
            <w:shd w:val="clear" w:color="auto" w:fill="EDEDED"/>
          </w:tcPr>
          <w:p w14:paraId="5FA729DE" w14:textId="77777777" w:rsidR="003416EE" w:rsidRDefault="006041B4">
            <w:pPr>
              <w:keepNext/>
              <w:spacing w:before="60" w:after="60" w:line="240" w:lineRule="auto"/>
              <w:ind w:firstLine="0"/>
              <w:jc w:val="left"/>
            </w:pPr>
            <w:r>
              <w:rPr>
                <w:b/>
                <w:sz w:val="22"/>
              </w:rPr>
              <w:t>Сценарий</w:t>
            </w:r>
          </w:p>
        </w:tc>
        <w:tc>
          <w:tcPr>
            <w:tcW w:w="1937" w:type="dxa"/>
            <w:shd w:val="clear" w:color="auto" w:fill="EDEDED"/>
          </w:tcPr>
          <w:p w14:paraId="2AFE15FF" w14:textId="77777777" w:rsidR="003416EE" w:rsidRDefault="006041B4">
            <w:pPr>
              <w:keepNext/>
              <w:spacing w:before="60" w:after="60" w:line="240" w:lineRule="auto"/>
              <w:ind w:firstLine="0"/>
              <w:jc w:val="left"/>
            </w:pPr>
            <w:r>
              <w:rPr>
                <w:b/>
                <w:sz w:val="22"/>
              </w:rPr>
              <w:t>Форма</w:t>
            </w:r>
          </w:p>
        </w:tc>
        <w:tc>
          <w:tcPr>
            <w:tcW w:w="2401" w:type="dxa"/>
            <w:shd w:val="clear" w:color="auto" w:fill="EDEDED"/>
          </w:tcPr>
          <w:p w14:paraId="709EA423" w14:textId="77777777" w:rsidR="003416EE" w:rsidRDefault="006041B4">
            <w:pPr>
              <w:keepNext/>
              <w:spacing w:before="60" w:after="60" w:line="240" w:lineRule="auto"/>
              <w:ind w:firstLine="0"/>
              <w:jc w:val="left"/>
            </w:pPr>
            <w:r>
              <w:rPr>
                <w:b/>
                <w:sz w:val="22"/>
              </w:rPr>
              <w:t>Разность базового импеданса относительно STL, Ом</w:t>
            </w:r>
          </w:p>
        </w:tc>
        <w:tc>
          <w:tcPr>
            <w:tcW w:w="2415" w:type="dxa"/>
            <w:shd w:val="clear" w:color="auto" w:fill="EDEDED"/>
          </w:tcPr>
          <w:p w14:paraId="110BBE04" w14:textId="77777777" w:rsidR="003416EE" w:rsidRDefault="006041B4">
            <w:pPr>
              <w:keepNext/>
              <w:spacing w:before="60" w:after="60" w:line="240" w:lineRule="auto"/>
              <w:ind w:firstLine="0"/>
              <w:jc w:val="left"/>
            </w:pPr>
            <w:r>
              <w:rPr>
                <w:b/>
                <w:sz w:val="22"/>
              </w:rPr>
              <w:t>Объёмная чувствительность, мОм/мл</w:t>
            </w:r>
          </w:p>
        </w:tc>
      </w:tr>
      <w:tr w:rsidR="003416EE" w14:paraId="25D3262E" w14:textId="77777777">
        <w:trPr>
          <w:cantSplit/>
        </w:trPr>
        <w:tc>
          <w:tcPr>
            <w:tcW w:w="2602" w:type="dxa"/>
          </w:tcPr>
          <w:p w14:paraId="386C3EE4" w14:textId="77777777" w:rsidR="003416EE" w:rsidRDefault="006041B4">
            <w:pPr>
              <w:spacing w:before="60" w:after="60" w:line="240" w:lineRule="auto"/>
              <w:ind w:firstLine="0"/>
              <w:jc w:val="left"/>
            </w:pPr>
            <w:r>
              <w:rPr>
                <w:sz w:val="22"/>
              </w:rPr>
              <w:t xml:space="preserve">Сердце 4 </w:t>
            </w:r>
            <w:proofErr w:type="spellStart"/>
            <w:r>
              <w:rPr>
                <w:sz w:val="22"/>
              </w:rPr>
              <w:t>Ом·м</w:t>
            </w:r>
            <w:proofErr w:type="spellEnd"/>
          </w:p>
        </w:tc>
        <w:tc>
          <w:tcPr>
            <w:tcW w:w="1937" w:type="dxa"/>
          </w:tcPr>
          <w:p w14:paraId="2BB5899F" w14:textId="77777777" w:rsidR="003416EE" w:rsidRDefault="006041B4">
            <w:pPr>
              <w:spacing w:before="60" w:after="60" w:line="240" w:lineRule="auto"/>
              <w:ind w:firstLine="0"/>
              <w:jc w:val="left"/>
            </w:pPr>
            <w:r>
              <w:rPr>
                <w:sz w:val="22"/>
              </w:rPr>
              <w:t>STL</w:t>
            </w:r>
          </w:p>
        </w:tc>
        <w:tc>
          <w:tcPr>
            <w:tcW w:w="2401" w:type="dxa"/>
          </w:tcPr>
          <w:p w14:paraId="6E6D559A" w14:textId="77777777" w:rsidR="003416EE" w:rsidRDefault="006041B4">
            <w:pPr>
              <w:spacing w:before="60" w:after="60" w:line="240" w:lineRule="auto"/>
              <w:ind w:firstLine="0"/>
              <w:jc w:val="left"/>
            </w:pPr>
            <w:r>
              <w:rPr>
                <w:sz w:val="22"/>
              </w:rPr>
              <w:t>0</w:t>
            </w:r>
          </w:p>
        </w:tc>
        <w:tc>
          <w:tcPr>
            <w:tcW w:w="2415" w:type="dxa"/>
          </w:tcPr>
          <w:p w14:paraId="7379E1AA" w14:textId="77777777" w:rsidR="003416EE" w:rsidRDefault="006041B4">
            <w:pPr>
              <w:spacing w:before="60" w:after="60" w:line="240" w:lineRule="auto"/>
              <w:ind w:firstLine="0"/>
              <w:jc w:val="left"/>
            </w:pPr>
            <w:r>
              <w:rPr>
                <w:sz w:val="22"/>
              </w:rPr>
              <w:t>+0,175416</w:t>
            </w:r>
          </w:p>
        </w:tc>
      </w:tr>
      <w:tr w:rsidR="003416EE" w14:paraId="7C9CCB12" w14:textId="77777777">
        <w:trPr>
          <w:cantSplit/>
        </w:trPr>
        <w:tc>
          <w:tcPr>
            <w:tcW w:w="2602" w:type="dxa"/>
          </w:tcPr>
          <w:p w14:paraId="306C6A16" w14:textId="77777777" w:rsidR="003416EE" w:rsidRDefault="006041B4">
            <w:pPr>
              <w:spacing w:before="60" w:after="60" w:line="240" w:lineRule="auto"/>
              <w:ind w:firstLine="0"/>
              <w:jc w:val="left"/>
            </w:pPr>
            <w:r>
              <w:rPr>
                <w:sz w:val="22"/>
              </w:rPr>
              <w:t xml:space="preserve">Сердце 4 </w:t>
            </w:r>
            <w:proofErr w:type="spellStart"/>
            <w:r>
              <w:rPr>
                <w:sz w:val="22"/>
              </w:rPr>
              <w:t>Ом·м</w:t>
            </w:r>
            <w:proofErr w:type="spellEnd"/>
          </w:p>
        </w:tc>
        <w:tc>
          <w:tcPr>
            <w:tcW w:w="1937" w:type="dxa"/>
          </w:tcPr>
          <w:p w14:paraId="4A2E8A62" w14:textId="77777777" w:rsidR="003416EE" w:rsidRDefault="006041B4">
            <w:pPr>
              <w:spacing w:before="60" w:after="60" w:line="240" w:lineRule="auto"/>
              <w:ind w:firstLine="0"/>
              <w:jc w:val="left"/>
            </w:pPr>
            <w:r>
              <w:rPr>
                <w:sz w:val="22"/>
              </w:rPr>
              <w:t>G1</w:t>
            </w:r>
          </w:p>
        </w:tc>
        <w:tc>
          <w:tcPr>
            <w:tcW w:w="2401" w:type="dxa"/>
          </w:tcPr>
          <w:p w14:paraId="767FBADF" w14:textId="77777777" w:rsidR="003416EE" w:rsidRDefault="006041B4">
            <w:pPr>
              <w:spacing w:before="60" w:after="60" w:line="240" w:lineRule="auto"/>
              <w:ind w:firstLine="0"/>
              <w:jc w:val="left"/>
            </w:pPr>
            <w:r>
              <w:rPr>
                <w:sz w:val="22"/>
              </w:rPr>
              <w:t>−0,040034</w:t>
            </w:r>
          </w:p>
        </w:tc>
        <w:tc>
          <w:tcPr>
            <w:tcW w:w="2415" w:type="dxa"/>
          </w:tcPr>
          <w:p w14:paraId="1D310515" w14:textId="77777777" w:rsidR="003416EE" w:rsidRDefault="006041B4">
            <w:pPr>
              <w:spacing w:before="60" w:after="60" w:line="240" w:lineRule="auto"/>
              <w:ind w:firstLine="0"/>
              <w:jc w:val="left"/>
            </w:pPr>
            <w:r>
              <w:rPr>
                <w:sz w:val="22"/>
              </w:rPr>
              <w:t>−0,141640</w:t>
            </w:r>
          </w:p>
        </w:tc>
      </w:tr>
      <w:tr w:rsidR="003416EE" w14:paraId="3706E33E" w14:textId="77777777">
        <w:trPr>
          <w:cantSplit/>
        </w:trPr>
        <w:tc>
          <w:tcPr>
            <w:tcW w:w="2602" w:type="dxa"/>
          </w:tcPr>
          <w:p w14:paraId="26276694" w14:textId="77777777" w:rsidR="003416EE" w:rsidRDefault="006041B4">
            <w:pPr>
              <w:spacing w:before="60" w:after="60" w:line="240" w:lineRule="auto"/>
              <w:ind w:firstLine="0"/>
              <w:jc w:val="left"/>
            </w:pPr>
            <w:r>
              <w:rPr>
                <w:sz w:val="22"/>
              </w:rPr>
              <w:t xml:space="preserve">Сердце 4 </w:t>
            </w:r>
            <w:proofErr w:type="spellStart"/>
            <w:r>
              <w:rPr>
                <w:sz w:val="22"/>
              </w:rPr>
              <w:t>Ом·м</w:t>
            </w:r>
            <w:proofErr w:type="spellEnd"/>
          </w:p>
        </w:tc>
        <w:tc>
          <w:tcPr>
            <w:tcW w:w="1937" w:type="dxa"/>
          </w:tcPr>
          <w:p w14:paraId="50970B1D" w14:textId="77777777" w:rsidR="003416EE" w:rsidRDefault="006041B4">
            <w:pPr>
              <w:spacing w:before="60" w:after="60" w:line="240" w:lineRule="auto"/>
              <w:ind w:firstLine="0"/>
              <w:jc w:val="left"/>
            </w:pPr>
            <w:r>
              <w:rPr>
                <w:sz w:val="22"/>
              </w:rPr>
              <w:t>L1</w:t>
            </w:r>
          </w:p>
        </w:tc>
        <w:tc>
          <w:tcPr>
            <w:tcW w:w="2401" w:type="dxa"/>
          </w:tcPr>
          <w:p w14:paraId="4D923F16" w14:textId="77777777" w:rsidR="003416EE" w:rsidRDefault="006041B4">
            <w:pPr>
              <w:spacing w:before="60" w:after="60" w:line="240" w:lineRule="auto"/>
              <w:ind w:firstLine="0"/>
              <w:jc w:val="left"/>
            </w:pPr>
            <w:r>
              <w:rPr>
                <w:sz w:val="22"/>
              </w:rPr>
              <w:t>−0,017596</w:t>
            </w:r>
          </w:p>
        </w:tc>
        <w:tc>
          <w:tcPr>
            <w:tcW w:w="2415" w:type="dxa"/>
          </w:tcPr>
          <w:p w14:paraId="7E8B09E0" w14:textId="77777777" w:rsidR="003416EE" w:rsidRDefault="006041B4">
            <w:pPr>
              <w:spacing w:before="60" w:after="60" w:line="240" w:lineRule="auto"/>
              <w:ind w:firstLine="0"/>
              <w:jc w:val="left"/>
            </w:pPr>
            <w:r>
              <w:rPr>
                <w:sz w:val="22"/>
              </w:rPr>
              <w:t>+0,023567</w:t>
            </w:r>
          </w:p>
        </w:tc>
      </w:tr>
      <w:tr w:rsidR="003416EE" w14:paraId="0C5F7736" w14:textId="77777777">
        <w:trPr>
          <w:cantSplit/>
        </w:trPr>
        <w:tc>
          <w:tcPr>
            <w:tcW w:w="2602" w:type="dxa"/>
          </w:tcPr>
          <w:p w14:paraId="1E488795" w14:textId="6EE5AAF8" w:rsidR="003416EE" w:rsidRDefault="006041B4">
            <w:pPr>
              <w:spacing w:before="60" w:after="60" w:line="240" w:lineRule="auto"/>
              <w:ind w:firstLine="0"/>
              <w:jc w:val="left"/>
            </w:pPr>
            <w:r>
              <w:rPr>
                <w:sz w:val="22"/>
              </w:rPr>
              <w:t xml:space="preserve">Общая </w:t>
            </w:r>
            <w:del w:id="2805" w:author="Nik K" w:date="2026-10-29T07:56:00Z">
              <w:r w:rsidDel="00695238">
                <w:rPr>
                  <w:sz w:val="22"/>
                </w:rPr>
                <w:delText xml:space="preserve">опора </w:delText>
              </w:r>
            </w:del>
            <w:ins w:id="2806" w:author="Nik K" w:date="2026-10-29T07:56:00Z">
              <w:r w:rsidR="00695238">
                <w:rPr>
                  <w:sz w:val="22"/>
                </w:rPr>
                <w:t>зависимость</w:t>
              </w:r>
              <w:r w:rsidR="00695238">
                <w:rPr>
                  <w:sz w:val="22"/>
                </w:rPr>
                <w:t xml:space="preserve"> </w:t>
              </w:r>
            </w:ins>
            <w:r>
              <w:rPr>
                <w:sz w:val="22"/>
              </w:rPr>
              <w:t>по STL</w:t>
            </w:r>
          </w:p>
        </w:tc>
        <w:tc>
          <w:tcPr>
            <w:tcW w:w="1937" w:type="dxa"/>
          </w:tcPr>
          <w:p w14:paraId="5F863299" w14:textId="77777777" w:rsidR="003416EE" w:rsidRDefault="006041B4">
            <w:pPr>
              <w:spacing w:before="60" w:after="60" w:line="240" w:lineRule="auto"/>
              <w:ind w:firstLine="0"/>
              <w:jc w:val="left"/>
            </w:pPr>
            <w:r>
              <w:rPr>
                <w:sz w:val="22"/>
              </w:rPr>
              <w:t>STL</w:t>
            </w:r>
          </w:p>
        </w:tc>
        <w:tc>
          <w:tcPr>
            <w:tcW w:w="2401" w:type="dxa"/>
          </w:tcPr>
          <w:p w14:paraId="3A4FFEC2" w14:textId="77777777" w:rsidR="003416EE" w:rsidRDefault="006041B4">
            <w:pPr>
              <w:spacing w:before="60" w:after="60" w:line="240" w:lineRule="auto"/>
              <w:ind w:firstLine="0"/>
              <w:jc w:val="left"/>
            </w:pPr>
            <w:r>
              <w:rPr>
                <w:sz w:val="22"/>
              </w:rPr>
              <w:t>0</w:t>
            </w:r>
          </w:p>
        </w:tc>
        <w:tc>
          <w:tcPr>
            <w:tcW w:w="2415" w:type="dxa"/>
          </w:tcPr>
          <w:p w14:paraId="29ED36E3" w14:textId="77777777" w:rsidR="003416EE" w:rsidRDefault="006041B4">
            <w:pPr>
              <w:spacing w:before="60" w:after="60" w:line="240" w:lineRule="auto"/>
              <w:ind w:firstLine="0"/>
              <w:jc w:val="left"/>
            </w:pPr>
            <w:r>
              <w:rPr>
                <w:sz w:val="22"/>
              </w:rPr>
              <w:t>+1,294387</w:t>
            </w:r>
          </w:p>
        </w:tc>
      </w:tr>
      <w:tr w:rsidR="003416EE" w14:paraId="00E58B95" w14:textId="77777777">
        <w:trPr>
          <w:cantSplit/>
        </w:trPr>
        <w:tc>
          <w:tcPr>
            <w:tcW w:w="2602" w:type="dxa"/>
          </w:tcPr>
          <w:p w14:paraId="456D16CD" w14:textId="799FC301" w:rsidR="003416EE" w:rsidRDefault="00695238">
            <w:pPr>
              <w:spacing w:before="60" w:after="60" w:line="240" w:lineRule="auto"/>
              <w:ind w:firstLine="0"/>
              <w:jc w:val="left"/>
            </w:pPr>
            <w:ins w:id="2807" w:author="Nik K" w:date="2026-10-29T07:56:00Z">
              <w:r>
                <w:rPr>
                  <w:sz w:val="22"/>
                </w:rPr>
                <w:t>Общая зависимость</w:t>
              </w:r>
              <w:r>
                <w:rPr>
                  <w:sz w:val="22"/>
                </w:rPr>
                <w:t xml:space="preserve"> </w:t>
              </w:r>
              <w:r>
                <w:rPr>
                  <w:sz w:val="22"/>
                </w:rPr>
                <w:t>по STL</w:t>
              </w:r>
            </w:ins>
            <w:del w:id="2808" w:author="Nik K" w:date="2026-10-29T07:56:00Z">
              <w:r w:rsidR="006041B4" w:rsidDel="00695238">
                <w:rPr>
                  <w:sz w:val="22"/>
                </w:rPr>
                <w:delText>Общая опора по STL</w:delText>
              </w:r>
            </w:del>
          </w:p>
        </w:tc>
        <w:tc>
          <w:tcPr>
            <w:tcW w:w="1937" w:type="dxa"/>
          </w:tcPr>
          <w:p w14:paraId="05109B8E" w14:textId="77777777" w:rsidR="003416EE" w:rsidRDefault="006041B4">
            <w:pPr>
              <w:spacing w:before="60" w:after="60" w:line="240" w:lineRule="auto"/>
              <w:ind w:firstLine="0"/>
              <w:jc w:val="left"/>
            </w:pPr>
            <w:r>
              <w:rPr>
                <w:sz w:val="22"/>
              </w:rPr>
              <w:t>G1</w:t>
            </w:r>
          </w:p>
        </w:tc>
        <w:tc>
          <w:tcPr>
            <w:tcW w:w="2401" w:type="dxa"/>
          </w:tcPr>
          <w:p w14:paraId="692C4B55" w14:textId="77777777" w:rsidR="003416EE" w:rsidRDefault="006041B4">
            <w:pPr>
              <w:spacing w:before="60" w:after="60" w:line="240" w:lineRule="auto"/>
              <w:ind w:firstLine="0"/>
              <w:jc w:val="left"/>
            </w:pPr>
            <w:r>
              <w:rPr>
                <w:sz w:val="22"/>
              </w:rPr>
              <w:t>−0,042417</w:t>
            </w:r>
          </w:p>
        </w:tc>
        <w:tc>
          <w:tcPr>
            <w:tcW w:w="2415" w:type="dxa"/>
          </w:tcPr>
          <w:p w14:paraId="6352F749" w14:textId="77777777" w:rsidR="003416EE" w:rsidRDefault="006041B4">
            <w:pPr>
              <w:spacing w:before="60" w:after="60" w:line="240" w:lineRule="auto"/>
              <w:ind w:firstLine="0"/>
              <w:jc w:val="left"/>
            </w:pPr>
            <w:r>
              <w:rPr>
                <w:sz w:val="22"/>
              </w:rPr>
              <w:t>+0,776577</w:t>
            </w:r>
          </w:p>
        </w:tc>
      </w:tr>
      <w:tr w:rsidR="003416EE" w14:paraId="553E0E74" w14:textId="77777777">
        <w:trPr>
          <w:cantSplit/>
        </w:trPr>
        <w:tc>
          <w:tcPr>
            <w:tcW w:w="2602" w:type="dxa"/>
          </w:tcPr>
          <w:p w14:paraId="0128815D" w14:textId="321A6711" w:rsidR="003416EE" w:rsidRDefault="00695238">
            <w:pPr>
              <w:spacing w:before="60" w:after="60" w:line="240" w:lineRule="auto"/>
              <w:ind w:firstLine="0"/>
              <w:jc w:val="left"/>
            </w:pPr>
            <w:ins w:id="2809" w:author="Nik K" w:date="2026-10-29T07:57:00Z">
              <w:r>
                <w:rPr>
                  <w:sz w:val="22"/>
                </w:rPr>
                <w:t>Общая зависимость</w:t>
              </w:r>
              <w:r>
                <w:rPr>
                  <w:sz w:val="22"/>
                </w:rPr>
                <w:t xml:space="preserve"> </w:t>
              </w:r>
              <w:r>
                <w:rPr>
                  <w:sz w:val="22"/>
                </w:rPr>
                <w:t>по STL</w:t>
              </w:r>
            </w:ins>
            <w:del w:id="2810" w:author="Nik K" w:date="2026-10-29T07:57:00Z">
              <w:r w:rsidR="006041B4" w:rsidDel="00695238">
                <w:rPr>
                  <w:sz w:val="22"/>
                </w:rPr>
                <w:delText>Общая опора по STL</w:delText>
              </w:r>
            </w:del>
          </w:p>
        </w:tc>
        <w:tc>
          <w:tcPr>
            <w:tcW w:w="1937" w:type="dxa"/>
          </w:tcPr>
          <w:p w14:paraId="09F7830A" w14:textId="77777777" w:rsidR="003416EE" w:rsidRDefault="006041B4">
            <w:pPr>
              <w:spacing w:before="60" w:after="60" w:line="240" w:lineRule="auto"/>
              <w:ind w:firstLine="0"/>
              <w:jc w:val="left"/>
            </w:pPr>
            <w:r>
              <w:rPr>
                <w:sz w:val="22"/>
              </w:rPr>
              <w:t>L1</w:t>
            </w:r>
          </w:p>
        </w:tc>
        <w:tc>
          <w:tcPr>
            <w:tcW w:w="2401" w:type="dxa"/>
          </w:tcPr>
          <w:p w14:paraId="776AC2B9" w14:textId="77777777" w:rsidR="003416EE" w:rsidRDefault="006041B4">
            <w:pPr>
              <w:spacing w:before="60" w:after="60" w:line="240" w:lineRule="auto"/>
              <w:ind w:firstLine="0"/>
              <w:jc w:val="left"/>
            </w:pPr>
            <w:r>
              <w:rPr>
                <w:sz w:val="22"/>
              </w:rPr>
              <w:t>−0,045926</w:t>
            </w:r>
          </w:p>
        </w:tc>
        <w:tc>
          <w:tcPr>
            <w:tcW w:w="2415" w:type="dxa"/>
          </w:tcPr>
          <w:p w14:paraId="55BD2B96" w14:textId="77777777" w:rsidR="003416EE" w:rsidRDefault="006041B4">
            <w:pPr>
              <w:spacing w:before="60" w:after="60" w:line="240" w:lineRule="auto"/>
              <w:ind w:firstLine="0"/>
              <w:jc w:val="left"/>
            </w:pPr>
            <w:r>
              <w:rPr>
                <w:sz w:val="22"/>
              </w:rPr>
              <w:t>+0,906762</w:t>
            </w:r>
          </w:p>
        </w:tc>
      </w:tr>
    </w:tbl>
    <w:p w14:paraId="48BD66BC" w14:textId="77777777" w:rsidR="003416EE" w:rsidRDefault="006041B4">
      <w:pPr>
        <w:pStyle w:val="af"/>
      </w:pPr>
      <w:r>
        <w:t xml:space="preserve">Базовые </w:t>
      </w:r>
      <w:proofErr w:type="spellStart"/>
      <w:r>
        <w:t>импедансы</w:t>
      </w:r>
      <w:proofErr w:type="spellEnd"/>
      <w:r>
        <w:t xml:space="preserve"> STL равны соответственно 93,135970 и 94,303026 Ом. Производная получена по состояниям ±5% объёма с интегрированной </w:t>
      </w:r>
      <w:r>
        <w:lastRenderedPageBreak/>
        <w:t>разностью объёмов в знаменателе. Таблица содержит исходное базовое сравнение без дополнительного линейного приведения объёмов.</w:t>
      </w:r>
    </w:p>
    <w:p w14:paraId="251B1809" w14:textId="77777777" w:rsidR="003416EE" w:rsidRDefault="006041B4">
      <w:pPr>
        <w:pStyle w:val="af"/>
      </w:pPr>
      <w:r>
        <w:t xml:space="preserve">При 4 </w:t>
      </w:r>
      <w:proofErr w:type="spellStart"/>
      <w:r>
        <w:t>Ом·м</w:t>
      </w:r>
      <w:proofErr w:type="spellEnd"/>
      <w:r>
        <w:t xml:space="preserve"> сфера имеет противоположный STL знак объёмного отклика; при второй общей опоре знак положителен. Поэтому один фиксированный сценарий не позволяет отвергнуть сферу. Второй набор также не становится физиологически подтверждённым: изменены сопротивления не только сердца, но и фона и лёгкого.</w:t>
      </w:r>
    </w:p>
    <w:p w14:paraId="1B75CDAA" w14:textId="77777777" w:rsidR="003416EE" w:rsidRDefault="006041B4">
      <w:pPr>
        <w:pStyle w:val="af"/>
      </w:pPr>
      <w:r>
        <w:t>Во второй опоре базовые ошибки G1 и L1 составляют около −0,0450 и −0,0487%, тогда как объёмная чувствительность меньше STL на 40,0 и 29,9%. Это контрпример эквивалентности по одному импедансу. Интегральные базовые объёмы на конечной квадратуре также различаются: 578,525391; 578,722445; 578,688995 мл для STL, G1, L1. Аналитическое равенство объёмов не устраняет дискретизацию границы.</w:t>
      </w:r>
    </w:p>
    <w:p w14:paraId="115FB5AC" w14:textId="77777777" w:rsidR="003416EE" w:rsidRDefault="006041B4">
      <w:pPr>
        <w:pStyle w:val="af"/>
      </w:pPr>
      <w:r>
        <w:t xml:space="preserve">Условный вычислительный анализ завершён для сохранённых 54 состояний; он не является полной валидацией обратной задачи. В целевой схеме единый лёгочный компартмент и мягкие ткани сохраняют пульсовой вклад, в том числе на задержке дыхания. Оцениваемые ЭИТ изменения </w:t>
      </w:r>
      <m:oMath>
        <m:r>
          <m:rPr>
            <m:sty m:val="p"/>
          </m:rPr>
          <w:rPr>
            <w:rFonts w:ascii="Cambria Math" w:hAnsi="Cambria Math"/>
          </w:rPr>
          <m:t>Δ</m:t>
        </m:r>
        <m:r>
          <w:rPr>
            <w:rFonts w:ascii="Cambria Math" w:hAnsi="Cambria Math"/>
          </w:rPr>
          <m:t>ρ</m:t>
        </m:r>
      </m:oMath>
      <w:r>
        <w:t xml:space="preserve"> требуют пр</w:t>
      </w:r>
      <w:proofErr w:type="spellStart"/>
      <w:r>
        <w:t>оверки</w:t>
      </w:r>
      <w:proofErr w:type="spellEnd"/>
      <w:r>
        <w:t>: они могут поглотить геометрическое движение, и тогда тканевая поправка удалит часть искомого сигнала ТТРКГ. Изменение эффективной проводимости нельзя вторично учитывать как независимый эффект, если оно уже включено в объёмный закон состава.</w:t>
      </w:r>
    </w:p>
    <w:p w14:paraId="1FC942D4" w14:textId="77777777" w:rsidR="003416EE" w:rsidRDefault="006041B4">
      <w:pPr>
        <w:pStyle w:val="af"/>
        <w:keepNext/>
      </w:pPr>
      <w:r>
        <w:t>После тканевых поправок локальная связь геометрии и сигнала имеет вид</w:t>
      </w:r>
    </w:p>
    <w:p w14:paraId="07159377"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геом</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e>
            </m:mr>
            <m:mr>
              <m:e>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sSub>
                      <m:sSubPr>
                        <m:ctrlPr>
                          <w:rPr>
                            <w:rFonts w:ascii="Cambria Math" w:hAnsi="Cambria Math"/>
                          </w:rPr>
                        </m:ctrlPr>
                      </m:sSubPr>
                      <m:e>
                        <m:r>
                          <w:rPr>
                            <w:rFonts w:ascii="Cambria Math" w:hAnsi="Cambria Math"/>
                          </w:rPr>
                          <m:t>d</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e>
            </m:mr>
          </m:m>
          <m:r>
            <w:rPr>
              <w:rFonts w:ascii="Cambria Math" w:hAnsi="Cambria Math"/>
            </w:rPr>
            <m:t>  </m:t>
          </m:r>
          <m:r>
            <m:rPr>
              <m:nor/>
            </m:rPr>
            <m:t>(6.19)</m:t>
          </m:r>
        </m:oMath>
      </m:oMathPara>
    </w:p>
    <w:p w14:paraId="61C6E48A" w14:textId="77777777" w:rsidR="003416EE" w:rsidRPr="00674711" w:rsidRDefault="006B31AF">
      <w:pPr>
        <w:pStyle w:val="FirstParagraph"/>
        <w:rPr>
          <w:lang w:val="ru-RU"/>
          <w:rPrChange w:id="2811" w:author="Nik K" w:date="2026-10-29T00:17:00Z">
            <w:rPr/>
          </w:rPrChange>
        </w:rPr>
      </w:pP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lang w:val="ru-RU"/>
            <w:rPrChange w:id="2812" w:author="Nik K" w:date="2026-10-29T00:17: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lang w:val="ru-RU"/>
            <w:rPrChange w:id="2813" w:author="Nik K" w:date="2026-10-29T00:17: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z</m:t>
            </m:r>
          </m:sub>
        </m:sSub>
      </m:oMath>
      <w:r w:rsidR="006041B4" w:rsidRPr="00674711">
        <w:rPr>
          <w:lang w:val="ru-RU"/>
          <w:rPrChange w:id="2814" w:author="Nik K" w:date="2026-10-29T00:17:00Z">
            <w:rPr/>
          </w:rPrChange>
        </w:rPr>
        <w:t xml:space="preserve"> имеют единицы Ом/мм, </w:t>
      </w:r>
      <m:oMath>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lang w:val="ru-RU"/>
            <w:rPrChange w:id="2815" w:author="Nik K" w:date="2026-10-29T00:17:00Z">
              <w:rPr>
                <w:rFonts w:ascii="Cambria Math" w:hAnsi="Cambria Math"/>
              </w:rPr>
            </w:rPrChange>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lang w:val="ru-RU"/>
            <w:rPrChange w:id="2816" w:author="Nik K" w:date="2026-10-29T00:17:00Z">
              <w:rPr>
                <w:rFonts w:ascii="Cambria Math" w:hAnsi="Cambria Math"/>
              </w:rPr>
            </w:rPrChange>
          </w:rPr>
          <m:t>,</m:t>
        </m:r>
        <m:sSub>
          <m:sSubPr>
            <m:ctrlPr>
              <w:rPr>
                <w:rFonts w:ascii="Cambria Math" w:hAnsi="Cambria Math"/>
              </w:rPr>
            </m:ctrlPr>
          </m:sSubPr>
          <m:e>
            <m:r>
              <w:rPr>
                <w:rFonts w:ascii="Cambria Math" w:hAnsi="Cambria Math"/>
              </w:rPr>
              <m:t>d</m:t>
            </m:r>
          </m:e>
          <m:sub>
            <m:r>
              <w:rPr>
                <w:rFonts w:ascii="Cambria Math" w:hAnsi="Cambria Math"/>
              </w:rPr>
              <m:t>z</m:t>
            </m:r>
          </m:sub>
        </m:sSub>
      </m:oMath>
      <w:r w:rsidR="006041B4" w:rsidRPr="00674711">
        <w:rPr>
          <w:lang w:val="ru-RU"/>
          <w:rPrChange w:id="2817" w:author="Nik K" w:date="2026-10-29T00:17:00Z">
            <w:rPr/>
          </w:rPrChange>
        </w:rPr>
        <w:t xml:space="preserve"> — мм; ошибка объёма справа выражена в мл. Она описывает только игнорируемое движение; ошибки поправки, измерения и прямой модели добавляются отдельно. Один скалярный канал не разделяет четыре свободных геометрических параметра, </w:t>
      </w:r>
      <w:r w:rsidR="006041B4" w:rsidRPr="00674711">
        <w:rPr>
          <w:lang w:val="ru-RU"/>
          <w:rPrChange w:id="2818" w:author="Nik K" w:date="2026-10-29T00:17:00Z">
            <w:rPr/>
          </w:rPrChange>
        </w:rPr>
        <w:lastRenderedPageBreak/>
        <w:t>а ЭКГ задаёт время, не пространственное перемещение. Требуются проверяемый закон динамики и ограничения различимости; их обратная постановка развивается в главе 9.</w:t>
      </w:r>
    </w:p>
    <w:p w14:paraId="263A77B2" w14:textId="77777777" w:rsidR="003416EE" w:rsidRDefault="006041B4">
      <w:pPr>
        <w:pStyle w:val="21"/>
      </w:pPr>
      <w:bookmarkStart w:id="2819" w:name="_Toc244123091"/>
      <w:bookmarkStart w:id="2820" w:name="X025d2165e430a8d50eea19fc9ca57b3110a4d70"/>
      <w:bookmarkEnd w:id="2783"/>
      <w:r>
        <w:t>6.10 Границы использования анатомической модели</w:t>
      </w:r>
      <w:bookmarkEnd w:id="2819"/>
    </w:p>
    <w:p w14:paraId="2C0EC148" w14:textId="77777777" w:rsidR="003416EE" w:rsidRPr="00674711" w:rsidRDefault="006041B4">
      <w:pPr>
        <w:pStyle w:val="FirstParagraph"/>
        <w:rPr>
          <w:lang w:val="ru-RU"/>
          <w:rPrChange w:id="2821" w:author="Nik K" w:date="2026-10-29T00:17:00Z">
            <w:rPr/>
          </w:rPrChange>
        </w:rPr>
      </w:pPr>
      <w:r w:rsidRPr="00674711">
        <w:rPr>
          <w:lang w:val="ru-RU"/>
          <w:rPrChange w:id="2822" w:author="Nik K" w:date="2026-10-29T00:17:00Z">
            <w:rPr/>
          </w:rPrChange>
        </w:rPr>
        <w:t>Индивидуальная форма лучше рассматриваемых сфер и эллипсоидов описывает фазовые маски Н при известных преобразованиях. Сфера остаётся допустимой редуцированной моделью; пригодность определяется совместно геометрией, электрическим откликом и устойчивостью параметров. Ни добавление поворота или переноса, ни свободная подгонка не гарантируют улучшения всех критериев.</w:t>
      </w:r>
    </w:p>
    <w:p w14:paraId="4D19A3EC" w14:textId="77777777" w:rsidR="003416EE" w:rsidRDefault="006041B4">
      <w:pPr>
        <w:pStyle w:val="af"/>
      </w:pPr>
      <w:r>
        <w:t>Переход от объёма эквивалентного сердца к камерным функциям требует отдельного обоснования. Для выбранного желудочка</w:t>
      </w:r>
    </w:p>
    <w:p w14:paraId="6BB27A7C" w14:textId="77777777" w:rsidR="003416EE" w:rsidRDefault="006041B4">
      <w:pPr>
        <w:pStyle w:val="af"/>
        <w:spacing w:before="120" w:after="120" w:line="264" w:lineRule="auto"/>
        <w:ind w:firstLine="0"/>
      </w:pPr>
      <m:oMathPara>
        <m:oMathParaPr>
          <m:jc m:val="center"/>
        </m:oMathPara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r>
            <m:rPr>
              <m:sty m:val="p"/>
            </m:rPr>
            <w:rPr>
              <w:rFonts w:ascii="Cambria Math" w:hAnsi="Cambria Math"/>
            </w:rPr>
            <m:t>,</m:t>
          </m:r>
          <m:r>
            <w:rPr>
              <w:rFonts w:ascii="Cambria Math" w:hAnsi="Cambria Math"/>
            </w:rPr>
            <m:t>  EF</m:t>
          </m:r>
          <m:r>
            <m:rPr>
              <m:sty m:val="p"/>
            </m:rPr>
            <w:rPr>
              <w:rFonts w:ascii="Cambria Math" w:hAnsi="Cambria Math"/>
            </w:rPr>
            <m:t>=</m:t>
          </m:r>
          <m:f>
            <m:fPr>
              <m:ctrlPr>
                <w:rPr>
                  <w:rFonts w:ascii="Cambria Math" w:hAnsi="Cambria Math"/>
                </w:rPr>
              </m:ctrlPr>
            </m:fPr>
            <m:num>
              <m:r>
                <w:rPr>
                  <w:rFonts w:ascii="Cambria Math" w:hAnsi="Cambria Math"/>
                </w:rPr>
                <m:t>SV</m:t>
              </m:r>
            </m:num>
            <m:den>
              <m:sSub>
                <m:sSubPr>
                  <m:ctrlPr>
                    <w:rPr>
                      <w:rFonts w:ascii="Cambria Math" w:hAnsi="Cambria Math"/>
                    </w:rPr>
                  </m:ctrlPr>
                </m:sSubPr>
                <m:e>
                  <m:r>
                    <w:rPr>
                      <w:rFonts w:ascii="Cambria Math" w:hAnsi="Cambria Math"/>
                    </w:rPr>
                    <m:t>V</m:t>
                  </m:r>
                </m:e>
                <m:sub>
                  <m:r>
                    <w:rPr>
                      <w:rFonts w:ascii="Cambria Math" w:hAnsi="Cambria Math"/>
                    </w:rPr>
                    <m:t>ED</m:t>
                  </m:r>
                </m:sub>
              </m:sSub>
            </m:den>
          </m:f>
          <m:r>
            <m:rPr>
              <m:sty m:val="p"/>
            </m:rPr>
            <w:rPr>
              <w:rFonts w:ascii="Cambria Math" w:hAnsi="Cambria Math"/>
            </w:rPr>
            <m:t>.</m:t>
          </m:r>
          <m:r>
            <w:rPr>
              <w:rFonts w:ascii="Cambria Math" w:hAnsi="Cambria Math"/>
            </w:rPr>
            <m:t>  </m:t>
          </m:r>
          <m:r>
            <m:rPr>
              <m:nor/>
            </m:rPr>
            <m:t>(6.20)</m:t>
          </m:r>
        </m:oMath>
      </m:oMathPara>
    </w:p>
    <w:p w14:paraId="3911DA83" w14:textId="77777777" w:rsidR="003416EE" w:rsidRPr="00674711" w:rsidRDefault="006041B4">
      <w:pPr>
        <w:pStyle w:val="FirstParagraph"/>
        <w:rPr>
          <w:lang w:val="ru-RU"/>
          <w:rPrChange w:id="2823" w:author="Nik K" w:date="2026-10-29T00:17:00Z">
            <w:rPr/>
          </w:rPrChange>
        </w:rPr>
      </w:pPr>
      <m:oMath>
        <m:r>
          <w:rPr>
            <w:rFonts w:ascii="Cambria Math" w:hAnsi="Cambria Math"/>
          </w:rPr>
          <m:t>SV</m:t>
        </m:r>
      </m:oMath>
      <w:r w:rsidRPr="00674711">
        <w:rPr>
          <w:lang w:val="ru-RU"/>
          <w:rPrChange w:id="2824" w:author="Nik K" w:date="2026-10-29T00:17:00Z">
            <w:rPr/>
          </w:rPrChange>
        </w:rPr>
        <w:t xml:space="preserve"> — УО в мл; </w:t>
      </w:r>
      <m:oMath>
        <m:sSub>
          <m:sSubPr>
            <m:ctrlPr>
              <w:rPr>
                <w:rFonts w:ascii="Cambria Math" w:hAnsi="Cambria Math"/>
              </w:rPr>
            </m:ctrlPr>
          </m:sSubPr>
          <m:e>
            <m:r>
              <w:rPr>
                <w:rFonts w:ascii="Cambria Math" w:hAnsi="Cambria Math"/>
              </w:rPr>
              <m:t>V</m:t>
            </m:r>
          </m:e>
          <m:sub>
            <m:r>
              <w:rPr>
                <w:rFonts w:ascii="Cambria Math" w:hAnsi="Cambria Math"/>
              </w:rPr>
              <m:t>ED</m:t>
            </m:r>
          </m:sub>
        </m:sSub>
      </m:oMath>
      <w:r w:rsidRPr="00674711">
        <w:rPr>
          <w:lang w:val="ru-RU"/>
          <w:rPrChange w:id="2825" w:author="Nik K" w:date="2026-10-29T00:17:00Z">
            <w:rPr/>
          </w:rPrChange>
        </w:rPr>
        <w:t xml:space="preserve"> и </w:t>
      </w:r>
      <m:oMath>
        <m:sSub>
          <m:sSubPr>
            <m:ctrlPr>
              <w:rPr>
                <w:rFonts w:ascii="Cambria Math" w:hAnsi="Cambria Math"/>
              </w:rPr>
            </m:ctrlPr>
          </m:sSubPr>
          <m:e>
            <m:r>
              <w:rPr>
                <w:rFonts w:ascii="Cambria Math" w:hAnsi="Cambria Math"/>
              </w:rPr>
              <m:t>V</m:t>
            </m:r>
          </m:e>
          <m:sub>
            <m:r>
              <w:rPr>
                <w:rFonts w:ascii="Cambria Math" w:hAnsi="Cambria Math"/>
              </w:rPr>
              <m:t>ES</m:t>
            </m:r>
          </m:sub>
        </m:sSub>
      </m:oMath>
      <w:r w:rsidRPr="00674711">
        <w:rPr>
          <w:lang w:val="ru-RU"/>
          <w:rPrChange w:id="2826" w:author="Nik K" w:date="2026-10-29T00:17:00Z">
            <w:rPr/>
          </w:rPrChange>
        </w:rPr>
        <w:t xml:space="preserve"> — конечные диастолический и систолический объёмы одного выделенного сокращения в мл. </w:t>
      </w:r>
      <m:oMath>
        <m:r>
          <w:rPr>
            <w:rFonts w:ascii="Cambria Math" w:hAnsi="Cambria Math"/>
          </w:rPr>
          <m:t>EF</m:t>
        </m:r>
      </m:oMath>
      <w:r w:rsidRPr="00674711">
        <w:rPr>
          <w:lang w:val="ru-RU"/>
          <w:rPrChange w:id="2827" w:author="Nik K" w:date="2026-10-29T00:17:00Z">
            <w:rPr/>
          </w:rPrChange>
        </w:rPr>
        <w:t xml:space="preserve"> — доля, </w:t>
      </w:r>
      <m:oMath>
        <m:r>
          <w:rPr>
            <w:rFonts w:ascii="Cambria Math" w:hAnsi="Cambria Math"/>
            <w:lang w:val="ru-RU"/>
            <w:rPrChange w:id="2828" w:author="Nik K" w:date="2026-10-29T00:17:00Z">
              <w:rPr>
                <w:rFonts w:ascii="Cambria Math" w:hAnsi="Cambria Math"/>
              </w:rPr>
            </w:rPrChange>
          </w:rPr>
          <m:t>100</m:t>
        </m:r>
        <m:r>
          <w:rPr>
            <w:rFonts w:ascii="Cambria Math" w:hAnsi="Cambria Math"/>
          </w:rPr>
          <m:t>EF</m:t>
        </m:r>
      </m:oMath>
      <w:r w:rsidRPr="00674711">
        <w:rPr>
          <w:lang w:val="ru-RU"/>
          <w:rPrChange w:id="2829" w:author="Nik K" w:date="2026-10-29T00:17:00Z">
            <w:rPr/>
          </w:rPrChange>
        </w:rPr>
        <w:t xml:space="preserve"> — проценты; ошибка процентной ФВ выражается в процентных пунктах. Объём целого сердца и его размах не заменяют камерные величины. Эта проверка относится к главе 10. Точность полной цепочки «одна КТ — тканевые поправки — ТТРКГ — функции сердца» пока не установлена.</w:t>
      </w:r>
    </w:p>
    <w:p w14:paraId="7CF8A9FB" w14:textId="77777777" w:rsidR="003416EE" w:rsidRDefault="006041B4">
      <w:pPr>
        <w:pStyle w:val="1"/>
      </w:pPr>
      <w:bookmarkStart w:id="2830" w:name="_Toc244123092"/>
      <w:bookmarkStart w:id="2831" w:name="Xe688e85b707aa29bec7bb24f0d61f834c85f480"/>
      <w:bookmarkEnd w:id="2582"/>
      <w:bookmarkEnd w:id="2820"/>
      <w:r>
        <w:lastRenderedPageBreak/>
        <w:t>7 Прямая электрическая задача и численная реализация</w:t>
      </w:r>
      <w:bookmarkEnd w:id="2830"/>
    </w:p>
    <w:p w14:paraId="6A9DEC94" w14:textId="77777777" w:rsidR="003416EE" w:rsidRDefault="006041B4">
      <w:pPr>
        <w:pStyle w:val="21"/>
      </w:pPr>
      <w:bookmarkStart w:id="2832" w:name="_Toc244123093"/>
      <w:bookmarkStart w:id="2833" w:name="назначение-прямой-модели"/>
      <w:r>
        <w:t>7.1 Назначение прямой модели</w:t>
      </w:r>
      <w:bookmarkEnd w:id="2832"/>
    </w:p>
    <w:p w14:paraId="4789E745" w14:textId="77777777" w:rsidR="003416EE" w:rsidRPr="00674711" w:rsidRDefault="006041B4">
      <w:pPr>
        <w:pStyle w:val="FirstParagraph"/>
        <w:rPr>
          <w:lang w:val="ru-RU"/>
          <w:rPrChange w:id="2834" w:author="Nik K" w:date="2026-10-29T00:17:00Z">
            <w:rPr/>
          </w:rPrChange>
        </w:rPr>
      </w:pPr>
      <w:r w:rsidRPr="00674711">
        <w:rPr>
          <w:lang w:val="ru-RU"/>
          <w:rPrChange w:id="2835" w:author="Nik K" w:date="2026-10-29T00:17:00Z">
            <w:rPr/>
          </w:rPrChange>
        </w:rPr>
        <w:t xml:space="preserve">Прямая электрическая задача связывает анатомию, свойства тканей и электродный монтаж с напряжениями на контактах. В методике она обеспечивает перенос тканевых изменений, оценённых </w:t>
      </w:r>
      <w:proofErr w:type="spellStart"/>
      <w:r w:rsidRPr="00674711">
        <w:rPr>
          <w:lang w:val="ru-RU"/>
          <w:rPrChange w:id="2836" w:author="Nik K" w:date="2026-10-29T00:17:00Z">
            <w:rPr/>
          </w:rPrChange>
        </w:rPr>
        <w:t>электроимпедансной</w:t>
      </w:r>
      <w:proofErr w:type="spellEnd"/>
      <w:r w:rsidRPr="00674711">
        <w:rPr>
          <w:lang w:val="ru-RU"/>
          <w:rPrChange w:id="2837" w:author="Nik K" w:date="2026-10-29T00:17:00Z">
            <w:rPr/>
          </w:rPrChange>
        </w:rPr>
        <w:t xml:space="preserve"> томографией (ЭИТ), в </w:t>
      </w:r>
      <w:proofErr w:type="spellStart"/>
      <w:r w:rsidRPr="00674711">
        <w:rPr>
          <w:lang w:val="ru-RU"/>
          <w:rPrChange w:id="2838" w:author="Nik K" w:date="2026-10-29T00:17:00Z">
            <w:rPr/>
          </w:rPrChange>
        </w:rPr>
        <w:t>трансторакальное</w:t>
      </w:r>
      <w:proofErr w:type="spellEnd"/>
      <w:r w:rsidRPr="00674711">
        <w:rPr>
          <w:lang w:val="ru-RU"/>
          <w:rPrChange w:id="2839" w:author="Nik K" w:date="2026-10-29T00:17:00Z">
            <w:rPr/>
          </w:rPrChange>
        </w:rPr>
        <w:t xml:space="preserve"> отведение «рука–рука» (ТТРКГ) и исследование отклика на изменение сердца. Один набор сопротивлений создаёт разные сигналы при разных электрических парах; непосредственное вычитание сигнала ЭИТ из ТТРКГ не выполняет такой перенос.</w:t>
      </w:r>
    </w:p>
    <w:p w14:paraId="107A256D" w14:textId="77777777" w:rsidR="003416EE" w:rsidRDefault="006041B4">
      <w:pPr>
        <w:pStyle w:val="af"/>
      </w:pPr>
      <w:r>
        <w:t>Практический вход — одна индивидуальная компьютерная томограмма, задающая пространственную опору и окружающие ткани. Четырёхмерная КТ служит референсом разработки. Подстановка известных фазовых объёмов в прямую задачу исследует заданную динамику, но не проверяет её восстановление по одной КТ и электрическим измерениям. ЭКГ обеспечивает временную привязку, не определяя координат сердца.</w:t>
      </w:r>
    </w:p>
    <w:p w14:paraId="38FA7488" w14:textId="77777777" w:rsidR="003416EE" w:rsidRDefault="006041B4">
      <w:pPr>
        <w:pStyle w:val="af"/>
      </w:pPr>
      <w:r>
        <w:t>Математически прямой оператор можно представить в виде</w:t>
      </w:r>
    </w:p>
    <w:p w14:paraId="7B554624" w14:textId="77777777" w:rsidR="003416EE" w:rsidRDefault="006041B4">
      <w:pPr>
        <w:pStyle w:val="af"/>
        <w:spacing w:before="120" w:after="120" w:line="264" w:lineRule="auto"/>
        <w:ind w:firstLine="0"/>
      </w:pPr>
      <m:oMathPara>
        <m:oMathParaPr>
          <m:jc m:val="center"/>
        </m:oMathParaPr>
        <m:oMath>
          <m:r>
            <m:rPr>
              <m:sty m:val="bi"/>
            </m:rPr>
            <w:rPr>
              <w:rFonts w:ascii="Cambria Math" w:hAnsi="Cambria Math"/>
            </w:rPr>
            <m:t>y</m:t>
          </m:r>
          <m:r>
            <m:rPr>
              <m:scr m:val="script"/>
              <m:sty m:val="p"/>
            </m:rPr>
            <w:rPr>
              <w:rFonts w:ascii="Cambria Math" w:hAnsi="Cambria Math"/>
            </w:rPr>
            <m:t>=F</m:t>
          </m:r>
          <m:d>
            <m:dPr>
              <m:ctrlPr>
                <w:rPr>
                  <w:rFonts w:ascii="Cambria Math" w:hAnsi="Cambria Math"/>
                </w:rPr>
              </m:ctrlPr>
            </m:dPr>
            <m:e>
              <m:r>
                <m:rPr>
                  <m:sty m:val="p"/>
                </m:rPr>
                <w:rPr>
                  <w:rFonts w:ascii="Cambria Math" w:hAnsi="Cambria Math"/>
                </w:rPr>
                <m:t>Ω,</m:t>
              </m:r>
              <m:r>
                <m:rPr>
                  <m:sty m:val="bi"/>
                </m:rPr>
                <w:rPr>
                  <w:rFonts w:ascii="Cambria Math" w:hAnsi="Cambria Math"/>
                </w:rPr>
                <m:t>σ</m:t>
              </m:r>
              <m:r>
                <m:rPr>
                  <m:sty m:val="p"/>
                </m:rPr>
                <w:rPr>
                  <w:rFonts w:ascii="Cambria Math" w:hAnsi="Cambria Math"/>
                </w:rPr>
                <m:t>,</m:t>
              </m:r>
              <m:r>
                <m:rPr>
                  <m:sty m:val="bi"/>
                </m:rPr>
                <w:rPr>
                  <w:rFonts w:ascii="Cambria Math" w:hAnsi="Cambria Math"/>
                </w:rPr>
                <m:t>q</m:t>
              </m:r>
              <m:r>
                <m:rPr>
                  <m:scr m:val="script"/>
                  <m:sty m:val="p"/>
                </m:rPr>
                <w:rPr>
                  <w:rFonts w:ascii="Cambria Math" w:hAnsi="Cambria Math"/>
                </w:rPr>
                <m:t>,E,</m:t>
              </m:r>
              <m:r>
                <m:rPr>
                  <m:sty m:val="bi"/>
                </m:rPr>
                <w:rPr>
                  <w:rFonts w:ascii="Cambria Math" w:hAnsi="Cambria Math"/>
                </w:rPr>
                <m:t>z</m:t>
              </m:r>
              <m:r>
                <m:rPr>
                  <m:sty m:val="p"/>
                </m:rPr>
                <w:rPr>
                  <w:rFonts w:ascii="Cambria Math" w:hAnsi="Cambria Math"/>
                </w:rPr>
                <m:t>,</m:t>
              </m:r>
              <m:r>
                <m:rPr>
                  <m:sty m:val="bi"/>
                </m:rPr>
                <w:rPr>
                  <w:rFonts w:ascii="Cambria Math" w:hAnsi="Cambria Math"/>
                </w:rPr>
                <m:t>I</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  </m:t>
          </m:r>
          <m:r>
            <m:rPr>
              <m:nor/>
            </m:rPr>
            <m:t>(7.1)</m:t>
          </m:r>
        </m:oMath>
      </m:oMathPara>
    </w:p>
    <w:p w14:paraId="1170D0E3" w14:textId="77777777" w:rsidR="003416EE" w:rsidRPr="00674711" w:rsidRDefault="006041B4">
      <w:pPr>
        <w:pStyle w:val="FirstParagraph"/>
        <w:rPr>
          <w:lang w:val="ru-RU"/>
          <w:rPrChange w:id="2840" w:author="Nik K" w:date="2026-10-29T00:17:00Z">
            <w:rPr/>
          </w:rPrChange>
        </w:rPr>
      </w:pPr>
      <w:r w:rsidRPr="00674711">
        <w:rPr>
          <w:lang w:val="ru-RU"/>
          <w:rPrChange w:id="2841" w:author="Nik K" w:date="2026-10-29T00:17:00Z">
            <w:rPr/>
          </w:rPrChange>
        </w:rPr>
        <w:t xml:space="preserve">где </w:t>
      </w:r>
      <m:oMath>
        <m:r>
          <m:rPr>
            <m:sty m:val="p"/>
          </m:rPr>
          <w:rPr>
            <w:rFonts w:ascii="Cambria Math" w:hAnsi="Cambria Math"/>
          </w:rPr>
          <m:t>Ω</m:t>
        </m:r>
      </m:oMath>
      <w:r w:rsidRPr="00674711">
        <w:rPr>
          <w:lang w:val="ru-RU"/>
          <w:rPrChange w:id="2842" w:author="Nik K" w:date="2026-10-29T00:17:00Z">
            <w:rPr/>
          </w:rPrChange>
        </w:rPr>
        <w:t xml:space="preserve"> — проводящая область; </w:t>
      </w:r>
      <m:oMath>
        <m:r>
          <m:rPr>
            <m:sty m:val="bi"/>
          </m:rPr>
          <w:rPr>
            <w:rFonts w:ascii="Cambria Math" w:hAnsi="Cambria Math"/>
          </w:rPr>
          <m:t>σ</m:t>
        </m:r>
      </m:oMath>
      <w:r w:rsidRPr="00674711">
        <w:rPr>
          <w:lang w:val="ru-RU"/>
          <w:rPrChange w:id="2843" w:author="Nik K" w:date="2026-10-29T00:17:00Z">
            <w:rPr/>
          </w:rPrChange>
        </w:rPr>
        <w:t xml:space="preserve"> — проводимости материалов, См/м; </w:t>
      </w:r>
      <m:oMath>
        <m:r>
          <m:rPr>
            <m:sty m:val="bi"/>
          </m:rPr>
          <w:rPr>
            <w:rFonts w:ascii="Cambria Math" w:hAnsi="Cambria Math"/>
          </w:rPr>
          <m:t>q</m:t>
        </m:r>
      </m:oMath>
      <w:r w:rsidRPr="00674711">
        <w:rPr>
          <w:lang w:val="ru-RU"/>
          <w:rPrChange w:id="2844" w:author="Nik K" w:date="2026-10-29T00:17:00Z">
            <w:rPr/>
          </w:rPrChange>
        </w:rPr>
        <w:t xml:space="preserve"> — параметры сердечной геометрии; </w:t>
      </w:r>
      <m:oMath>
        <m:r>
          <m:rPr>
            <m:scr m:val="script"/>
            <m:sty m:val="p"/>
          </m:rPr>
          <w:rPr>
            <w:rFonts w:ascii="Cambria Math" w:hAnsi="Cambria Math"/>
            <w:lang w:val="ru-RU"/>
            <w:rPrChange w:id="2845" w:author="Nik K" w:date="2026-10-29T00:17:00Z">
              <w:rPr>
                <w:rFonts w:ascii="Cambria Math" w:hAnsi="Cambria Math"/>
              </w:rPr>
            </w:rPrChange>
          </w:rPr>
          <m:t>E</m:t>
        </m:r>
      </m:oMath>
      <w:r w:rsidRPr="00674711">
        <w:rPr>
          <w:lang w:val="ru-RU"/>
          <w:rPrChange w:id="2846" w:author="Nik K" w:date="2026-10-29T00:17:00Z">
            <w:rPr/>
          </w:rPrChange>
        </w:rPr>
        <w:t xml:space="preserve"> — положения, формы и состав электродов; </w:t>
      </w:r>
      <m:oMath>
        <m:r>
          <m:rPr>
            <m:sty m:val="bi"/>
          </m:rPr>
          <w:rPr>
            <w:rFonts w:ascii="Cambria Math" w:hAnsi="Cambria Math"/>
          </w:rPr>
          <m:t>z</m:t>
        </m:r>
      </m:oMath>
      <w:r w:rsidRPr="00674711">
        <w:rPr>
          <w:lang w:val="ru-RU"/>
          <w:rPrChange w:id="2847" w:author="Nik K" w:date="2026-10-29T00:17:00Z">
            <w:rPr/>
          </w:rPrChange>
        </w:rPr>
        <w:t xml:space="preserve"> — контактные парам</w:t>
      </w:r>
      <w:proofErr w:type="spellStart"/>
      <w:r w:rsidRPr="00674711">
        <w:rPr>
          <w:lang w:val="ru-RU"/>
          <w:rPrChange w:id="2848" w:author="Nik K" w:date="2026-10-29T00:17:00Z">
            <w:rPr/>
          </w:rPrChange>
        </w:rPr>
        <w:t>етры</w:t>
      </w:r>
      <w:proofErr w:type="spellEnd"/>
      <w:r w:rsidRPr="00674711">
        <w:rPr>
          <w:lang w:val="ru-RU"/>
          <w:rPrChange w:id="2849" w:author="Nik K" w:date="2026-10-29T00:17:00Z">
            <w:rPr/>
          </w:rPrChange>
        </w:rPr>
        <w:t xml:space="preserve">, Ом·м²; </w:t>
      </w:r>
      <m:oMath>
        <m:r>
          <m:rPr>
            <m:sty m:val="bi"/>
          </m:rPr>
          <w:rPr>
            <w:rFonts w:ascii="Cambria Math" w:hAnsi="Cambria Math"/>
          </w:rPr>
          <m:t>I</m:t>
        </m:r>
      </m:oMath>
      <w:r w:rsidRPr="00674711">
        <w:rPr>
          <w:lang w:val="ru-RU"/>
          <w:rPrChange w:id="2850" w:author="Nik K" w:date="2026-10-29T00:17:00Z">
            <w:rPr/>
          </w:rPrChange>
        </w:rPr>
        <w:t xml:space="preserve"> — токи, А; </w:t>
      </w:r>
      <m:oMath>
        <m:r>
          <w:rPr>
            <w:rFonts w:ascii="Cambria Math" w:hAnsi="Cambria Math"/>
          </w:rPr>
          <m:t>f</m:t>
        </m:r>
      </m:oMath>
      <w:r w:rsidRPr="00674711">
        <w:rPr>
          <w:lang w:val="ru-RU"/>
          <w:rPrChange w:id="2851" w:author="Nik K" w:date="2026-10-29T00:17:00Z">
            <w:rPr/>
          </w:rPrChange>
        </w:rPr>
        <w:t xml:space="preserve"> — частота, Гц. Выход </w:t>
      </w:r>
      <m:oMath>
        <m:r>
          <m:rPr>
            <m:sty m:val="bi"/>
          </m:rPr>
          <w:rPr>
            <w:rFonts w:ascii="Cambria Math" w:hAnsi="Cambria Math"/>
          </w:rPr>
          <m:t>y</m:t>
        </m:r>
      </m:oMath>
      <w:r w:rsidRPr="00674711">
        <w:rPr>
          <w:lang w:val="ru-RU"/>
          <w:rPrChange w:id="2852" w:author="Nik K" w:date="2026-10-29T00:17:00Z">
            <w:rPr/>
          </w:rPrChange>
        </w:rPr>
        <w:t xml:space="preserve"> содержит напряжения, В; передаточный импеданс получается делением на ток. В выполненных вещественных расчётах частота указывает сценарий свойств тканей и не входит отдельным динамическим членом в уравне</w:t>
      </w:r>
      <w:proofErr w:type="spellStart"/>
      <w:r w:rsidRPr="00674711">
        <w:rPr>
          <w:lang w:val="ru-RU"/>
          <w:rPrChange w:id="2853" w:author="Nik K" w:date="2026-10-29T00:17:00Z">
            <w:rPr/>
          </w:rPrChange>
        </w:rPr>
        <w:t>ние</w:t>
      </w:r>
      <w:proofErr w:type="spellEnd"/>
      <w:r w:rsidRPr="00674711">
        <w:rPr>
          <w:lang w:val="ru-RU"/>
          <w:rPrChange w:id="2854" w:author="Nik K" w:date="2026-10-29T00:17:00Z">
            <w:rPr/>
          </w:rPrChange>
        </w:rPr>
        <w:t>.</w:t>
      </w:r>
    </w:p>
    <w:p w14:paraId="300A470B" w14:textId="77777777" w:rsidR="003416EE" w:rsidRDefault="006041B4">
      <w:pPr>
        <w:pStyle w:val="af"/>
      </w:pPr>
      <w:r>
        <w:t xml:space="preserve">Рассматриваются камерный опыт участника Г при 100 кГц и расчёты участника Н, связанные с поясной ЭИТ при 79,505 кГц. Их геометрия, материалы и контакты сохраняют собственные условия. Проверки </w:t>
      </w:r>
      <w:r>
        <w:lastRenderedPageBreak/>
        <w:t>дискретной задачи характеризуют реализацию разрабатываемой методики, а физиологическая валидация остаётся незавершённой.</w:t>
      </w:r>
    </w:p>
    <w:p w14:paraId="15543BC7" w14:textId="77777777" w:rsidR="003416EE" w:rsidRDefault="006041B4">
      <w:pPr>
        <w:pStyle w:val="21"/>
      </w:pPr>
      <w:bookmarkStart w:id="2855" w:name="_Toc244123094"/>
      <w:bookmarkStart w:id="2856" w:name="X10232a5938c54f3f9a407c9eacfd594a3ed4a6b"/>
      <w:bookmarkEnd w:id="2833"/>
      <w:r>
        <w:t>7.2 Квазистатическое поле и электрические свойства тканей</w:t>
      </w:r>
      <w:bookmarkEnd w:id="2855"/>
    </w:p>
    <w:p w14:paraId="5B85FF68" w14:textId="77777777" w:rsidR="003416EE" w:rsidRPr="00674711" w:rsidRDefault="006041B4">
      <w:pPr>
        <w:pStyle w:val="FirstParagraph"/>
        <w:keepNext/>
        <w:rPr>
          <w:lang w:val="ru-RU"/>
          <w:rPrChange w:id="2857" w:author="Nik K" w:date="2026-10-29T00:17:00Z">
            <w:rPr/>
          </w:rPrChange>
        </w:rPr>
      </w:pPr>
      <w:r w:rsidRPr="00674711">
        <w:rPr>
          <w:lang w:val="ru-RU"/>
          <w:rPrChange w:id="2858" w:author="Nik K" w:date="2026-10-29T00:17:00Z">
            <w:rPr/>
          </w:rPrChange>
        </w:rPr>
        <w:t xml:space="preserve">На протяжении одного электрического решения геометрия считается неподвижной. Последовательность состояний описывается последовательностью решений без расчёта механического движения. Для гармонического возбуждения вводятся комплексные амплитуды с множителем </w:t>
      </w:r>
      <m:oMath>
        <m:r>
          <m:rPr>
            <m:sty m:val="p"/>
          </m:rPr>
          <w:rPr>
            <w:rFonts w:ascii="Cambria Math" w:hAnsi="Cambria Math"/>
          </w:rPr>
          <m:t>exp</m:t>
        </m:r>
        <m:r>
          <m:rPr>
            <m:sty m:val="p"/>
          </m:rPr>
          <w:rPr>
            <w:rFonts w:ascii="Cambria Math" w:hAnsi="Cambria Math"/>
            <w:lang w:val="ru-RU"/>
            <w:rPrChange w:id="2859" w:author="Nik K" w:date="2026-10-29T00:17:00Z">
              <w:rPr>
                <w:rFonts w:ascii="Cambria Math" w:hAnsi="Cambria Math"/>
              </w:rPr>
            </w:rPrChange>
          </w:rPr>
          <m:t>(</m:t>
        </m:r>
        <m:r>
          <w:rPr>
            <w:rFonts w:ascii="Cambria Math" w:hAnsi="Cambria Math"/>
          </w:rPr>
          <m:t>iωt</m:t>
        </m:r>
        <m:r>
          <m:rPr>
            <m:sty m:val="p"/>
          </m:rPr>
          <w:rPr>
            <w:rFonts w:ascii="Cambria Math" w:hAnsi="Cambria Math"/>
            <w:lang w:val="ru-RU"/>
            <w:rPrChange w:id="2860" w:author="Nik K" w:date="2026-10-29T00:17:00Z">
              <w:rPr>
                <w:rFonts w:ascii="Cambria Math" w:hAnsi="Cambria Math"/>
              </w:rPr>
            </w:rPrChange>
          </w:rPr>
          <m:t>)</m:t>
        </m:r>
      </m:oMath>
      <w:r w:rsidRPr="00674711">
        <w:rPr>
          <w:lang w:val="ru-RU"/>
          <w:rPrChange w:id="2861" w:author="Nik K" w:date="2026-10-29T00:17:00Z">
            <w:rPr/>
          </w:rPrChange>
        </w:rPr>
        <w:t xml:space="preserve">, где </w:t>
      </w:r>
      <m:oMath>
        <m:r>
          <w:rPr>
            <w:rFonts w:ascii="Cambria Math" w:hAnsi="Cambria Math"/>
          </w:rPr>
          <m:t>ω</m:t>
        </m:r>
        <m:r>
          <m:rPr>
            <m:sty m:val="p"/>
          </m:rPr>
          <w:rPr>
            <w:rFonts w:ascii="Cambria Math" w:hAnsi="Cambria Math"/>
            <w:lang w:val="ru-RU"/>
            <w:rPrChange w:id="2862" w:author="Nik K" w:date="2026-10-29T00:17:00Z">
              <w:rPr>
                <w:rFonts w:ascii="Cambria Math" w:hAnsi="Cambria Math"/>
              </w:rPr>
            </w:rPrChange>
          </w:rPr>
          <m:t>=</m:t>
        </m:r>
        <m:r>
          <w:rPr>
            <w:rFonts w:ascii="Cambria Math" w:hAnsi="Cambria Math"/>
            <w:lang w:val="ru-RU"/>
            <w:rPrChange w:id="2863" w:author="Nik K" w:date="2026-10-29T00:17:00Z">
              <w:rPr>
                <w:rFonts w:ascii="Cambria Math" w:hAnsi="Cambria Math"/>
              </w:rPr>
            </w:rPrChange>
          </w:rPr>
          <m:t>2</m:t>
        </m:r>
        <m:r>
          <w:rPr>
            <w:rFonts w:ascii="Cambria Math" w:hAnsi="Cambria Math"/>
          </w:rPr>
          <m:t>πf</m:t>
        </m:r>
      </m:oMath>
      <w:r w:rsidRPr="00674711">
        <w:rPr>
          <w:lang w:val="ru-RU"/>
          <w:rPrChange w:id="2864" w:author="Nik K" w:date="2026-10-29T00:17:00Z">
            <w:rPr/>
          </w:rPrChange>
        </w:rPr>
        <w:t>, рад/с. В электроквазистатическом приближении индукционным вкладом в поле пренебрегают:</w:t>
      </w:r>
    </w:p>
    <w:p w14:paraId="3EA428E0" w14:textId="77777777" w:rsidR="003416EE" w:rsidRDefault="006041B4">
      <w:pPr>
        <w:pStyle w:val="af"/>
        <w:spacing w:before="120" w:after="120" w:line="264" w:lineRule="auto"/>
        <w:ind w:firstLine="0"/>
      </w:pPr>
      <m:oMathPara>
        <m:oMathParaPr>
          <m:jc m:val="center"/>
        </m:oMathParaPr>
        <m:oMath>
          <m:r>
            <m:rPr>
              <m:sty m:val="bi"/>
            </m:rP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j</m:t>
              </m:r>
            </m:e>
            <m:sub>
              <m:r>
                <m:rPr>
                  <m:sty m:val="p"/>
                </m:rPr>
                <w:rPr>
                  <w:rFonts w:ascii="Cambria Math" w:hAnsi="Cambria Math"/>
                </w:rPr>
                <m:t>c</m:t>
              </m:r>
            </m:sub>
          </m:sSub>
          <m:r>
            <m:rPr>
              <m:sty m:val="p"/>
            </m:rPr>
            <w:rPr>
              <w:rFonts w:ascii="Cambria Math" w:hAnsi="Cambria Math"/>
            </w:rPr>
            <m:t>=</m:t>
          </m:r>
          <m:r>
            <w:rPr>
              <w:rFonts w:ascii="Cambria Math" w:hAnsi="Cambria Math"/>
            </w:rPr>
            <m:t>σ</m:t>
          </m:r>
          <m:r>
            <m:rPr>
              <m:sty m:val="bi"/>
            </m:rPr>
            <w:rPr>
              <w:rFonts w:ascii="Cambria Math" w:hAnsi="Cambria Math"/>
            </w:rPr>
            <m:t>E</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iωε</m:t>
          </m:r>
          <m:r>
            <m:rPr>
              <m:sty m:val="p"/>
            </m:rPr>
            <w:rPr>
              <w:rFonts w:ascii="Cambria Math" w:hAnsi="Cambria Math"/>
            </w:rPr>
            <m:t>)</m:t>
          </m:r>
          <m:r>
            <m:rPr>
              <m:sty m:val="bi"/>
            </m:rPr>
            <w:rPr>
              <w:rFonts w:ascii="Cambria Math" w:hAnsi="Cambria Math"/>
            </w:rPr>
            <m:t>E</m:t>
          </m:r>
          <m:r>
            <m:rPr>
              <m:sty m:val="p"/>
            </m:rPr>
            <w:rPr>
              <w:rFonts w:ascii="Cambria Math" w:hAnsi="Cambria Math"/>
            </w:rPr>
            <m:t>≡</m:t>
          </m:r>
          <m:r>
            <w:rPr>
              <w:rFonts w:ascii="Cambria Math" w:hAnsi="Cambria Math"/>
            </w:rPr>
            <m:t>γ</m:t>
          </m:r>
          <m:r>
            <m:rPr>
              <m:sty m:val="bi"/>
            </m:rPr>
            <w:rPr>
              <w:rFonts w:ascii="Cambria Math" w:hAnsi="Cambria Math"/>
            </w:rPr>
            <m:t>E</m:t>
          </m:r>
          <m:r>
            <m:rPr>
              <m:sty m:val="p"/>
            </m:rPr>
            <w:rPr>
              <w:rFonts w:ascii="Cambria Math" w:hAnsi="Cambria Math"/>
            </w:rPr>
            <m:t>.</m:t>
          </m:r>
          <m:r>
            <w:rPr>
              <w:rFonts w:ascii="Cambria Math" w:hAnsi="Cambria Math"/>
            </w:rPr>
            <m:t>  </m:t>
          </m:r>
          <m:r>
            <m:rPr>
              <m:nor/>
            </m:rPr>
            <m:t>(7.2)</m:t>
          </m:r>
        </m:oMath>
      </m:oMathPara>
    </w:p>
    <w:p w14:paraId="3AC0E906" w14:textId="77777777" w:rsidR="003416EE" w:rsidRPr="00674711" w:rsidRDefault="006041B4">
      <w:pPr>
        <w:pStyle w:val="FirstParagraph"/>
        <w:rPr>
          <w:lang w:val="ru-RU"/>
          <w:rPrChange w:id="2865" w:author="Nik K" w:date="2026-10-29T00:17:00Z">
            <w:rPr/>
          </w:rPrChange>
        </w:rPr>
      </w:pPr>
      <w:r w:rsidRPr="00674711">
        <w:rPr>
          <w:lang w:val="ru-RU"/>
          <w:rPrChange w:id="2866" w:author="Nik K" w:date="2026-10-29T00:17:00Z">
            <w:rPr/>
          </w:rPrChange>
        </w:rPr>
        <w:t xml:space="preserve">Здесь </w:t>
      </w:r>
      <m:oMath>
        <m:r>
          <w:rPr>
            <w:rFonts w:ascii="Cambria Math" w:hAnsi="Cambria Math"/>
          </w:rPr>
          <m:t>u</m:t>
        </m:r>
      </m:oMath>
      <w:r w:rsidRPr="00674711">
        <w:rPr>
          <w:lang w:val="ru-RU"/>
          <w:rPrChange w:id="2867" w:author="Nik K" w:date="2026-10-29T00:17:00Z">
            <w:rPr/>
          </w:rPrChange>
        </w:rPr>
        <w:t xml:space="preserve"> — потенциал, В; </w:t>
      </w:r>
      <m:oMath>
        <m:r>
          <m:rPr>
            <m:sty m:val="bi"/>
          </m:rPr>
          <w:rPr>
            <w:rFonts w:ascii="Cambria Math" w:hAnsi="Cambria Math"/>
          </w:rPr>
          <m:t>E</m:t>
        </m:r>
      </m:oMath>
      <w:r w:rsidRPr="00674711">
        <w:rPr>
          <w:lang w:val="ru-RU"/>
          <w:rPrChange w:id="2868" w:author="Nik K" w:date="2026-10-29T00:17:00Z">
            <w:rPr/>
          </w:rPrChange>
        </w:rPr>
        <w:t xml:space="preserve"> — напряжённость, В/м; </w:t>
      </w:r>
      <m:oMath>
        <m:sSub>
          <m:sSubPr>
            <m:ctrlPr>
              <w:rPr>
                <w:rFonts w:ascii="Cambria Math" w:hAnsi="Cambria Math"/>
              </w:rPr>
            </m:ctrlPr>
          </m:sSubPr>
          <m:e>
            <m:r>
              <m:rPr>
                <m:sty m:val="bi"/>
              </m:rPr>
              <w:rPr>
                <w:rFonts w:ascii="Cambria Math" w:hAnsi="Cambria Math"/>
              </w:rPr>
              <m:t>j</m:t>
            </m:r>
          </m:e>
          <m:sub>
            <m:r>
              <m:rPr>
                <m:sty m:val="p"/>
              </m:rPr>
              <w:rPr>
                <w:rFonts w:ascii="Cambria Math" w:hAnsi="Cambria Math"/>
              </w:rPr>
              <m:t>c</m:t>
            </m:r>
          </m:sub>
        </m:sSub>
      </m:oMath>
      <w:r w:rsidRPr="00674711">
        <w:rPr>
          <w:lang w:val="ru-RU"/>
          <w:rPrChange w:id="2869" w:author="Nik K" w:date="2026-10-29T00:17:00Z">
            <w:rPr/>
          </w:rPrChange>
        </w:rPr>
        <w:t xml:space="preserve"> и </w:t>
      </w:r>
      <m:oMath>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oMath>
      <w:r w:rsidRPr="00674711">
        <w:rPr>
          <w:lang w:val="ru-RU"/>
          <w:rPrChange w:id="2870" w:author="Nik K" w:date="2026-10-29T00:17:00Z">
            <w:rPr/>
          </w:rPrChange>
        </w:rPr>
        <w:t xml:space="preserve"> — плотности проводящего и полного токов, А/м²; </w:t>
      </w:r>
      <m:oMath>
        <m:r>
          <w:rPr>
            <w:rFonts w:ascii="Cambria Math" w:hAnsi="Cambria Math"/>
          </w:rPr>
          <m:t>σ</m:t>
        </m:r>
      </m:oMath>
      <w:r w:rsidRPr="00674711">
        <w:rPr>
          <w:lang w:val="ru-RU"/>
          <w:rPrChange w:id="2871" w:author="Nik K" w:date="2026-10-29T00:17:00Z">
            <w:rPr/>
          </w:rPrChange>
        </w:rPr>
        <w:t xml:space="preserve"> — проводимость, См/м; </w:t>
      </w:r>
      <m:oMath>
        <m:r>
          <w:rPr>
            <w:rFonts w:ascii="Cambria Math" w:hAnsi="Cambria Math"/>
          </w:rPr>
          <m:t>ε</m:t>
        </m:r>
      </m:oMath>
      <w:r w:rsidRPr="00674711">
        <w:rPr>
          <w:lang w:val="ru-RU"/>
          <w:rPrChange w:id="2872" w:author="Nik K" w:date="2026-10-29T00:17:00Z">
            <w:rPr/>
          </w:rPrChange>
        </w:rPr>
        <w:t xml:space="preserve"> — абсолютная диэлектрическая проницаемость, Ф/м; </w:t>
      </w:r>
      <m:oMath>
        <m:r>
          <w:rPr>
            <w:rFonts w:ascii="Cambria Math" w:hAnsi="Cambria Math"/>
          </w:rPr>
          <m:t>γ</m:t>
        </m:r>
      </m:oMath>
      <w:r w:rsidRPr="00674711">
        <w:rPr>
          <w:lang w:val="ru-RU"/>
          <w:rPrChange w:id="2873" w:author="Nik K" w:date="2026-10-29T00:17:00Z">
            <w:rPr/>
          </w:rPrChange>
        </w:rPr>
        <w:t xml:space="preserve"> — комплексная проводимость, См/м. Квазистатическое приближение само по себе не исключает ёмкостного тока.</w:t>
      </w:r>
    </w:p>
    <w:p w14:paraId="15B8683E" w14:textId="77777777" w:rsidR="003416EE" w:rsidRDefault="006041B4">
      <w:pPr>
        <w:pStyle w:val="af"/>
      </w:pPr>
      <w:r>
        <w:t>Сохранение полного тока в объёме, не содержащем заданных внутренних источников возбуждения, даёт</w:t>
      </w:r>
    </w:p>
    <w:p w14:paraId="5E83DCED"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j</m:t>
              </m:r>
            </m:e>
            <m:sub>
              <m:r>
                <m:rPr>
                  <m:sty m:val="p"/>
                </m:rPr>
                <w:rPr>
                  <w:rFonts w:ascii="Cambria Math" w:hAnsi="Cambria Math"/>
                </w:rPr>
                <m:t>tot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0 </m:t>
          </m:r>
          <m:r>
            <m:rPr>
              <m:nor/>
            </m:rPr>
            <m:t xml:space="preserve">в </m:t>
          </m:r>
          <m:r>
            <m:rPr>
              <m:sty m:val="p"/>
            </m:rPr>
            <w:rPr>
              <w:rFonts w:ascii="Cambria Math" w:hAnsi="Cambria Math"/>
            </w:rPr>
            <m:t>Ω.</m:t>
          </m:r>
          <m:r>
            <w:rPr>
              <w:rFonts w:ascii="Cambria Math" w:hAnsi="Cambria Math"/>
            </w:rPr>
            <m:t>  </m:t>
          </m:r>
          <m:r>
            <m:rPr>
              <m:nor/>
            </m:rPr>
            <m:t>(7.3)</m:t>
          </m:r>
        </m:oMath>
      </m:oMathPara>
    </w:p>
    <w:p w14:paraId="03BF581A" w14:textId="77777777" w:rsidR="003416EE" w:rsidRPr="00674711" w:rsidRDefault="006041B4">
      <w:pPr>
        <w:pStyle w:val="FirstParagraph"/>
        <w:rPr>
          <w:lang w:val="ru-RU"/>
          <w:rPrChange w:id="2874" w:author="Nik K" w:date="2026-10-29T00:17:00Z">
            <w:rPr/>
          </w:rPrChange>
        </w:rPr>
      </w:pPr>
      <w:r w:rsidRPr="00674711">
        <w:rPr>
          <w:lang w:val="ru-RU"/>
          <w:rPrChange w:id="2875" w:author="Nik K" w:date="2026-10-29T00:17:00Z">
            <w:rPr/>
          </w:rPrChange>
        </w:rPr>
        <w:t xml:space="preserve">Для получения поля задаются распределение </w:t>
      </w:r>
      <m:oMath>
        <m:r>
          <w:rPr>
            <w:rFonts w:ascii="Cambria Math" w:hAnsi="Cambria Math"/>
          </w:rPr>
          <m:t>γ</m:t>
        </m:r>
      </m:oMath>
      <w:r w:rsidRPr="00674711">
        <w:rPr>
          <w:lang w:val="ru-RU"/>
          <w:rPrChange w:id="2876" w:author="Nik K" w:date="2026-10-29T00:17:00Z">
            <w:rPr/>
          </w:rPrChange>
        </w:rPr>
        <w:t xml:space="preserve"> и граничный ввод тока. Собственные источники ЭКГ в эту задачу зондирования не включены.</w:t>
      </w:r>
    </w:p>
    <w:p w14:paraId="5EA3956A" w14:textId="77777777" w:rsidR="003416EE" w:rsidRDefault="006041B4">
      <w:pPr>
        <w:pStyle w:val="af"/>
      </w:pPr>
      <w:r>
        <w:t>В сохранённых прямых расчётах используется частный случай (7.3): положительная вещественная скалярная проводимость, одинаковая во всех направлениях внутри каждого материала. Для него</w:t>
      </w:r>
    </w:p>
    <w:p w14:paraId="44A7F7A6" w14:textId="77777777" w:rsidR="003416EE" w:rsidRDefault="006041B4">
      <w:pPr>
        <w:pStyle w:val="af"/>
        <w:spacing w:before="120" w:after="120" w:line="264" w:lineRule="auto"/>
        <w:ind w:firstLine="0"/>
      </w:pPr>
      <m:oMathPara>
        <m:oMathParaPr>
          <m:jc m:val="center"/>
        </m:oMathParaPr>
        <m:oMath>
          <m:r>
            <m:rPr>
              <m:sty m:val="bi"/>
            </m:rPr>
            <w:rPr>
              <w:rFonts w:ascii="Cambria Math" w:hAnsi="Cambria Math"/>
            </w:rPr>
            <m:t>j</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  σ</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ρ</m:t>
              </m:r>
            </m:den>
          </m:f>
          <m:r>
            <m:rPr>
              <m:sty m:val="p"/>
            </m:rPr>
            <w:rPr>
              <w:rFonts w:ascii="Cambria Math" w:hAnsi="Cambria Math"/>
            </w:rPr>
            <m:t>.</m:t>
          </m:r>
          <m:r>
            <w:rPr>
              <w:rFonts w:ascii="Cambria Math" w:hAnsi="Cambria Math"/>
            </w:rPr>
            <m:t>  </m:t>
          </m:r>
          <m:r>
            <m:rPr>
              <m:nor/>
            </m:rPr>
            <m:t>(7.4)</m:t>
          </m:r>
        </m:oMath>
      </m:oMathPara>
    </w:p>
    <w:p w14:paraId="7AD4639B" w14:textId="77777777" w:rsidR="003416EE" w:rsidRPr="00674711" w:rsidRDefault="006041B4">
      <w:pPr>
        <w:pStyle w:val="FirstParagraph"/>
        <w:rPr>
          <w:lang w:val="ru-RU"/>
          <w:rPrChange w:id="2877" w:author="Nik K" w:date="2026-10-29T00:17:00Z">
            <w:rPr/>
          </w:rPrChange>
        </w:rPr>
      </w:pPr>
      <w:r w:rsidRPr="00674711">
        <w:rPr>
          <w:lang w:val="ru-RU"/>
          <w:rPrChange w:id="2878" w:author="Nik K" w:date="2026-10-29T00:17:00Z">
            <w:rPr/>
          </w:rPrChange>
        </w:rPr>
        <w:t xml:space="preserve">Удельное сопротивление </w:t>
      </w:r>
      <m:oMath>
        <m:r>
          <w:rPr>
            <w:rFonts w:ascii="Cambria Math" w:hAnsi="Cambria Math"/>
          </w:rPr>
          <m:t>ρ</m:t>
        </m:r>
      </m:oMath>
      <w:r w:rsidRPr="00674711">
        <w:rPr>
          <w:lang w:val="ru-RU"/>
          <w:rPrChange w:id="2879" w:author="Nik K" w:date="2026-10-29T00:17:00Z">
            <w:rPr/>
          </w:rPrChange>
        </w:rPr>
        <w:t xml:space="preserve"> измеряется в Ом·м. Обращение в (7.4) относится к вещественной модели; для комплексной проводимости обратная величина также комплексна. Анизотропия и ёмкостные свойства в сохранённых результатах не разрешены. Поэтому параметры эффективны в </w:t>
      </w:r>
      <w:r w:rsidRPr="00674711">
        <w:rPr>
          <w:lang w:val="ru-RU"/>
          <w:rPrChange w:id="2880" w:author="Nik K" w:date="2026-10-29T00:17:00Z">
            <w:rPr/>
          </w:rPrChange>
        </w:rPr>
        <w:lastRenderedPageBreak/>
        <w:t>пределах данной модели, а её соответствие выделяемой прибором компоненте импеданса требует проверки.</w:t>
      </w:r>
    </w:p>
    <w:p w14:paraId="40FE3C60" w14:textId="77777777" w:rsidR="003416EE" w:rsidRDefault="006041B4">
      <w:pPr>
        <w:pStyle w:val="af"/>
        <w:keepNext/>
      </w:pPr>
      <w:r>
        <w:t>На идеальном внутреннем интерфейсе двух тканей принимаются непрерывность потенциала и нормального тока:</w:t>
      </w:r>
    </w:p>
    <w:p w14:paraId="745F0D82"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n</m:t>
              </m:r>
            </m:e>
            <m:sub>
              <m:r>
                <w:rPr>
                  <w:rFonts w:ascii="Cambria Math" w:hAnsi="Cambria Math"/>
                </w:rPr>
                <m:t>12</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w:rPr>
                  <w:rFonts w:ascii="Cambria Math" w:hAnsi="Cambria Math"/>
                </w:rPr>
                <m:t>12</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  </m:t>
          </m:r>
          <m:r>
            <m:rPr>
              <m:nor/>
            </m:rPr>
            <m:t>(7.5)</m:t>
          </m:r>
        </m:oMath>
      </m:oMathPara>
    </w:p>
    <w:p w14:paraId="7D961DDF" w14:textId="77777777" w:rsidR="003416EE" w:rsidRPr="00674711" w:rsidRDefault="006041B4">
      <w:pPr>
        <w:pStyle w:val="FirstParagraph"/>
        <w:rPr>
          <w:lang w:val="ru-RU"/>
          <w:rPrChange w:id="2881" w:author="Nik K" w:date="2026-10-29T00:17:00Z">
            <w:rPr/>
          </w:rPrChange>
        </w:rPr>
      </w:pPr>
      <w:r w:rsidRPr="00674711">
        <w:rPr>
          <w:lang w:val="ru-RU"/>
          <w:rPrChange w:id="2882" w:author="Nik K" w:date="2026-10-29T00:17:00Z">
            <w:rPr/>
          </w:rPrChange>
        </w:rPr>
        <w:t xml:space="preserve">где </w:t>
      </w:r>
      <m:oMath>
        <m:sSub>
          <m:sSubPr>
            <m:ctrlPr>
              <w:rPr>
                <w:rFonts w:ascii="Cambria Math" w:hAnsi="Cambria Math"/>
              </w:rPr>
            </m:ctrlPr>
          </m:sSubPr>
          <m:e>
            <m:r>
              <m:rPr>
                <m:sty m:val="bi"/>
              </m:rPr>
              <w:rPr>
                <w:rFonts w:ascii="Cambria Math" w:hAnsi="Cambria Math"/>
              </w:rPr>
              <m:t>n</m:t>
            </m:r>
          </m:e>
          <m:sub>
            <m:r>
              <w:rPr>
                <w:rFonts w:ascii="Cambria Math" w:hAnsi="Cambria Math"/>
                <w:lang w:val="ru-RU"/>
                <w:rPrChange w:id="2883" w:author="Nik K" w:date="2026-10-29T00:17:00Z">
                  <w:rPr>
                    <w:rFonts w:ascii="Cambria Math" w:hAnsi="Cambria Math"/>
                  </w:rPr>
                </w:rPrChange>
              </w:rPr>
              <m:t>12</m:t>
            </m:r>
          </m:sub>
        </m:sSub>
      </m:oMath>
      <w:r w:rsidRPr="00674711">
        <w:rPr>
          <w:lang w:val="ru-RU"/>
          <w:rPrChange w:id="2884" w:author="Nik K" w:date="2026-10-29T00:17:00Z">
            <w:rPr/>
          </w:rPrChange>
        </w:rPr>
        <w:t xml:space="preserve"> направлена из первой ткани во вторую. Внутреннее контактное сопротивление не задаётся. Нормальная производная потенциала может иметь скачок; непрерывно её произведение на проводимость. Неоднородность тканей перераспределяет ток и тем самым меняет чувствительность монтажа.</w:t>
      </w:r>
    </w:p>
    <w:p w14:paraId="0304F8B7" w14:textId="77777777" w:rsidR="003416EE" w:rsidRDefault="006041B4">
      <w:pPr>
        <w:pStyle w:val="af"/>
      </w:pPr>
      <w:r>
        <w:t xml:space="preserve">Импеданс в омах характеризует электрическую передачу, а удельное сопротивление в </w:t>
      </w:r>
      <w:proofErr w:type="spellStart"/>
      <w:r>
        <w:t>Ом·м</w:t>
      </w:r>
      <w:proofErr w:type="spellEnd"/>
      <w:r>
        <w:t xml:space="preserve"> — материал. Связь этих величин определяется геометрией и контактами; универсальный коэффициент перехода для грудной клетки не задан.</w:t>
      </w:r>
    </w:p>
    <w:p w14:paraId="70C62BF7" w14:textId="77777777" w:rsidR="003416EE" w:rsidRDefault="006041B4">
      <w:pPr>
        <w:pStyle w:val="21"/>
      </w:pPr>
      <w:bookmarkStart w:id="2885" w:name="_Toc244123095"/>
      <w:bookmarkStart w:id="2886" w:name="Xe4dd077b3fc5883599a8d1f1fd0d482237258f2"/>
      <w:bookmarkEnd w:id="2856"/>
      <w:r>
        <w:t>7.3 Конечные электроды и полная контактная модель</w:t>
      </w:r>
      <w:bookmarkEnd w:id="2885"/>
    </w:p>
    <w:p w14:paraId="7D91985E" w14:textId="77777777" w:rsidR="003416EE" w:rsidRPr="00674711" w:rsidRDefault="006041B4">
      <w:pPr>
        <w:pStyle w:val="FirstParagraph"/>
        <w:rPr>
          <w:lang w:val="ru-RU"/>
          <w:rPrChange w:id="2887" w:author="Nik K" w:date="2026-10-29T00:17:00Z">
            <w:rPr/>
          </w:rPrChange>
        </w:rPr>
      </w:pPr>
      <w:r w:rsidRPr="00674711">
        <w:rPr>
          <w:lang w:val="ru-RU"/>
          <w:rPrChange w:id="2888" w:author="Nik K" w:date="2026-10-29T00:17:00Z">
            <w:rPr/>
          </w:rPrChange>
        </w:rPr>
        <w:t xml:space="preserve">На границе </w:t>
      </w:r>
      <m:oMath>
        <m:r>
          <m:rPr>
            <m:sty m:val="p"/>
          </m:rPr>
          <w:rPr>
            <w:rFonts w:ascii="Cambria Math" w:hAnsi="Cambria Math"/>
            <w:lang w:val="ru-RU"/>
            <w:rPrChange w:id="2889" w:author="Nik K" w:date="2026-10-29T00:17:00Z">
              <w:rPr>
                <w:rFonts w:ascii="Cambria Math" w:hAnsi="Cambria Math"/>
              </w:rPr>
            </w:rPrChange>
          </w:rPr>
          <m:t>∂</m:t>
        </m:r>
        <m:r>
          <m:rPr>
            <m:sty m:val="p"/>
          </m:rPr>
          <w:rPr>
            <w:rFonts w:ascii="Cambria Math" w:hAnsi="Cambria Math"/>
          </w:rPr>
          <m:t>Ω</m:t>
        </m:r>
      </m:oMath>
      <w:r w:rsidRPr="00674711">
        <w:rPr>
          <w:lang w:val="ru-RU"/>
          <w:rPrChange w:id="2890" w:author="Nik K" w:date="2026-10-29T00:17:00Z">
            <w:rPr/>
          </w:rPrChange>
        </w:rPr>
        <w:t xml:space="preserve"> выделены непересекающиеся площадки </w:t>
      </w:r>
      <m:oMath>
        <m:sSub>
          <m:sSubPr>
            <m:ctrlPr>
              <w:rPr>
                <w:rFonts w:ascii="Cambria Math" w:hAnsi="Cambria Math"/>
              </w:rPr>
            </m:ctrlPr>
          </m:sSubPr>
          <m:e>
            <m:r>
              <w:rPr>
                <w:rFonts w:ascii="Cambria Math" w:hAnsi="Cambria Math"/>
              </w:rPr>
              <m:t>e</m:t>
            </m:r>
          </m:e>
          <m:sub>
            <m:r>
              <w:rPr>
                <w:rFonts w:ascii="Cambria Math" w:hAnsi="Cambria Math"/>
              </w:rPr>
              <m:t>l</m:t>
            </m:r>
          </m:sub>
        </m:sSub>
      </m:oMath>
      <w:r w:rsidRPr="00674711">
        <w:rPr>
          <w:lang w:val="ru-RU"/>
          <w:rPrChange w:id="2891" w:author="Nik K" w:date="2026-10-29T00:17:00Z">
            <w:rPr/>
          </w:rPrChange>
        </w:rPr>
        <w:t xml:space="preserve">, </w:t>
      </w:r>
      <m:oMath>
        <m:r>
          <w:rPr>
            <w:rFonts w:ascii="Cambria Math" w:hAnsi="Cambria Math"/>
          </w:rPr>
          <m:t>l</m:t>
        </m:r>
        <m:r>
          <m:rPr>
            <m:sty m:val="p"/>
          </m:rPr>
          <w:rPr>
            <w:rFonts w:ascii="Cambria Math" w:hAnsi="Cambria Math"/>
            <w:lang w:val="ru-RU"/>
            <w:rPrChange w:id="2892" w:author="Nik K" w:date="2026-10-29T00:17:00Z">
              <w:rPr>
                <w:rFonts w:ascii="Cambria Math" w:hAnsi="Cambria Math"/>
              </w:rPr>
            </w:rPrChange>
          </w:rPr>
          <m:t>=</m:t>
        </m:r>
        <m:r>
          <w:rPr>
            <w:rFonts w:ascii="Cambria Math" w:hAnsi="Cambria Math"/>
            <w:lang w:val="ru-RU"/>
            <w:rPrChange w:id="2893" w:author="Nik K" w:date="2026-10-29T00:17:00Z">
              <w:rPr>
                <w:rFonts w:ascii="Cambria Math" w:hAnsi="Cambria Math"/>
              </w:rPr>
            </w:rPrChange>
          </w:rPr>
          <m:t>1</m:t>
        </m:r>
        <m:r>
          <m:rPr>
            <m:sty m:val="p"/>
          </m:rPr>
          <w:rPr>
            <w:rFonts w:ascii="Cambria Math" w:hAnsi="Cambria Math"/>
            <w:lang w:val="ru-RU"/>
            <w:rPrChange w:id="2894" w:author="Nik K" w:date="2026-10-29T00:17:00Z">
              <w:rPr>
                <w:rFonts w:ascii="Cambria Math" w:hAnsi="Cambria Math"/>
              </w:rPr>
            </w:rPrChange>
          </w:rPr>
          <m:t>,…,</m:t>
        </m:r>
        <m:r>
          <w:rPr>
            <w:rFonts w:ascii="Cambria Math" w:hAnsi="Cambria Math"/>
          </w:rPr>
          <m:t>L</m:t>
        </m:r>
      </m:oMath>
      <w:r w:rsidRPr="00674711">
        <w:rPr>
          <w:lang w:val="ru-RU"/>
          <w:rPrChange w:id="2895" w:author="Nik K" w:date="2026-10-29T00:17:00Z">
            <w:rPr/>
          </w:rPrChange>
        </w:rPr>
        <w:t xml:space="preserve">, каждая с постоянным потенциалом электрода </w:t>
      </w:r>
      <m:oMath>
        <m:sSub>
          <m:sSubPr>
            <m:ctrlPr>
              <w:rPr>
                <w:rFonts w:ascii="Cambria Math" w:hAnsi="Cambria Math"/>
              </w:rPr>
            </m:ctrlPr>
          </m:sSubPr>
          <m:e>
            <m:r>
              <w:rPr>
                <w:rFonts w:ascii="Cambria Math" w:hAnsi="Cambria Math"/>
              </w:rPr>
              <m:t>U</m:t>
            </m:r>
          </m:e>
          <m:sub>
            <m:r>
              <w:rPr>
                <w:rFonts w:ascii="Cambria Math" w:hAnsi="Cambria Math"/>
              </w:rPr>
              <m:t>l</m:t>
            </m:r>
          </m:sub>
        </m:sSub>
      </m:oMath>
      <w:r w:rsidRPr="00674711">
        <w:rPr>
          <w:lang w:val="ru-RU"/>
          <w:rPrChange w:id="2896" w:author="Nik K" w:date="2026-10-29T00:17:00Z">
            <w:rPr/>
          </w:rPrChange>
        </w:rPr>
        <w:t xml:space="preserve">. Потенциал ткани под ней может меняться. Используется полная электродная, или полная контактная, модель </w:t>
      </w:r>
      <w:r>
        <w:t>CEM</w:t>
      </w:r>
      <w:r w:rsidRPr="00674711">
        <w:rPr>
          <w:lang w:val="ru-RU"/>
          <w:rPrChange w:id="2897" w:author="Nik K" w:date="2026-10-29T00:17:00Z">
            <w:rPr/>
          </w:rPrChange>
        </w:rPr>
        <w:t xml:space="preserve">; её полевая и вариационная постановки приведены в §2 работы </w:t>
      </w:r>
      <w:r>
        <w:t>Dard</w:t>
      </w:r>
      <w:r w:rsidRPr="00674711">
        <w:rPr>
          <w:lang w:val="ru-RU"/>
          <w:rPrChange w:id="2898" w:author="Nik K" w:date="2026-10-29T00:17:00Z">
            <w:rPr/>
          </w:rPrChange>
        </w:rPr>
        <w:t xml:space="preserve">é и </w:t>
      </w:r>
      <w:proofErr w:type="spellStart"/>
      <w:r>
        <w:t>Staboulis</w:t>
      </w:r>
      <w:proofErr w:type="spellEnd"/>
      <w:r w:rsidRPr="00674711">
        <w:rPr>
          <w:lang w:val="ru-RU"/>
          <w:rPrChange w:id="2899" w:author="Nik K" w:date="2026-10-29T00:17:00Z">
            <w:rPr/>
          </w:rPrChange>
        </w:rPr>
        <w:t xml:space="preserve"> [73].</w:t>
      </w:r>
    </w:p>
    <w:p w14:paraId="558F45CF" w14:textId="77777777" w:rsidR="003416EE" w:rsidRDefault="006041B4">
      <w:pPr>
        <w:pStyle w:val="af"/>
        <w:keepNext/>
      </w:pPr>
      <w:r>
        <w:t>Чтобы исключить неоднозначность знака, введём плотность тока, направленного с электрода внутрь тела:</w:t>
      </w:r>
    </w:p>
    <w:p w14:paraId="7475F32F"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r>
            <m:rPr>
              <m:sty m:val="bi"/>
            </m:rPr>
            <w:rPr>
              <w:rFonts w:ascii="Cambria Math" w:hAnsi="Cambria Math"/>
            </w:rPr>
            <m:t>j</m:t>
          </m:r>
          <m:r>
            <w:rPr>
              <w:rFonts w:ascii="Cambria Math" w:hAnsi="Cambria Math"/>
            </w:rPr>
            <m:t>​</m:t>
          </m:r>
          <m:r>
            <m:rPr>
              <m:sty m:val="p"/>
            </m:rPr>
            <w:rPr>
              <w:rFonts w:ascii="Cambria Math" w:hAnsi="Cambria Math"/>
            </w:rPr>
            <m:t>⋅</m:t>
          </m:r>
          <m:r>
            <m:rPr>
              <m:sty m:val="bi"/>
            </m:rPr>
            <w:rPr>
              <w:rFonts w:ascii="Cambria Math" w:hAnsi="Cambria Math"/>
            </w:rPr>
            <m:t>n</m:t>
          </m:r>
          <m:r>
            <m:rPr>
              <m:sty m:val="p"/>
            </m:rPr>
            <w:rPr>
              <w:rFonts w:ascii="Cambria Math" w:hAnsi="Cambria Math"/>
            </w:rPr>
            <m:t>=</m:t>
          </m:r>
          <m:r>
            <w:rPr>
              <w:rFonts w:ascii="Cambria Math" w:hAnsi="Cambria Math"/>
            </w:rPr>
            <m:t>σ</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 </m:t>
          </m:r>
          <m:r>
            <m:rPr>
              <m:nor/>
            </m:rPr>
            <m:t xml:space="preserve">на </m:t>
          </m:r>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r>
            <w:rPr>
              <w:rFonts w:ascii="Cambria Math" w:hAnsi="Cambria Math"/>
            </w:rPr>
            <m:t> dS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r>
            <w:rPr>
              <w:rFonts w:ascii="Cambria Math" w:hAnsi="Cambria Math"/>
            </w:rPr>
            <m:t>  </m:t>
          </m:r>
          <m:r>
            <m:rPr>
              <m:nor/>
            </m:rPr>
            <m:t>(7.6)</m:t>
          </m:r>
        </m:oMath>
      </m:oMathPara>
    </w:p>
    <w:p w14:paraId="6BFF3BDF" w14:textId="77777777" w:rsidR="003416EE" w:rsidRPr="00674711" w:rsidRDefault="006041B4">
      <w:pPr>
        <w:pStyle w:val="FirstParagraph"/>
        <w:rPr>
          <w:lang w:val="ru-RU"/>
          <w:rPrChange w:id="2900" w:author="Nik K" w:date="2026-10-29T00:17:00Z">
            <w:rPr/>
          </w:rPrChange>
        </w:rPr>
      </w:pPr>
      <w:r w:rsidRPr="00674711">
        <w:rPr>
          <w:lang w:val="ru-RU"/>
          <w:rPrChange w:id="2901" w:author="Nik K" w:date="2026-10-29T00:17:00Z">
            <w:rPr/>
          </w:rPrChange>
        </w:rPr>
        <w:t xml:space="preserve">Здесь </w:t>
      </w:r>
      <m:oMath>
        <m:r>
          <m:rPr>
            <m:sty m:val="bi"/>
          </m:rPr>
          <w:rPr>
            <w:rFonts w:ascii="Cambria Math" w:hAnsi="Cambria Math"/>
          </w:rPr>
          <m:t>n</m:t>
        </m:r>
      </m:oMath>
      <w:r w:rsidRPr="00674711">
        <w:rPr>
          <w:lang w:val="ru-RU"/>
          <w:rPrChange w:id="2902" w:author="Nik K" w:date="2026-10-29T00:17:00Z">
            <w:rPr/>
          </w:rPrChange>
        </w:rPr>
        <w:t xml:space="preserve"> — внешняя единичная нормаль; </w:t>
      </w:r>
      <m:oMath>
        <m:sSub>
          <m:sSubPr>
            <m:ctrlPr>
              <w:rPr>
                <w:rFonts w:ascii="Cambria Math" w:hAnsi="Cambria Math"/>
              </w:rPr>
            </m:ctrlPr>
          </m:sSubPr>
          <m:e>
            <m:r>
              <w:rPr>
                <w:rFonts w:ascii="Cambria Math" w:hAnsi="Cambria Math"/>
              </w:rPr>
              <m:t>g</m:t>
            </m:r>
          </m:e>
          <m:sub>
            <m:r>
              <w:rPr>
                <w:rFonts w:ascii="Cambria Math" w:hAnsi="Cambria Math"/>
              </w:rPr>
              <m:t>l</m:t>
            </m:r>
          </m:sub>
        </m:sSub>
      </m:oMath>
      <w:r w:rsidRPr="00674711">
        <w:rPr>
          <w:lang w:val="ru-RU"/>
          <w:rPrChange w:id="2903" w:author="Nik K" w:date="2026-10-29T00:17:00Z">
            <w:rPr/>
          </w:rPrChange>
        </w:rPr>
        <w:t xml:space="preserve"> имеет единицы А/м²; </w:t>
      </w:r>
      <m:oMath>
        <m:sSub>
          <m:sSubPr>
            <m:ctrlPr>
              <w:rPr>
                <w:rFonts w:ascii="Cambria Math" w:hAnsi="Cambria Math"/>
              </w:rPr>
            </m:ctrlPr>
          </m:sSubPr>
          <m:e>
            <m:r>
              <w:rPr>
                <w:rFonts w:ascii="Cambria Math" w:hAnsi="Cambria Math"/>
              </w:rPr>
              <m:t>I</m:t>
            </m:r>
          </m:e>
          <m:sub>
            <m:r>
              <w:rPr>
                <w:rFonts w:ascii="Cambria Math" w:hAnsi="Cambria Math"/>
              </w:rPr>
              <m:t>l</m:t>
            </m:r>
          </m:sub>
        </m:sSub>
      </m:oMath>
      <w:r w:rsidRPr="00674711">
        <w:rPr>
          <w:lang w:val="ru-RU"/>
          <w:rPrChange w:id="2904" w:author="Nik K" w:date="2026-10-29T00:17:00Z">
            <w:rPr/>
          </w:rPrChange>
        </w:rPr>
        <w:t xml:space="preserve"> — полный ток электрода, А; </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lang w:val="ru-RU"/>
            <w:rPrChange w:id="2905" w:author="Nik K" w:date="2026-10-29T00:17:00Z">
              <w:rPr>
                <w:rFonts w:ascii="Cambria Math" w:hAnsi="Cambria Math"/>
              </w:rPr>
            </w:rPrChange>
          </w:rPr>
          <m:t>&gt;</m:t>
        </m:r>
        <m:r>
          <w:rPr>
            <w:rFonts w:ascii="Cambria Math" w:hAnsi="Cambria Math"/>
            <w:lang w:val="ru-RU"/>
            <w:rPrChange w:id="2906" w:author="Nik K" w:date="2026-10-29T00:17:00Z">
              <w:rPr>
                <w:rFonts w:ascii="Cambria Math" w:hAnsi="Cambria Math"/>
              </w:rPr>
            </w:rPrChange>
          </w:rPr>
          <m:t>0</m:t>
        </m:r>
      </m:oMath>
      <w:r w:rsidRPr="00674711">
        <w:rPr>
          <w:lang w:val="ru-RU"/>
          <w:rPrChange w:id="2907" w:author="Nik K" w:date="2026-10-29T00:17:00Z">
            <w:rPr/>
          </w:rPrChange>
        </w:rPr>
        <w:t xml:space="preserve"> — удельный контактный параметр, Ом·м². Положительный </w:t>
      </w:r>
      <m:oMath>
        <m:sSub>
          <m:sSubPr>
            <m:ctrlPr>
              <w:rPr>
                <w:rFonts w:ascii="Cambria Math" w:hAnsi="Cambria Math"/>
              </w:rPr>
            </m:ctrlPr>
          </m:sSubPr>
          <m:e>
            <m:r>
              <w:rPr>
                <w:rFonts w:ascii="Cambria Math" w:hAnsi="Cambria Math"/>
              </w:rPr>
              <m:t>I</m:t>
            </m:r>
          </m:e>
          <m:sub>
            <m:r>
              <w:rPr>
                <w:rFonts w:ascii="Cambria Math" w:hAnsi="Cambria Math"/>
              </w:rPr>
              <m:t>l</m:t>
            </m:r>
          </m:sub>
        </m:sSub>
      </m:oMath>
      <w:r w:rsidRPr="00674711">
        <w:rPr>
          <w:lang w:val="ru-RU"/>
          <w:rPrChange w:id="2908" w:author="Nik K" w:date="2026-10-29T00:17:00Z">
            <w:rPr/>
          </w:rPrChange>
        </w:rPr>
        <w:t xml:space="preserve"> соответствует вводу тока в тело. При положительном локальном </w:t>
      </w:r>
      <m:oMath>
        <m:sSub>
          <m:sSubPr>
            <m:ctrlPr>
              <w:rPr>
                <w:rFonts w:ascii="Cambria Math" w:hAnsi="Cambria Math"/>
              </w:rPr>
            </m:ctrlPr>
          </m:sSubPr>
          <m:e>
            <m:r>
              <w:rPr>
                <w:rFonts w:ascii="Cambria Math" w:hAnsi="Cambria Math"/>
              </w:rPr>
              <m:t>g</m:t>
            </m:r>
          </m:e>
          <m:sub>
            <m:r>
              <w:rPr>
                <w:rFonts w:ascii="Cambria Math" w:hAnsi="Cambria Math"/>
              </w:rPr>
              <m:t>l</m:t>
            </m:r>
          </m:sub>
        </m:sSub>
      </m:oMath>
      <w:r w:rsidRPr="00674711">
        <w:rPr>
          <w:lang w:val="ru-RU"/>
          <w:rPrChange w:id="2909" w:author="Nik K" w:date="2026-10-29T00:17:00Z">
            <w:rPr/>
          </w:rPrChange>
        </w:rPr>
        <w:t xml:space="preserve"> потенциал электрода выше потенциала тк</w:t>
      </w:r>
      <w:proofErr w:type="spellStart"/>
      <w:r w:rsidRPr="00674711">
        <w:rPr>
          <w:lang w:val="ru-RU"/>
          <w:rPrChange w:id="2910" w:author="Nik K" w:date="2026-10-29T00:17:00Z">
            <w:rPr/>
          </w:rPrChange>
        </w:rPr>
        <w:t>ани</w:t>
      </w:r>
      <w:proofErr w:type="spellEnd"/>
      <w:r w:rsidRPr="00674711">
        <w:rPr>
          <w:lang w:val="ru-RU"/>
          <w:rPrChange w:id="2911" w:author="Nik K" w:date="2026-10-29T00:17:00Z">
            <w:rPr/>
          </w:rPrChange>
        </w:rPr>
        <w:t xml:space="preserve"> на </w:t>
      </w:r>
      <m:oMath>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oMath>
      <w:r w:rsidRPr="00674711">
        <w:rPr>
          <w:lang w:val="ru-RU"/>
          <w:rPrChange w:id="2912" w:author="Nik K" w:date="2026-10-29T00:17:00Z">
            <w:rPr/>
          </w:rPrChange>
        </w:rPr>
        <w:t xml:space="preserve">. Такая </w:t>
      </w:r>
      <w:r w:rsidRPr="00674711">
        <w:rPr>
          <w:lang w:val="ru-RU"/>
          <w:rPrChange w:id="2913" w:author="Nik K" w:date="2026-10-29T00:17:00Z">
            <w:rPr/>
          </w:rPrChange>
        </w:rPr>
        <w:lastRenderedPageBreak/>
        <w:t>запись согласует закон Ома, внешнюю нормаль и принятую полярность источника.</w:t>
      </w:r>
    </w:p>
    <w:p w14:paraId="39A8C622" w14:textId="77777777" w:rsidR="003416EE" w:rsidRDefault="006041B4">
      <w:pPr>
        <w:pStyle w:val="af"/>
        <w:keepNext/>
      </w:pPr>
      <w:r>
        <w:t>Вне контактов ток через внешнюю поверхность отсутствует, а полный введённый ток равен отведённому:</w:t>
      </w:r>
    </w:p>
    <w:p w14:paraId="1AC5E464" w14:textId="77777777" w:rsidR="003416EE" w:rsidRDefault="006041B4">
      <w:pPr>
        <w:pStyle w:val="af"/>
        <w:spacing w:before="120" w:after="120" w:line="264" w:lineRule="auto"/>
        <w:ind w:firstLine="0"/>
      </w:pPr>
      <m:oMathPara>
        <m:oMathParaPr>
          <m:jc m:val="center"/>
        </m:oMathParaPr>
        <m:oMath>
          <m:r>
            <w:rPr>
              <w:rFonts w:ascii="Cambria Math" w:hAnsi="Cambria Math"/>
            </w:rPr>
            <m:t>σ</m:t>
          </m:r>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n</m:t>
              </m:r>
            </m:den>
          </m:f>
          <m:r>
            <m:rPr>
              <m:sty m:val="p"/>
            </m:rPr>
            <w:rPr>
              <w:rFonts w:ascii="Cambria Math" w:hAnsi="Cambria Math"/>
            </w:rPr>
            <m:t>=</m:t>
          </m:r>
          <m:r>
            <w:rPr>
              <w:rFonts w:ascii="Cambria Math" w:hAnsi="Cambria Math"/>
            </w:rPr>
            <m:t>0 </m:t>
          </m:r>
          <m:r>
            <m:rPr>
              <m:nor/>
            </m:rPr>
            <m:t xml:space="preserve">на </m:t>
          </m:r>
          <m:r>
            <m:rPr>
              <m:sty m:val="p"/>
            </m:rPr>
            <w:rPr>
              <w:rFonts w:ascii="Cambria Math" w:hAnsi="Cambria Math"/>
            </w:rPr>
            <m:t>∂Ω\</m:t>
          </m:r>
          <m:limLow>
            <m:limLowPr>
              <m:ctrlPr>
                <w:rPr>
                  <w:rFonts w:ascii="Cambria Math" w:hAnsi="Cambria Math"/>
                </w:rPr>
              </m:ctrlPr>
            </m:limLowPr>
            <m:e>
              <m:r>
                <m:rPr>
                  <m:sty m:val="p"/>
                </m:rPr>
                <w:rPr>
                  <w:rFonts w:ascii="Cambria Math" w:hAnsi="Cambria Math"/>
                </w:rPr>
                <m:t>⋃</m:t>
              </m:r>
            </m:e>
            <m:lim>
              <m:r>
                <w:rPr>
                  <w:rFonts w:ascii="Cambria Math" w:hAnsi="Cambria Math"/>
                </w:rPr>
                <m:t>l</m:t>
              </m:r>
            </m:lim>
          </m:limLow>
          <m:sSub>
            <m:sSubPr>
              <m:ctrlPr>
                <w:rPr>
                  <w:rFonts w:ascii="Cambria Math" w:hAnsi="Cambria Math"/>
                </w:rPr>
              </m:ctrlPr>
            </m:sSubPr>
            <m:e>
              <m:r>
                <w:rPr>
                  <w:rFonts w:ascii="Cambria Math" w:hAnsi="Cambria Math"/>
                </w:rPr>
                <m:t>e</m:t>
              </m:r>
            </m:e>
            <m:sub>
              <m:r>
                <w:rPr>
                  <w:rFonts w:ascii="Cambria Math" w:hAnsi="Cambria Math"/>
                </w:rPr>
                <m:t>l</m:t>
              </m:r>
            </m:sub>
          </m:sSub>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L</m:t>
              </m:r>
            </m:sup>
            <m:e>
              <m:sSub>
                <m:sSubPr>
                  <m:ctrlPr>
                    <w:rPr>
                      <w:rFonts w:ascii="Cambria Math" w:hAnsi="Cambria Math"/>
                    </w:rPr>
                  </m:ctrlPr>
                </m:sSubPr>
                <m:e>
                  <m:r>
                    <w:rPr>
                      <w:rFonts w:ascii="Cambria Math" w:hAnsi="Cambria Math"/>
                    </w:rPr>
                    <m:t>I</m:t>
                  </m:r>
                </m:e>
                <m:sub>
                  <m:r>
                    <w:rPr>
                      <w:rFonts w:ascii="Cambria Math" w:hAnsi="Cambria Math"/>
                    </w:rPr>
                    <m:t>l</m:t>
                  </m:r>
                </m:sub>
              </m:sSub>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(7.7)</m:t>
          </m:r>
        </m:oMath>
      </m:oMathPara>
    </w:p>
    <w:p w14:paraId="34D7823B" w14:textId="77777777" w:rsidR="003416EE" w:rsidRPr="00674711" w:rsidRDefault="006041B4">
      <w:pPr>
        <w:pStyle w:val="FirstParagraph"/>
        <w:rPr>
          <w:lang w:val="ru-RU"/>
          <w:rPrChange w:id="2914" w:author="Nik K" w:date="2026-10-29T00:17:00Z">
            <w:rPr/>
          </w:rPrChange>
        </w:rPr>
      </w:pPr>
      <w:r w:rsidRPr="00674711">
        <w:rPr>
          <w:lang w:val="ru-RU"/>
          <w:rPrChange w:id="2915" w:author="Nik K" w:date="2026-10-29T00:17:00Z">
            <w:rPr/>
          </w:rPrChange>
        </w:rPr>
        <w:t xml:space="preserve">Последнее условие следует из интегрирования (7.4) по объёму. Токовой паре назначаются </w:t>
      </w:r>
      <m:oMath>
        <m:r>
          <m:rPr>
            <m:sty m:val="p"/>
          </m:rPr>
          <w:rPr>
            <w:rFonts w:ascii="Cambria Math" w:hAnsi="Cambria Math"/>
            <w:lang w:val="ru-RU"/>
            <w:rPrChange w:id="2916" w:author="Nik K" w:date="2026-10-29T00:17:00Z">
              <w:rPr>
                <w:rFonts w:ascii="Cambria Math" w:hAnsi="Cambria Math"/>
              </w:rPr>
            </w:rPrChange>
          </w:rPr>
          <m:t>+</m:t>
        </m:r>
        <m:r>
          <w:rPr>
            <w:rFonts w:ascii="Cambria Math" w:hAnsi="Cambria Math"/>
          </w:rPr>
          <m:t>I</m:t>
        </m:r>
      </m:oMath>
      <w:r w:rsidRPr="00674711">
        <w:rPr>
          <w:lang w:val="ru-RU"/>
          <w:rPrChange w:id="2917" w:author="Nik K" w:date="2026-10-29T00:17:00Z">
            <w:rPr/>
          </w:rPrChange>
        </w:rPr>
        <w:t xml:space="preserve"> и </w:t>
      </w:r>
      <m:oMath>
        <m:r>
          <m:rPr>
            <m:sty m:val="p"/>
          </m:rPr>
          <w:rPr>
            <w:rFonts w:ascii="Cambria Math" w:hAnsi="Cambria Math"/>
            <w:lang w:val="ru-RU"/>
            <w:rPrChange w:id="2918" w:author="Nik K" w:date="2026-10-29T00:17:00Z">
              <w:rPr>
                <w:rFonts w:ascii="Cambria Math" w:hAnsi="Cambria Math"/>
              </w:rPr>
            </w:rPrChange>
          </w:rPr>
          <m:t>-</m:t>
        </m:r>
        <m:r>
          <w:rPr>
            <w:rFonts w:ascii="Cambria Math" w:hAnsi="Cambria Math"/>
          </w:rPr>
          <m:t>I</m:t>
        </m:r>
      </m:oMath>
      <w:r w:rsidRPr="00674711">
        <w:rPr>
          <w:lang w:val="ru-RU"/>
          <w:rPrChange w:id="2919" w:author="Nik K" w:date="2026-10-29T00:17:00Z">
            <w:rPr/>
          </w:rPrChange>
        </w:rPr>
        <w:t xml:space="preserve">. Для измерительного или плавающего электрода </w:t>
      </w:r>
      <m:oMath>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lang w:val="ru-RU"/>
            <w:rPrChange w:id="2920" w:author="Nik K" w:date="2026-10-29T00:17:00Z">
              <w:rPr>
                <w:rFonts w:ascii="Cambria Math" w:hAnsi="Cambria Math"/>
              </w:rPr>
            </w:rPrChange>
          </w:rPr>
          <m:t>=</m:t>
        </m:r>
        <m:r>
          <w:rPr>
            <w:rFonts w:ascii="Cambria Math" w:hAnsi="Cambria Math"/>
            <w:lang w:val="ru-RU"/>
            <w:rPrChange w:id="2921" w:author="Nik K" w:date="2026-10-29T00:17:00Z">
              <w:rPr>
                <w:rFonts w:ascii="Cambria Math" w:hAnsi="Cambria Math"/>
              </w:rPr>
            </w:rPrChange>
          </w:rPr>
          <m:t>0</m:t>
        </m:r>
      </m:oMath>
      <w:r w:rsidRPr="00674711">
        <w:rPr>
          <w:lang w:val="ru-RU"/>
          <w:rPrChange w:id="2922" w:author="Nik K" w:date="2026-10-29T00:17:00Z">
            <w:rPr/>
          </w:rPrChange>
        </w:rPr>
        <w:t>, однако локальные токи через разные части контакта могут иметь противоположные знаки. Поэтому присутствующий проводящ</w:t>
      </w:r>
      <w:proofErr w:type="spellStart"/>
      <w:r w:rsidRPr="00674711">
        <w:rPr>
          <w:lang w:val="ru-RU"/>
          <w:rPrChange w:id="2923" w:author="Nik K" w:date="2026-10-29T00:17:00Z">
            <w:rPr/>
          </w:rPrChange>
        </w:rPr>
        <w:t>ий</w:t>
      </w:r>
      <w:proofErr w:type="spellEnd"/>
      <w:r w:rsidRPr="00674711">
        <w:rPr>
          <w:lang w:val="ru-RU"/>
          <w:rPrChange w:id="2924" w:author="Nik K" w:date="2026-10-29T00:17:00Z">
            <w:rPr/>
          </w:rPrChange>
        </w:rPr>
        <w:t xml:space="preserve"> контакт с нулевым суммарным током не эквивалентен отсутствующему электроду.</w:t>
      </w:r>
    </w:p>
    <w:p w14:paraId="4AABEA39" w14:textId="77777777" w:rsidR="003416EE" w:rsidRDefault="006041B4">
      <w:pPr>
        <w:pStyle w:val="af"/>
      </w:pPr>
      <w:r>
        <w:t xml:space="preserve">Произведение </w:t>
      </w:r>
      <m:oMath>
        <m:sSub>
          <m:sSubPr>
            <m:ctrlPr>
              <w:rPr>
                <w:rFonts w:ascii="Cambria Math" w:hAnsi="Cambria Math"/>
              </w:rPr>
            </m:ctrlPr>
          </m:sSubPr>
          <m:e>
            <m:r>
              <w:rPr>
                <w:rFonts w:ascii="Cambria Math" w:hAnsi="Cambria Math"/>
              </w:rPr>
              <m:t>z</m:t>
            </m:r>
          </m:e>
          <m:sub>
            <m:r>
              <w:rPr>
                <w:rFonts w:ascii="Cambria Math" w:hAnsi="Cambria Math"/>
              </w:rPr>
              <m:t>l</m:t>
            </m:r>
          </m:sub>
        </m:sSub>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имеет единицы напряжения. Лишь при равномерном токе на площадке </w:t>
      </w:r>
      <m:oMath>
        <m:sSub>
          <m:sSubPr>
            <m:ctrlPr>
              <w:rPr>
                <w:rFonts w:ascii="Cambria Math" w:hAnsi="Cambria Math"/>
              </w:rPr>
            </m:ctrlPr>
          </m:sSubPr>
          <m:e>
            <m:r>
              <w:rPr>
                <w:rFonts w:ascii="Cambria Math" w:hAnsi="Cambria Math"/>
              </w:rPr>
              <m:t>A</m:t>
            </m:r>
          </m:e>
          <m:sub>
            <m:r>
              <w:rPr>
                <w:rFonts w:ascii="Cambria Math" w:hAnsi="Cambria Math"/>
              </w:rPr>
              <m:t>l</m:t>
            </m:r>
          </m:sub>
        </m:sSub>
      </m:oMath>
      <w:r>
        <w:t xml:space="preserve">, м², допустимо сосредоточенное приближение </w:t>
      </w:r>
      <m:oMath>
        <m:sSub>
          <m:sSubPr>
            <m:ctrlPr>
              <w:rPr>
                <w:rFonts w:ascii="Cambria Math" w:hAnsi="Cambria Math"/>
              </w:rPr>
            </m:ctrlPr>
          </m:sSubPr>
          <m:e>
            <m:r>
              <w:rPr>
                <w:rFonts w:ascii="Cambria Math" w:hAnsi="Cambria Math"/>
              </w:rPr>
              <m:t>R</m:t>
            </m:r>
          </m:e>
          <m:sub>
            <m:r>
              <m:rPr>
                <m:sty m:val="p"/>
              </m:rPr>
              <w:rPr>
                <w:rFonts w:ascii="Cambria Math" w:hAnsi="Cambria Math"/>
              </w:rPr>
              <m:t>c,</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l</m:t>
            </m:r>
          </m:sub>
        </m:sSub>
      </m:oMath>
      <w:r>
        <w:t>, Ом. Подстановка сопротивл</w:t>
      </w:r>
      <w:proofErr w:type="spellStart"/>
      <w:r>
        <w:t>ения</w:t>
      </w:r>
      <w:proofErr w:type="spellEnd"/>
      <w:r>
        <w:t xml:space="preserve"> в омах на место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без площади некорректна. Название металла также не устанавливает контактного параметра.</w:t>
      </w:r>
    </w:p>
    <w:p w14:paraId="40456FEA" w14:textId="77777777" w:rsidR="003416EE" w:rsidRDefault="006041B4">
      <w:pPr>
        <w:pStyle w:val="af"/>
      </w:pPr>
      <w:r>
        <w:t xml:space="preserve">Потенциалы определены с точностью до общей константы: </w:t>
      </w:r>
      <m:oMath>
        <m:r>
          <w:rPr>
            <w:rFonts w:ascii="Cambria Math" w:hAnsi="Cambria Math"/>
          </w:rPr>
          <m:t>u</m:t>
        </m:r>
        <m:r>
          <m:rPr>
            <m:sty m:val="p"/>
          </m:rPr>
          <w:rPr>
            <w:rFonts w:ascii="Cambria Math" w:hAnsi="Cambria Math"/>
          </w:rPr>
          <m:t>+</m:t>
        </m:r>
        <m:r>
          <w:rPr>
            <w:rFonts w:ascii="Cambria Math" w:hAnsi="Cambria Math"/>
          </w:rPr>
          <m:t>c</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c</m:t>
        </m:r>
      </m:oMath>
      <w:r>
        <w:t xml:space="preserve"> дают те же токи и напряжения. В коде фиксируется потенциал одного узла; допустима и нормировка </w:t>
      </w:r>
      <m:oMath>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l</m:t>
                </m:r>
              </m:sub>
            </m:sSub>
          </m:e>
        </m:nary>
        <m:r>
          <m:rPr>
            <m:sty m:val="p"/>
          </m:rPr>
          <w:rPr>
            <w:rFonts w:ascii="Cambria Math" w:hAnsi="Cambria Math"/>
          </w:rPr>
          <m:t>=</m:t>
        </m:r>
        <m:r>
          <w:rPr>
            <w:rFonts w:ascii="Cambria Math" w:hAnsi="Cambria Math"/>
          </w:rPr>
          <m:t>0</m:t>
        </m:r>
      </m:oMath>
      <w:r>
        <w:t>. Это выбор математического нуля, не дополнительное заземление пациента.</w:t>
      </w:r>
    </w:p>
    <w:p w14:paraId="42E32A5E" w14:textId="77777777" w:rsidR="003416EE" w:rsidRDefault="006041B4">
      <w:pPr>
        <w:pStyle w:val="af"/>
      </w:pPr>
      <w:r>
        <w:t xml:space="preserve">Состав контактов входит в постановку. Расчёт ТТРКГ с удалённым поясом ЭИТ не исследует их совместную установку. Восемь плавающих контактов рук в камерной модели Г также нельзя переносить в </w:t>
      </w:r>
      <w:proofErr w:type="spellStart"/>
      <w:r>
        <w:t>четырёхконтактную</w:t>
      </w:r>
      <w:proofErr w:type="spellEnd"/>
      <w:r>
        <w:t xml:space="preserve"> модель Н без изменения задачи.</w:t>
      </w:r>
    </w:p>
    <w:p w14:paraId="1FDD2122" w14:textId="77777777" w:rsidR="003416EE" w:rsidRDefault="006041B4">
      <w:pPr>
        <w:pStyle w:val="21"/>
      </w:pPr>
      <w:bookmarkStart w:id="2925" w:name="_Toc244123096"/>
      <w:bookmarkStart w:id="2926" w:name="слабая-форма-и-конечноэлементная-система"/>
      <w:bookmarkEnd w:id="2886"/>
      <w:r>
        <w:t xml:space="preserve">7.4 Слабая форма и </w:t>
      </w:r>
      <w:proofErr w:type="spellStart"/>
      <w:r>
        <w:t>конечноэлементная</w:t>
      </w:r>
      <w:proofErr w:type="spellEnd"/>
      <w:r>
        <w:t xml:space="preserve"> система</w:t>
      </w:r>
      <w:bookmarkEnd w:id="2925"/>
    </w:p>
    <w:p w14:paraId="014CC5AF" w14:textId="77777777" w:rsidR="003416EE" w:rsidRPr="00674711" w:rsidRDefault="006041B4">
      <w:pPr>
        <w:pStyle w:val="FirstParagraph"/>
        <w:rPr>
          <w:lang w:val="ru-RU"/>
          <w:rPrChange w:id="2927" w:author="Nik K" w:date="2026-10-29T00:17:00Z">
            <w:rPr/>
          </w:rPrChange>
        </w:rPr>
      </w:pPr>
      <w:r w:rsidRPr="00674711">
        <w:rPr>
          <w:lang w:val="ru-RU"/>
          <w:rPrChange w:id="2928" w:author="Nik K" w:date="2026-10-29T00:17:00Z">
            <w:rPr/>
          </w:rPrChange>
        </w:rPr>
        <w:t>В методе конечных элементов (</w:t>
      </w:r>
      <w:r>
        <w:t>FEM</w:t>
      </w:r>
      <w:r w:rsidRPr="00674711">
        <w:rPr>
          <w:lang w:val="ru-RU"/>
          <w:rPrChange w:id="2929" w:author="Nik K" w:date="2026-10-29T00:17:00Z">
            <w:rPr/>
          </w:rPrChange>
        </w:rPr>
        <w:t xml:space="preserve">) уравнение проводимости преобразуется в интегральную форму. Умножим (7.4) на пробную функцию </w:t>
      </w:r>
      <m:oMath>
        <m:r>
          <w:rPr>
            <w:rFonts w:ascii="Cambria Math" w:hAnsi="Cambria Math"/>
          </w:rPr>
          <w:lastRenderedPageBreak/>
          <m:t>v</m:t>
        </m:r>
      </m:oMath>
      <w:r w:rsidRPr="00674711">
        <w:rPr>
          <w:lang w:val="ru-RU"/>
          <w:rPrChange w:id="2930" w:author="Nik K" w:date="2026-10-29T00:17:00Z">
            <w:rPr/>
          </w:rPrChange>
        </w:rPr>
        <w:t xml:space="preserve">, проинтегрируем по </w:t>
      </w:r>
      <m:oMath>
        <m:r>
          <m:rPr>
            <m:sty m:val="p"/>
          </m:rPr>
          <w:rPr>
            <w:rFonts w:ascii="Cambria Math" w:hAnsi="Cambria Math"/>
          </w:rPr>
          <m:t>Ω</m:t>
        </m:r>
      </m:oMath>
      <w:r w:rsidRPr="00674711">
        <w:rPr>
          <w:lang w:val="ru-RU"/>
          <w:rPrChange w:id="2931" w:author="Nik K" w:date="2026-10-29T00:17:00Z">
            <w:rPr/>
          </w:rPrChange>
        </w:rPr>
        <w:t xml:space="preserve"> и перенесём производную с потока на </w:t>
      </w:r>
      <m:oMath>
        <m:r>
          <w:rPr>
            <w:rFonts w:ascii="Cambria Math" w:hAnsi="Cambria Math"/>
          </w:rPr>
          <m:t>v</m:t>
        </m:r>
      </m:oMath>
      <w:r w:rsidRPr="00674711">
        <w:rPr>
          <w:lang w:val="ru-RU"/>
          <w:rPrChange w:id="2932" w:author="Nik K" w:date="2026-10-29T00:17:00Z">
            <w:rPr/>
          </w:rPrChange>
        </w:rPr>
        <w:t>. Изоляция поверхности вне электродов даёт</w:t>
      </w:r>
    </w:p>
    <w:p w14:paraId="7948841E" w14:textId="77777777" w:rsidR="003416EE" w:rsidRDefault="006B31AF">
      <w:pPr>
        <w:pStyle w:val="af"/>
        <w:spacing w:before="120" w:after="120" w:line="264" w:lineRule="auto"/>
        <w:ind w:firstLine="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 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e>
          </m:nary>
          <m:r>
            <w:rPr>
              <w:rFonts w:ascii="Cambria Math" w:hAnsi="Cambria Math"/>
            </w:rPr>
            <m:t>v dS</m:t>
          </m:r>
          <m:r>
            <m:rPr>
              <m:sty m:val="p"/>
            </m:rPr>
            <w:rPr>
              <w:rFonts w:ascii="Cambria Math" w:hAnsi="Cambria Math"/>
            </w:rPr>
            <m:t>.</m:t>
          </m:r>
          <m:r>
            <w:rPr>
              <w:rFonts w:ascii="Cambria Math" w:hAnsi="Cambria Math"/>
            </w:rPr>
            <m:t>  </m:t>
          </m:r>
          <m:r>
            <m:rPr>
              <m:nor/>
            </m:rPr>
            <m:t>(7.8)</m:t>
          </m:r>
        </m:oMath>
      </m:oMathPara>
    </w:p>
    <w:p w14:paraId="6E015FEB" w14:textId="77777777" w:rsidR="003416EE" w:rsidRPr="00674711" w:rsidRDefault="006041B4">
      <w:pPr>
        <w:pStyle w:val="FirstParagraph"/>
        <w:rPr>
          <w:lang w:val="ru-RU"/>
          <w:rPrChange w:id="2933" w:author="Nik K" w:date="2026-10-29T00:17:00Z">
            <w:rPr/>
          </w:rPrChange>
        </w:rPr>
      </w:pPr>
      <w:r w:rsidRPr="00674711">
        <w:rPr>
          <w:lang w:val="ru-RU"/>
          <w:rPrChange w:id="2934" w:author="Nik K" w:date="2026-10-29T00:17:00Z">
            <w:rPr/>
          </w:rPrChange>
        </w:rPr>
        <w:t xml:space="preserve">На каждом контакте введём также независимое пробное электродное значение </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Pr="00674711">
        <w:rPr>
          <w:lang w:val="ru-RU"/>
          <w:rPrChange w:id="2935" w:author="Nik K" w:date="2026-10-29T00:17:00Z">
            <w:rPr/>
          </w:rPrChange>
        </w:rPr>
        <w:t xml:space="preserve">. После подстановки </w:t>
      </w:r>
      <m:oMath>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lang w:val="ru-RU"/>
            <w:rPrChange w:id="2936" w:author="Nik K" w:date="2026-10-29T00:17:00Z">
              <w:rPr>
                <w:rFonts w:ascii="Cambria Math" w:hAnsi="Cambria Math"/>
              </w:rPr>
            </w:rPrChange>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lang w:val="ru-RU"/>
            <w:rPrChange w:id="2937" w:author="Nik K" w:date="2026-10-29T00:17:00Z">
              <w:rPr>
                <w:rFonts w:ascii="Cambria Math" w:hAnsi="Cambria Math"/>
              </w:rPr>
            </w:rPrChange>
          </w:rPr>
          <m:t>-</m:t>
        </m:r>
        <m:r>
          <w:rPr>
            <w:rFonts w:ascii="Cambria Math" w:hAnsi="Cambria Math"/>
          </w:rPr>
          <m:t>u</m:t>
        </m:r>
        <m:r>
          <m:rPr>
            <m:sty m:val="p"/>
          </m:rPr>
          <w:rPr>
            <w:rFonts w:ascii="Cambria Math" w:hAnsi="Cambria Math"/>
            <w:lang w:val="ru-RU"/>
            <w:rPrChange w:id="2938" w:author="Nik K" w:date="2026-10-29T00:17:00Z">
              <w:rPr>
                <w:rFonts w:ascii="Cambria Math" w:hAnsi="Cambria Math"/>
              </w:rPr>
            </w:rPrChange>
          </w:rPr>
          <m:t>)/</m:t>
        </m:r>
        <m:sSub>
          <m:sSubPr>
            <m:ctrlPr>
              <w:rPr>
                <w:rFonts w:ascii="Cambria Math" w:hAnsi="Cambria Math"/>
              </w:rPr>
            </m:ctrlPr>
          </m:sSubPr>
          <m:e>
            <m:r>
              <w:rPr>
                <w:rFonts w:ascii="Cambria Math" w:hAnsi="Cambria Math"/>
              </w:rPr>
              <m:t>z</m:t>
            </m:r>
          </m:e>
          <m:sub>
            <m:r>
              <w:rPr>
                <w:rFonts w:ascii="Cambria Math" w:hAnsi="Cambria Math"/>
              </w:rPr>
              <m:t>l</m:t>
            </m:r>
          </m:sub>
        </m:sSub>
      </m:oMath>
      <w:r w:rsidRPr="00674711">
        <w:rPr>
          <w:lang w:val="ru-RU"/>
          <w:rPrChange w:id="2939" w:author="Nik K" w:date="2026-10-29T00:17:00Z">
            <w:rPr/>
          </w:rPrChange>
        </w:rPr>
        <w:t xml:space="preserve"> и использования </w:t>
      </w:r>
      <m:oMath>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lang w:val="ru-RU"/>
                <w:rPrChange w:id="2940" w:author="Nik K" w:date="2026-10-29T00:17:00Z">
                  <w:rPr>
                    <w:rFonts w:ascii="Cambria Math" w:hAnsi="Cambria Math"/>
                  </w:rPr>
                </w:rPrChange>
              </w:rPr>
              <m:t>​</m:t>
            </m:r>
          </m:sup>
          <m:e>
            <m:sSub>
              <m:sSubPr>
                <m:ctrlPr>
                  <w:rPr>
                    <w:rFonts w:ascii="Cambria Math" w:hAnsi="Cambria Math"/>
                  </w:rPr>
                </m:ctrlPr>
              </m:sSubPr>
              <m:e>
                <m:r>
                  <w:rPr>
                    <w:rFonts w:ascii="Cambria Math" w:hAnsi="Cambria Math"/>
                  </w:rPr>
                  <m:t>g</m:t>
                </m:r>
              </m:e>
              <m:sub>
                <m:r>
                  <w:rPr>
                    <w:rFonts w:ascii="Cambria Math" w:hAnsi="Cambria Math"/>
                  </w:rPr>
                  <m:t>l</m:t>
                </m:r>
              </m:sub>
            </m:sSub>
          </m:e>
        </m:nary>
        <m:r>
          <w:rPr>
            <w:rFonts w:ascii="Cambria Math" w:hAnsi="Cambria Math"/>
            <w:lang w:val="ru-RU"/>
            <w:rPrChange w:id="2941" w:author="Nik K" w:date="2026-10-29T00:17:00Z">
              <w:rPr>
                <w:rFonts w:ascii="Cambria Math" w:hAnsi="Cambria Math"/>
              </w:rPr>
            </w:rPrChange>
          </w:rPr>
          <m:t> </m:t>
        </m:r>
        <m:r>
          <w:rPr>
            <w:rFonts w:ascii="Cambria Math" w:hAnsi="Cambria Math"/>
          </w:rPr>
          <m:t>dS</m:t>
        </m:r>
        <m:r>
          <m:rPr>
            <m:sty m:val="p"/>
          </m:rPr>
          <w:rPr>
            <w:rFonts w:ascii="Cambria Math" w:hAnsi="Cambria Math"/>
            <w:lang w:val="ru-RU"/>
            <w:rPrChange w:id="2942" w:author="Nik K" w:date="2026-10-29T00:17:00Z">
              <w:rPr>
                <w:rFonts w:ascii="Cambria Math" w:hAnsi="Cambria Math"/>
              </w:rPr>
            </w:rPrChange>
          </w:rPr>
          <m:t>=</m:t>
        </m:r>
        <m:sSub>
          <m:sSubPr>
            <m:ctrlPr>
              <w:rPr>
                <w:rFonts w:ascii="Cambria Math" w:hAnsi="Cambria Math"/>
              </w:rPr>
            </m:ctrlPr>
          </m:sSubPr>
          <m:e>
            <m:r>
              <w:rPr>
                <w:rFonts w:ascii="Cambria Math" w:hAnsi="Cambria Math"/>
              </w:rPr>
              <m:t>I</m:t>
            </m:r>
          </m:e>
          <m:sub>
            <m:r>
              <w:rPr>
                <w:rFonts w:ascii="Cambria Math" w:hAnsi="Cambria Math"/>
              </w:rPr>
              <m:t>l</m:t>
            </m:r>
          </m:sub>
        </m:sSub>
      </m:oMath>
      <w:r w:rsidRPr="00674711">
        <w:rPr>
          <w:lang w:val="ru-RU"/>
          <w:rPrChange w:id="2943" w:author="Nik K" w:date="2026-10-29T00:17:00Z">
            <w:rPr/>
          </w:rPrChange>
        </w:rPr>
        <w:t xml:space="preserve"> получаем</w:t>
      </w:r>
    </w:p>
    <w:p w14:paraId="45C9AAD7" w14:textId="77777777" w:rsidR="003416EE" w:rsidRDefault="006B31AF">
      <w:pPr>
        <w:pStyle w:val="af"/>
        <w:spacing w:before="120" w:after="120" w:line="264" w:lineRule="auto"/>
        <w:ind w:firstLine="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 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l</m:t>
                      </m:r>
                    </m:sub>
                  </m:sSub>
                </m:den>
              </m:f>
            </m:e>
          </m:nary>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 dS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l</m:t>
                  </m:r>
                </m:sub>
              </m:sSub>
            </m:e>
          </m:nary>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  </m:t>
          </m:r>
          <m:r>
            <m:rPr>
              <m:nor/>
            </m:rPr>
            <m:t>(7.9)</m:t>
          </m:r>
        </m:oMath>
      </m:oMathPara>
    </w:p>
    <w:p w14:paraId="64ABC64E" w14:textId="77777777" w:rsidR="003416EE" w:rsidRPr="00674711" w:rsidRDefault="006041B4">
      <w:pPr>
        <w:pStyle w:val="FirstParagraph"/>
        <w:rPr>
          <w:lang w:val="ru-RU"/>
          <w:rPrChange w:id="2944" w:author="Nik K" w:date="2026-10-29T00:17:00Z">
            <w:rPr/>
          </w:rPrChange>
        </w:rPr>
      </w:pPr>
      <w:r w:rsidRPr="00674711">
        <w:rPr>
          <w:lang w:val="ru-RU"/>
          <w:rPrChange w:id="2945" w:author="Nik K" w:date="2026-10-29T00:17:00Z">
            <w:rPr/>
          </w:rPrChange>
        </w:rPr>
        <w:t xml:space="preserve">Пробные </w:t>
      </w:r>
      <m:oMath>
        <m:r>
          <w:rPr>
            <w:rFonts w:ascii="Cambria Math" w:hAnsi="Cambria Math"/>
          </w:rPr>
          <m:t>v</m:t>
        </m:r>
      </m:oMath>
      <w:r w:rsidRPr="00674711">
        <w:rPr>
          <w:lang w:val="ru-RU"/>
          <w:rPrChange w:id="2946" w:author="Nik K" w:date="2026-10-29T00:17:00Z">
            <w:rPr/>
          </w:rPrChange>
        </w:rPr>
        <w:t xml:space="preserve"> и </w:t>
      </w:r>
      <m:oMath>
        <m:sSub>
          <m:sSubPr>
            <m:ctrlPr>
              <w:rPr>
                <w:rFonts w:ascii="Cambria Math" w:hAnsi="Cambria Math"/>
              </w:rPr>
            </m:ctrlPr>
          </m:sSubPr>
          <m:e>
            <m:r>
              <w:rPr>
                <w:rFonts w:ascii="Cambria Math" w:hAnsi="Cambria Math"/>
              </w:rPr>
              <m:t>V</m:t>
            </m:r>
          </m:e>
          <m:sub>
            <m:r>
              <w:rPr>
                <w:rFonts w:ascii="Cambria Math" w:hAnsi="Cambria Math"/>
              </w:rPr>
              <m:t>l</m:t>
            </m:r>
          </m:sub>
        </m:sSub>
      </m:oMath>
      <w:r w:rsidRPr="00674711">
        <w:rPr>
          <w:lang w:val="ru-RU"/>
          <w:rPrChange w:id="2947" w:author="Nik K" w:date="2026-10-29T00:17:00Z">
            <w:rPr/>
          </w:rPrChange>
        </w:rPr>
        <w:t xml:space="preserve"> проверяют уравнения для допустимых вариаций и не являются измерениями. При единицах вольт каждый член (7.9) выражается в В·А. Объёмный интеграл учитывает ткани, поверхностный — контакты, правая часть — источники. Независимые электродные вариации обеспечивают интегральные условия полного тока.</w:t>
      </w:r>
    </w:p>
    <w:p w14:paraId="2CE39420" w14:textId="77777777" w:rsidR="003416EE" w:rsidRDefault="006041B4">
      <w:pPr>
        <w:pStyle w:val="af"/>
        <w:keepNext/>
      </w:pPr>
      <w:r>
        <w:t xml:space="preserve">Подстановка </w:t>
      </w:r>
      <m:oMath>
        <m:r>
          <w:rPr>
            <w:rFonts w:ascii="Cambria Math" w:hAnsi="Cambria Math"/>
          </w:rPr>
          <m:t>v</m:t>
        </m:r>
        <m:r>
          <m:rPr>
            <m:sty m:val="p"/>
          </m:rPr>
          <w:rPr>
            <w:rFonts w:ascii="Cambria Math" w:hAnsi="Cambria Math"/>
          </w:rPr>
          <m:t>=</m:t>
        </m:r>
        <m:r>
          <w:rPr>
            <w:rFonts w:ascii="Cambria Math" w:hAnsi="Cambria Math"/>
          </w:rPr>
          <m:t>u</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даёт энергетическое тождество вещественной модели:</w:t>
      </w:r>
    </w:p>
    <w:p w14:paraId="31B657C8" w14:textId="77777777" w:rsidR="003416EE" w:rsidRDefault="006B31AF">
      <w:pPr>
        <w:pStyle w:val="af"/>
        <w:spacing w:before="120" w:after="120" w:line="264" w:lineRule="auto"/>
        <w:ind w:firstLine="0"/>
      </w:pPr>
      <m:oMathPara>
        <m:oMathParaPr>
          <m:jc m:val="center"/>
        </m:oMathParaPr>
        <m:oMath>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σ</m:t>
              </m:r>
            </m:e>
          </m:nary>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m:t>
          </m:r>
          <m:r>
            <m:rPr>
              <m:sty m:val="p"/>
            </m:rPr>
            <w:rPr>
              <w:rFonts w:ascii="Cambria Math" w:hAnsi="Cambria Math"/>
            </w:rPr>
            <m:t>Ω+</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z</m:t>
                      </m:r>
                    </m:e>
                    <m:sub>
                      <m:r>
                        <w:rPr>
                          <w:rFonts w:ascii="Cambria Math" w:hAnsi="Cambria Math"/>
                        </w:rPr>
                        <m:t>l</m:t>
                      </m:r>
                    </m:sub>
                  </m:sSub>
                </m:den>
              </m:f>
            </m:e>
          </m:nary>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l</m:t>
                  </m:r>
                </m:sub>
              </m:sSub>
            </m:sub>
            <m:sup>
              <m:r>
                <w:rPr>
                  <w:rFonts w:ascii="Cambria Math" w:hAnsi="Cambria Math"/>
                </w:rPr>
                <m:t>​</m:t>
              </m:r>
            </m:sup>
            <m:e>
              <m:r>
                <m:rPr>
                  <m:sty m:val="p"/>
                </m:rPr>
                <w:rPr>
                  <w:rFonts w:ascii="Cambria Math" w:hAnsi="Cambria Math"/>
                </w:rPr>
                <m:t>(</m:t>
              </m:r>
            </m:e>
          </m:nary>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l</m:t>
                  </m:r>
                </m:sub>
              </m:sSub>
            </m:e>
          </m:nary>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(7.10)</m:t>
          </m:r>
        </m:oMath>
      </m:oMathPara>
    </w:p>
    <w:p w14:paraId="3B526A6C" w14:textId="77777777" w:rsidR="003416EE" w:rsidRPr="00674711" w:rsidRDefault="006041B4">
      <w:pPr>
        <w:pStyle w:val="FirstParagraph"/>
        <w:rPr>
          <w:lang w:val="ru-RU"/>
          <w:rPrChange w:id="2948" w:author="Nik K" w:date="2026-10-29T00:17:00Z">
            <w:rPr/>
          </w:rPrChange>
        </w:rPr>
      </w:pPr>
      <w:r w:rsidRPr="00674711">
        <w:rPr>
          <w:lang w:val="ru-RU"/>
          <w:rPrChange w:id="2949" w:author="Nik K" w:date="2026-10-29T00:17:00Z">
            <w:rPr/>
          </w:rPrChange>
        </w:rPr>
        <w:t xml:space="preserve">При положительных </w:t>
      </w:r>
      <m:oMath>
        <m:r>
          <w:rPr>
            <w:rFonts w:ascii="Cambria Math" w:hAnsi="Cambria Math"/>
          </w:rPr>
          <m:t>σ</m:t>
        </m:r>
      </m:oMath>
      <w:r w:rsidRPr="00674711">
        <w:rPr>
          <w:lang w:val="ru-RU"/>
          <w:rPrChange w:id="2950" w:author="Nik K" w:date="2026-10-29T00:17:00Z">
            <w:rPr/>
          </w:rPrChange>
        </w:rPr>
        <w:t xml:space="preserve"> и </w:t>
      </w:r>
      <m:oMath>
        <m:sSub>
          <m:sSubPr>
            <m:ctrlPr>
              <w:rPr>
                <w:rFonts w:ascii="Cambria Math" w:hAnsi="Cambria Math"/>
              </w:rPr>
            </m:ctrlPr>
          </m:sSubPr>
          <m:e>
            <m:r>
              <w:rPr>
                <w:rFonts w:ascii="Cambria Math" w:hAnsi="Cambria Math"/>
              </w:rPr>
              <m:t>z</m:t>
            </m:r>
          </m:e>
          <m:sub>
            <m:r>
              <w:rPr>
                <w:rFonts w:ascii="Cambria Math" w:hAnsi="Cambria Math"/>
              </w:rPr>
              <m:t>l</m:t>
            </m:r>
          </m:sub>
        </m:sSub>
      </m:oMath>
      <w:r w:rsidRPr="00674711">
        <w:rPr>
          <w:lang w:val="ru-RU"/>
          <w:rPrChange w:id="2951" w:author="Nik K" w:date="2026-10-29T00:17:00Z">
            <w:rPr/>
          </w:rPrChange>
        </w:rPr>
        <w:t xml:space="preserve"> интегралы неотрицательны. На связной области после исключения общей константы дискретная система положительно определена. Тождество (7.10) относится к вещественной задаче и не задаёт среднюю мощность для произвольной конвенции комплексных амплитуд. Положительность рассеяния не требует положительного знака каждой тетраполярной передачи.</w:t>
      </w:r>
    </w:p>
    <w:p w14:paraId="63C9981C" w14:textId="77777777" w:rsidR="003416EE" w:rsidRDefault="006041B4">
      <w:pPr>
        <w:pStyle w:val="af"/>
        <w:keepNext/>
      </w:pPr>
      <w:r>
        <w:t xml:space="preserve">Область разбивается на тетраэдры </w:t>
      </w:r>
      <m:oMath>
        <m:r>
          <w:rPr>
            <w:rFonts w:ascii="Cambria Math" w:hAnsi="Cambria Math"/>
          </w:rPr>
          <m:t>T</m:t>
        </m:r>
      </m:oMath>
      <w:r>
        <w:t xml:space="preserve">. Внутри них потенциал аппроксимируется линейными базисными функциями </w:t>
      </w:r>
      <m:oMath>
        <m:sSub>
          <m:sSubPr>
            <m:ctrlPr>
              <w:rPr>
                <w:rFonts w:ascii="Cambria Math" w:hAnsi="Cambria Math"/>
              </w:rPr>
            </m:ctrlPr>
          </m:sSubPr>
          <m:e>
            <m:r>
              <w:rPr>
                <w:rFonts w:ascii="Cambria Math" w:hAnsi="Cambria Math"/>
              </w:rPr>
              <m:t>N</m:t>
            </m:r>
          </m:e>
          <m:sub>
            <m:r>
              <w:rPr>
                <w:rFonts w:ascii="Cambria Math" w:hAnsi="Cambria Math"/>
              </w:rPr>
              <m:t>i</m:t>
            </m:r>
          </m:sub>
        </m:sSub>
      </m:oMath>
      <w:r>
        <w:t>:</w:t>
      </w:r>
    </w:p>
    <w:p w14:paraId="47DD5312"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m:rPr>
              <m:sty m:val="bi"/>
            </m:rPr>
            <w:rPr>
              <w:rFonts w:ascii="Cambria Math" w:hAnsi="Cambria Math"/>
            </w:rPr>
            <m:t>r</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i</m:t>
                  </m:r>
                </m:sub>
              </m:sSub>
            </m:e>
          </m:nary>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m:rPr>
              <m:sty m:val="bi"/>
            </m:rP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nary>
                <m:naryPr>
                  <m:limLoc m:val="subSup"/>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σ</m:t>
                  </m:r>
                </m:e>
              </m:nary>
            </m:e>
          </m:nary>
          <m:r>
            <m:rPr>
              <m:sty m:val="p"/>
            </m:rPr>
            <w:rPr>
              <w:rFonts w:ascii="Cambria Math" w:hAnsi="Cambria Math"/>
            </w:rPr>
            <m:t>(</m:t>
          </m:r>
          <m:r>
            <m:rPr>
              <m:sty m:val="bi"/>
            </m:rP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d</m:t>
          </m:r>
          <m:r>
            <m:rPr>
              <m:sty m:val="p"/>
            </m:rPr>
            <w:rPr>
              <w:rFonts w:ascii="Cambria Math" w:hAnsi="Cambria Math"/>
            </w:rPr>
            <m:t>Ω.</m:t>
          </m:r>
          <m:r>
            <w:rPr>
              <w:rFonts w:ascii="Cambria Math" w:hAnsi="Cambria Math"/>
            </w:rPr>
            <m:t>  </m:t>
          </m:r>
          <m:r>
            <m:rPr>
              <m:nor/>
            </m:rPr>
            <m:t>(7.11)</m:t>
          </m:r>
        </m:oMath>
      </m:oMathPara>
    </w:p>
    <w:p w14:paraId="10C8BEC5" w14:textId="77777777" w:rsidR="003416EE" w:rsidRPr="00674711" w:rsidRDefault="006041B4">
      <w:pPr>
        <w:pStyle w:val="FirstParagraph"/>
        <w:rPr>
          <w:lang w:val="ru-RU"/>
          <w:rPrChange w:id="2952" w:author="Nik K" w:date="2026-10-29T00:17:00Z">
            <w:rPr/>
          </w:rPrChange>
        </w:rPr>
      </w:pPr>
      <w:r w:rsidRPr="00674711">
        <w:rPr>
          <w:lang w:val="ru-RU"/>
          <w:rPrChange w:id="2953" w:author="Nik K" w:date="2026-10-29T00:17:00Z">
            <w:rPr/>
          </w:rPrChange>
        </w:rPr>
        <w:lastRenderedPageBreak/>
        <w:t xml:space="preserve">Здесь </w:t>
      </w:r>
      <m:oMath>
        <m:r>
          <w:rPr>
            <w:rFonts w:ascii="Cambria Math" w:hAnsi="Cambria Math"/>
            <w:lang w:val="ru-RU"/>
            <w:rPrChange w:id="2954" w:author="Nik K" w:date="2026-10-29T00:17:00Z">
              <w:rPr>
                <w:rFonts w:ascii="Cambria Math" w:hAnsi="Cambria Math"/>
              </w:rPr>
            </w:rPrChange>
          </w:rPr>
          <m:t>h</m:t>
        </m:r>
      </m:oMath>
      <w:r w:rsidRPr="00674711">
        <w:rPr>
          <w:lang w:val="ru-RU"/>
          <w:rPrChange w:id="2955" w:author="Nik K" w:date="2026-10-29T00:17:00Z">
            <w:rPr/>
          </w:rPrChange>
        </w:rPr>
        <w:t xml:space="preserve"> обозначает дискретизацию, </w:t>
      </w:r>
      <m:oMath>
        <m:r>
          <w:rPr>
            <w:rFonts w:ascii="Cambria Math" w:hAnsi="Cambria Math"/>
          </w:rPr>
          <m:t>n</m:t>
        </m:r>
      </m:oMath>
      <w:r w:rsidRPr="00674711">
        <w:rPr>
          <w:lang w:val="ru-RU"/>
          <w:rPrChange w:id="2956" w:author="Nik K" w:date="2026-10-29T00:17:00Z">
            <w:rPr/>
          </w:rPrChange>
        </w:rPr>
        <w:t xml:space="preserve"> — число узлов;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674711">
        <w:rPr>
          <w:lang w:val="ru-RU"/>
          <w:rPrChange w:id="2957" w:author="Nik K" w:date="2026-10-29T00:17:00Z">
            <w:rPr/>
          </w:rPrChange>
        </w:rPr>
        <w:t xml:space="preserve"> выражается в вольтах. Безразмерная функция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674711">
        <w:rPr>
          <w:lang w:val="ru-RU"/>
          <w:rPrChange w:id="2958" w:author="Nik K" w:date="2026-10-29T00:17:00Z">
            <w:rPr/>
          </w:rPrChange>
        </w:rPr>
        <w:t xml:space="preserve"> равна единице в собственном узле и нулю в других узлах элемента. Её градиент постоянен в тетраэдре, поэтому</w:t>
      </w:r>
    </w:p>
    <w:p w14:paraId="004B4E42" w14:textId="77777777" w:rsidR="003416EE" w:rsidRDefault="006B31AF">
      <w:pPr>
        <w:pStyle w:val="af"/>
        <w:spacing w:before="120" w:after="120" w:line="264" w:lineRule="auto"/>
        <w:ind w:firstLine="0"/>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ij</m:t>
              </m:r>
            </m:sub>
            <m:sup>
              <m:r>
                <w:rPr>
                  <w:rFonts w:ascii="Cambria Math" w:hAnsi="Cambria Math"/>
                </w:rPr>
                <m:t>T</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σ</m:t>
                  </m:r>
                </m:e>
              </m:ba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σ</m:t>
                  </m:r>
                </m:e>
              </m:ba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T</m:t>
              </m:r>
              <m:r>
                <m:rPr>
                  <m:sty m:val="p"/>
                </m:rPr>
                <w:rPr>
                  <w:rFonts w:ascii="Cambria Math" w:hAnsi="Cambria Math"/>
                </w:rPr>
                <m:t>|</m:t>
              </m:r>
            </m:den>
          </m:f>
          <m:nary>
            <m:naryPr>
              <m:limLoc m:val="subSup"/>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σ</m:t>
              </m:r>
            </m:e>
          </m:nary>
          <m:r>
            <w:rPr>
              <w:rFonts w:ascii="Cambria Math" w:hAnsi="Cambria Math"/>
            </w:rPr>
            <m:t> d</m:t>
          </m:r>
          <m:r>
            <m:rPr>
              <m:sty m:val="p"/>
            </m:rPr>
            <w:rPr>
              <w:rFonts w:ascii="Cambria Math" w:hAnsi="Cambria Math"/>
            </w:rPr>
            <m:t>Ω.</m:t>
          </m:r>
          <m:r>
            <w:rPr>
              <w:rFonts w:ascii="Cambria Math" w:hAnsi="Cambria Math"/>
            </w:rPr>
            <m:t>  </m:t>
          </m:r>
          <m:r>
            <m:rPr>
              <m:nor/>
            </m:rPr>
            <m:t>(7.12)</m:t>
          </m:r>
        </m:oMath>
      </m:oMathPara>
    </w:p>
    <w:p w14:paraId="6405E06A" w14:textId="77777777" w:rsidR="003416EE" w:rsidRPr="00674711" w:rsidRDefault="006041B4">
      <w:pPr>
        <w:pStyle w:val="FirstParagraph"/>
        <w:rPr>
          <w:lang w:val="ru-RU"/>
          <w:rPrChange w:id="2959" w:author="Nik K" w:date="2026-10-29T00:17:00Z">
            <w:rPr/>
          </w:rPrChange>
        </w:rPr>
      </w:pPr>
      <w:r w:rsidRPr="00674711">
        <w:rPr>
          <w:lang w:val="ru-RU"/>
          <w:rPrChange w:id="2960" w:author="Nik K" w:date="2026-10-29T00:17:00Z">
            <w:rPr/>
          </w:rPrChange>
        </w:rPr>
        <w:t xml:space="preserve">При </w:t>
      </w:r>
      <m:oMath>
        <m:r>
          <m:rPr>
            <m:sty m:val="p"/>
          </m:rPr>
          <w:rPr>
            <w:rFonts w:ascii="Cambria Math" w:hAnsi="Cambria Math"/>
            <w:lang w:val="ru-RU"/>
            <w:rPrChange w:id="2961" w:author="Nik K" w:date="2026-10-29T00:17:00Z">
              <w:rPr>
                <w:rFonts w:ascii="Cambria Math" w:hAnsi="Cambria Math"/>
              </w:rPr>
            </w:rPrChange>
          </w:rPr>
          <m:t>|</m:t>
        </m:r>
        <m:r>
          <w:rPr>
            <w:rFonts w:ascii="Cambria Math" w:hAnsi="Cambria Math"/>
          </w:rPr>
          <m:t>T</m:t>
        </m:r>
        <m:r>
          <m:rPr>
            <m:sty m:val="p"/>
          </m:rPr>
          <w:rPr>
            <w:rFonts w:ascii="Cambria Math" w:hAnsi="Cambria Math"/>
            <w:lang w:val="ru-RU"/>
            <w:rPrChange w:id="2962" w:author="Nik K" w:date="2026-10-29T00:17:00Z">
              <w:rPr>
                <w:rFonts w:ascii="Cambria Math" w:hAnsi="Cambria Math"/>
              </w:rPr>
            </w:rPrChange>
          </w:rPr>
          <m:t>|</m:t>
        </m:r>
      </m:oMath>
      <w:r w:rsidRPr="00674711">
        <w:rPr>
          <w:lang w:val="ru-RU"/>
          <w:rPrChange w:id="2963" w:author="Nik K" w:date="2026-10-29T00:17:00Z">
            <w:rPr/>
          </w:rPrChange>
        </w:rPr>
        <w:t xml:space="preserve"> в м³ и градиентах в м⁻¹ элемент </w:t>
      </w:r>
      <m:oMath>
        <m:sSubSup>
          <m:sSubSupPr>
            <m:ctrlPr>
              <w:rPr>
                <w:rFonts w:ascii="Cambria Math" w:hAnsi="Cambria Math"/>
              </w:rPr>
            </m:ctrlPr>
          </m:sSubSupPr>
          <m:e>
            <m:r>
              <w:rPr>
                <w:rFonts w:ascii="Cambria Math" w:hAnsi="Cambria Math"/>
              </w:rPr>
              <m:t>K</m:t>
            </m:r>
          </m:e>
          <m:sub>
            <m:r>
              <w:rPr>
                <w:rFonts w:ascii="Cambria Math" w:hAnsi="Cambria Math"/>
              </w:rPr>
              <m:t>ij</m:t>
            </m:r>
          </m:sub>
          <m:sup>
            <m:r>
              <w:rPr>
                <w:rFonts w:ascii="Cambria Math" w:hAnsi="Cambria Math"/>
              </w:rPr>
              <m:t>T</m:t>
            </m:r>
          </m:sup>
        </m:sSubSup>
      </m:oMath>
      <w:r w:rsidRPr="00674711">
        <w:rPr>
          <w:lang w:val="ru-RU"/>
          <w:rPrChange w:id="2964" w:author="Nik K" w:date="2026-10-29T00:17:00Z">
            <w:rPr/>
          </w:rPrChange>
        </w:rPr>
        <w:t xml:space="preserve"> имеет единицы См. </w:t>
      </w:r>
      <w:proofErr w:type="spellStart"/>
      <w:r>
        <w:t>Сборка</w:t>
      </w:r>
      <w:proofErr w:type="spellEnd"/>
      <w:r>
        <w:t xml:space="preserve"> </w:t>
      </w:r>
      <w:proofErr w:type="spellStart"/>
      <w:r>
        <w:t>суммирует</w:t>
      </w:r>
      <w:proofErr w:type="spellEnd"/>
      <w:r>
        <w:t xml:space="preserve"> </w:t>
      </w:r>
      <w:proofErr w:type="spellStart"/>
      <w:r>
        <w:t>вклады</w:t>
      </w:r>
      <w:proofErr w:type="spellEnd"/>
      <w:r>
        <w:t xml:space="preserve"> в </w:t>
      </w:r>
      <w:proofErr w:type="spellStart"/>
      <w:r>
        <w:t>общие</w:t>
      </w:r>
      <w:proofErr w:type="spellEnd"/>
      <w:r>
        <w:t xml:space="preserve"> </w:t>
      </w:r>
      <w:proofErr w:type="spellStart"/>
      <w:r>
        <w:t>узловые</w:t>
      </w:r>
      <w:proofErr w:type="spellEnd"/>
      <w:r>
        <w:t xml:space="preserve"> </w:t>
      </w:r>
      <w:proofErr w:type="spellStart"/>
      <w:r>
        <w:t>уравнения</w:t>
      </w:r>
      <w:proofErr w:type="spellEnd"/>
      <w:r>
        <w:t xml:space="preserve">. </w:t>
      </w:r>
      <w:r w:rsidRPr="00674711">
        <w:rPr>
          <w:lang w:val="ru-RU"/>
          <w:rPrChange w:id="2965" w:author="Nik K" w:date="2026-10-29T00:17:00Z">
            <w:rPr/>
          </w:rPrChange>
        </w:rPr>
        <w:t xml:space="preserve">Координаты КТ и </w:t>
      </w:r>
      <w:r>
        <w:t>STL</w:t>
      </w:r>
      <w:r w:rsidRPr="00674711">
        <w:rPr>
          <w:lang w:val="ru-RU"/>
          <w:rPrChange w:id="2966" w:author="Nik K" w:date="2026-10-29T00:17:00Z">
            <w:rPr/>
          </w:rPrChange>
        </w:rPr>
        <w:t xml:space="preserve"> перед этим переводятся из миллиметров в метры: ошибка масштаба меняет и объёмные, и контактные коэффициенты.</w:t>
      </w:r>
    </w:p>
    <w:p w14:paraId="507F2351" w14:textId="77777777" w:rsidR="003416EE" w:rsidRDefault="006041B4">
      <w:pPr>
        <w:pStyle w:val="af"/>
      </w:pPr>
      <w:r>
        <w:t xml:space="preserve">Поверхность каждого конечного электрода представлена треугольными гранями. Для одной грани площадью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t xml:space="preserve"> и неизвестных </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oMath>
      <w:r>
        <w:t xml:space="preserve"> точное интегрирование контактного члена с линейными функциями даёт</w:t>
      </w:r>
    </w:p>
    <w:p w14:paraId="387AB65D"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m:t>
                  </m:r>
                </m:sub>
              </m:sSub>
            </m:num>
            <m:den>
              <m:r>
                <w:rPr>
                  <w:rFonts w:ascii="Cambria Math" w:hAnsi="Cambria Math"/>
                </w:rPr>
                <m:t>12</m:t>
              </m:r>
              <m:sSub>
                <m:sSubPr>
                  <m:ctrlPr>
                    <w:rPr>
                      <w:rFonts w:ascii="Cambria Math" w:hAnsi="Cambria Math"/>
                    </w:rPr>
                  </m:ctrlPr>
                </m:sSubPr>
                <m:e>
                  <m:r>
                    <w:rPr>
                      <w:rFonts w:ascii="Cambria Math" w:hAnsi="Cambria Math"/>
                    </w:rPr>
                    <m:t>z</m:t>
                  </m:r>
                </m:e>
                <m:sub>
                  <m:r>
                    <w:rPr>
                      <w:rFonts w:ascii="Cambria Math" w:hAnsi="Cambria Math"/>
                    </w:rPr>
                    <m:t>l</m:t>
                  </m:r>
                </m:sub>
              </m:sSub>
            </m:den>
          </m:f>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e>
                    <m:r>
                      <m:rPr>
                        <m:sty m:val="p"/>
                      </m:rPr>
                      <w:rPr>
                        <w:rFonts w:ascii="Cambria Math" w:hAnsi="Cambria Math"/>
                      </w:rPr>
                      <m:t>-</m:t>
                    </m:r>
                    <m:r>
                      <w:rPr>
                        <w:rFonts w:ascii="Cambria Math" w:hAnsi="Cambria Math"/>
                      </w:rPr>
                      <m:t>4</m:t>
                    </m:r>
                  </m:e>
                </m:mr>
                <m:mr>
                  <m:e>
                    <m:r>
                      <w:rPr>
                        <w:rFonts w:ascii="Cambria Math" w:hAnsi="Cambria Math"/>
                      </w:rPr>
                      <m:t>1</m:t>
                    </m:r>
                  </m:e>
                  <m:e>
                    <m:r>
                      <w:rPr>
                        <w:rFonts w:ascii="Cambria Math" w:hAnsi="Cambria Math"/>
                      </w:rPr>
                      <m:t>2</m:t>
                    </m:r>
                  </m:e>
                  <m:e>
                    <m:r>
                      <w:rPr>
                        <w:rFonts w:ascii="Cambria Math" w:hAnsi="Cambria Math"/>
                      </w:rPr>
                      <m:t>1</m:t>
                    </m:r>
                  </m:e>
                  <m:e>
                    <m:r>
                      <m:rPr>
                        <m:sty m:val="p"/>
                      </m:rPr>
                      <w:rPr>
                        <w:rFonts w:ascii="Cambria Math" w:hAnsi="Cambria Math"/>
                      </w:rPr>
                      <m:t>-</m:t>
                    </m:r>
                    <m:r>
                      <w:rPr>
                        <w:rFonts w:ascii="Cambria Math" w:hAnsi="Cambria Math"/>
                      </w:rPr>
                      <m:t>4</m:t>
                    </m:r>
                  </m:e>
                </m:mr>
                <m:mr>
                  <m:e>
                    <m:r>
                      <w:rPr>
                        <w:rFonts w:ascii="Cambria Math" w:hAnsi="Cambria Math"/>
                      </w:rPr>
                      <m:t>1</m:t>
                    </m:r>
                  </m:e>
                  <m:e>
                    <m:r>
                      <w:rPr>
                        <w:rFonts w:ascii="Cambria Math" w:hAnsi="Cambria Math"/>
                      </w:rPr>
                      <m:t>1</m:t>
                    </m:r>
                  </m:e>
                  <m:e>
                    <m:r>
                      <w:rPr>
                        <w:rFonts w:ascii="Cambria Math" w:hAnsi="Cambria Math"/>
                      </w:rPr>
                      <m:t>2</m:t>
                    </m:r>
                  </m:e>
                  <m:e>
                    <m:r>
                      <m:rPr>
                        <m:sty m:val="p"/>
                      </m:rPr>
                      <w:rPr>
                        <w:rFonts w:ascii="Cambria Math" w:hAnsi="Cambria Math"/>
                      </w:rPr>
                      <m:t>-</m:t>
                    </m:r>
                    <m:r>
                      <w:rPr>
                        <w:rFonts w:ascii="Cambria Math" w:hAnsi="Cambria Math"/>
                      </w:rPr>
                      <m:t>4</m:t>
                    </m:r>
                  </m:e>
                </m:mr>
                <m:mr>
                  <m:e>
                    <m:r>
                      <m:rPr>
                        <m:sty m:val="p"/>
                      </m:rPr>
                      <w:rPr>
                        <w:rFonts w:ascii="Cambria Math" w:hAnsi="Cambria Math"/>
                      </w:rPr>
                      <m:t>-</m:t>
                    </m:r>
                    <m:r>
                      <w:rPr>
                        <w:rFonts w:ascii="Cambria Math" w:hAnsi="Cambria Math"/>
                      </w:rPr>
                      <m:t>4</m:t>
                    </m:r>
                  </m:e>
                  <m:e>
                    <m:r>
                      <m:rPr>
                        <m:sty m:val="p"/>
                      </m:rPr>
                      <w:rPr>
                        <w:rFonts w:ascii="Cambria Math" w:hAnsi="Cambria Math"/>
                      </w:rPr>
                      <m:t>-</m:t>
                    </m:r>
                    <m:r>
                      <w:rPr>
                        <w:rFonts w:ascii="Cambria Math" w:hAnsi="Cambria Math"/>
                      </w:rPr>
                      <m:t>4</m:t>
                    </m:r>
                  </m:e>
                  <m:e>
                    <m:r>
                      <m:rPr>
                        <m:sty m:val="p"/>
                      </m:rPr>
                      <w:rPr>
                        <w:rFonts w:ascii="Cambria Math" w:hAnsi="Cambria Math"/>
                      </w:rPr>
                      <m:t>-</m:t>
                    </m:r>
                    <m:r>
                      <w:rPr>
                        <w:rFonts w:ascii="Cambria Math" w:hAnsi="Cambria Math"/>
                      </w:rPr>
                      <m:t>4</m:t>
                    </m:r>
                  </m:e>
                  <m:e>
                    <m:r>
                      <w:rPr>
                        <w:rFonts w:ascii="Cambria Math" w:hAnsi="Cambria Math"/>
                      </w:rPr>
                      <m:t>12</m:t>
                    </m:r>
                  </m:e>
                </m:mr>
              </m:m>
            </m:e>
          </m:d>
          <m:r>
            <m:rPr>
              <m:sty m:val="p"/>
            </m:rPr>
            <w:rPr>
              <w:rFonts w:ascii="Cambria Math" w:hAnsi="Cambria Math"/>
            </w:rPr>
            <m:t>.</m:t>
          </m:r>
          <m:r>
            <w:rPr>
              <w:rFonts w:ascii="Cambria Math" w:hAnsi="Cambria Math"/>
            </w:rPr>
            <m:t>  </m:t>
          </m:r>
          <m:r>
            <m:rPr>
              <m:nor/>
            </m:rPr>
            <m:t>(7.13)</m:t>
          </m:r>
        </m:oMath>
      </m:oMathPara>
    </w:p>
    <w:p w14:paraId="56B2E2C1" w14:textId="77777777" w:rsidR="003416EE" w:rsidRPr="00674711" w:rsidRDefault="006041B4">
      <w:pPr>
        <w:pStyle w:val="FirstParagraph"/>
        <w:rPr>
          <w:lang w:val="ru-RU"/>
          <w:rPrChange w:id="2967" w:author="Nik K" w:date="2026-10-29T00:17:00Z">
            <w:rPr/>
          </w:rPrChange>
        </w:rPr>
      </w:pPr>
      <w:r w:rsidRPr="00674711">
        <w:rPr>
          <w:lang w:val="ru-RU"/>
          <w:rPrChange w:id="2968" w:author="Nik K" w:date="2026-10-29T00:17:00Z">
            <w:rPr/>
          </w:rPrChange>
        </w:rPr>
        <w:t xml:space="preserve">Матрица (7.13) следует из интегралов треугольных функций, симметрична и имеет нулевые суммы строк: общий сдвиг потенциалов не создаёт ток. Такая матрица реализована в собственном контактном блоке. </w:t>
      </w:r>
      <w:r>
        <w:t>EIDORS</w:t>
      </w:r>
      <w:r w:rsidRPr="00674711">
        <w:rPr>
          <w:lang w:val="ru-RU"/>
          <w:rPrChange w:id="2969" w:author="Nik K" w:date="2026-10-29T00:17:00Z">
            <w:rPr/>
          </w:rPrChange>
        </w:rPr>
        <w:t xml:space="preserve"> также учитывает конечные грани и единицы Ом·м² в трёхмерной задаче [74].</w:t>
      </w:r>
    </w:p>
    <w:p w14:paraId="27B1DF34" w14:textId="77777777" w:rsidR="003416EE" w:rsidRDefault="006041B4">
      <w:pPr>
        <w:pStyle w:val="af"/>
      </w:pPr>
      <w:r>
        <w:t xml:space="preserve">Собрав контактные вклады в </w:t>
      </w:r>
      <m:oMath>
        <m:r>
          <w:rPr>
            <w:rFonts w:ascii="Cambria Math" w:hAnsi="Cambria Math"/>
          </w:rPr>
          <m:t>C</m:t>
        </m:r>
      </m:oMath>
      <w:r>
        <w:t xml:space="preserve"> и объёмные — в </w:t>
      </w:r>
      <m:oMath>
        <m:r>
          <w:rPr>
            <w:rFonts w:ascii="Cambria Math" w:hAnsi="Cambria Math"/>
          </w:rPr>
          <m:t>K</m:t>
        </m:r>
      </m:oMath>
      <w:r>
        <w:t>, получаем</w:t>
      </w:r>
    </w:p>
    <w:p w14:paraId="6DCCA69A" w14:textId="77777777" w:rsidR="003416EE" w:rsidRDefault="006041B4">
      <w:pPr>
        <w:pStyle w:val="af"/>
        <w:spacing w:before="120" w:after="120" w:line="264" w:lineRule="auto"/>
        <w:ind w:firstLine="0"/>
      </w:pPr>
      <m:oMathPara>
        <m:oMathParaPr>
          <m:jc m:val="center"/>
        </m:oMathParaPr>
        <m:oMath>
          <m:r>
            <w:rPr>
              <w:rFonts w:ascii="Cambria Math" w:hAnsi="Cambria Math"/>
            </w:rPr>
            <m:t>H</m:t>
          </m:r>
          <m:r>
            <m:rPr>
              <m:sty m:val="bi"/>
            </m:rPr>
            <w:rPr>
              <w:rFonts w:ascii="Cambria Math" w:hAnsi="Cambria Math"/>
            </w:rPr>
            <m:t>w</m:t>
          </m:r>
          <m:r>
            <m:rPr>
              <m:sty m:val="p"/>
            </m:rPr>
            <w:rPr>
              <w:rFonts w:ascii="Cambria Math" w:hAnsi="Cambria Math"/>
            </w:rPr>
            <m:t>=</m:t>
          </m:r>
          <m:r>
            <m:rPr>
              <m:sty m:val="bi"/>
            </m:rPr>
            <w:rPr>
              <w:rFonts w:ascii="Cambria Math" w:hAnsi="Cambria Math"/>
            </w:rPr>
            <m:t>b</m:t>
          </m:r>
          <m:r>
            <m:rPr>
              <m:sty m:val="p"/>
            </m:rPr>
            <w:rPr>
              <w:rFonts w:ascii="Cambria Math" w:hAnsi="Cambria Math"/>
            </w:rPr>
            <m:t>,</m:t>
          </m:r>
          <m:r>
            <w:rPr>
              <w:rFonts w:ascii="Cambria Math" w:hAnsi="Cambria Math"/>
            </w:rPr>
            <m:t>  H</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K</m:t>
                    </m:r>
                  </m:e>
                  <m:e>
                    <m:r>
                      <w:rPr>
                        <w:rFonts w:ascii="Cambria Math" w:hAnsi="Cambria Math"/>
                      </w:rPr>
                      <m:t>0</m:t>
                    </m:r>
                  </m:e>
                </m:mr>
                <m:mr>
                  <m:e>
                    <m:r>
                      <w:rPr>
                        <w:rFonts w:ascii="Cambria Math" w:hAnsi="Cambria Math"/>
                      </w:rPr>
                      <m:t>0</m:t>
                    </m:r>
                  </m:e>
                  <m:e>
                    <m:r>
                      <w:rPr>
                        <w:rFonts w:ascii="Cambria Math" w:hAnsi="Cambria Math"/>
                      </w:rPr>
                      <m:t>0</m:t>
                    </m:r>
                  </m:e>
                </m:mr>
              </m:m>
            </m:e>
          </m:d>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bi"/>
            </m:rPr>
            <w:rPr>
              <w:rFonts w:ascii="Cambria Math" w:hAnsi="Cambria Math"/>
            </w:rPr>
            <m:t>w</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bi"/>
                      </m:rPr>
                      <w:rPr>
                        <w:rFonts w:ascii="Cambria Math" w:hAnsi="Cambria Math"/>
                      </w:rPr>
                      <m:t>u</m:t>
                    </m:r>
                  </m:e>
                </m:mr>
                <m:mr>
                  <m:e>
                    <m:r>
                      <m:rPr>
                        <m:sty m:val="bi"/>
                      </m:rPr>
                      <w:rPr>
                        <w:rFonts w:ascii="Cambria Math" w:hAnsi="Cambria Math"/>
                      </w:rPr>
                      <m:t>U</m:t>
                    </m:r>
                  </m:e>
                </m:mr>
              </m:m>
            </m:e>
          </m:d>
          <m:r>
            <m:rPr>
              <m:sty m:val="p"/>
            </m:rPr>
            <w:rPr>
              <w:rFonts w:ascii="Cambria Math" w:hAnsi="Cambria Math"/>
            </w:rPr>
            <m:t>,</m:t>
          </m:r>
          <m:r>
            <w:rPr>
              <w:rFonts w:ascii="Cambria Math" w:hAnsi="Cambria Math"/>
            </w:rPr>
            <m:t>  </m:t>
          </m:r>
          <m:r>
            <m:rPr>
              <m:sty m:val="bi"/>
            </m:rPr>
            <w:rPr>
              <w:rFonts w:ascii="Cambria Math" w:hAnsi="Cambria Math"/>
            </w:rPr>
            <m:t>b</m:t>
          </m:r>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b"/>
                      </m:rPr>
                      <w:rPr>
                        <w:rFonts w:ascii="Cambria Math" w:hAnsi="Cambria Math"/>
                      </w:rPr>
                      <m:t>0</m:t>
                    </m:r>
                  </m:e>
                </m:mr>
                <m:mr>
                  <m:e>
                    <m:r>
                      <m:rPr>
                        <m:sty m:val="bi"/>
                      </m:rPr>
                      <w:rPr>
                        <w:rFonts w:ascii="Cambria Math" w:hAnsi="Cambria Math"/>
                      </w:rPr>
                      <m:t>I</m:t>
                    </m:r>
                  </m:e>
                </m:mr>
              </m:m>
            </m:e>
          </m:d>
          <m:r>
            <m:rPr>
              <m:sty m:val="p"/>
            </m:rPr>
            <w:rPr>
              <w:rFonts w:ascii="Cambria Math" w:hAnsi="Cambria Math"/>
            </w:rPr>
            <m:t>.</m:t>
          </m:r>
          <m:r>
            <w:rPr>
              <w:rFonts w:ascii="Cambria Math" w:hAnsi="Cambria Math"/>
            </w:rPr>
            <m:t>  </m:t>
          </m:r>
          <m:r>
            <m:rPr>
              <m:nor/>
            </m:rPr>
            <m:t>(7.14)</m:t>
          </m:r>
        </m:oMath>
      </m:oMathPara>
    </w:p>
    <w:p w14:paraId="5F20648B" w14:textId="77777777" w:rsidR="003416EE" w:rsidRPr="00674711" w:rsidRDefault="006041B4">
      <w:pPr>
        <w:pStyle w:val="FirstParagraph"/>
        <w:rPr>
          <w:lang w:val="ru-RU"/>
          <w:rPrChange w:id="2970" w:author="Nik K" w:date="2026-10-29T00:17:00Z">
            <w:rPr/>
          </w:rPrChange>
        </w:rPr>
      </w:pPr>
      <w:r w:rsidRPr="00674711">
        <w:rPr>
          <w:lang w:val="ru-RU"/>
          <w:rPrChange w:id="2971" w:author="Nik K" w:date="2026-10-29T00:17:00Z">
            <w:rPr/>
          </w:rPrChange>
        </w:rPr>
        <w:t xml:space="preserve">Матрица </w:t>
      </w:r>
      <m:oMath>
        <m:r>
          <w:rPr>
            <w:rFonts w:ascii="Cambria Math" w:hAnsi="Cambria Math"/>
          </w:rPr>
          <m:t>H</m:t>
        </m:r>
      </m:oMath>
      <w:r w:rsidRPr="00674711">
        <w:rPr>
          <w:lang w:val="ru-RU"/>
          <w:rPrChange w:id="2972" w:author="Nik K" w:date="2026-10-29T00:17:00Z">
            <w:rPr/>
          </w:rPrChange>
        </w:rPr>
        <w:t xml:space="preserve"> имеет размер </w:t>
      </w:r>
      <m:oMath>
        <m:r>
          <m:rPr>
            <m:sty m:val="p"/>
          </m:rPr>
          <w:rPr>
            <w:rFonts w:ascii="Cambria Math" w:hAnsi="Cambria Math"/>
            <w:lang w:val="ru-RU"/>
            <w:rPrChange w:id="2973" w:author="Nik K" w:date="2026-10-29T00:17:00Z">
              <w:rPr>
                <w:rFonts w:ascii="Cambria Math" w:hAnsi="Cambria Math"/>
              </w:rPr>
            </w:rPrChange>
          </w:rPr>
          <m:t>(</m:t>
        </m:r>
        <m:r>
          <w:rPr>
            <w:rFonts w:ascii="Cambria Math" w:hAnsi="Cambria Math"/>
          </w:rPr>
          <m:t>n</m:t>
        </m:r>
        <m:r>
          <m:rPr>
            <m:sty m:val="p"/>
          </m:rPr>
          <w:rPr>
            <w:rFonts w:ascii="Cambria Math" w:hAnsi="Cambria Math"/>
            <w:lang w:val="ru-RU"/>
            <w:rPrChange w:id="2974" w:author="Nik K" w:date="2026-10-29T00:17:00Z">
              <w:rPr>
                <w:rFonts w:ascii="Cambria Math" w:hAnsi="Cambria Math"/>
              </w:rPr>
            </w:rPrChange>
          </w:rPr>
          <m:t>+</m:t>
        </m:r>
        <m:r>
          <w:rPr>
            <w:rFonts w:ascii="Cambria Math" w:hAnsi="Cambria Math"/>
          </w:rPr>
          <m:t>L</m:t>
        </m:r>
        <m:r>
          <m:rPr>
            <m:sty m:val="p"/>
          </m:rPr>
          <w:rPr>
            <w:rFonts w:ascii="Cambria Math" w:hAnsi="Cambria Math"/>
            <w:lang w:val="ru-RU"/>
            <w:rPrChange w:id="2975" w:author="Nik K" w:date="2026-10-29T00:17:00Z">
              <w:rPr>
                <w:rFonts w:ascii="Cambria Math" w:hAnsi="Cambria Math"/>
              </w:rPr>
            </w:rPrChange>
          </w:rPr>
          <m:t>)×(</m:t>
        </m:r>
        <m:r>
          <w:rPr>
            <w:rFonts w:ascii="Cambria Math" w:hAnsi="Cambria Math"/>
          </w:rPr>
          <m:t>n</m:t>
        </m:r>
        <m:r>
          <m:rPr>
            <m:sty m:val="p"/>
          </m:rPr>
          <w:rPr>
            <w:rFonts w:ascii="Cambria Math" w:hAnsi="Cambria Math"/>
            <w:lang w:val="ru-RU"/>
            <w:rPrChange w:id="2976" w:author="Nik K" w:date="2026-10-29T00:17:00Z">
              <w:rPr>
                <w:rFonts w:ascii="Cambria Math" w:hAnsi="Cambria Math"/>
              </w:rPr>
            </w:rPrChange>
          </w:rPr>
          <m:t>+</m:t>
        </m:r>
        <m:r>
          <w:rPr>
            <w:rFonts w:ascii="Cambria Math" w:hAnsi="Cambria Math"/>
          </w:rPr>
          <m:t>L</m:t>
        </m:r>
        <m:r>
          <m:rPr>
            <m:sty m:val="p"/>
          </m:rPr>
          <w:rPr>
            <w:rFonts w:ascii="Cambria Math" w:hAnsi="Cambria Math"/>
            <w:lang w:val="ru-RU"/>
            <w:rPrChange w:id="2977" w:author="Nik K" w:date="2026-10-29T00:17:00Z">
              <w:rPr>
                <w:rFonts w:ascii="Cambria Math" w:hAnsi="Cambria Math"/>
              </w:rPr>
            </w:rPrChange>
          </w:rPr>
          <m:t>)</m:t>
        </m:r>
      </m:oMath>
      <w:r w:rsidRPr="00674711">
        <w:rPr>
          <w:lang w:val="ru-RU"/>
          <w:rPrChange w:id="2978" w:author="Nik K" w:date="2026-10-29T00:17:00Z">
            <w:rPr/>
          </w:rPrChange>
        </w:rPr>
        <w:t xml:space="preserve"> и единицы См; </w:t>
      </w:r>
      <m:oMath>
        <m:r>
          <m:rPr>
            <m:sty m:val="bi"/>
          </m:rPr>
          <w:rPr>
            <w:rFonts w:ascii="Cambria Math" w:hAnsi="Cambria Math"/>
          </w:rPr>
          <m:t>w</m:t>
        </m:r>
      </m:oMath>
      <w:r w:rsidRPr="00674711">
        <w:rPr>
          <w:lang w:val="ru-RU"/>
          <w:rPrChange w:id="2979" w:author="Nik K" w:date="2026-10-29T00:17:00Z">
            <w:rPr/>
          </w:rPrChange>
        </w:rPr>
        <w:t xml:space="preserve"> выражается в вольтах, </w:t>
      </w:r>
      <m:oMath>
        <m:r>
          <m:rPr>
            <m:sty m:val="bi"/>
          </m:rPr>
          <w:rPr>
            <w:rFonts w:ascii="Cambria Math" w:hAnsi="Cambria Math"/>
          </w:rPr>
          <m:t>b</m:t>
        </m:r>
      </m:oMath>
      <w:r w:rsidRPr="00674711">
        <w:rPr>
          <w:lang w:val="ru-RU"/>
          <w:rPrChange w:id="2980" w:author="Nik K" w:date="2026-10-29T00:17:00Z">
            <w:rPr/>
          </w:rPrChange>
        </w:rPr>
        <w:t xml:space="preserve"> — в амперах. После исключения опорного узла применяется разреженная факторизация Холецкого. Неизменные материалы и контакты позволяют решать несколько возбуждений с одной факторизацией, сохраняя полную дискретную задачу.</w:t>
      </w:r>
    </w:p>
    <w:p w14:paraId="78BE1969" w14:textId="77777777" w:rsidR="003416EE" w:rsidRDefault="006041B4">
      <w:pPr>
        <w:pStyle w:val="21"/>
      </w:pPr>
      <w:bookmarkStart w:id="2981" w:name="_Toc244123097"/>
      <w:bookmarkStart w:id="2982" w:name="Xdf849ddb72c62b44264671fddf764d3faa5712e"/>
      <w:bookmarkEnd w:id="2926"/>
      <w:r>
        <w:lastRenderedPageBreak/>
        <w:t>7.5 Передаточный импеданс, взаимность и чувствительности</w:t>
      </w:r>
      <w:bookmarkEnd w:id="2981"/>
    </w:p>
    <w:p w14:paraId="2FE1C715" w14:textId="77777777" w:rsidR="003416EE" w:rsidRPr="00674711" w:rsidRDefault="006041B4">
      <w:pPr>
        <w:pStyle w:val="FirstParagraph"/>
        <w:rPr>
          <w:lang w:val="ru-RU"/>
          <w:rPrChange w:id="2983" w:author="Nik K" w:date="2026-10-29T00:17:00Z">
            <w:rPr/>
          </w:rPrChange>
        </w:rPr>
      </w:pPr>
      <w:r w:rsidRPr="00674711">
        <w:rPr>
          <w:lang w:val="ru-RU"/>
          <w:rPrChange w:id="2984" w:author="Nik K" w:date="2026-10-29T00:17:00Z">
            <w:rPr/>
          </w:rPrChange>
        </w:rPr>
        <w:t xml:space="preserve">Для токовой пары </w:t>
      </w:r>
      <m:oMath>
        <m:r>
          <w:rPr>
            <w:rFonts w:ascii="Cambria Math" w:hAnsi="Cambria Math"/>
          </w:rPr>
          <m:t>a</m:t>
        </m:r>
      </m:oMath>
      <w:r w:rsidRPr="00674711">
        <w:rPr>
          <w:lang w:val="ru-RU"/>
          <w:rPrChange w:id="2985" w:author="Nik K" w:date="2026-10-29T00:17:00Z">
            <w:rPr/>
          </w:rPrChange>
        </w:rPr>
        <w:t xml:space="preserve"> введём безразмерный вектор </w:t>
      </w:r>
      <m:oMath>
        <m:sSub>
          <m:sSubPr>
            <m:ctrlPr>
              <w:rPr>
                <w:rFonts w:ascii="Cambria Math" w:hAnsi="Cambria Math"/>
              </w:rPr>
            </m:ctrlPr>
          </m:sSubPr>
          <m:e>
            <m:r>
              <m:rPr>
                <m:sty m:val="bi"/>
              </m:rPr>
              <w:rPr>
                <w:rFonts w:ascii="Cambria Math" w:hAnsi="Cambria Math"/>
              </w:rPr>
              <m:t>p</m:t>
            </m:r>
          </m:e>
          <m:sub>
            <m:r>
              <w:rPr>
                <w:rFonts w:ascii="Cambria Math" w:hAnsi="Cambria Math"/>
              </w:rPr>
              <m:t>a</m:t>
            </m:r>
          </m:sub>
        </m:sSub>
      </m:oMath>
      <w:r w:rsidRPr="00674711">
        <w:rPr>
          <w:lang w:val="ru-RU"/>
          <w:rPrChange w:id="2986" w:author="Nik K" w:date="2026-10-29T00:17:00Z">
            <w:rPr/>
          </w:rPrChange>
        </w:rPr>
        <w:t xml:space="preserve">: его компоненты равны </w:t>
      </w:r>
      <m:oMath>
        <m:r>
          <m:rPr>
            <m:sty m:val="p"/>
          </m:rPr>
          <w:rPr>
            <w:rFonts w:ascii="Cambria Math" w:hAnsi="Cambria Math"/>
            <w:lang w:val="ru-RU"/>
            <w:rPrChange w:id="2987" w:author="Nik K" w:date="2026-10-29T00:17:00Z">
              <w:rPr>
                <w:rFonts w:ascii="Cambria Math" w:hAnsi="Cambria Math"/>
              </w:rPr>
            </w:rPrChange>
          </w:rPr>
          <m:t>+</m:t>
        </m:r>
        <m:r>
          <w:rPr>
            <w:rFonts w:ascii="Cambria Math" w:hAnsi="Cambria Math"/>
            <w:lang w:val="ru-RU"/>
            <w:rPrChange w:id="2988" w:author="Nik K" w:date="2026-10-29T00:17:00Z">
              <w:rPr>
                <w:rFonts w:ascii="Cambria Math" w:hAnsi="Cambria Math"/>
              </w:rPr>
            </w:rPrChange>
          </w:rPr>
          <m:t>1</m:t>
        </m:r>
      </m:oMath>
      <w:r w:rsidRPr="00674711">
        <w:rPr>
          <w:lang w:val="ru-RU"/>
          <w:rPrChange w:id="2989" w:author="Nik K" w:date="2026-10-29T00:17:00Z">
            <w:rPr/>
          </w:rPrChange>
        </w:rPr>
        <w:t xml:space="preserve"> и </w:t>
      </w:r>
      <m:oMath>
        <m:r>
          <m:rPr>
            <m:sty m:val="p"/>
          </m:rPr>
          <w:rPr>
            <w:rFonts w:ascii="Cambria Math" w:hAnsi="Cambria Math"/>
            <w:lang w:val="ru-RU"/>
            <w:rPrChange w:id="2990" w:author="Nik K" w:date="2026-10-29T00:17:00Z">
              <w:rPr>
                <w:rFonts w:ascii="Cambria Math" w:hAnsi="Cambria Math"/>
              </w:rPr>
            </w:rPrChange>
          </w:rPr>
          <m:t>-</m:t>
        </m:r>
        <m:r>
          <w:rPr>
            <w:rFonts w:ascii="Cambria Math" w:hAnsi="Cambria Math"/>
            <w:lang w:val="ru-RU"/>
            <w:rPrChange w:id="2991" w:author="Nik K" w:date="2026-10-29T00:17:00Z">
              <w:rPr>
                <w:rFonts w:ascii="Cambria Math" w:hAnsi="Cambria Math"/>
              </w:rPr>
            </w:rPrChange>
          </w:rPr>
          <m:t>1</m:t>
        </m:r>
      </m:oMath>
      <w:r w:rsidRPr="00674711">
        <w:rPr>
          <w:lang w:val="ru-RU"/>
          <w:rPrChange w:id="2992" w:author="Nik K" w:date="2026-10-29T00:17:00Z">
            <w:rPr/>
          </w:rPrChange>
        </w:rPr>
        <w:t xml:space="preserve"> на соответствующих электродах и нулю на остальных. Измерительную пару </w:t>
      </w:r>
      <m:oMath>
        <m:r>
          <w:rPr>
            <w:rFonts w:ascii="Cambria Math" w:hAnsi="Cambria Math"/>
          </w:rPr>
          <m:t>b</m:t>
        </m:r>
      </m:oMath>
      <w:r w:rsidRPr="00674711">
        <w:rPr>
          <w:lang w:val="ru-RU"/>
          <w:rPrChange w:id="2993" w:author="Nik K" w:date="2026-10-29T00:17:00Z">
            <w:rPr/>
          </w:rPrChange>
        </w:rPr>
        <w:t xml:space="preserve"> описывает аналогичный вектор </w:t>
      </w:r>
      <m:oMath>
        <m:sSub>
          <m:sSubPr>
            <m:ctrlPr>
              <w:rPr>
                <w:rFonts w:ascii="Cambria Math" w:hAnsi="Cambria Math"/>
              </w:rPr>
            </m:ctrlPr>
          </m:sSubPr>
          <m:e>
            <m:r>
              <m:rPr>
                <m:sty m:val="bi"/>
              </m:rPr>
              <w:rPr>
                <w:rFonts w:ascii="Cambria Math" w:hAnsi="Cambria Math"/>
              </w:rPr>
              <m:t>p</m:t>
            </m:r>
          </m:e>
          <m:sub>
            <m:r>
              <w:rPr>
                <w:rFonts w:ascii="Cambria Math" w:hAnsi="Cambria Math"/>
              </w:rPr>
              <m:t>b</m:t>
            </m:r>
          </m:sub>
        </m:sSub>
      </m:oMath>
      <w:r w:rsidRPr="00674711">
        <w:rPr>
          <w:lang w:val="ru-RU"/>
          <w:rPrChange w:id="2994" w:author="Nik K" w:date="2026-10-29T00:17:00Z">
            <w:rPr/>
          </w:rPrChange>
        </w:rPr>
        <w:t>. Тогда</w:t>
      </w:r>
    </w:p>
    <w:p w14:paraId="039F46E0" w14:textId="77777777" w:rsidR="003416EE" w:rsidRDefault="006B31AF">
      <w:pPr>
        <w:pStyle w:val="af"/>
        <w:spacing w:before="120" w:after="120" w:line="264" w:lineRule="auto"/>
        <w:ind w:firstLine="0"/>
      </w:pPr>
      <m:oMathPara>
        <m:oMathParaPr>
          <m:jc m:val="center"/>
        </m:oMathParaPr>
        <m:oMath>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m:rPr>
                  <m:sty m:val="bi"/>
                </m:rP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ba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i"/>
                    </m:rPr>
                    <w:rPr>
                      <w:rFonts w:ascii="Cambria Math" w:hAnsi="Cambria Math"/>
                    </w:rPr>
                    <m:t>p</m:t>
                  </m:r>
                </m:e>
                <m:sub>
                  <m:r>
                    <w:rPr>
                      <w:rFonts w:ascii="Cambria Math" w:hAnsi="Cambria Math"/>
                    </w:rPr>
                    <m:t>b</m:t>
                  </m:r>
                </m:sub>
                <m:sup>
                  <m:r>
                    <m:rPr>
                      <m:scr m:val="sans-serif"/>
                      <m:sty m:val="p"/>
                    </m:rPr>
                    <w:rPr>
                      <w:rFonts w:ascii="Cambria Math" w:hAnsi="Cambria Math"/>
                    </w:rPr>
                    <m:t>T</m:t>
                  </m:r>
                </m:sup>
              </m:sSubSup>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r>
                    <w:rPr>
                      <w:rFonts w:ascii="Cambria Math" w:hAnsi="Cambria Math"/>
                    </w:rPr>
                    <m:t>a</m:t>
                  </m:r>
                  <m:r>
                    <m:rPr>
                      <m:sty m:val="p"/>
                    </m:rPr>
                    <w:rPr>
                      <w:rFonts w:ascii="Cambria Math" w:hAnsi="Cambria Math"/>
                    </w:rPr>
                    <m:t>)</m:t>
                  </m:r>
                </m:sup>
              </m:sSup>
            </m:num>
            <m:den>
              <m:sSub>
                <m:sSubPr>
                  <m:ctrlPr>
                    <w:rPr>
                      <w:rFonts w:ascii="Cambria Math" w:hAnsi="Cambria Math"/>
                    </w:rPr>
                  </m:ctrlPr>
                </m:sSubPr>
                <m:e>
                  <m:r>
                    <w:rPr>
                      <w:rFonts w:ascii="Cambria Math" w:hAnsi="Cambria Math"/>
                    </w:rPr>
                    <m:t>I</m:t>
                  </m:r>
                </m:e>
                <m:sub>
                  <m:r>
                    <w:rPr>
                      <w:rFonts w:ascii="Cambria Math" w:hAnsi="Cambria Math"/>
                    </w:rPr>
                    <m:t>a</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V</m:t>
                  </m:r>
                  <m:r>
                    <m:rPr>
                      <m:sty m:val="p"/>
                    </m:rPr>
                    <w:rPr>
                      <w:rFonts w:ascii="Cambria Math" w:hAnsi="Cambria Math"/>
                    </w:rPr>
                    <m:t>+</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V</m:t>
                  </m:r>
                  <m:r>
                    <m:rPr>
                      <m:sty m:val="p"/>
                    </m:rPr>
                    <w:rPr>
                      <w:rFonts w:ascii="Cambria Math" w:hAnsi="Cambria Math"/>
                    </w:rPr>
                    <m:t>-</m:t>
                  </m:r>
                </m:sub>
                <m:sup>
                  <m:r>
                    <m:rPr>
                      <m:sty m:val="p"/>
                    </m:rPr>
                    <w:rPr>
                      <w:rFonts w:ascii="Cambria Math" w:hAnsi="Cambria Math"/>
                    </w:rPr>
                    <m:t>(</m:t>
                  </m:r>
                  <m:r>
                    <w:rPr>
                      <w:rFonts w:ascii="Cambria Math" w:hAnsi="Cambria Math"/>
                    </w:rPr>
                    <m:t>a</m:t>
                  </m:r>
                  <m:r>
                    <m:rPr>
                      <m:sty m:val="p"/>
                    </m:rPr>
                    <w:rPr>
                      <w:rFonts w:ascii="Cambria Math" w:hAnsi="Cambria Math"/>
                    </w:rPr>
                    <m:t>)</m:t>
                  </m:r>
                </m:sup>
              </m:sSubSup>
            </m:num>
            <m:den>
              <m:sSub>
                <m:sSubPr>
                  <m:ctrlPr>
                    <w:rPr>
                      <w:rFonts w:ascii="Cambria Math" w:hAnsi="Cambria Math"/>
                    </w:rPr>
                  </m:ctrlPr>
                </m:sSubPr>
                <m:e>
                  <m:r>
                    <w:rPr>
                      <w:rFonts w:ascii="Cambria Math" w:hAnsi="Cambria Math"/>
                    </w:rPr>
                    <m:t>I</m:t>
                  </m:r>
                </m:e>
                <m:sub>
                  <m:r>
                    <w:rPr>
                      <w:rFonts w:ascii="Cambria Math" w:hAnsi="Cambria Math"/>
                    </w:rPr>
                    <m:t>a</m:t>
                  </m:r>
                </m:sub>
              </m:sSub>
            </m:den>
          </m:f>
          <m:r>
            <m:rPr>
              <m:sty m:val="p"/>
            </m:rPr>
            <w:rPr>
              <w:rFonts w:ascii="Cambria Math" w:hAnsi="Cambria Math"/>
            </w:rPr>
            <m:t>.</m:t>
          </m:r>
          <m:r>
            <w:rPr>
              <w:rFonts w:ascii="Cambria Math" w:hAnsi="Cambria Math"/>
            </w:rPr>
            <m:t>  </m:t>
          </m:r>
          <m:r>
            <m:rPr>
              <m:nor/>
            </m:rPr>
            <m:t>(7.15)</m:t>
          </m:r>
        </m:oMath>
      </m:oMathPara>
    </w:p>
    <w:p w14:paraId="106EB57A" w14:textId="77777777" w:rsidR="003416EE" w:rsidRPr="00674711" w:rsidRDefault="006041B4">
      <w:pPr>
        <w:pStyle w:val="FirstParagraph"/>
        <w:rPr>
          <w:lang w:val="ru-RU"/>
          <w:rPrChange w:id="2995" w:author="Nik K" w:date="2026-10-29T00:17:00Z">
            <w:rPr/>
          </w:rPrChange>
        </w:rPr>
      </w:pPr>
      <w:r w:rsidRPr="00674711">
        <w:rPr>
          <w:lang w:val="ru-RU"/>
          <w:rPrChange w:id="2996" w:author="Nik K" w:date="2026-10-29T00:17:00Z">
            <w:rPr/>
          </w:rPrChange>
        </w:rPr>
        <w:t xml:space="preserve">Передача </w:t>
      </w:r>
      <m:oMath>
        <m:sSub>
          <m:sSubPr>
            <m:ctrlPr>
              <w:rPr>
                <w:rFonts w:ascii="Cambria Math" w:hAnsi="Cambria Math"/>
              </w:rPr>
            </m:ctrlPr>
          </m:sSubPr>
          <m:e>
            <m:r>
              <w:rPr>
                <w:rFonts w:ascii="Cambria Math" w:hAnsi="Cambria Math"/>
              </w:rPr>
              <m:t>Z</m:t>
            </m:r>
          </m:e>
          <m:sub>
            <m:r>
              <w:rPr>
                <w:rFonts w:ascii="Cambria Math" w:hAnsi="Cambria Math"/>
              </w:rPr>
              <m:t>ba</m:t>
            </m:r>
          </m:sub>
        </m:sSub>
      </m:oMath>
      <w:r w:rsidRPr="00674711">
        <w:rPr>
          <w:lang w:val="ru-RU"/>
          <w:rPrChange w:id="2997" w:author="Nik K" w:date="2026-10-29T00:17:00Z">
            <w:rPr/>
          </w:rPrChange>
        </w:rPr>
        <w:t xml:space="preserve"> выражается в омах. Обращение одной из пар меняет её знак. Модуль и размах пульсовой кривой теряют знак и фазу компоненты; для разделения вкладов нужны согласованные полярность и время.</w:t>
      </w:r>
    </w:p>
    <w:p w14:paraId="0234C258" w14:textId="77777777" w:rsidR="003416EE" w:rsidRDefault="006041B4">
      <w:pPr>
        <w:pStyle w:val="af"/>
      </w:pPr>
      <w:r>
        <w:t xml:space="preserve">При фиксированном </w:t>
      </w:r>
      <m:oMath>
        <m:r>
          <w:rPr>
            <w:rFonts w:ascii="Cambria Math" w:hAnsi="Cambria Math"/>
          </w:rPr>
          <m:t>H</m:t>
        </m:r>
      </m:oMath>
      <w:r>
        <w:t xml:space="preserve"> потенциалы линейны по току, поэтому отношение (7.15) сохраняется при его масштабировании. Вычислительное возбуждение 1 А в камерном опыте является нормировкой, не фактическим воздействием на участника. При одновреме</w:t>
      </w:r>
      <w:proofErr w:type="spellStart"/>
      <w:r>
        <w:t>нных</w:t>
      </w:r>
      <w:proofErr w:type="spellEnd"/>
      <w:r>
        <w:t xml:space="preserve"> источниках напряжение содержит сумму передач; выделение собственной передачи требует известного аппаратного режима.</w:t>
      </w:r>
    </w:p>
    <w:p w14:paraId="3D106636" w14:textId="77777777" w:rsidR="003416EE" w:rsidRDefault="006041B4">
      <w:pPr>
        <w:pStyle w:val="af"/>
      </w:pPr>
      <w:r>
        <w:t xml:space="preserve">Симметрия слабой формы даёт взаимность. Подстановка решения задачи </w:t>
      </w:r>
      <m:oMath>
        <m:r>
          <w:rPr>
            <w:rFonts w:ascii="Cambria Math" w:hAnsi="Cambria Math"/>
          </w:rPr>
          <m:t>a</m:t>
        </m:r>
      </m:oMath>
      <w:r>
        <w:t xml:space="preserve"> как пробной функции задачи </w:t>
      </w:r>
      <m:oMath>
        <m:r>
          <w:rPr>
            <w:rFonts w:ascii="Cambria Math" w:hAnsi="Cambria Math"/>
          </w:rPr>
          <m:t>b</m:t>
        </m:r>
      </m:oMath>
      <w:r>
        <w:t xml:space="preserve"> и наоборот приводит к</w:t>
      </w:r>
    </w:p>
    <w:p w14:paraId="392E00F5"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m:t>
          </m:r>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w:rPr>
                  <w:rFonts w:ascii="Cambria Math" w:hAnsi="Cambria Math"/>
                </w:rPr>
                <m:t>b</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r>
                <w:rPr>
                  <w:rFonts w:ascii="Cambria Math" w:hAnsi="Cambria Math"/>
                </w:rPr>
                <m:t>a</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w:rPr>
                  <w:rFonts w:ascii="Cambria Math" w:hAnsi="Cambria Math"/>
                </w:rPr>
                <m:t>a</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r>
                <w:rPr>
                  <w:rFonts w:ascii="Cambria Math" w:hAnsi="Cambria Math"/>
                </w:rPr>
                <m:t>b</m:t>
              </m:r>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ba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ab</m:t>
              </m:r>
            </m:sub>
          </m:sSub>
          <m:r>
            <m:rPr>
              <m:sty m:val="p"/>
            </m:rPr>
            <w:rPr>
              <w:rFonts w:ascii="Cambria Math" w:hAnsi="Cambria Math"/>
            </w:rPr>
            <m:t>.</m:t>
          </m:r>
          <m:r>
            <w:rPr>
              <w:rFonts w:ascii="Cambria Math" w:hAnsi="Cambria Math"/>
            </w:rPr>
            <m:t>  </m:t>
          </m:r>
          <m:r>
            <m:rPr>
              <m:nor/>
            </m:rPr>
            <m:t>(7.16)</m:t>
          </m:r>
        </m:oMath>
      </m:oMathPara>
    </w:p>
    <w:p w14:paraId="34E79198" w14:textId="77777777" w:rsidR="003416EE" w:rsidRPr="00674711" w:rsidRDefault="006041B4">
      <w:pPr>
        <w:pStyle w:val="FirstParagraph"/>
        <w:rPr>
          <w:lang w:val="ru-RU"/>
          <w:rPrChange w:id="2998" w:author="Nik K" w:date="2026-10-29T00:17:00Z">
            <w:rPr/>
          </w:rPrChange>
        </w:rPr>
      </w:pPr>
      <w:r w:rsidRPr="00674711">
        <w:rPr>
          <w:lang w:val="ru-RU"/>
          <w:rPrChange w:id="2999" w:author="Nik K" w:date="2026-10-29T00:17:00Z">
            <w:rPr/>
          </w:rPrChange>
        </w:rPr>
        <w:t xml:space="preserve">Взаимность относится к неизменным геометрии, проводимости и всем контактам: меняются только роли пар. При последовательной регистрации дополнительно необходимы сопоставимость состояния объекта и </w:t>
      </w:r>
      <w:proofErr w:type="gramStart"/>
      <w:r w:rsidRPr="00674711">
        <w:rPr>
          <w:lang w:val="ru-RU"/>
          <w:rPrChange w:id="3000" w:author="Nik K" w:date="2026-10-29T00:17:00Z">
            <w:rPr/>
          </w:rPrChange>
        </w:rPr>
        <w:t>согласованные токи</w:t>
      </w:r>
      <w:proofErr w:type="gramEnd"/>
      <w:r w:rsidRPr="00674711">
        <w:rPr>
          <w:lang w:val="ru-RU"/>
          <w:rPrChange w:id="3001" w:author="Nik K" w:date="2026-10-29T00:17:00Z">
            <w:rPr/>
          </w:rPrChange>
        </w:rPr>
        <w:t xml:space="preserve"> и шкалы.</w:t>
      </w:r>
    </w:p>
    <w:p w14:paraId="32C93ED9" w14:textId="77777777" w:rsidR="003416EE" w:rsidRDefault="006041B4">
      <w:pPr>
        <w:pStyle w:val="af"/>
        <w:keepNext/>
      </w:pPr>
      <w:r>
        <w:t xml:space="preserve">Дифференцирование (7.14) при постоянном возбуждении даёт </w:t>
      </w:r>
      <m:oMath>
        <m:r>
          <w:rPr>
            <w:rFonts w:ascii="Cambria Math" w:hAnsi="Cambria Math"/>
          </w:rPr>
          <m:t>H </m:t>
        </m:r>
        <m:r>
          <m:rPr>
            <m:sty m:val="p"/>
          </m:rPr>
          <w:rPr>
            <w:rFonts w:ascii="Cambria Math" w:hAnsi="Cambria Math"/>
          </w:rPr>
          <m:t>∂</m:t>
        </m:r>
        <m:r>
          <m:rPr>
            <m:sty m:val="bi"/>
          </m:rP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r>
          <m:rPr>
            <m:sty m:val="bi"/>
          </m:rPr>
          <w:rPr>
            <w:rFonts w:ascii="Cambria Math" w:hAnsi="Cambria Math"/>
          </w:rPr>
          <m:t>w</m:t>
        </m:r>
      </m:oMath>
      <w:r>
        <w:t>. Сопряжённое решение выражает производную передачи как</w:t>
      </w:r>
    </w:p>
    <w:p w14:paraId="6D7CE15F" w14:textId="77777777" w:rsidR="003416EE" w:rsidRDefault="006B31AF">
      <w:pPr>
        <w:pStyle w:val="af"/>
        <w:spacing w:before="120" w:after="120" w:line="264" w:lineRule="auto"/>
        <w:ind w:firstLine="0"/>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ba</m:t>
                  </m:r>
                </m:sub>
              </m:sSub>
            </m:num>
            <m:den>
              <m:r>
                <m:rPr>
                  <m:sty m:val="p"/>
                </m:rPr>
                <w:rPr>
                  <w:rFonts w:ascii="Cambria Math" w:hAnsi="Cambria Math"/>
                </w:rPr>
                <m:t>∂</m:t>
              </m:r>
              <m:r>
                <w:rPr>
                  <w:rFonts w:ascii="Cambria Math" w:hAnsi="Cambria Math"/>
                </w:rPr>
                <m:t>p</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b</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a</m:t>
                  </m:r>
                  <m:r>
                    <m:rPr>
                      <m:sty m:val="p"/>
                    </m:rPr>
                    <w:rPr>
                      <w:rFonts w:ascii="Cambria Math" w:hAnsi="Cambria Math"/>
                    </w:rPr>
                    <m:t>)</m:t>
                  </m:r>
                </m:sup>
              </m:sSup>
            </m:num>
            <m:den>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I</m:t>
                  </m:r>
                </m:e>
                <m:sub>
                  <m:r>
                    <w:rPr>
                      <w:rFonts w:ascii="Cambria Math" w:hAnsi="Cambria Math"/>
                    </w:rPr>
                    <m:t>b</m:t>
                  </m:r>
                </m:sub>
              </m:sSub>
            </m:den>
          </m:f>
          <m:r>
            <m:rPr>
              <m:sty m:val="p"/>
            </m:rPr>
            <w:rPr>
              <w:rFonts w:ascii="Cambria Math" w:hAnsi="Cambria Math"/>
            </w:rPr>
            <m:t>.</m:t>
          </m:r>
          <m:r>
            <w:rPr>
              <w:rFonts w:ascii="Cambria Math" w:hAnsi="Cambria Math"/>
            </w:rPr>
            <m:t>  </m:t>
          </m:r>
          <m:r>
            <m:rPr>
              <m:nor/>
            </m:rPr>
            <m:t>(7.17)</m:t>
          </m:r>
        </m:oMath>
      </m:oMathPara>
    </w:p>
    <w:p w14:paraId="6ADEF1D8" w14:textId="77777777" w:rsidR="003416EE" w:rsidRPr="00674711" w:rsidRDefault="006041B4">
      <w:pPr>
        <w:pStyle w:val="FirstParagraph"/>
        <w:rPr>
          <w:lang w:val="ru-RU"/>
          <w:rPrChange w:id="3002" w:author="Nik K" w:date="2026-10-29T00:17:00Z">
            <w:rPr/>
          </w:rPrChange>
        </w:rPr>
      </w:pPr>
      <w:r w:rsidRPr="00674711">
        <w:rPr>
          <w:lang w:val="ru-RU"/>
          <w:rPrChange w:id="3003" w:author="Nik K" w:date="2026-10-29T00:17:00Z">
            <w:rPr/>
          </w:rPrChange>
        </w:rPr>
        <w:t xml:space="preserve">Задача </w:t>
      </w:r>
      <m:oMath>
        <m:r>
          <w:rPr>
            <w:rFonts w:ascii="Cambria Math" w:hAnsi="Cambria Math"/>
          </w:rPr>
          <m:t>b</m:t>
        </m:r>
      </m:oMath>
      <w:r w:rsidRPr="00674711">
        <w:rPr>
          <w:lang w:val="ru-RU"/>
          <w:rPrChange w:id="3004" w:author="Nik K" w:date="2026-10-29T00:17:00Z">
            <w:rPr/>
          </w:rPrChange>
        </w:rPr>
        <w:t xml:space="preserve"> возбуждается током </w:t>
      </w:r>
      <m:oMath>
        <m:sSub>
          <m:sSubPr>
            <m:ctrlPr>
              <w:rPr>
                <w:rFonts w:ascii="Cambria Math" w:hAnsi="Cambria Math"/>
              </w:rPr>
            </m:ctrlPr>
          </m:sSubPr>
          <m:e>
            <m:r>
              <w:rPr>
                <w:rFonts w:ascii="Cambria Math" w:hAnsi="Cambria Math"/>
              </w:rPr>
              <m:t>I</m:t>
            </m:r>
          </m:e>
          <m:sub>
            <m:r>
              <w:rPr>
                <w:rFonts w:ascii="Cambria Math" w:hAnsi="Cambria Math"/>
              </w:rPr>
              <m:t>b</m:t>
            </m:r>
          </m:sub>
        </m:sSub>
        <m:sSub>
          <m:sSubPr>
            <m:ctrlPr>
              <w:rPr>
                <w:rFonts w:ascii="Cambria Math" w:hAnsi="Cambria Math"/>
              </w:rPr>
            </m:ctrlPr>
          </m:sSubPr>
          <m:e>
            <m:r>
              <m:rPr>
                <m:sty m:val="bi"/>
              </m:rPr>
              <w:rPr>
                <w:rFonts w:ascii="Cambria Math" w:hAnsi="Cambria Math"/>
              </w:rPr>
              <m:t>p</m:t>
            </m:r>
          </m:e>
          <m:sub>
            <m:r>
              <w:rPr>
                <w:rFonts w:ascii="Cambria Math" w:hAnsi="Cambria Math"/>
              </w:rPr>
              <m:t>b</m:t>
            </m:r>
          </m:sub>
        </m:sSub>
      </m:oMath>
      <w:r w:rsidRPr="00674711">
        <w:rPr>
          <w:lang w:val="ru-RU"/>
          <w:rPrChange w:id="3005" w:author="Nik K" w:date="2026-10-29T00:17:00Z">
            <w:rPr/>
          </w:rPrChange>
        </w:rPr>
        <w:t>. Формула предп</w:t>
      </w:r>
      <w:proofErr w:type="spellStart"/>
      <w:r w:rsidRPr="00674711">
        <w:rPr>
          <w:lang w:val="ru-RU"/>
          <w:rPrChange w:id="3006" w:author="Nik K" w:date="2026-10-29T00:17:00Z">
            <w:rPr/>
          </w:rPrChange>
        </w:rPr>
        <w:t>олагает</w:t>
      </w:r>
      <w:proofErr w:type="spellEnd"/>
      <w:r w:rsidRPr="00674711">
        <w:rPr>
          <w:lang w:val="ru-RU"/>
          <w:rPrChange w:id="3007" w:author="Nik K" w:date="2026-10-29T00:17:00Z">
            <w:rPr/>
          </w:rPrChange>
        </w:rPr>
        <w:t xml:space="preserve"> неизменные операторы ввода и измерения; движение электродов требует учёта их </w:t>
      </w:r>
      <w:r w:rsidRPr="00674711">
        <w:rPr>
          <w:lang w:val="ru-RU"/>
          <w:rPrChange w:id="3008" w:author="Nik K" w:date="2026-10-29T00:17:00Z">
            <w:rPr/>
          </w:rPrChange>
        </w:rPr>
        <w:lastRenderedPageBreak/>
        <w:t>изменения. Перенос сердца и смена монтажа являются разными воздействиями.</w:t>
      </w:r>
    </w:p>
    <w:p w14:paraId="05F0E0E3" w14:textId="77777777" w:rsidR="003416EE" w:rsidRDefault="006041B4">
      <w:pPr>
        <w:pStyle w:val="af"/>
        <w:keepNext/>
      </w:pPr>
      <w:r>
        <w:t>Для малого изменения скалярной проводимости в фиксированной геометрии, при постоянных контактах, (7.17) принимает пространственный вид</w:t>
      </w:r>
    </w:p>
    <w:p w14:paraId="04F009DC" w14:textId="77777777" w:rsidR="003416EE" w:rsidRDefault="006041B4">
      <w:pPr>
        <w:pStyle w:val="af"/>
        <w:spacing w:before="120" w:after="120" w:line="264" w:lineRule="auto"/>
        <w:ind w:firstLine="0"/>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ba</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I</m:t>
                  </m:r>
                </m:e>
                <m:sub>
                  <m:r>
                    <w:rPr>
                      <w:rFonts w:ascii="Cambria Math" w:hAnsi="Cambria Math"/>
                    </w:rPr>
                    <m:t>a</m:t>
                  </m:r>
                </m:sub>
              </m:sSub>
              <m:sSub>
                <m:sSubPr>
                  <m:ctrlPr>
                    <w:rPr>
                      <w:rFonts w:ascii="Cambria Math" w:hAnsi="Cambria Math"/>
                    </w:rPr>
                  </m:ctrlPr>
                </m:sSubPr>
                <m:e>
                  <m:r>
                    <w:rPr>
                      <w:rFonts w:ascii="Cambria Math" w:hAnsi="Cambria Math"/>
                    </w:rPr>
                    <m:t>I</m:t>
                  </m:r>
                </m:e>
                <m:sub>
                  <m:r>
                    <w:rPr>
                      <w:rFonts w:ascii="Cambria Math" w:hAnsi="Cambria Math"/>
                    </w:rPr>
                    <m:t>b</m:t>
                  </m:r>
                </m:sub>
              </m:sSub>
            </m:den>
          </m:f>
          <m:nary>
            <m:naryPr>
              <m:limLoc m:val="subSup"/>
              <m:supHide m:val="1"/>
              <m:ctrlPr>
                <w:rPr>
                  <w:rFonts w:ascii="Cambria Math" w:hAnsi="Cambria Math"/>
                </w:rPr>
              </m:ctrlPr>
            </m:naryPr>
            <m:sub>
              <m:r>
                <m:rPr>
                  <m:sty m:val="p"/>
                </m:rPr>
                <w:rPr>
                  <w:rFonts w:ascii="Cambria Math" w:hAnsi="Cambria Math"/>
                </w:rPr>
                <m:t>Ω</m:t>
              </m:r>
            </m:sub>
            <m:sup>
              <m:r>
                <w:rPr>
                  <w:rFonts w:ascii="Cambria Math" w:hAnsi="Cambria Math"/>
                </w:rPr>
                <m:t>​</m:t>
              </m:r>
            </m:sup>
            <m:e>
              <m:r>
                <w:rPr>
                  <w:rFonts w:ascii="Cambria Math" w:hAnsi="Cambria Math"/>
                </w:rPr>
                <m:t>δ</m:t>
              </m:r>
            </m:e>
          </m:nary>
          <m:r>
            <w:rPr>
              <w:rFonts w:ascii="Cambria Math" w:hAnsi="Cambria Math"/>
            </w:rPr>
            <m:t>σ </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a</m:t>
              </m:r>
              <m:r>
                <m:rPr>
                  <m:sty m:val="p"/>
                </m:rPr>
                <w:rPr>
                  <w:rFonts w:ascii="Cambria Math" w:hAnsi="Cambria Math"/>
                </w:rPr>
                <m:t>)</m:t>
              </m:r>
            </m:sup>
          </m:sSup>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b</m:t>
              </m:r>
              <m:r>
                <m:rPr>
                  <m:sty m:val="p"/>
                </m:rPr>
                <w:rPr>
                  <w:rFonts w:ascii="Cambria Math" w:hAnsi="Cambria Math"/>
                </w:rPr>
                <m:t>)</m:t>
              </m:r>
            </m:sup>
          </m:sSup>
          <m:r>
            <w:rPr>
              <w:rFonts w:ascii="Cambria Math" w:hAnsi="Cambria Math"/>
            </w:rPr>
            <m:t> d</m:t>
          </m:r>
          <m:r>
            <m:rPr>
              <m:sty m:val="p"/>
            </m:rPr>
            <w:rPr>
              <w:rFonts w:ascii="Cambria Math" w:hAnsi="Cambria Math"/>
            </w:rPr>
            <m:t>Ω.</m:t>
          </m:r>
          <m:r>
            <w:rPr>
              <w:rFonts w:ascii="Cambria Math" w:hAnsi="Cambria Math"/>
            </w:rPr>
            <m:t>  </m:t>
          </m:r>
          <m:r>
            <m:rPr>
              <m:nor/>
            </m:rPr>
            <m:t>(7.18)</m:t>
          </m:r>
        </m:oMath>
      </m:oMathPara>
    </w:p>
    <w:p w14:paraId="07B6E28A" w14:textId="77777777" w:rsidR="003416EE" w:rsidRPr="00674711" w:rsidRDefault="006041B4">
      <w:pPr>
        <w:pStyle w:val="FirstParagraph"/>
        <w:rPr>
          <w:lang w:val="ru-RU"/>
          <w:rPrChange w:id="3009" w:author="Nik K" w:date="2026-10-29T00:17:00Z">
            <w:rPr/>
          </w:rPrChange>
        </w:rPr>
      </w:pPr>
      <w:r w:rsidRPr="00674711">
        <w:rPr>
          <w:lang w:val="ru-RU"/>
          <w:rPrChange w:id="3010" w:author="Nik K" w:date="2026-10-29T00:17:00Z">
            <w:rPr/>
          </w:rPrChange>
        </w:rPr>
        <w:t xml:space="preserve">При совпадении токового и измерительного полей скалярное произведение неотрицательно, и увеличение проводимости уменьшает собственную передачу. В тетраполярном измерении поля различаются, а их произведение может иметь оба знака. Поэтому повышение локальной проводимости может увеличивать передаточный импеданс. Отрицательная чувствительность описана и в работе </w:t>
      </w:r>
      <w:proofErr w:type="spellStart"/>
      <w:r>
        <w:t>Naydenova</w:t>
      </w:r>
      <w:proofErr w:type="spellEnd"/>
      <w:r w:rsidRPr="00674711">
        <w:rPr>
          <w:lang w:val="ru-RU"/>
          <w:rPrChange w:id="3011" w:author="Nik K" w:date="2026-10-29T00:17:00Z">
            <w:rPr/>
          </w:rPrChange>
        </w:rPr>
        <w:t xml:space="preserve"> и </w:t>
      </w:r>
      <w:proofErr w:type="spellStart"/>
      <w:r w:rsidRPr="00674711">
        <w:rPr>
          <w:lang w:val="ru-RU"/>
          <w:rPrChange w:id="3012" w:author="Nik K" w:date="2026-10-29T00:17:00Z">
            <w:rPr/>
          </w:rPrChange>
        </w:rPr>
        <w:t>соавт</w:t>
      </w:r>
      <w:proofErr w:type="spellEnd"/>
      <w:r w:rsidRPr="00674711">
        <w:rPr>
          <w:lang w:val="ru-RU"/>
          <w:rPrChange w:id="3013" w:author="Nik K" w:date="2026-10-29T00:17:00Z">
            <w:rPr/>
          </w:rPrChange>
        </w:rPr>
        <w:t>. [75]; её численные границы на грудную клетку здесь не переносятся.</w:t>
      </w:r>
    </w:p>
    <w:p w14:paraId="0E1D82A8" w14:textId="77777777" w:rsidR="003416EE" w:rsidRDefault="006041B4">
      <w:pPr>
        <w:pStyle w:val="af"/>
      </w:pPr>
      <w:r>
        <w:t xml:space="preserve">Для однородного по параметру компартмента </w:t>
      </w:r>
      <m:oMath>
        <m:sSub>
          <m:sSubPr>
            <m:ctrlPr>
              <w:rPr>
                <w:rFonts w:ascii="Cambria Math" w:hAnsi="Cambria Math"/>
              </w:rPr>
            </m:ctrlPr>
          </m:sSubPr>
          <m:e>
            <m:r>
              <m:rPr>
                <m:sty m:val="p"/>
              </m:rPr>
              <w:rPr>
                <w:rFonts w:ascii="Cambria Math" w:hAnsi="Cambria Math"/>
              </w:rPr>
              <m:t>Ω</m:t>
            </m:r>
          </m:e>
          <m:sub>
            <m:r>
              <w:rPr>
                <w:rFonts w:ascii="Cambria Math" w:hAnsi="Cambria Math"/>
              </w:rPr>
              <m:t>k</m:t>
            </m:r>
          </m:sub>
        </m:sSub>
      </m:oMath>
      <w:r>
        <w:t xml:space="preserve"> введём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oMath>
      <w:r>
        <w:t>. При переходе к сопротивлению цепное правило даёт</w:t>
      </w:r>
    </w:p>
    <w:p w14:paraId="1D2A1531"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num>
                  <m:den>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2</m:t>
                        </m:r>
                      </m:sup>
                    </m:sSubSup>
                  </m:den>
                </m:f>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k</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Sub>
                  </m:num>
                  <m:den>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2</m:t>
                        </m:r>
                      </m:sup>
                    </m:sSubSup>
                  </m:den>
                </m:f>
                <m:r>
                  <m:rPr>
                    <m:sty m:val="p"/>
                  </m:rPr>
                  <w:rPr>
                    <w:rFonts w:ascii="Cambria Math" w:hAnsi="Cambria Math"/>
                  </w:rPr>
                  <m:t>,</m:t>
                </m:r>
              </m:e>
            </m:mr>
            <m:mr>
              <m:e>
                <m:r>
                  <w:rPr>
                    <w:rFonts w:ascii="Cambria Math" w:hAnsi="Cambria Math"/>
                  </w:rPr>
                  <m:t>δZ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e>
                </m:nary>
                <m: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e>
            </m:mr>
          </m:m>
          <m:r>
            <w:rPr>
              <w:rFonts w:ascii="Cambria Math" w:hAnsi="Cambria Math"/>
            </w:rPr>
            <m:t>  </m:t>
          </m:r>
          <m:r>
            <m:rPr>
              <m:nor/>
            </m:rPr>
            <m:t>(7.19)</m:t>
          </m:r>
        </m:oMath>
      </m:oMathPara>
    </w:p>
    <w:p w14:paraId="727BA814" w14:textId="77777777" w:rsidR="003416EE" w:rsidRPr="00674711" w:rsidRDefault="006041B4">
      <w:pPr>
        <w:pStyle w:val="FirstParagraph"/>
        <w:rPr>
          <w:lang w:val="ru-RU"/>
          <w:rPrChange w:id="3014" w:author="Nik K" w:date="2026-10-29T00:17:00Z">
            <w:rPr/>
          </w:rPrChange>
        </w:rPr>
      </w:pPr>
      <w:r w:rsidRPr="00674711">
        <w:rPr>
          <w:lang w:val="ru-RU"/>
          <w:rPrChange w:id="3015" w:author="Nik K" w:date="2026-10-29T00:17:00Z">
            <w:rPr/>
          </w:rPrChange>
        </w:rPr>
        <w:t xml:space="preserve">Единицы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lang w:val="ru-RU"/>
                <w:rPrChange w:id="3016" w:author="Nik K" w:date="2026-10-29T00:17:00Z">
                  <w:rPr>
                    <w:rFonts w:ascii="Cambria Math" w:hAnsi="Cambria Math"/>
                  </w:rPr>
                </w:rPrChange>
              </w:rPr>
              <m:t>,</m:t>
            </m:r>
            <m:r>
              <w:rPr>
                <w:rFonts w:ascii="Cambria Math" w:hAnsi="Cambria Math"/>
              </w:rPr>
              <m:t>k</m:t>
            </m:r>
          </m:sub>
        </m:sSub>
      </m:oMath>
      <w:r w:rsidRPr="00674711">
        <w:rPr>
          <w:lang w:val="ru-RU"/>
          <w:rPrChange w:id="3017" w:author="Nik K" w:date="2026-10-29T00:17:00Z">
            <w:rPr/>
          </w:rPrChange>
        </w:rPr>
        <w:t xml:space="preserve"> — Ом/(См/м), </w:t>
      </w:r>
      <m:oMath>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lang w:val="ru-RU"/>
                <w:rPrChange w:id="3018" w:author="Nik K" w:date="2026-10-29T00:17:00Z">
                  <w:rPr>
                    <w:rFonts w:ascii="Cambria Math" w:hAnsi="Cambria Math"/>
                  </w:rPr>
                </w:rPrChange>
              </w:rPr>
              <m:t>,</m:t>
            </m:r>
            <m:r>
              <w:rPr>
                <w:rFonts w:ascii="Cambria Math" w:hAnsi="Cambria Math"/>
              </w:rPr>
              <m:t>k</m:t>
            </m:r>
          </m:sub>
        </m:sSub>
      </m:oMath>
      <w:r w:rsidRPr="00674711">
        <w:rPr>
          <w:lang w:val="ru-RU"/>
          <w:rPrChange w:id="3019" w:author="Nik K" w:date="2026-10-29T00:17:00Z">
            <w:rPr/>
          </w:rPrChange>
        </w:rPr>
        <w:t xml:space="preserve"> — м⁻¹. Якобиан ЭИТ по проводимостям выражается в В/(См/м); для ТТРКГ нужен собственный якобиан, поделённый на расчётный ток. Одинаковое название ткани не означает одинаковой чувствительности двух монтажей.</w:t>
      </w:r>
    </w:p>
    <w:p w14:paraId="0CEBF8B6" w14:textId="77777777" w:rsidR="003416EE" w:rsidRDefault="006041B4">
      <w:pPr>
        <w:pStyle w:val="af"/>
      </w:pPr>
      <w:r>
        <w:t xml:space="preserve">При росте или переносе сердца оно замещает неоднородный фон. Отклик зависит от местного контраста и двух полей, поэтому его знак не определяется одной высокой проводимостью крови. Эффективное </w:t>
      </w:r>
      <w:r>
        <w:lastRenderedPageBreak/>
        <w:t>сопротивление целого сердца не равно по определению сопротивлению чистой крови.</w:t>
      </w:r>
    </w:p>
    <w:p w14:paraId="53B111E4" w14:textId="77777777" w:rsidR="003416EE" w:rsidRDefault="006041B4">
      <w:pPr>
        <w:pStyle w:val="af"/>
        <w:keepNext/>
      </w:pPr>
      <w:r>
        <w:t>Для заданного закона изменения формы локальное разложение имеет вид</w:t>
      </w:r>
    </w:p>
    <w:p w14:paraId="4B08455F"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Δ</m:t>
          </m:r>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Sub>
            </m:e>
          </m:nary>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  </m:t>
          </m:r>
          <m:r>
            <m:rPr>
              <m:nor/>
            </m:rPr>
            <m:t>(7.20)</m:t>
          </m:r>
        </m:oMath>
      </m:oMathPara>
    </w:p>
    <w:p w14:paraId="175A3CC8" w14:textId="77777777" w:rsidR="003416EE" w:rsidRPr="00674711" w:rsidRDefault="006041B4">
      <w:pPr>
        <w:pStyle w:val="FirstParagraph"/>
        <w:rPr>
          <w:lang w:val="ru-RU"/>
          <w:rPrChange w:id="3020" w:author="Nik K" w:date="2026-10-29T00:17:00Z">
            <w:rPr/>
          </w:rPrChange>
        </w:rPr>
      </w:pPr>
      <w:r w:rsidRPr="00674711">
        <w:rPr>
          <w:lang w:val="ru-RU"/>
          <w:rPrChange w:id="3021" w:author="Nik K" w:date="2026-10-29T00:17:00Z">
            <w:rPr/>
          </w:rPrChange>
        </w:rPr>
        <w:t xml:space="preserve">Здесь </w:t>
      </w:r>
      <m:oMath>
        <m:r>
          <w:rPr>
            <w:rFonts w:ascii="Cambria Math" w:hAnsi="Cambria Math"/>
          </w:rPr>
          <m:t>V</m:t>
        </m:r>
      </m:oMath>
      <w:r w:rsidRPr="00674711">
        <w:rPr>
          <w:lang w:val="ru-RU"/>
          <w:rPrChange w:id="3022" w:author="Nik K" w:date="2026-10-29T00:17:00Z">
            <w:rPr/>
          </w:rPrChange>
        </w:rPr>
        <w:t xml:space="preserve"> — объём эквивалентной сердечной области, мл; </w:t>
      </w:r>
      <m:oMath>
        <m:r>
          <w:rPr>
            <w:rFonts w:ascii="Cambria Math" w:hAnsi="Cambria Math"/>
          </w:rPr>
          <m:t>x</m:t>
        </m:r>
        <m:r>
          <m:rPr>
            <m:sty m:val="p"/>
          </m:rPr>
          <w:rPr>
            <w:rFonts w:ascii="Cambria Math" w:hAnsi="Cambria Math"/>
            <w:lang w:val="ru-RU"/>
            <w:rPrChange w:id="3023" w:author="Nik K" w:date="2026-10-29T00:17:00Z">
              <w:rPr>
                <w:rFonts w:ascii="Cambria Math" w:hAnsi="Cambria Math"/>
              </w:rPr>
            </w:rPrChange>
          </w:rPr>
          <m:t>,</m:t>
        </m:r>
        <m:r>
          <w:rPr>
            <w:rFonts w:ascii="Cambria Math" w:hAnsi="Cambria Math"/>
          </w:rPr>
          <m:t>y</m:t>
        </m:r>
        <m:r>
          <m:rPr>
            <m:sty m:val="p"/>
          </m:rPr>
          <w:rPr>
            <w:rFonts w:ascii="Cambria Math" w:hAnsi="Cambria Math"/>
            <w:lang w:val="ru-RU"/>
            <w:rPrChange w:id="3024" w:author="Nik K" w:date="2026-10-29T00:17:00Z">
              <w:rPr>
                <w:rFonts w:ascii="Cambria Math" w:hAnsi="Cambria Math"/>
              </w:rPr>
            </w:rPrChange>
          </w:rPr>
          <m:t>,</m:t>
        </m:r>
        <m:r>
          <w:rPr>
            <w:rFonts w:ascii="Cambria Math" w:hAnsi="Cambria Math"/>
          </w:rPr>
          <m:t>z</m:t>
        </m:r>
      </m:oMath>
      <w:r w:rsidRPr="00674711">
        <w:rPr>
          <w:lang w:val="ru-RU"/>
          <w:rPrChange w:id="3025" w:author="Nik K" w:date="2026-10-29T00:17:00Z">
            <w:rPr/>
          </w:rPrChange>
        </w:rPr>
        <w:t xml:space="preserve"> — её координаты, мм;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3026" w:author="Nik K" w:date="2026-10-29T00:17:00Z">
            <w:rPr/>
          </w:rPrChange>
        </w:rPr>
        <w:t xml:space="preserve"> имеет единицы Ом/мл, а координатные коэффициенты — Ом/мм. В (7.20) размер и положение изменяются по явно заданным правилам. Для равновеликой сферы </w:t>
      </w:r>
      <m:oMath>
        <m:r>
          <w:rPr>
            <w:rFonts w:ascii="Cambria Math" w:hAnsi="Cambria Math"/>
          </w:rPr>
          <m:t>V</m:t>
        </m:r>
        <m:r>
          <m:rPr>
            <m:sty m:val="p"/>
          </m:rPr>
          <w:rPr>
            <w:rFonts w:ascii="Cambria Math" w:hAnsi="Cambria Math"/>
            <w:lang w:val="ru-RU"/>
            <w:rPrChange w:id="3027" w:author="Nik K" w:date="2026-10-29T00:17:00Z">
              <w:rPr>
                <w:rFonts w:ascii="Cambria Math" w:hAnsi="Cambria Math"/>
              </w:rPr>
            </w:rPrChange>
          </w:rPr>
          <m:t>=</m:t>
        </m:r>
        <m:r>
          <w:rPr>
            <w:rFonts w:ascii="Cambria Math" w:hAnsi="Cambria Math"/>
            <w:lang w:val="ru-RU"/>
            <w:rPrChange w:id="3028" w:author="Nik K" w:date="2026-10-29T00:17:00Z">
              <w:rPr>
                <w:rFonts w:ascii="Cambria Math" w:hAnsi="Cambria Math"/>
              </w:rPr>
            </w:rPrChange>
          </w:rPr>
          <m:t>4</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ru-RU"/>
                <w:rPrChange w:id="3029" w:author="Nik K" w:date="2026-10-29T00:17:00Z">
                  <w:rPr>
                    <w:rFonts w:ascii="Cambria Math" w:hAnsi="Cambria Math"/>
                  </w:rPr>
                </w:rPrChange>
              </w:rPr>
              <m:t>3</m:t>
            </m:r>
          </m:sup>
        </m:sSup>
        <m:r>
          <m:rPr>
            <m:sty m:val="p"/>
          </m:rPr>
          <w:rPr>
            <w:rFonts w:ascii="Cambria Math" w:hAnsi="Cambria Math"/>
            <w:lang w:val="ru-RU"/>
            <w:rPrChange w:id="3030" w:author="Nik K" w:date="2026-10-29T00:17:00Z">
              <w:rPr>
                <w:rFonts w:ascii="Cambria Math" w:hAnsi="Cambria Math"/>
              </w:rPr>
            </w:rPrChange>
          </w:rPr>
          <m:t>/</m:t>
        </m:r>
        <m:r>
          <w:rPr>
            <w:rFonts w:ascii="Cambria Math" w:hAnsi="Cambria Math"/>
            <w:lang w:val="ru-RU"/>
            <w:rPrChange w:id="3031" w:author="Nik K" w:date="2026-10-29T00:17:00Z">
              <w:rPr>
                <w:rFonts w:ascii="Cambria Math" w:hAnsi="Cambria Math"/>
              </w:rPr>
            </w:rPrChange>
          </w:rPr>
          <m:t>3000</m:t>
        </m:r>
      </m:oMath>
      <w:r w:rsidRPr="00674711">
        <w:rPr>
          <w:lang w:val="ru-RU"/>
          <w:rPrChange w:id="3032" w:author="Nik K" w:date="2026-10-29T00:17:00Z">
            <w:rPr/>
          </w:rPrChange>
        </w:rPr>
        <w:t xml:space="preserve"> при </w:t>
      </w:r>
      <m:oMath>
        <m:r>
          <w:rPr>
            <w:rFonts w:ascii="Cambria Math" w:hAnsi="Cambria Math"/>
          </w:rPr>
          <m:t>R</m:t>
        </m:r>
      </m:oMath>
      <w:r w:rsidRPr="00674711">
        <w:rPr>
          <w:lang w:val="ru-RU"/>
          <w:rPrChange w:id="3033" w:author="Nik K" w:date="2026-10-29T00:17:00Z">
            <w:rPr/>
          </w:rPrChange>
        </w:rPr>
        <w:t xml:space="preserve"> в миллиметрах и </w:t>
      </w:r>
      <m:oMath>
        <m:r>
          <w:rPr>
            <w:rFonts w:ascii="Cambria Math" w:hAnsi="Cambria Math"/>
          </w:rPr>
          <m:t>V</m:t>
        </m:r>
      </m:oMath>
      <w:r w:rsidRPr="00674711">
        <w:rPr>
          <w:lang w:val="ru-RU"/>
          <w:rPrChange w:id="3034" w:author="Nik K" w:date="2026-10-29T00:17:00Z">
            <w:rPr/>
          </w:rPrChange>
        </w:rPr>
        <w:t xml:space="preserve"> в миллилитрах. Выражение исходного объёма через радиус не заменяет </w:t>
      </w:r>
      <w:r>
        <w:t>STL</w:t>
      </w:r>
      <w:r w:rsidRPr="00674711">
        <w:rPr>
          <w:lang w:val="ru-RU"/>
          <w:rPrChange w:id="3035" w:author="Nik K" w:date="2026-10-29T00:17:00Z">
            <w:rPr/>
          </w:rPrChange>
        </w:rPr>
        <w:t xml:space="preserve"> сферической геометрией в </w:t>
      </w:r>
      <w:r>
        <w:t>FEM</w:t>
      </w:r>
      <w:r w:rsidRPr="00674711">
        <w:rPr>
          <w:lang w:val="ru-RU"/>
          <w:rPrChange w:id="3036" w:author="Nik K" w:date="2026-10-29T00:17:00Z">
            <w:rPr/>
          </w:rPrChange>
        </w:rPr>
        <w:t>.</w:t>
      </w:r>
    </w:p>
    <w:p w14:paraId="7BDA9460" w14:textId="77777777" w:rsidR="003416EE" w:rsidRDefault="006041B4">
      <w:pPr>
        <w:pStyle w:val="af"/>
      </w:pPr>
      <w:proofErr w:type="spellStart"/>
      <w:r>
        <w:t>Разноразмерные</w:t>
      </w:r>
      <w:proofErr w:type="spellEnd"/>
      <w:r>
        <w:t xml:space="preserve"> производные сравниваются через отклики </w:t>
      </w:r>
      <m:oMath>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при явных масштабах возмущения </w:t>
      </w:r>
      <m:oMath>
        <m:sSub>
          <m:sSubPr>
            <m:ctrlPr>
              <w:rPr>
                <w:rFonts w:ascii="Cambria Math" w:hAnsi="Cambria Math"/>
              </w:rPr>
            </m:ctrlPr>
          </m:sSubPr>
          <m:e>
            <m:r>
              <w:rPr>
                <w:rFonts w:ascii="Cambria Math" w:hAnsi="Cambria Math"/>
              </w:rPr>
              <m:t>A</m:t>
            </m:r>
          </m:e>
          <m:sub>
            <m:r>
              <w:rPr>
                <w:rFonts w:ascii="Cambria Math" w:hAnsi="Cambria Math"/>
              </w:rPr>
              <m:t>p</m:t>
            </m:r>
          </m:sub>
        </m:sSub>
      </m:oMath>
      <w:r>
        <w:t>. Большая чувствительность не обеспечивает идентифицируемости: параметры могут создавать близкие векторы измерений. Локальное разложение (7.20) также не исключает взаимодействий при конечных совместных изменениях.</w:t>
      </w:r>
    </w:p>
    <w:p w14:paraId="0B7B3145" w14:textId="77777777" w:rsidR="003416EE" w:rsidRDefault="006041B4">
      <w:pPr>
        <w:pStyle w:val="21"/>
      </w:pPr>
      <w:bookmarkStart w:id="3037" w:name="_Toc244123098"/>
      <w:bookmarkStart w:id="3038" w:name="условия-сохранённых-расчётов"/>
      <w:bookmarkEnd w:id="2982"/>
      <w:r>
        <w:t>7.6 Условия сохранённых расчётов</w:t>
      </w:r>
      <w:bookmarkEnd w:id="3037"/>
    </w:p>
    <w:p w14:paraId="101DEA6D" w14:textId="77777777" w:rsidR="003416EE" w:rsidRPr="00674711" w:rsidRDefault="006041B4">
      <w:pPr>
        <w:pStyle w:val="FirstParagraph"/>
        <w:rPr>
          <w:lang w:val="ru-RU"/>
          <w:rPrChange w:id="3039" w:author="Nik K" w:date="2026-10-29T00:17:00Z">
            <w:rPr/>
          </w:rPrChange>
        </w:rPr>
      </w:pPr>
      <w:r w:rsidRPr="00674711">
        <w:rPr>
          <w:lang w:val="ru-RU"/>
          <w:rPrChange w:id="3040" w:author="Nik K" w:date="2026-10-29T00:17:00Z">
            <w:rPr/>
          </w:rPrChange>
        </w:rPr>
        <w:t>Таблица 7.1 сопоставляет сохранённые электрические постановки. Контактные параметры являются допущениями; сопротивление кожи индивидуально не измерялось.</w:t>
      </w:r>
    </w:p>
    <w:p w14:paraId="66B72093" w14:textId="77777777" w:rsidR="003416EE" w:rsidRDefault="006041B4">
      <w:pPr>
        <w:pStyle w:val="af5"/>
        <w:keepNext/>
      </w:pPr>
      <w:r>
        <w:t>Таблица 7.1 — Электрические и контактные условия рассматриваемых постановок</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66"/>
        <w:gridCol w:w="1872"/>
        <w:gridCol w:w="2413"/>
        <w:gridCol w:w="3044"/>
      </w:tblGrid>
      <w:tr w:rsidR="003416EE" w14:paraId="65822BBE" w14:textId="77777777">
        <w:trPr>
          <w:cantSplit/>
          <w:tblHeader/>
        </w:trPr>
        <w:tc>
          <w:tcPr>
            <w:tcW w:w="2134" w:type="dxa"/>
            <w:shd w:val="clear" w:color="auto" w:fill="EDEDED"/>
          </w:tcPr>
          <w:p w14:paraId="1A69A476" w14:textId="77777777" w:rsidR="003416EE" w:rsidRDefault="006041B4">
            <w:pPr>
              <w:keepNext/>
              <w:spacing w:before="60" w:after="60" w:line="240" w:lineRule="auto"/>
              <w:ind w:firstLine="0"/>
              <w:jc w:val="left"/>
            </w:pPr>
            <w:r>
              <w:rPr>
                <w:b/>
                <w:sz w:val="22"/>
              </w:rPr>
              <w:t>Постановка</w:t>
            </w:r>
          </w:p>
        </w:tc>
        <w:tc>
          <w:tcPr>
            <w:tcW w:w="1844" w:type="dxa"/>
            <w:shd w:val="clear" w:color="auto" w:fill="EDEDED"/>
          </w:tcPr>
          <w:p w14:paraId="61D6FC69" w14:textId="77777777" w:rsidR="003416EE" w:rsidRDefault="006041B4">
            <w:pPr>
              <w:keepNext/>
              <w:spacing w:before="60" w:after="60" w:line="240" w:lineRule="auto"/>
              <w:ind w:firstLine="0"/>
              <w:jc w:val="left"/>
            </w:pPr>
            <w:r>
              <w:rPr>
                <w:b/>
                <w:sz w:val="22"/>
              </w:rPr>
              <w:t>Частота и ток</w:t>
            </w:r>
          </w:p>
        </w:tc>
        <w:tc>
          <w:tcPr>
            <w:tcW w:w="2377" w:type="dxa"/>
            <w:shd w:val="clear" w:color="auto" w:fill="EDEDED"/>
          </w:tcPr>
          <w:p w14:paraId="0F9E352B" w14:textId="77777777" w:rsidR="003416EE" w:rsidRDefault="006041B4">
            <w:pPr>
              <w:keepNext/>
              <w:spacing w:before="60" w:after="60" w:line="240" w:lineRule="auto"/>
              <w:ind w:firstLine="0"/>
              <w:jc w:val="left"/>
            </w:pPr>
            <w:r>
              <w:rPr>
                <w:b/>
                <w:sz w:val="22"/>
              </w:rPr>
              <w:t>Электроды и контактный параметр</w:t>
            </w:r>
          </w:p>
        </w:tc>
        <w:tc>
          <w:tcPr>
            <w:tcW w:w="2999" w:type="dxa"/>
            <w:shd w:val="clear" w:color="auto" w:fill="EDEDED"/>
          </w:tcPr>
          <w:p w14:paraId="436A711D" w14:textId="77777777" w:rsidR="003416EE" w:rsidRDefault="006041B4">
            <w:pPr>
              <w:keepNext/>
              <w:spacing w:before="60" w:after="60" w:line="240" w:lineRule="auto"/>
              <w:ind w:firstLine="0"/>
              <w:jc w:val="left"/>
            </w:pPr>
            <w:r>
              <w:rPr>
                <w:b/>
                <w:sz w:val="22"/>
              </w:rPr>
              <w:t>Состав модели и ограничение</w:t>
            </w:r>
          </w:p>
        </w:tc>
      </w:tr>
      <w:tr w:rsidR="003416EE" w14:paraId="58186735" w14:textId="77777777">
        <w:trPr>
          <w:cantSplit/>
        </w:trPr>
        <w:tc>
          <w:tcPr>
            <w:tcW w:w="2134" w:type="dxa"/>
          </w:tcPr>
          <w:p w14:paraId="4DD4F96E" w14:textId="77777777" w:rsidR="003416EE" w:rsidRDefault="006041B4">
            <w:pPr>
              <w:spacing w:before="60" w:after="60" w:line="240" w:lineRule="auto"/>
              <w:ind w:firstLine="0"/>
              <w:jc w:val="left"/>
            </w:pPr>
            <w:r>
              <w:rPr>
                <w:sz w:val="22"/>
              </w:rPr>
              <w:t xml:space="preserve">Участник Г: камерный опыт, ТТРКГ «рука–рука» 1×1 и </w:t>
            </w:r>
            <w:proofErr w:type="spellStart"/>
            <w:r>
              <w:rPr>
                <w:sz w:val="22"/>
              </w:rPr>
              <w:t>прекардиальное</w:t>
            </w:r>
            <w:proofErr w:type="spellEnd"/>
            <w:r>
              <w:rPr>
                <w:sz w:val="22"/>
              </w:rPr>
              <w:t xml:space="preserve"> отведение №2</w:t>
            </w:r>
          </w:p>
        </w:tc>
        <w:tc>
          <w:tcPr>
            <w:tcW w:w="1844" w:type="dxa"/>
          </w:tcPr>
          <w:p w14:paraId="7E71CFE4" w14:textId="77777777" w:rsidR="003416EE" w:rsidRDefault="006041B4">
            <w:pPr>
              <w:spacing w:before="60" w:after="60" w:line="240" w:lineRule="auto"/>
              <w:ind w:firstLine="0"/>
              <w:jc w:val="left"/>
            </w:pPr>
            <w:r>
              <w:rPr>
                <w:sz w:val="22"/>
              </w:rPr>
              <w:t>100 кГц; вычислительная нормировка 1 А</w:t>
            </w:r>
          </w:p>
        </w:tc>
        <w:tc>
          <w:tcPr>
            <w:tcW w:w="2377" w:type="dxa"/>
          </w:tcPr>
          <w:p w14:paraId="6F416359" w14:textId="77777777" w:rsidR="003416EE" w:rsidRDefault="006041B4">
            <w:pPr>
              <w:spacing w:before="60" w:after="60" w:line="240" w:lineRule="auto"/>
              <w:ind w:firstLine="0"/>
              <w:jc w:val="left"/>
            </w:pPr>
            <w:r>
              <w:rPr>
                <w:sz w:val="22"/>
              </w:rPr>
              <w:t xml:space="preserve">Номинальные диски диаметром 5 мм; </w:t>
            </w:r>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59154943</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4</m:t>
                  </m:r>
                </m:sup>
              </m:sSup>
            </m:oMath>
            <w:r>
              <w:rPr>
                <w:sz w:val="22"/>
              </w:rPr>
              <w:t xml:space="preserve"> Ом·м²</w:t>
            </w:r>
          </w:p>
        </w:tc>
        <w:tc>
          <w:tcPr>
            <w:tcW w:w="2999" w:type="dxa"/>
          </w:tcPr>
          <w:p w14:paraId="3A8D418C" w14:textId="77777777" w:rsidR="003416EE" w:rsidRDefault="006041B4">
            <w:pPr>
              <w:spacing w:before="60" w:after="60" w:line="240" w:lineRule="auto"/>
              <w:ind w:firstLine="0"/>
              <w:jc w:val="left"/>
            </w:pPr>
            <w:r>
              <w:rPr>
                <w:sz w:val="22"/>
              </w:rPr>
              <w:t xml:space="preserve">16 площадок: 12 на продолжениях рук и 4 </w:t>
            </w:r>
            <w:proofErr w:type="spellStart"/>
            <w:r>
              <w:rPr>
                <w:sz w:val="22"/>
              </w:rPr>
              <w:t>прекардиальные</w:t>
            </w:r>
            <w:proofErr w:type="spellEnd"/>
            <w:r>
              <w:rPr>
                <w:sz w:val="22"/>
              </w:rPr>
              <w:t>; для ТТРКГ активны 4 площадки рук, 8 остаются плавающими; их присутствие в данной записи отдельно не подтверждено</w:t>
            </w:r>
          </w:p>
        </w:tc>
      </w:tr>
      <w:tr w:rsidR="003416EE" w14:paraId="023A14E6" w14:textId="77777777">
        <w:trPr>
          <w:cantSplit/>
        </w:trPr>
        <w:tc>
          <w:tcPr>
            <w:tcW w:w="2134" w:type="dxa"/>
          </w:tcPr>
          <w:p w14:paraId="3B3C43CE" w14:textId="77777777" w:rsidR="003416EE" w:rsidRDefault="006041B4">
            <w:pPr>
              <w:spacing w:before="60" w:after="60" w:line="240" w:lineRule="auto"/>
              <w:ind w:firstLine="0"/>
              <w:jc w:val="left"/>
            </w:pPr>
            <w:r>
              <w:rPr>
                <w:sz w:val="22"/>
              </w:rPr>
              <w:lastRenderedPageBreak/>
              <w:t>Участник Н: поясная ЭИТ</w:t>
            </w:r>
          </w:p>
        </w:tc>
        <w:tc>
          <w:tcPr>
            <w:tcW w:w="1844" w:type="dxa"/>
          </w:tcPr>
          <w:p w14:paraId="120210BA" w14:textId="77777777" w:rsidR="003416EE" w:rsidRDefault="006041B4">
            <w:pPr>
              <w:spacing w:before="60" w:after="60" w:line="240" w:lineRule="auto"/>
              <w:ind w:firstLine="0"/>
              <w:jc w:val="left"/>
            </w:pPr>
            <w:r>
              <w:rPr>
                <w:sz w:val="22"/>
              </w:rPr>
              <w:t>79,505 кГц; 7,234 мА из заголовка записи</w:t>
            </w:r>
          </w:p>
        </w:tc>
        <w:tc>
          <w:tcPr>
            <w:tcW w:w="2377" w:type="dxa"/>
          </w:tcPr>
          <w:p w14:paraId="74486FB5" w14:textId="77777777" w:rsidR="003416EE" w:rsidRDefault="006041B4">
            <w:pPr>
              <w:spacing w:before="60" w:after="60" w:line="240" w:lineRule="auto"/>
              <w:ind w:firstLine="0"/>
              <w:jc w:val="left"/>
            </w:pPr>
            <w:r>
              <w:rPr>
                <w:sz w:val="22"/>
              </w:rPr>
              <w:t xml:space="preserve">16 площадок; номинальные прямоугольники 30×40 мм; </w:t>
            </w:r>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01</m:t>
              </m:r>
            </m:oMath>
            <w:r>
              <w:rPr>
                <w:sz w:val="22"/>
              </w:rPr>
              <w:t xml:space="preserve"> Ом·м²</w:t>
            </w:r>
          </w:p>
        </w:tc>
        <w:tc>
          <w:tcPr>
            <w:tcW w:w="2999" w:type="dxa"/>
          </w:tcPr>
          <w:p w14:paraId="19F25F2E" w14:textId="77777777" w:rsidR="003416EE" w:rsidRDefault="006041B4">
            <w:pPr>
              <w:spacing w:before="60" w:after="60" w:line="240" w:lineRule="auto"/>
              <w:ind w:firstLine="0"/>
              <w:jc w:val="left"/>
            </w:pPr>
            <w:r>
              <w:rPr>
                <w:sz w:val="22"/>
              </w:rPr>
              <w:t>Алгоритмическая высота пояса около −134,49 мм; положение и размеры приняты как допущения; отдельная проба пояса ниже на 20 мм</w:t>
            </w:r>
          </w:p>
        </w:tc>
      </w:tr>
      <w:tr w:rsidR="003416EE" w14:paraId="32D89B82" w14:textId="77777777">
        <w:trPr>
          <w:cantSplit/>
        </w:trPr>
        <w:tc>
          <w:tcPr>
            <w:tcW w:w="2134" w:type="dxa"/>
          </w:tcPr>
          <w:p w14:paraId="09405CFA" w14:textId="77777777" w:rsidR="003416EE" w:rsidRDefault="006041B4">
            <w:pPr>
              <w:spacing w:before="60" w:after="60" w:line="240" w:lineRule="auto"/>
              <w:ind w:firstLine="0"/>
              <w:jc w:val="left"/>
            </w:pPr>
            <w:r>
              <w:rPr>
                <w:sz w:val="22"/>
              </w:rPr>
              <w:t>Участник Н: диагностический перенос свойств в ТТРКГ</w:t>
            </w:r>
          </w:p>
        </w:tc>
        <w:tc>
          <w:tcPr>
            <w:tcW w:w="1844" w:type="dxa"/>
          </w:tcPr>
          <w:p w14:paraId="053B96C0" w14:textId="77777777" w:rsidR="003416EE" w:rsidRDefault="006041B4">
            <w:pPr>
              <w:spacing w:before="60" w:after="60" w:line="240" w:lineRule="auto"/>
              <w:ind w:firstLine="0"/>
              <w:jc w:val="left"/>
            </w:pPr>
            <w:r>
              <w:rPr>
                <w:sz w:val="22"/>
              </w:rPr>
              <w:t>79,505 кГц; 7,234 мА в расчёте</w:t>
            </w:r>
          </w:p>
        </w:tc>
        <w:tc>
          <w:tcPr>
            <w:tcW w:w="2377" w:type="dxa"/>
          </w:tcPr>
          <w:p w14:paraId="5A13097F" w14:textId="77777777" w:rsidR="003416EE" w:rsidRDefault="006041B4">
            <w:pPr>
              <w:spacing w:before="60" w:after="60" w:line="240" w:lineRule="auto"/>
              <w:ind w:firstLine="0"/>
              <w:jc w:val="left"/>
            </w:pPr>
            <w:r>
              <w:rPr>
                <w:sz w:val="22"/>
              </w:rPr>
              <w:t xml:space="preserve">4 конечных диска диаметром 5 мм на цилиндрических продолжениях рук; </w:t>
            </w:r>
            <m:oMath>
              <m:sSub>
                <m:sSubPr>
                  <m:ctrlPr>
                    <w:rPr>
                      <w:rFonts w:ascii="Cambria Math" w:hAnsi="Cambria Math"/>
                    </w:rPr>
                  </m:ctrlPr>
                </m:sSubPr>
                <m:e>
                  <m:r>
                    <w:rPr>
                      <w:rFonts w:ascii="Cambria Math" w:hAnsi="Cambria Math"/>
                      <w:sz w:val="22"/>
                    </w:rPr>
                    <m:t>z</m:t>
                  </m:r>
                </m:e>
                <m:sub>
                  <m:r>
                    <w:rPr>
                      <w:rFonts w:ascii="Cambria Math" w:hAnsi="Cambria Math"/>
                      <w:sz w:val="22"/>
                    </w:rPr>
                    <m:t>l</m:t>
                  </m:r>
                </m:sub>
              </m:sSub>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01</m:t>
              </m:r>
            </m:oMath>
            <w:r>
              <w:rPr>
                <w:sz w:val="22"/>
              </w:rPr>
              <w:t xml:space="preserve"> Ом·м²</w:t>
            </w:r>
          </w:p>
        </w:tc>
        <w:tc>
          <w:tcPr>
            <w:tcW w:w="2999" w:type="dxa"/>
          </w:tcPr>
          <w:p w14:paraId="27604234" w14:textId="77777777" w:rsidR="003416EE" w:rsidRDefault="006041B4">
            <w:pPr>
              <w:spacing w:before="60" w:after="60" w:line="240" w:lineRule="auto"/>
              <w:ind w:firstLine="0"/>
              <w:jc w:val="left"/>
            </w:pPr>
            <w:r>
              <w:rPr>
                <w:sz w:val="22"/>
              </w:rPr>
              <w:t>Расстояние между токовым и измерительным контактом каждой стороны 100 мм; пояс ЭИТ исключён из этой отдельной граничной задачи; соответствие фактической установке не подтверждено</w:t>
            </w:r>
          </w:p>
        </w:tc>
      </w:tr>
    </w:tbl>
    <w:p w14:paraId="3AD2A32B" w14:textId="77777777" w:rsidR="003416EE" w:rsidRDefault="006041B4">
      <w:pPr>
        <w:pStyle w:val="af"/>
      </w:pPr>
      <w:r>
        <w:t xml:space="preserve">Номинальные площади диска и прямоугольника равны 19,634954 и 1200 мм². В решателе используются площади фактических граничных граней. Совпадение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не делает разные площадки электрически эквивалентными. Диаметр 5 мм является расчётным допущением при неизвестном фактическом размере контакта.</w:t>
      </w:r>
    </w:p>
    <w:p w14:paraId="3DCA7366" w14:textId="77777777" w:rsidR="003416EE" w:rsidRDefault="006041B4">
      <w:pPr>
        <w:pStyle w:val="af"/>
      </w:pPr>
      <w:r>
        <w:t xml:space="preserve">Частота 100 кГц собственной системы подтверждена автором; ток около 7 мА на канал сообщён предварительно. Для ЭИТ 7,234 мА и 79,505 кГц взяты из заголовка; номинальные 5 мА программы чтения заменены заголовочным током. Для обоих случаев конвенция амплитуды не установлена независимо; множитель </w:t>
      </w:r>
      <m:oMath>
        <m:rad>
          <m:radPr>
            <m:degHide m:val="1"/>
            <m:ctrlPr>
              <w:rPr>
                <w:rFonts w:ascii="Cambria Math" w:hAnsi="Cambria Math"/>
              </w:rPr>
            </m:ctrlPr>
          </m:radPr>
          <m:deg/>
          <m:e>
            <m:r>
              <w:rPr>
                <w:rFonts w:ascii="Cambria Math" w:hAnsi="Cambria Math"/>
              </w:rPr>
              <m:t>2</m:t>
            </m:r>
          </m:e>
        </m:rad>
      </m:oMath>
      <w:r>
        <w:t xml:space="preserve"> к данным не применялся.</w:t>
      </w:r>
    </w:p>
    <w:p w14:paraId="1AB9F489" w14:textId="77777777" w:rsidR="003416EE" w:rsidRDefault="006041B4">
      <w:pPr>
        <w:pStyle w:val="af"/>
      </w:pPr>
      <w:r>
        <w:t xml:space="preserve">Поясная ЭИТ содержит 16 соседних возбуждений по 13 измерительных пар, всего 208 напряжений на кадр при 20 Гц. Токовые контакты исключены из измерительных пар. Первая строка: </w:t>
      </w:r>
      <m:oMath>
        <m:sSub>
          <m:sSubPr>
            <m:ctrlPr>
              <w:rPr>
                <w:rFonts w:ascii="Cambria Math" w:hAnsi="Cambria Math"/>
              </w:rPr>
            </m:ctrlPr>
          </m:sSubPr>
          <m:e>
            <m:r>
              <w:rPr>
                <w:rFonts w:ascii="Cambria Math" w:hAnsi="Cambria Math"/>
              </w:rPr>
              <m:t>I</m:t>
            </m:r>
          </m:e>
          <m:sub>
            <m:r>
              <m:rPr>
                <m:sty m:val="p"/>
              </m:rPr>
              <w:rPr>
                <w:rFonts w:ascii="Cambria Math" w:hAnsi="Cambria Math"/>
              </w:rPr>
              <m:t>+</m:t>
            </m:r>
          </m:sub>
        </m:sSub>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w:rPr>
            <w:rFonts w:ascii="Cambria Math" w:hAnsi="Cambria Math"/>
          </w:rPr>
          <m:t>4</m:t>
        </m:r>
      </m:oMath>
      <w:r>
        <w:t>; остальные получены циклическим сдвигом. Проверенное совпадение про</w:t>
      </w:r>
      <w:proofErr w:type="spellStart"/>
      <w:r>
        <w:t>граммного</w:t>
      </w:r>
      <w:proofErr w:type="spellEnd"/>
      <w:r>
        <w:t xml:space="preserve"> порядка не устанавливает анатомическую нумерацию пояса.</w:t>
      </w:r>
    </w:p>
    <w:p w14:paraId="6AE6F57F" w14:textId="77777777" w:rsidR="003416EE" w:rsidRDefault="006041B4">
      <w:pPr>
        <w:pStyle w:val="af"/>
      </w:pPr>
      <w:r>
        <w:t>Геометрия пояса важна для понимания охватываемой области. На рисунке 7.1 показаны реальные контактные грани расчётной сетки относительно исходных поверхностей участника Н.</w:t>
      </w:r>
    </w:p>
    <w:p w14:paraId="3964FF26" w14:textId="77777777" w:rsidR="003416EE" w:rsidRDefault="006041B4">
      <w:pPr>
        <w:pStyle w:val="af"/>
        <w:keepNext/>
        <w:ind w:firstLine="0"/>
        <w:jc w:val="center"/>
      </w:pPr>
      <w:r>
        <w:rPr>
          <w:noProof/>
        </w:rPr>
        <w:lastRenderedPageBreak/>
        <w:drawing>
          <wp:inline distT="0" distB="0" distL="0" distR="0" wp14:anchorId="4483D38C" wp14:editId="10578CC9">
            <wp:extent cx="5868000" cy="4303199"/>
            <wp:effectExtent l="0" t="0" r="0" b="0"/>
            <wp:docPr id="168" name="Picture" descr="Расчётный пояс ЭИТ и анатомические поверхности"/>
            <wp:cNvGraphicFramePr/>
            <a:graphic xmlns:a="http://schemas.openxmlformats.org/drawingml/2006/main">
              <a:graphicData uri="http://schemas.openxmlformats.org/drawingml/2006/picture">
                <pic:pic xmlns:pic="http://schemas.openxmlformats.org/drawingml/2006/picture">
                  <pic:nvPicPr>
                    <pic:cNvPr id="169" name="Picture" descr="figures/dfaf500992b1.png"/>
                    <pic:cNvPicPr>
                      <a:picLocks noChangeAspect="1" noChangeArrowheads="1"/>
                    </pic:cNvPicPr>
                  </pic:nvPicPr>
                  <pic:blipFill>
                    <a:blip r:embed="rId36"/>
                    <a:stretch>
                      <a:fillRect/>
                    </a:stretch>
                  </pic:blipFill>
                  <pic:spPr bwMode="auto">
                    <a:xfrm>
                      <a:off x="0" y="0"/>
                      <a:ext cx="5868000" cy="4303199"/>
                    </a:xfrm>
                    <a:prstGeom prst="rect">
                      <a:avLst/>
                    </a:prstGeom>
                    <a:noFill/>
                    <a:ln w="9525">
                      <a:noFill/>
                      <a:headEnd/>
                      <a:tailEnd/>
                    </a:ln>
                  </pic:spPr>
                </pic:pic>
              </a:graphicData>
            </a:graphic>
          </wp:inline>
        </w:drawing>
      </w:r>
    </w:p>
    <w:p w14:paraId="729D31F0" w14:textId="77777777" w:rsidR="003416EE" w:rsidRDefault="006041B4">
      <w:pPr>
        <w:pStyle w:val="af5"/>
        <w:jc w:val="center"/>
      </w:pPr>
      <w:r>
        <w:t>Рисунок 7.1 — Расчётный пояс ЭИТ участника Н. Золотистым показаны 16 контактных площадок, голубым — лёгкие, бордовым — сердце, серым — наружная поверхность и модельные руки; L, P, S — направления влево, назад и вверх. Номинальные контакты 30×40 мм расположены около уровня −134,49 мм. Это алгоритмическая геометрия, не регистрация установки пояса.</w:t>
      </w:r>
    </w:p>
    <w:p w14:paraId="1391BBED" w14:textId="77777777" w:rsidR="003416EE" w:rsidRDefault="006041B4">
      <w:pPr>
        <w:pStyle w:val="af"/>
      </w:pPr>
      <w:r>
        <w:t>Близость контакта к органу на рисунке 7.1 не определяет его вклад без расчёта полей. Положение пояса остаётся допущением; его сдвиг и движение сердца изменяют разные части задачи.</w:t>
      </w:r>
    </w:p>
    <w:p w14:paraId="58E330C3" w14:textId="77777777" w:rsidR="003416EE" w:rsidRDefault="006041B4">
      <w:pPr>
        <w:pStyle w:val="af"/>
      </w:pPr>
      <w:r>
        <w:t xml:space="preserve">Таблица 7.2 содержит материалы камерного опыта Г. Лёгкие объединены электрически, камеры имеют одно сопротивление крови. Значения </w:t>
      </w:r>
      <m:oMath>
        <m:sSub>
          <m:sSubPr>
            <m:ctrlPr>
              <w:rPr>
                <w:rFonts w:ascii="Cambria Math" w:hAnsi="Cambria Math"/>
              </w:rPr>
            </m:ctrlPr>
          </m:sSubPr>
          <m:e>
            <m:r>
              <w:rPr>
                <w:rFonts w:ascii="Cambria Math" w:hAnsi="Cambria Math"/>
              </w:rPr>
              <m:t>ρ</m:t>
            </m:r>
          </m:e>
          <m:sub>
            <m:r>
              <w:rPr>
                <w:rFonts w:ascii="Cambria Math" w:hAnsi="Cambria Math"/>
              </w:rPr>
              <m:t>k</m:t>
            </m:r>
          </m:sub>
        </m:sSub>
      </m:oMath>
      <w:r>
        <w:t xml:space="preserve"> между фазами постоянны.</w:t>
      </w:r>
    </w:p>
    <w:p w14:paraId="1ED2957D" w14:textId="77777777" w:rsidR="003416EE" w:rsidRDefault="006041B4">
      <w:pPr>
        <w:pStyle w:val="af5"/>
        <w:keepNext/>
      </w:pPr>
      <w:r>
        <w:t>Таблица 7.2 — Материалы камерного вычислительного опыта участника Г при 100 кГц</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456"/>
        <w:gridCol w:w="1722"/>
        <w:gridCol w:w="1722"/>
        <w:gridCol w:w="3595"/>
      </w:tblGrid>
      <w:tr w:rsidR="003416EE" w14:paraId="7AC1318D" w14:textId="77777777">
        <w:trPr>
          <w:cantSplit/>
          <w:tblHeader/>
        </w:trPr>
        <w:tc>
          <w:tcPr>
            <w:tcW w:w="2420" w:type="dxa"/>
            <w:shd w:val="clear" w:color="auto" w:fill="EDEDED"/>
          </w:tcPr>
          <w:p w14:paraId="0FBD9E6D" w14:textId="77777777" w:rsidR="003416EE" w:rsidRDefault="006041B4">
            <w:pPr>
              <w:keepNext/>
              <w:spacing w:before="60" w:after="60" w:line="240" w:lineRule="auto"/>
              <w:ind w:firstLine="0"/>
              <w:jc w:val="left"/>
            </w:pPr>
            <w:r>
              <w:rPr>
                <w:b/>
                <w:sz w:val="22"/>
              </w:rPr>
              <w:t>Материал</w:t>
            </w:r>
          </w:p>
        </w:tc>
        <w:tc>
          <w:tcPr>
            <w:tcW w:w="1696" w:type="dxa"/>
            <w:shd w:val="clear" w:color="auto" w:fill="EDEDED"/>
          </w:tcPr>
          <w:p w14:paraId="7873700B" w14:textId="77777777" w:rsidR="003416EE" w:rsidRDefault="006041B4">
            <w:pPr>
              <w:keepNext/>
              <w:spacing w:before="60" w:after="60" w:line="240" w:lineRule="auto"/>
              <w:ind w:firstLine="0"/>
              <w:jc w:val="left"/>
            </w:pPr>
            <m:oMath>
              <m:r>
                <w:rPr>
                  <w:rFonts w:ascii="Cambria Math" w:hAnsi="Cambria Math"/>
                  <w:sz w:val="22"/>
                </w:rPr>
                <m:t>ρ</m:t>
              </m:r>
            </m:oMath>
            <w:r>
              <w:rPr>
                <w:b/>
                <w:sz w:val="22"/>
              </w:rPr>
              <w:t xml:space="preserve">, </w:t>
            </w:r>
            <w:proofErr w:type="spellStart"/>
            <w:r>
              <w:rPr>
                <w:b/>
                <w:sz w:val="22"/>
              </w:rPr>
              <w:t>Ом·м</w:t>
            </w:r>
            <w:proofErr w:type="spellEnd"/>
          </w:p>
        </w:tc>
        <w:tc>
          <w:tcPr>
            <w:tcW w:w="1696" w:type="dxa"/>
            <w:shd w:val="clear" w:color="auto" w:fill="EDEDED"/>
          </w:tcPr>
          <w:p w14:paraId="7F9E5BE4" w14:textId="77777777" w:rsidR="003416EE" w:rsidRDefault="006041B4">
            <w:pPr>
              <w:keepNext/>
              <w:spacing w:before="60" w:after="60" w:line="240" w:lineRule="auto"/>
              <w:ind w:firstLine="0"/>
              <w:jc w:val="left"/>
            </w:pPr>
            <m:oMath>
              <m:r>
                <w:rPr>
                  <w:rFonts w:ascii="Cambria Math" w:hAnsi="Cambria Math"/>
                  <w:sz w:val="22"/>
                </w:rPr>
                <m:t>σ</m:t>
              </m:r>
            </m:oMath>
            <w:r>
              <w:rPr>
                <w:b/>
                <w:sz w:val="22"/>
              </w:rPr>
              <w:t>, См/м</w:t>
            </w:r>
          </w:p>
        </w:tc>
        <w:tc>
          <w:tcPr>
            <w:tcW w:w="3541" w:type="dxa"/>
            <w:shd w:val="clear" w:color="auto" w:fill="EDEDED"/>
          </w:tcPr>
          <w:p w14:paraId="79382A71" w14:textId="77777777" w:rsidR="003416EE" w:rsidRDefault="006041B4">
            <w:pPr>
              <w:keepNext/>
              <w:spacing w:before="60" w:after="60" w:line="240" w:lineRule="auto"/>
              <w:ind w:firstLine="0"/>
              <w:jc w:val="left"/>
            </w:pPr>
            <w:r>
              <w:rPr>
                <w:b/>
                <w:sz w:val="22"/>
              </w:rPr>
              <w:t>Основание</w:t>
            </w:r>
          </w:p>
        </w:tc>
      </w:tr>
      <w:tr w:rsidR="003416EE" w14:paraId="09167D62" w14:textId="77777777">
        <w:trPr>
          <w:cantSplit/>
        </w:trPr>
        <w:tc>
          <w:tcPr>
            <w:tcW w:w="2420" w:type="dxa"/>
          </w:tcPr>
          <w:p w14:paraId="6096DBD7" w14:textId="77777777" w:rsidR="003416EE" w:rsidRDefault="006041B4">
            <w:pPr>
              <w:spacing w:before="60" w:after="60" w:line="240" w:lineRule="auto"/>
              <w:ind w:firstLine="0"/>
              <w:jc w:val="left"/>
            </w:pPr>
            <w:proofErr w:type="spellStart"/>
            <w:r>
              <w:rPr>
                <w:sz w:val="22"/>
              </w:rPr>
              <w:t>Мягкотканный</w:t>
            </w:r>
            <w:proofErr w:type="spellEnd"/>
            <w:r>
              <w:rPr>
                <w:sz w:val="22"/>
              </w:rPr>
              <w:t xml:space="preserve"> фон</w:t>
            </w:r>
          </w:p>
        </w:tc>
        <w:tc>
          <w:tcPr>
            <w:tcW w:w="1696" w:type="dxa"/>
          </w:tcPr>
          <w:p w14:paraId="167CBD6C" w14:textId="77777777" w:rsidR="003416EE" w:rsidRDefault="006041B4">
            <w:pPr>
              <w:spacing w:before="60" w:after="60" w:line="240" w:lineRule="auto"/>
              <w:ind w:firstLine="0"/>
              <w:jc w:val="left"/>
            </w:pPr>
            <w:r>
              <w:rPr>
                <w:sz w:val="22"/>
              </w:rPr>
              <w:t>2,5</w:t>
            </w:r>
          </w:p>
        </w:tc>
        <w:tc>
          <w:tcPr>
            <w:tcW w:w="1696" w:type="dxa"/>
          </w:tcPr>
          <w:p w14:paraId="4A7B8471" w14:textId="77777777" w:rsidR="003416EE" w:rsidRDefault="006041B4">
            <w:pPr>
              <w:spacing w:before="60" w:after="60" w:line="240" w:lineRule="auto"/>
              <w:ind w:firstLine="0"/>
              <w:jc w:val="left"/>
            </w:pPr>
            <w:r>
              <w:rPr>
                <w:sz w:val="22"/>
              </w:rPr>
              <w:t>0,400000</w:t>
            </w:r>
          </w:p>
        </w:tc>
        <w:tc>
          <w:tcPr>
            <w:tcW w:w="3541" w:type="dxa"/>
          </w:tcPr>
          <w:p w14:paraId="7F94C355" w14:textId="77777777" w:rsidR="003416EE" w:rsidRDefault="006041B4">
            <w:pPr>
              <w:spacing w:before="60" w:after="60" w:line="240" w:lineRule="auto"/>
              <w:ind w:firstLine="0"/>
              <w:jc w:val="left"/>
            </w:pPr>
            <w:r>
              <w:rPr>
                <w:sz w:val="22"/>
              </w:rPr>
              <w:t xml:space="preserve">Середина сообщённого автором сценарного интервала 2–3 </w:t>
            </w:r>
            <w:proofErr w:type="spellStart"/>
            <w:r>
              <w:rPr>
                <w:sz w:val="22"/>
              </w:rPr>
              <w:t>Ом·м</w:t>
            </w:r>
            <w:proofErr w:type="spellEnd"/>
          </w:p>
        </w:tc>
      </w:tr>
      <w:tr w:rsidR="003416EE" w14:paraId="263F5ECD" w14:textId="77777777">
        <w:trPr>
          <w:cantSplit/>
        </w:trPr>
        <w:tc>
          <w:tcPr>
            <w:tcW w:w="2420" w:type="dxa"/>
          </w:tcPr>
          <w:p w14:paraId="3ED4C27D" w14:textId="77777777" w:rsidR="003416EE" w:rsidRDefault="006041B4">
            <w:pPr>
              <w:spacing w:before="60" w:after="60" w:line="240" w:lineRule="auto"/>
              <w:ind w:firstLine="0"/>
              <w:jc w:val="left"/>
            </w:pPr>
            <w:r>
              <w:rPr>
                <w:sz w:val="22"/>
              </w:rPr>
              <w:t>Единый лёгочный компартмент</w:t>
            </w:r>
          </w:p>
        </w:tc>
        <w:tc>
          <w:tcPr>
            <w:tcW w:w="1696" w:type="dxa"/>
          </w:tcPr>
          <w:p w14:paraId="0335FD7F" w14:textId="77777777" w:rsidR="003416EE" w:rsidRDefault="006041B4">
            <w:pPr>
              <w:spacing w:before="60" w:after="60" w:line="240" w:lineRule="auto"/>
              <w:ind w:firstLine="0"/>
              <w:jc w:val="left"/>
            </w:pPr>
            <w:r>
              <w:rPr>
                <w:sz w:val="22"/>
              </w:rPr>
              <w:t>7</w:t>
            </w:r>
          </w:p>
        </w:tc>
        <w:tc>
          <w:tcPr>
            <w:tcW w:w="1696" w:type="dxa"/>
          </w:tcPr>
          <w:p w14:paraId="494A9A92" w14:textId="77777777" w:rsidR="003416EE" w:rsidRDefault="006041B4">
            <w:pPr>
              <w:spacing w:before="60" w:after="60" w:line="240" w:lineRule="auto"/>
              <w:ind w:firstLine="0"/>
              <w:jc w:val="left"/>
            </w:pPr>
            <w:r>
              <w:rPr>
                <w:sz w:val="22"/>
              </w:rPr>
              <w:t>0,142857</w:t>
            </w:r>
          </w:p>
        </w:tc>
        <w:tc>
          <w:tcPr>
            <w:tcW w:w="3541" w:type="dxa"/>
          </w:tcPr>
          <w:p w14:paraId="4E18BE0A" w14:textId="77777777" w:rsidR="003416EE" w:rsidRDefault="006041B4">
            <w:pPr>
              <w:spacing w:before="60" w:after="60" w:line="240" w:lineRule="auto"/>
              <w:ind w:firstLine="0"/>
              <w:jc w:val="left"/>
            </w:pPr>
            <w:r>
              <w:rPr>
                <w:sz w:val="22"/>
              </w:rPr>
              <w:t xml:space="preserve">Середина сообщённого сценарного интервала 2–12 </w:t>
            </w:r>
            <w:proofErr w:type="spellStart"/>
            <w:r>
              <w:rPr>
                <w:sz w:val="22"/>
              </w:rPr>
              <w:t>Ом·м</w:t>
            </w:r>
            <w:proofErr w:type="spellEnd"/>
          </w:p>
        </w:tc>
      </w:tr>
      <w:tr w:rsidR="003416EE" w14:paraId="61C9D9DD" w14:textId="77777777">
        <w:trPr>
          <w:cantSplit/>
        </w:trPr>
        <w:tc>
          <w:tcPr>
            <w:tcW w:w="2420" w:type="dxa"/>
          </w:tcPr>
          <w:p w14:paraId="682497CA" w14:textId="77777777" w:rsidR="003416EE" w:rsidRDefault="006041B4">
            <w:pPr>
              <w:spacing w:before="60" w:after="60" w:line="240" w:lineRule="auto"/>
              <w:ind w:firstLine="0"/>
              <w:jc w:val="left"/>
            </w:pPr>
            <w:r>
              <w:rPr>
                <w:sz w:val="22"/>
              </w:rPr>
              <w:lastRenderedPageBreak/>
              <w:t>Кость</w:t>
            </w:r>
          </w:p>
        </w:tc>
        <w:tc>
          <w:tcPr>
            <w:tcW w:w="1696" w:type="dxa"/>
          </w:tcPr>
          <w:p w14:paraId="5EE01EDC" w14:textId="77777777" w:rsidR="003416EE" w:rsidRDefault="006041B4">
            <w:pPr>
              <w:spacing w:before="60" w:after="60" w:line="240" w:lineRule="auto"/>
              <w:ind w:firstLine="0"/>
              <w:jc w:val="left"/>
            </w:pPr>
            <w:r>
              <w:rPr>
                <w:sz w:val="22"/>
              </w:rPr>
              <w:t>48,097674</w:t>
            </w:r>
          </w:p>
        </w:tc>
        <w:tc>
          <w:tcPr>
            <w:tcW w:w="1696" w:type="dxa"/>
          </w:tcPr>
          <w:p w14:paraId="570CCF23" w14:textId="77777777" w:rsidR="003416EE" w:rsidRDefault="006041B4">
            <w:pPr>
              <w:spacing w:before="60" w:after="60" w:line="240" w:lineRule="auto"/>
              <w:ind w:firstLine="0"/>
              <w:jc w:val="left"/>
            </w:pPr>
            <w:r>
              <w:rPr>
                <w:sz w:val="22"/>
              </w:rPr>
              <w:t>0,020791</w:t>
            </w:r>
          </w:p>
        </w:tc>
        <w:tc>
          <w:tcPr>
            <w:tcW w:w="3541" w:type="dxa"/>
          </w:tcPr>
          <w:p w14:paraId="21735D2A" w14:textId="77777777" w:rsidR="003416EE" w:rsidRDefault="006041B4">
            <w:pPr>
              <w:spacing w:before="60" w:after="60" w:line="240" w:lineRule="auto"/>
              <w:ind w:firstLine="0"/>
              <w:jc w:val="left"/>
            </w:pPr>
            <w:r>
              <w:rPr>
                <w:sz w:val="22"/>
              </w:rPr>
              <w:t>Сохранённый сценарий при 100 кГц</w:t>
            </w:r>
          </w:p>
        </w:tc>
      </w:tr>
      <w:tr w:rsidR="003416EE" w14:paraId="024B2D7D" w14:textId="77777777">
        <w:trPr>
          <w:cantSplit/>
        </w:trPr>
        <w:tc>
          <w:tcPr>
            <w:tcW w:w="2420" w:type="dxa"/>
          </w:tcPr>
          <w:p w14:paraId="17B7E9AD" w14:textId="77777777" w:rsidR="003416EE" w:rsidRDefault="006041B4">
            <w:pPr>
              <w:spacing w:before="60" w:after="60" w:line="240" w:lineRule="auto"/>
              <w:ind w:firstLine="0"/>
              <w:jc w:val="left"/>
            </w:pPr>
            <w:r>
              <w:rPr>
                <w:sz w:val="22"/>
              </w:rPr>
              <w:t>Жир</w:t>
            </w:r>
          </w:p>
        </w:tc>
        <w:tc>
          <w:tcPr>
            <w:tcW w:w="1696" w:type="dxa"/>
          </w:tcPr>
          <w:p w14:paraId="058C4507" w14:textId="77777777" w:rsidR="003416EE" w:rsidRDefault="006041B4">
            <w:pPr>
              <w:spacing w:before="60" w:after="60" w:line="240" w:lineRule="auto"/>
              <w:ind w:firstLine="0"/>
              <w:jc w:val="left"/>
            </w:pPr>
            <w:r>
              <w:rPr>
                <w:sz w:val="22"/>
              </w:rPr>
              <w:t>23,040605</w:t>
            </w:r>
          </w:p>
        </w:tc>
        <w:tc>
          <w:tcPr>
            <w:tcW w:w="1696" w:type="dxa"/>
          </w:tcPr>
          <w:p w14:paraId="7140D357" w14:textId="77777777" w:rsidR="003416EE" w:rsidRDefault="006041B4">
            <w:pPr>
              <w:spacing w:before="60" w:after="60" w:line="240" w:lineRule="auto"/>
              <w:ind w:firstLine="0"/>
              <w:jc w:val="left"/>
            </w:pPr>
            <w:r>
              <w:rPr>
                <w:sz w:val="22"/>
              </w:rPr>
              <w:t>0,043402</w:t>
            </w:r>
          </w:p>
        </w:tc>
        <w:tc>
          <w:tcPr>
            <w:tcW w:w="3541" w:type="dxa"/>
          </w:tcPr>
          <w:p w14:paraId="5EF89A7A" w14:textId="77777777" w:rsidR="003416EE" w:rsidRDefault="006041B4">
            <w:pPr>
              <w:spacing w:before="60" w:after="60" w:line="240" w:lineRule="auto"/>
              <w:ind w:firstLine="0"/>
              <w:jc w:val="left"/>
            </w:pPr>
            <w:r>
              <w:rPr>
                <w:sz w:val="22"/>
              </w:rPr>
              <w:t>Тот же сценарий</w:t>
            </w:r>
          </w:p>
        </w:tc>
      </w:tr>
      <w:tr w:rsidR="003416EE" w14:paraId="11FF1950" w14:textId="77777777">
        <w:trPr>
          <w:cantSplit/>
        </w:trPr>
        <w:tc>
          <w:tcPr>
            <w:tcW w:w="2420" w:type="dxa"/>
          </w:tcPr>
          <w:p w14:paraId="191CCEDB" w14:textId="77777777" w:rsidR="003416EE" w:rsidRDefault="006041B4">
            <w:pPr>
              <w:spacing w:before="60" w:after="60" w:line="240" w:lineRule="auto"/>
              <w:ind w:firstLine="0"/>
              <w:jc w:val="left"/>
            </w:pPr>
            <w:r>
              <w:rPr>
                <w:sz w:val="22"/>
              </w:rPr>
              <w:t>Остаточная сердечная ткань</w:t>
            </w:r>
          </w:p>
        </w:tc>
        <w:tc>
          <w:tcPr>
            <w:tcW w:w="1696" w:type="dxa"/>
          </w:tcPr>
          <w:p w14:paraId="0138751E" w14:textId="77777777" w:rsidR="003416EE" w:rsidRDefault="006041B4">
            <w:pPr>
              <w:spacing w:before="60" w:after="60" w:line="240" w:lineRule="auto"/>
              <w:ind w:firstLine="0"/>
              <w:jc w:val="left"/>
            </w:pPr>
            <w:r>
              <w:rPr>
                <w:sz w:val="22"/>
              </w:rPr>
              <w:t>4,648809</w:t>
            </w:r>
          </w:p>
        </w:tc>
        <w:tc>
          <w:tcPr>
            <w:tcW w:w="1696" w:type="dxa"/>
          </w:tcPr>
          <w:p w14:paraId="6DF1A3F0" w14:textId="77777777" w:rsidR="003416EE" w:rsidRDefault="006041B4">
            <w:pPr>
              <w:spacing w:before="60" w:after="60" w:line="240" w:lineRule="auto"/>
              <w:ind w:firstLine="0"/>
              <w:jc w:val="left"/>
            </w:pPr>
            <w:r>
              <w:rPr>
                <w:sz w:val="22"/>
              </w:rPr>
              <w:t>0,215109</w:t>
            </w:r>
          </w:p>
        </w:tc>
        <w:tc>
          <w:tcPr>
            <w:tcW w:w="3541" w:type="dxa"/>
          </w:tcPr>
          <w:p w14:paraId="6A2B1630" w14:textId="77777777" w:rsidR="003416EE" w:rsidRDefault="006041B4">
            <w:pPr>
              <w:spacing w:before="60" w:after="60" w:line="240" w:lineRule="auto"/>
              <w:ind w:firstLine="0"/>
              <w:jc w:val="left"/>
            </w:pPr>
            <w:r>
              <w:rPr>
                <w:sz w:val="22"/>
              </w:rPr>
              <w:t>Допущение эффективного материала остаточной области</w:t>
            </w:r>
          </w:p>
        </w:tc>
      </w:tr>
      <w:tr w:rsidR="003416EE" w14:paraId="2F781603" w14:textId="77777777">
        <w:trPr>
          <w:cantSplit/>
        </w:trPr>
        <w:tc>
          <w:tcPr>
            <w:tcW w:w="2420" w:type="dxa"/>
          </w:tcPr>
          <w:p w14:paraId="027ADECB" w14:textId="77777777" w:rsidR="003416EE" w:rsidRDefault="006041B4">
            <w:pPr>
              <w:spacing w:before="60" w:after="60" w:line="240" w:lineRule="auto"/>
              <w:ind w:firstLine="0"/>
              <w:jc w:val="left"/>
            </w:pPr>
            <w:r>
              <w:rPr>
                <w:sz w:val="22"/>
              </w:rPr>
              <w:t>Кровь каждой из четырёх камер</w:t>
            </w:r>
          </w:p>
        </w:tc>
        <w:tc>
          <w:tcPr>
            <w:tcW w:w="1696" w:type="dxa"/>
          </w:tcPr>
          <w:p w14:paraId="3EC1C539" w14:textId="77777777" w:rsidR="003416EE" w:rsidRDefault="006041B4">
            <w:pPr>
              <w:spacing w:before="60" w:after="60" w:line="240" w:lineRule="auto"/>
              <w:ind w:firstLine="0"/>
              <w:jc w:val="left"/>
            </w:pPr>
            <w:r>
              <w:rPr>
                <w:sz w:val="22"/>
              </w:rPr>
              <w:t>1,35</w:t>
            </w:r>
          </w:p>
        </w:tc>
        <w:tc>
          <w:tcPr>
            <w:tcW w:w="1696" w:type="dxa"/>
          </w:tcPr>
          <w:p w14:paraId="2AB7ED62" w14:textId="77777777" w:rsidR="003416EE" w:rsidRDefault="006041B4">
            <w:pPr>
              <w:spacing w:before="60" w:after="60" w:line="240" w:lineRule="auto"/>
              <w:ind w:firstLine="0"/>
              <w:jc w:val="left"/>
            </w:pPr>
            <w:r>
              <w:rPr>
                <w:sz w:val="22"/>
              </w:rPr>
              <w:t>0,740741</w:t>
            </w:r>
          </w:p>
        </w:tc>
        <w:tc>
          <w:tcPr>
            <w:tcW w:w="3541" w:type="dxa"/>
          </w:tcPr>
          <w:p w14:paraId="6D1A92A1" w14:textId="77777777" w:rsidR="003416EE" w:rsidRDefault="006041B4">
            <w:pPr>
              <w:spacing w:before="60" w:after="60" w:line="240" w:lineRule="auto"/>
              <w:ind w:firstLine="0"/>
              <w:jc w:val="left"/>
            </w:pPr>
            <w:r>
              <w:rPr>
                <w:sz w:val="22"/>
              </w:rPr>
              <w:t>Значение, сообщённое автором</w:t>
            </w:r>
          </w:p>
        </w:tc>
      </w:tr>
    </w:tbl>
    <w:p w14:paraId="2CF13DBE" w14:textId="77777777" w:rsidR="003416EE" w:rsidRDefault="006041B4">
      <w:pPr>
        <w:pStyle w:val="af"/>
      </w:pPr>
      <w:r>
        <w:t>Середины интервалов задают сценарий, не индивидуальную оценку. Остаточная ткань получена исключением камер из сердечной области; её точность как сегментации миокарда не установлена. Четыре камеры участвуют в прямом отклике, но это не доказывает их различимости по двум передачам.</w:t>
      </w:r>
    </w:p>
    <w:p w14:paraId="3DDA74E5" w14:textId="77777777" w:rsidR="003416EE" w:rsidRDefault="006041B4">
      <w:pPr>
        <w:pStyle w:val="af"/>
      </w:pPr>
      <w:r>
        <w:t xml:space="preserve">В диагностическом сравнении форм Н заданы </w:t>
      </w:r>
      <m:oMath>
        <m:r>
          <w:rPr>
            <w:rFonts w:ascii="Cambria Math" w:hAnsi="Cambria Math"/>
          </w:rPr>
          <m:t>ρ</m:t>
        </m:r>
      </m:oMath>
      <w:r>
        <w:t xml:space="preserve"> мягкого фона, единого лёгкого, кости, сердца и жира: 2,853969; 18,468929; 19,147705; 4; 23,063216 Ом·м. Дополнительное сравнение использует общий для форм набор условной подгонки исходной STL. Оба сравнения при одинаковых свойствах отделены от подбора собственного сопротивления каждой формы.</w:t>
      </w:r>
    </w:p>
    <w:p w14:paraId="00C34AFD" w14:textId="77777777" w:rsidR="003416EE" w:rsidRDefault="006041B4">
      <w:pPr>
        <w:pStyle w:val="21"/>
      </w:pPr>
      <w:bookmarkStart w:id="3041" w:name="_Toc244123099"/>
      <w:bookmarkStart w:id="3042" w:name="X9b441df789355a1f6283ab1af57e6ffcb413678"/>
      <w:bookmarkEnd w:id="3038"/>
      <w:r>
        <w:t>7.7 Перенос анатомии и интегрирование материалов</w:t>
      </w:r>
      <w:bookmarkEnd w:id="3041"/>
    </w:p>
    <w:p w14:paraId="5F207E8F" w14:textId="77777777" w:rsidR="003416EE" w:rsidRPr="00674711" w:rsidRDefault="006041B4">
      <w:pPr>
        <w:pStyle w:val="FirstParagraph"/>
        <w:keepNext/>
        <w:rPr>
          <w:lang w:val="ru-RU"/>
          <w:rPrChange w:id="3043" w:author="Nik K" w:date="2026-10-29T00:17:00Z">
            <w:rPr/>
          </w:rPrChange>
        </w:rPr>
      </w:pPr>
      <w:r w:rsidRPr="00674711">
        <w:rPr>
          <w:lang w:val="ru-RU"/>
          <w:rPrChange w:id="3044" w:author="Nik K" w:date="2026-10-29T00:17:00Z">
            <w:rPr/>
          </w:rPrChange>
        </w:rPr>
        <w:t xml:space="preserve">При переносе сегментированных областей в сетку материал можно назначить по </w:t>
      </w:r>
      <w:proofErr w:type="spellStart"/>
      <w:r w:rsidRPr="00674711">
        <w:rPr>
          <w:lang w:val="ru-RU"/>
          <w:rPrChange w:id="3045" w:author="Nik K" w:date="2026-10-29T00:17:00Z">
            <w:rPr/>
          </w:rPrChange>
        </w:rPr>
        <w:t>центроиду</w:t>
      </w:r>
      <w:proofErr w:type="spellEnd"/>
      <w:r w:rsidRPr="00674711">
        <w:rPr>
          <w:lang w:val="ru-RU"/>
          <w:rPrChange w:id="3046" w:author="Nik K" w:date="2026-10-29T00:17:00Z">
            <w:rPr/>
          </w:rPrChange>
        </w:rPr>
        <w:t xml:space="preserve"> тетраэдра либо учитывать доли нескольких материалов. Назначение по </w:t>
      </w:r>
      <w:proofErr w:type="spellStart"/>
      <w:r w:rsidRPr="00674711">
        <w:rPr>
          <w:lang w:val="ru-RU"/>
          <w:rPrChange w:id="3047" w:author="Nik K" w:date="2026-10-29T00:17:00Z">
            <w:rPr/>
          </w:rPrChange>
        </w:rPr>
        <w:t>центроиду</w:t>
      </w:r>
      <w:proofErr w:type="spellEnd"/>
      <w:r w:rsidRPr="00674711">
        <w:rPr>
          <w:lang w:val="ru-RU"/>
          <w:rPrChange w:id="3048" w:author="Nik K" w:date="2026-10-29T00:17:00Z">
            <w:rPr/>
          </w:rPrChange>
        </w:rPr>
        <w:t xml:space="preserve"> даёт один материал на элемент и может скачкообразно изменяться при малом перемещении границы. Для исследования небольших изменений сердца используется дробное представление:</w:t>
      </w:r>
    </w:p>
    <w:p w14:paraId="7CA42C0F"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t>
              </m:r>
            </m:num>
            <m:den>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Tk</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σ</m:t>
                  </m:r>
                </m:e>
              </m:ba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Tk</m:t>
                  </m:r>
                </m:sub>
              </m:sSub>
            </m:e>
          </m:nary>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Tk</m:t>
                      </m:r>
                    </m:sub>
                  </m:sSub>
                </m:num>
                <m:den>
                  <m:sSub>
                    <m:sSubPr>
                      <m:ctrlPr>
                        <w:rPr>
                          <w:rFonts w:ascii="Cambria Math" w:hAnsi="Cambria Math"/>
                        </w:rPr>
                      </m:ctrlPr>
                    </m:sSubPr>
                    <m:e>
                      <m:r>
                        <w:rPr>
                          <w:rFonts w:ascii="Cambria Math" w:hAnsi="Cambria Math"/>
                        </w:rPr>
                        <m:t>ρ</m:t>
                      </m:r>
                    </m:e>
                    <m:sub>
                      <m:r>
                        <w:rPr>
                          <w:rFonts w:ascii="Cambria Math" w:hAnsi="Cambria Math"/>
                        </w:rPr>
                        <m:t>k</m:t>
                      </m:r>
                    </m:sub>
                  </m:sSub>
                </m:den>
              </m:f>
            </m:e>
          </m:nary>
          <m:r>
            <m:rPr>
              <m:sty m:val="p"/>
            </m:rPr>
            <w:rPr>
              <w:rFonts w:ascii="Cambria Math" w:hAnsi="Cambria Math"/>
            </w:rPr>
            <m:t>.</m:t>
          </m:r>
          <m:r>
            <w:rPr>
              <w:rFonts w:ascii="Cambria Math" w:hAnsi="Cambria Math"/>
            </w:rPr>
            <m:t>  </m:t>
          </m:r>
          <m:r>
            <m:rPr>
              <m:nor/>
            </m:rPr>
            <m:t>(7.21)</m:t>
          </m:r>
        </m:oMath>
      </m:oMathPara>
    </w:p>
    <w:p w14:paraId="413B2745" w14:textId="77777777" w:rsidR="003416EE" w:rsidRPr="00674711" w:rsidRDefault="006041B4">
      <w:pPr>
        <w:pStyle w:val="FirstParagraph"/>
        <w:rPr>
          <w:lang w:val="ru-RU"/>
          <w:rPrChange w:id="3049" w:author="Nik K" w:date="2026-10-29T00:17:00Z">
            <w:rPr/>
          </w:rPrChange>
        </w:rPr>
      </w:pPr>
      <w:r w:rsidRPr="00674711">
        <w:rPr>
          <w:lang w:val="ru-RU"/>
          <w:rPrChange w:id="3050" w:author="Nik K" w:date="2026-10-29T00:17:00Z">
            <w:rPr/>
          </w:rPrChange>
        </w:rPr>
        <w:lastRenderedPageBreak/>
        <w:t xml:space="preserve">Доли </w:t>
      </w:r>
      <m:oMath>
        <m:sSub>
          <m:sSubPr>
            <m:ctrlPr>
              <w:rPr>
                <w:rFonts w:ascii="Cambria Math" w:hAnsi="Cambria Math"/>
              </w:rPr>
            </m:ctrlPr>
          </m:sSubPr>
          <m:e>
            <m:r>
              <w:rPr>
                <w:rFonts w:ascii="Cambria Math" w:hAnsi="Cambria Math"/>
              </w:rPr>
              <m:t>f</m:t>
            </m:r>
          </m:e>
          <m:sub>
            <m:r>
              <w:rPr>
                <w:rFonts w:ascii="Cambria Math" w:hAnsi="Cambria Math"/>
              </w:rPr>
              <m:t>Tk</m:t>
            </m:r>
          </m:sub>
        </m:sSub>
      </m:oMath>
      <w:r w:rsidRPr="00674711">
        <w:rPr>
          <w:lang w:val="ru-RU"/>
          <w:rPrChange w:id="3051" w:author="Nik K" w:date="2026-10-29T00:17:00Z">
            <w:rPr/>
          </w:rPrChange>
        </w:rPr>
        <w:t xml:space="preserve"> безразмерны. Для линейных функций точные доли дали бы точный интеграл (7.12), но не устранили бы ошибку аппроксимации поля. Усреднение проводимостей здесь интегрирует пространственные области и не является законом микроскопического смешения крови с миокардом.</w:t>
      </w:r>
    </w:p>
    <w:p w14:paraId="155E6A98" w14:textId="77777777" w:rsidR="003416EE" w:rsidRDefault="006041B4">
      <w:pPr>
        <w:pStyle w:val="af"/>
      </w:pPr>
      <w:r>
        <w:t>Сетка камерного расчёта Г содержит 829 578 узлов и 4 174 356 тетраэдров. Для трёх состояний в общей области из 336 675 тетраэдров использованы одинаковые вложенные наборы 64 и 256 точек Соболя. Это сохраняет интегрирование неподвижного фона. Перевод масок RAS в LPS согласует оси, но не подтверждает анатомическую регистрацию серий.</w:t>
      </w:r>
    </w:p>
    <w:p w14:paraId="622C0B9A" w14:textId="77777777" w:rsidR="003416EE" w:rsidRDefault="006041B4">
      <w:pPr>
        <w:pStyle w:val="af"/>
      </w:pPr>
      <w:r>
        <w:t>У Г за пределами исходной сердечной оболочки обнаружено 8,447–10,118 мл камерной крови. Поэтому принята исследовательская область объединения оболочки и камер, без обрезки крови. Исходное сердце заменено мягким фоном, поверх которого наложено текущее разбиение. Механическое перемещение соседних органов этим правилом не рассчитывается.</w:t>
      </w:r>
    </w:p>
    <w:p w14:paraId="4EC61099" w14:textId="77777777" w:rsidR="003416EE" w:rsidRDefault="006041B4">
      <w:pPr>
        <w:pStyle w:val="af"/>
      </w:pPr>
      <w:r>
        <w:t>Сумма девяти долей равна единице; изменение фоновых долей вне сердечной области равно нулю. Отклонения интегрированного объёма ЛЖ от масок составили +0,04623%; −0,00048%; −0,02215%. При этом взвешенные объёмами элементов суммы абсолютных различий долей ЛЖ между 64 и 256 точками равны 1,354; 1,339; 1,185 мл. Компенсация локальных ошибок в полном объёме не гарантирует точности электрического отклика.</w:t>
      </w:r>
    </w:p>
    <w:p w14:paraId="1F77AEE0" w14:textId="77777777" w:rsidR="003416EE" w:rsidRDefault="006041B4">
      <w:pPr>
        <w:pStyle w:val="af"/>
      </w:pPr>
      <w:r>
        <w:t xml:space="preserve">Сетка Н содержит 494 051 узел и 2 266 380 тетраэдров. Первичный расчёт назначал материалы по </w:t>
      </w:r>
      <w:proofErr w:type="spellStart"/>
      <w:r>
        <w:t>центроидам</w:t>
      </w:r>
      <w:proofErr w:type="spellEnd"/>
      <w:r>
        <w:t>; последующие пробы используют локальную дробную квадратуру с сохранением фона. Обе половины лёгких получают общий электрический параметр. Его пульсовое изменение и пульсовое изменение мягких тканей учитываются также на задержке дыхания.</w:t>
      </w:r>
    </w:p>
    <w:p w14:paraId="4D7C936D" w14:textId="77777777" w:rsidR="003416EE" w:rsidRDefault="006041B4">
      <w:pPr>
        <w:pStyle w:val="af"/>
        <w:keepNext/>
      </w:pPr>
      <w:r>
        <w:lastRenderedPageBreak/>
        <w:t xml:space="preserve">Заданный объём </w:t>
      </w:r>
      <m:oMath>
        <m:sSup>
          <m:sSupPr>
            <m:ctrlPr>
              <w:rPr>
                <w:rFonts w:ascii="Cambria Math" w:hAnsi="Cambria Math"/>
              </w:rPr>
            </m:ctrlPr>
          </m:sSupPr>
          <m:e>
            <m:r>
              <w:rPr>
                <w:rFonts w:ascii="Cambria Math" w:hAnsi="Cambria Math"/>
              </w:rPr>
              <m:t>V</m:t>
            </m:r>
          </m:e>
          <m:sup>
            <m:r>
              <m:rPr>
                <m:sty m:val="p"/>
              </m:rPr>
              <w:rPr>
                <w:rFonts w:ascii="Cambria Math" w:hAnsi="Cambria Math"/>
              </w:rPr>
              <m:t>geom</m:t>
            </m:r>
          </m:sup>
        </m:sSup>
      </m:oMath>
      <w:r>
        <w:t xml:space="preserve"> отличается от интегрированного </w:t>
      </w:r>
      <m:oMath>
        <m:sSup>
          <m:sSupPr>
            <m:ctrlPr>
              <w:rPr>
                <w:rFonts w:ascii="Cambria Math" w:hAnsi="Cambria Math"/>
              </w:rPr>
            </m:ctrlPr>
          </m:sSupPr>
          <m:e>
            <m:r>
              <w:rPr>
                <w:rFonts w:ascii="Cambria Math" w:hAnsi="Cambria Math"/>
              </w:rPr>
              <m:t>V</m:t>
            </m:r>
          </m:e>
          <m:sup>
            <m:r>
              <m:rPr>
                <m:sty m:val="p"/>
              </m:rPr>
              <w:rPr>
                <w:rFonts w:ascii="Cambria Math" w:hAnsi="Cambria Math"/>
              </w:rPr>
              <m:t>int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t>
            </m:r>
          </m:e>
        </m:nary>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,heart</m:t>
            </m:r>
          </m:sub>
        </m:sSub>
      </m:oMath>
      <w:r>
        <w:t>. Центральная разность по сохранённым состояниям имеет вид</w:t>
      </w:r>
    </w:p>
    <w:p w14:paraId="3F30A473" w14:textId="77777777" w:rsidR="003416EE" w:rsidRDefault="006B31AF">
      <w:pPr>
        <w:pStyle w:val="af"/>
        <w:spacing w:before="120" w:after="120" w:line="264" w:lineRule="auto"/>
        <w:ind w:firstLine="0"/>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int</m:t>
              </m:r>
            </m:sup>
          </m:sSubSup>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geom</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  </m:t>
          </m:r>
          <m:r>
            <m:rPr>
              <m:nor/>
            </m:rPr>
            <m:t>(7.22)</m:t>
          </m:r>
        </m:oMath>
      </m:oMathPara>
    </w:p>
    <w:p w14:paraId="4821A02D" w14:textId="77777777" w:rsidR="003416EE" w:rsidRPr="00674711" w:rsidRDefault="006041B4">
      <w:pPr>
        <w:pStyle w:val="FirstParagraph"/>
        <w:rPr>
          <w:lang w:val="ru-RU"/>
          <w:rPrChange w:id="3052" w:author="Nik K" w:date="2026-10-29T00:17:00Z">
            <w:rPr/>
          </w:rPrChange>
        </w:rPr>
      </w:pPr>
      <w:r w:rsidRPr="00674711">
        <w:rPr>
          <w:lang w:val="ru-RU"/>
          <w:rPrChange w:id="3053" w:author="Nik K" w:date="2026-10-29T00:17:00Z">
            <w:rPr/>
          </w:rPrChange>
        </w:rPr>
        <w:t xml:space="preserve">Здесь </w:t>
      </w:r>
      <m:oMath>
        <m:r>
          <w:rPr>
            <w:rFonts w:ascii="Cambria Math" w:hAnsi="Cambria Math"/>
          </w:rPr>
          <m:t>a</m:t>
        </m:r>
      </m:oMath>
      <w:r w:rsidRPr="00674711">
        <w:rPr>
          <w:lang w:val="ru-RU"/>
          <w:rPrChange w:id="3054" w:author="Nik K" w:date="2026-10-29T00:17:00Z">
            <w:rPr/>
          </w:rPrChange>
        </w:rPr>
        <w:t xml:space="preserve"> — относительная величина пробы; результат выражается в Ом/мл. Использование геометрического знаменателя даёт другую оценку на конечном шаге. При переносе геометрический объём постоянен, однако интегрированный может изменяться. Вычитание </w:t>
      </w:r>
      <m:oMath>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δ</m:t>
        </m:r>
        <m:sSup>
          <m:sSupPr>
            <m:ctrlPr>
              <w:rPr>
                <w:rFonts w:ascii="Cambria Math" w:hAnsi="Cambria Math"/>
              </w:rPr>
            </m:ctrlPr>
          </m:sSupPr>
          <m:e>
            <m:r>
              <w:rPr>
                <w:rFonts w:ascii="Cambria Math" w:hAnsi="Cambria Math"/>
              </w:rPr>
              <m:t>V</m:t>
            </m:r>
          </m:e>
          <m:sup>
            <m:r>
              <m:rPr>
                <m:sty m:val="p"/>
              </m:rPr>
              <w:rPr>
                <w:rFonts w:ascii="Cambria Math" w:hAnsi="Cambria Math"/>
              </w:rPr>
              <m:t>int</m:t>
            </m:r>
          </m:sup>
        </m:sSup>
      </m:oMath>
      <w:r w:rsidRPr="00674711">
        <w:rPr>
          <w:lang w:val="ru-RU"/>
          <w:rPrChange w:id="3055" w:author="Nik K" w:date="2026-10-29T00:17:00Z">
            <w:rPr/>
          </w:rPrChange>
        </w:rPr>
        <w:t xml:space="preserve"> диагностирует эту примесь в линейном приближении, не заменяя уточнения дискретизации.</w:t>
      </w:r>
    </w:p>
    <w:p w14:paraId="4D0AB45D" w14:textId="77777777" w:rsidR="003416EE" w:rsidRDefault="006041B4">
      <w:pPr>
        <w:pStyle w:val="af"/>
      </w:pPr>
      <w:r>
        <w:t xml:space="preserve">Сравнение по формуле (7.22) приведено в таблице 7.3 для исходной сердечной поверхности Н при </w:t>
      </w:r>
      <m:oMath>
        <m:sSub>
          <m:sSubPr>
            <m:ctrlPr>
              <w:rPr>
                <w:rFonts w:ascii="Cambria Math" w:hAnsi="Cambria Math"/>
              </w:rPr>
            </m:ctrlPr>
          </m:sSubPr>
          <m:e>
            <m:r>
              <w:rPr>
                <w:rFonts w:ascii="Cambria Math" w:hAnsi="Cambria Math"/>
              </w:rPr>
              <m:t>ρ</m:t>
            </m:r>
          </m:e>
          <m:sub>
            <m:r>
              <m:rPr>
                <m:sty m:val="p"/>
              </m:rPr>
              <w:rPr>
                <w:rFonts w:ascii="Cambria Math" w:hAnsi="Cambria Math"/>
              </w:rPr>
              <m:t>heart</m:t>
            </m:r>
          </m:sub>
        </m:sSub>
        <m:r>
          <m:rPr>
            <m:sty m:val="p"/>
          </m:rPr>
          <w:rPr>
            <w:rFonts w:ascii="Cambria Math" w:hAnsi="Cambria Math"/>
          </w:rPr>
          <m:t>=</m:t>
        </m:r>
        <m:r>
          <w:rPr>
            <w:rFonts w:ascii="Cambria Math" w:hAnsi="Cambria Math"/>
          </w:rPr>
          <m:t>4</m:t>
        </m:r>
      </m:oMath>
      <w:r>
        <w:t xml:space="preserve"> Ом·м. Сетка и контакты во всех строках одинаковы.</w:t>
      </w:r>
    </w:p>
    <w:p w14:paraId="2EB641B5" w14:textId="77777777" w:rsidR="003416EE" w:rsidRDefault="006041B4">
      <w:pPr>
        <w:pStyle w:val="af5"/>
        <w:keepNext/>
      </w:pPr>
      <w:r>
        <w:t>Таблица 7.3 — Зависимость объёмной производной ТТРКГ от квадратуры и шага пробы</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209"/>
        <w:gridCol w:w="2376"/>
        <w:gridCol w:w="2403"/>
        <w:gridCol w:w="2507"/>
      </w:tblGrid>
      <w:tr w:rsidR="003416EE" w14:paraId="5353BD0E" w14:textId="77777777">
        <w:trPr>
          <w:cantSplit/>
          <w:tblHeader/>
        </w:trPr>
        <w:tc>
          <w:tcPr>
            <w:tcW w:w="2176" w:type="dxa"/>
            <w:shd w:val="clear" w:color="auto" w:fill="EDEDED"/>
          </w:tcPr>
          <w:p w14:paraId="21038224" w14:textId="77777777" w:rsidR="003416EE" w:rsidRDefault="006041B4">
            <w:pPr>
              <w:keepNext/>
              <w:spacing w:before="60" w:after="60" w:line="240" w:lineRule="auto"/>
              <w:ind w:firstLine="0"/>
              <w:jc w:val="left"/>
            </w:pPr>
            <w:r>
              <w:rPr>
                <w:b/>
                <w:sz w:val="22"/>
              </w:rPr>
              <w:t>Геометрический шаг</w:t>
            </w:r>
          </w:p>
        </w:tc>
        <w:tc>
          <w:tcPr>
            <w:tcW w:w="2341" w:type="dxa"/>
            <w:shd w:val="clear" w:color="auto" w:fill="EDEDED"/>
          </w:tcPr>
          <w:p w14:paraId="1EA45A33" w14:textId="77777777" w:rsidR="003416EE" w:rsidRDefault="006041B4">
            <w:pPr>
              <w:keepNext/>
              <w:spacing w:before="60" w:after="60" w:line="240" w:lineRule="auto"/>
              <w:ind w:firstLine="0"/>
              <w:jc w:val="left"/>
            </w:pPr>
            <w:r>
              <w:rPr>
                <w:b/>
                <w:sz w:val="22"/>
              </w:rPr>
              <w:t>64 точки на тетраэдр, мОм/мл</w:t>
            </w:r>
          </w:p>
        </w:tc>
        <w:tc>
          <w:tcPr>
            <w:tcW w:w="2367" w:type="dxa"/>
            <w:shd w:val="clear" w:color="auto" w:fill="EDEDED"/>
          </w:tcPr>
          <w:p w14:paraId="22251612" w14:textId="77777777" w:rsidR="003416EE" w:rsidRDefault="006041B4">
            <w:pPr>
              <w:keepNext/>
              <w:spacing w:before="60" w:after="60" w:line="240" w:lineRule="auto"/>
              <w:ind w:firstLine="0"/>
              <w:jc w:val="left"/>
            </w:pPr>
            <w:r>
              <w:rPr>
                <w:b/>
                <w:sz w:val="22"/>
              </w:rPr>
              <w:t>256 точек на тетраэдр, мОм/мл</w:t>
            </w:r>
          </w:p>
        </w:tc>
        <w:tc>
          <w:tcPr>
            <w:tcW w:w="2470" w:type="dxa"/>
            <w:shd w:val="clear" w:color="auto" w:fill="EDEDED"/>
          </w:tcPr>
          <w:p w14:paraId="03CC6538" w14:textId="77777777" w:rsidR="003416EE" w:rsidRDefault="006041B4">
            <w:pPr>
              <w:keepNext/>
              <w:spacing w:before="60" w:after="60" w:line="240" w:lineRule="auto"/>
              <w:ind w:firstLine="0"/>
              <w:jc w:val="left"/>
            </w:pPr>
            <w:r>
              <w:rPr>
                <w:b/>
                <w:sz w:val="22"/>
              </w:rPr>
              <w:t>Изменение при уточнении квадратуры, %</w:t>
            </w:r>
          </w:p>
        </w:tc>
      </w:tr>
      <w:tr w:rsidR="003416EE" w14:paraId="736EEEFA" w14:textId="77777777">
        <w:trPr>
          <w:cantSplit/>
        </w:trPr>
        <w:tc>
          <w:tcPr>
            <w:tcW w:w="2176" w:type="dxa"/>
          </w:tcPr>
          <w:p w14:paraId="4E88A644" w14:textId="77777777" w:rsidR="003416EE" w:rsidRDefault="006041B4">
            <w:pPr>
              <w:spacing w:before="60" w:after="60" w:line="240" w:lineRule="auto"/>
              <w:ind w:firstLine="0"/>
              <w:jc w:val="left"/>
            </w:pPr>
            <w:r>
              <w:rPr>
                <w:sz w:val="22"/>
              </w:rPr>
              <w:t>±2% объёма</w:t>
            </w:r>
          </w:p>
        </w:tc>
        <w:tc>
          <w:tcPr>
            <w:tcW w:w="2341" w:type="dxa"/>
          </w:tcPr>
          <w:p w14:paraId="6B5F52EC" w14:textId="77777777" w:rsidR="003416EE" w:rsidRDefault="006041B4">
            <w:pPr>
              <w:spacing w:before="60" w:after="60" w:line="240" w:lineRule="auto"/>
              <w:ind w:firstLine="0"/>
              <w:jc w:val="left"/>
            </w:pPr>
            <w:r>
              <w:rPr>
                <w:sz w:val="22"/>
              </w:rPr>
              <w:t>0,192125</w:t>
            </w:r>
          </w:p>
        </w:tc>
        <w:tc>
          <w:tcPr>
            <w:tcW w:w="2367" w:type="dxa"/>
          </w:tcPr>
          <w:p w14:paraId="42FD07DE" w14:textId="77777777" w:rsidR="003416EE" w:rsidRDefault="006041B4">
            <w:pPr>
              <w:spacing w:before="60" w:after="60" w:line="240" w:lineRule="auto"/>
              <w:ind w:firstLine="0"/>
              <w:jc w:val="left"/>
            </w:pPr>
            <w:r>
              <w:rPr>
                <w:sz w:val="22"/>
              </w:rPr>
              <w:t>0,192018</w:t>
            </w:r>
          </w:p>
        </w:tc>
        <w:tc>
          <w:tcPr>
            <w:tcW w:w="2470" w:type="dxa"/>
          </w:tcPr>
          <w:p w14:paraId="0023AB4A" w14:textId="77777777" w:rsidR="003416EE" w:rsidRDefault="006041B4">
            <w:pPr>
              <w:spacing w:before="60" w:after="60" w:line="240" w:lineRule="auto"/>
              <w:ind w:firstLine="0"/>
              <w:jc w:val="left"/>
            </w:pPr>
            <w:r>
              <w:rPr>
                <w:sz w:val="22"/>
              </w:rPr>
              <w:t>−0,056</w:t>
            </w:r>
          </w:p>
        </w:tc>
      </w:tr>
      <w:tr w:rsidR="003416EE" w14:paraId="5CE21897" w14:textId="77777777">
        <w:trPr>
          <w:cantSplit/>
        </w:trPr>
        <w:tc>
          <w:tcPr>
            <w:tcW w:w="2176" w:type="dxa"/>
          </w:tcPr>
          <w:p w14:paraId="01D2D666" w14:textId="77777777" w:rsidR="003416EE" w:rsidRDefault="006041B4">
            <w:pPr>
              <w:spacing w:before="60" w:after="60" w:line="240" w:lineRule="auto"/>
              <w:ind w:firstLine="0"/>
              <w:jc w:val="left"/>
            </w:pPr>
            <w:r>
              <w:rPr>
                <w:sz w:val="22"/>
              </w:rPr>
              <w:t>±5% объёма</w:t>
            </w:r>
          </w:p>
        </w:tc>
        <w:tc>
          <w:tcPr>
            <w:tcW w:w="2341" w:type="dxa"/>
          </w:tcPr>
          <w:p w14:paraId="1077C65F" w14:textId="77777777" w:rsidR="003416EE" w:rsidRDefault="006041B4">
            <w:pPr>
              <w:spacing w:before="60" w:after="60" w:line="240" w:lineRule="auto"/>
              <w:ind w:firstLine="0"/>
              <w:jc w:val="left"/>
            </w:pPr>
            <w:r>
              <w:rPr>
                <w:sz w:val="22"/>
              </w:rPr>
              <w:t>0,175416</w:t>
            </w:r>
          </w:p>
        </w:tc>
        <w:tc>
          <w:tcPr>
            <w:tcW w:w="2367" w:type="dxa"/>
          </w:tcPr>
          <w:p w14:paraId="5E01F0A5" w14:textId="77777777" w:rsidR="003416EE" w:rsidRDefault="006041B4">
            <w:pPr>
              <w:spacing w:before="60" w:after="60" w:line="240" w:lineRule="auto"/>
              <w:ind w:firstLine="0"/>
              <w:jc w:val="left"/>
            </w:pPr>
            <w:r>
              <w:rPr>
                <w:sz w:val="22"/>
              </w:rPr>
              <w:t>0,176143</w:t>
            </w:r>
          </w:p>
        </w:tc>
        <w:tc>
          <w:tcPr>
            <w:tcW w:w="2470" w:type="dxa"/>
          </w:tcPr>
          <w:p w14:paraId="0B79DB63" w14:textId="77777777" w:rsidR="003416EE" w:rsidRDefault="006041B4">
            <w:pPr>
              <w:spacing w:before="60" w:after="60" w:line="240" w:lineRule="auto"/>
              <w:ind w:firstLine="0"/>
              <w:jc w:val="left"/>
            </w:pPr>
            <w:r>
              <w:rPr>
                <w:sz w:val="22"/>
              </w:rPr>
              <w:t>+0,414</w:t>
            </w:r>
          </w:p>
        </w:tc>
      </w:tr>
    </w:tbl>
    <w:p w14:paraId="68D63876" w14:textId="77777777" w:rsidR="003416EE" w:rsidRDefault="006041B4">
      <w:pPr>
        <w:pStyle w:val="af"/>
      </w:pPr>
      <w:r>
        <w:t>Знаменатели производных — разности фактически интегрированных объёмов материала. Процент в последнем столбце вычислен относительно результата с 64 точками.</w:t>
      </w:r>
    </w:p>
    <w:p w14:paraId="7D40FE60" w14:textId="77777777" w:rsidR="003416EE" w:rsidRDefault="006041B4">
      <w:pPr>
        <w:pStyle w:val="af"/>
      </w:pPr>
      <w:r>
        <w:t>В условиях таблицы 7.3 изменение квадратуры даёт расхождение менее 0,5%, но коэффициент с шагом ±5% при 256 точках на 8,27% меньше коэффициента с шагом ±2%. Зависимость от конечного шага сохраняется. Этот результат относится к исходной STL и двум указанным шагам. Дополнительная проверка трёх форм при меньших шагах и до 1024 точек для эллипсоида завершена и приведена в §7.10; она не позволяет распространить границу 0,5% на все производные. Оба сравнения выполнены без сгущения сетки и не доказывают глобальной сходимости.</w:t>
      </w:r>
    </w:p>
    <w:p w14:paraId="416B9E37" w14:textId="77777777" w:rsidR="003416EE" w:rsidRDefault="006041B4">
      <w:pPr>
        <w:pStyle w:val="21"/>
      </w:pPr>
      <w:bookmarkStart w:id="3056" w:name="_Toc244123100"/>
      <w:bookmarkStart w:id="3057" w:name="проверки-решения-баланса-и-взаимности"/>
      <w:bookmarkEnd w:id="3042"/>
      <w:r>
        <w:lastRenderedPageBreak/>
        <w:t>7.8 Проверки решения, баланса и взаимности</w:t>
      </w:r>
      <w:bookmarkEnd w:id="3056"/>
    </w:p>
    <w:p w14:paraId="58A168D7" w14:textId="77777777" w:rsidR="003416EE" w:rsidRPr="00674711" w:rsidRDefault="006041B4">
      <w:pPr>
        <w:pStyle w:val="FirstParagraph"/>
        <w:rPr>
          <w:lang w:val="ru-RU"/>
          <w:rPrChange w:id="3058" w:author="Nik K" w:date="2026-10-29T00:17:00Z">
            <w:rPr/>
          </w:rPrChange>
        </w:rPr>
      </w:pPr>
      <w:r w:rsidRPr="00674711">
        <w:rPr>
          <w:lang w:val="ru-RU"/>
          <w:rPrChange w:id="3059" w:author="Nik K" w:date="2026-10-29T00:17:00Z">
            <w:rPr/>
          </w:rPrChange>
        </w:rPr>
        <w:t>Баланс правых частей проверяет допустимость возбуждения; невязка — точность решения собранных уравнений; взаимность — согласованность передач. Сравнение с другим путём сборки выявляет ошибки реализации. Эти проверки не оценивают достоверность анатомии и свойств тканей.</w:t>
      </w:r>
    </w:p>
    <w:p w14:paraId="433FD72C" w14:textId="77777777" w:rsidR="003416EE" w:rsidRDefault="006041B4">
      <w:pPr>
        <w:pStyle w:val="af"/>
      </w:pPr>
      <w:r>
        <w:t>Для камерного решателя используются показатели</w:t>
      </w:r>
    </w:p>
    <w:p w14:paraId="032E8F60"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free</m:t>
                  </m:r>
                </m:sub>
              </m:sSub>
              <m:r>
                <m:rPr>
                  <m:sty m:val="bi"/>
                </m:rPr>
                <w:rPr>
                  <w:rFonts w:ascii="Cambria Math" w:hAnsi="Cambria Math"/>
                </w:rPr>
                <m:t>W</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free</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free</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sty m:val="p"/>
                </m:rPr>
                <w:rPr>
                  <w:rFonts w:ascii="Cambria Math" w:hAnsi="Cambria Math"/>
                </w:rPr>
                <m:t>rec</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r>
                <w:rPr>
                  <w:rFonts w:ascii="Cambria Math" w:hAnsi="Cambria Math"/>
                </w:rPr>
                <m:t>b</m:t>
              </m:r>
            </m:lim>
          </m:limLow>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m:t>
              </m:r>
            </m:sub>
          </m:sSub>
          <m:r>
            <m:rPr>
              <m:sty m:val="p"/>
            </m:rPr>
            <w:rPr>
              <w:rFonts w:ascii="Cambria Math" w:hAnsi="Cambria Math"/>
            </w:rPr>
            <m:t>|,</m:t>
          </m:r>
          <m:r>
            <w:rPr>
              <w:rFonts w:ascii="Cambria Math" w:hAnsi="Cambria Math"/>
            </w:rPr>
            <m:t>  </m:t>
          </m:r>
          <m:r>
            <m:rPr>
              <m:nor/>
            </m:rPr>
            <m:t>(7.23)</m:t>
          </m:r>
        </m:oMath>
      </m:oMathPara>
    </w:p>
    <w:p w14:paraId="2C3F07EE" w14:textId="77777777" w:rsidR="003416EE" w:rsidRPr="00674711" w:rsidRDefault="006041B4">
      <w:pPr>
        <w:pStyle w:val="FirstParagraph"/>
        <w:rPr>
          <w:lang w:val="ru-RU"/>
          <w:rPrChange w:id="3060" w:author="Nik K" w:date="2026-10-29T00:17:00Z">
            <w:rPr/>
          </w:rPrChange>
        </w:rPr>
      </w:pPr>
      <w:r w:rsidRPr="00674711">
        <w:rPr>
          <w:lang w:val="ru-RU"/>
          <w:rPrChange w:id="3061" w:author="Nik K" w:date="2026-10-29T00:17:00Z">
            <w:rPr/>
          </w:rPrChange>
        </w:rPr>
        <w:t xml:space="preserve">Здесь </w:t>
      </w:r>
      <m:oMath>
        <m:r>
          <m:rPr>
            <m:sty m:val="bi"/>
          </m:rPr>
          <w:rPr>
            <w:rFonts w:ascii="Cambria Math" w:hAnsi="Cambria Math"/>
          </w:rPr>
          <m:t>W</m:t>
        </m:r>
      </m:oMath>
      <w:r w:rsidRPr="00674711">
        <w:rPr>
          <w:lang w:val="ru-RU"/>
          <w:rPrChange w:id="3062" w:author="Nik K" w:date="2026-10-29T00:17:00Z">
            <w:rPr/>
          </w:rPrChange>
        </w:rPr>
        <w:t xml:space="preserve"> и </w:t>
      </w:r>
      <m:oMath>
        <m:r>
          <m:rPr>
            <m:sty m:val="bi"/>
          </m:rPr>
          <w:rPr>
            <w:rFonts w:ascii="Cambria Math" w:hAnsi="Cambria Math"/>
          </w:rPr>
          <m:t>B</m:t>
        </m:r>
      </m:oMath>
      <w:r w:rsidRPr="00674711">
        <w:rPr>
          <w:lang w:val="ru-RU"/>
          <w:rPrChange w:id="3063" w:author="Nik K" w:date="2026-10-29T00:17:00Z">
            <w:rPr/>
          </w:rPrChange>
        </w:rPr>
        <w:t xml:space="preserve"> объединяют несколько возбуждений; </w:t>
      </w:r>
      <w:r>
        <w:t>free</w:t>
      </w:r>
      <w:r w:rsidRPr="00674711">
        <w:rPr>
          <w:lang w:val="ru-RU"/>
          <w:rPrChange w:id="3064" w:author="Nik K" w:date="2026-10-29T00:17:00Z">
            <w:rPr/>
          </w:rPrChange>
        </w:rPr>
        <w:t xml:space="preserve"> обозначает строки без опорного узла; </w:t>
      </w:r>
      <m:oMath>
        <m:r>
          <m:rPr>
            <m:sty m:val="p"/>
          </m:rPr>
          <w:rPr>
            <w:rFonts w:ascii="Cambria Math" w:hAnsi="Cambria Math"/>
            <w:lang w:val="ru-RU"/>
            <w:rPrChange w:id="3065" w:author="Nik K" w:date="2026-10-29T00:17:00Z">
              <w:rPr>
                <w:rFonts w:ascii="Cambria Math" w:hAnsi="Cambria Math"/>
              </w:rPr>
            </w:rPrChange>
          </w:rPr>
          <m:t>∥⋅</m:t>
        </m:r>
        <m:sSub>
          <m:sSubPr>
            <m:ctrlPr>
              <w:rPr>
                <w:rFonts w:ascii="Cambria Math" w:hAnsi="Cambria Math"/>
              </w:rPr>
            </m:ctrlPr>
          </m:sSubPr>
          <m:e>
            <m:r>
              <m:rPr>
                <m:sty m:val="p"/>
              </m:rPr>
              <w:rPr>
                <w:rFonts w:ascii="Cambria Math" w:hAnsi="Cambria Math"/>
                <w:lang w:val="ru-RU"/>
                <w:rPrChange w:id="3066" w:author="Nik K" w:date="2026-10-29T00:17:00Z">
                  <w:rPr>
                    <w:rFonts w:ascii="Cambria Math" w:hAnsi="Cambria Math"/>
                  </w:rPr>
                </w:rPrChange>
              </w:rPr>
              <m:t>∥</m:t>
            </m:r>
          </m:e>
          <m:sub>
            <m:r>
              <w:rPr>
                <w:rFonts w:ascii="Cambria Math" w:hAnsi="Cambria Math"/>
              </w:rPr>
              <m:t>F</m:t>
            </m:r>
          </m:sub>
        </m:sSub>
      </m:oMath>
      <w:r w:rsidRPr="00674711">
        <w:rPr>
          <w:lang w:val="ru-RU"/>
          <w:rPrChange w:id="3067" w:author="Nik K" w:date="2026-10-29T00:17:00Z">
            <w:rPr/>
          </w:rPrChange>
        </w:rPr>
        <w:t xml:space="preserve"> — корень из суммы квадратов элементов; </w:t>
      </w:r>
      <m:oMath>
        <m:r>
          <w:rPr>
            <w:rFonts w:ascii="Cambria Math" w:hAnsi="Cambria Math"/>
          </w:rPr>
          <m:t>T</m:t>
        </m:r>
      </m:oMath>
      <w:r w:rsidRPr="00674711">
        <w:rPr>
          <w:lang w:val="ru-RU"/>
          <w:rPrChange w:id="3068" w:author="Nik K" w:date="2026-10-29T00:17:00Z">
            <w:rPr/>
          </w:rPrChange>
        </w:rPr>
        <w:t xml:space="preserve"> — матрица передач. Допуски кода: </w:t>
      </w:r>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lang w:val="ru-RU"/>
            <w:rPrChange w:id="3069" w:author="Nik K" w:date="2026-10-29T00:17:00Z">
              <w:rPr>
                <w:rFonts w:ascii="Cambria Math" w:hAnsi="Cambria Math"/>
              </w:rPr>
            </w:rPrChange>
          </w:rPr>
          <m:t>&lt;</m:t>
        </m:r>
        <m:sSup>
          <m:sSupPr>
            <m:ctrlPr>
              <w:rPr>
                <w:rFonts w:ascii="Cambria Math" w:hAnsi="Cambria Math"/>
              </w:rPr>
            </m:ctrlPr>
          </m:sSupPr>
          <m:e>
            <m:r>
              <w:rPr>
                <w:rFonts w:ascii="Cambria Math" w:hAnsi="Cambria Math"/>
                <w:lang w:val="ru-RU"/>
                <w:rPrChange w:id="3070" w:author="Nik K" w:date="2026-10-29T00:17:00Z">
                  <w:rPr>
                    <w:rFonts w:ascii="Cambria Math" w:hAnsi="Cambria Math"/>
                  </w:rPr>
                </w:rPrChange>
              </w:rPr>
              <m:t>10</m:t>
            </m:r>
          </m:e>
          <m:sup>
            <m:r>
              <m:rPr>
                <m:sty m:val="p"/>
              </m:rPr>
              <w:rPr>
                <w:rFonts w:ascii="Cambria Math" w:hAnsi="Cambria Math"/>
                <w:lang w:val="ru-RU"/>
                <w:rPrChange w:id="3071" w:author="Nik K" w:date="2026-10-29T00:17:00Z">
                  <w:rPr>
                    <w:rFonts w:ascii="Cambria Math" w:hAnsi="Cambria Math"/>
                  </w:rPr>
                </w:rPrChange>
              </w:rPr>
              <m:t>-</m:t>
            </m:r>
            <m:r>
              <w:rPr>
                <w:rFonts w:ascii="Cambria Math" w:hAnsi="Cambria Math"/>
                <w:lang w:val="ru-RU"/>
                <w:rPrChange w:id="3072" w:author="Nik K" w:date="2026-10-29T00:17:00Z">
                  <w:rPr>
                    <w:rFonts w:ascii="Cambria Math" w:hAnsi="Cambria Math"/>
                  </w:rPr>
                </w:rPrChange>
              </w:rPr>
              <m:t>7</m:t>
            </m:r>
          </m:sup>
        </m:sSup>
      </m:oMath>
      <w:r w:rsidRPr="00674711">
        <w:rPr>
          <w:lang w:val="ru-RU"/>
          <w:rPrChange w:id="3073" w:author="Nik K" w:date="2026-10-29T00:17:00Z">
            <w:rPr/>
          </w:rPrChange>
        </w:rPr>
        <w:t xml:space="preserve"> и </w:t>
      </w:r>
      <m:oMath>
        <m:sSub>
          <m:sSubPr>
            <m:ctrlPr>
              <w:rPr>
                <w:rFonts w:ascii="Cambria Math" w:hAnsi="Cambria Math"/>
              </w:rPr>
            </m:ctrlPr>
          </m:sSubPr>
          <m:e>
            <m:r>
              <w:rPr>
                <w:rFonts w:ascii="Cambria Math" w:hAnsi="Cambria Math"/>
              </w:rPr>
              <m:t>e</m:t>
            </m:r>
          </m:e>
          <m:sub>
            <m:r>
              <m:rPr>
                <m:sty m:val="p"/>
              </m:rPr>
              <w:rPr>
                <w:rFonts w:ascii="Cambria Math" w:hAnsi="Cambria Math"/>
              </w:rPr>
              <m:t>rec</m:t>
            </m:r>
          </m:sub>
        </m:sSub>
        <m:r>
          <m:rPr>
            <m:sty m:val="p"/>
          </m:rPr>
          <w:rPr>
            <w:rFonts w:ascii="Cambria Math" w:hAnsi="Cambria Math"/>
            <w:lang w:val="ru-RU"/>
            <w:rPrChange w:id="3074" w:author="Nik K" w:date="2026-10-29T00:17:00Z">
              <w:rPr>
                <w:rFonts w:ascii="Cambria Math" w:hAnsi="Cambria Math"/>
              </w:rPr>
            </w:rPrChange>
          </w:rPr>
          <m:t>&lt;</m:t>
        </m:r>
        <m:sSup>
          <m:sSupPr>
            <m:ctrlPr>
              <w:rPr>
                <w:rFonts w:ascii="Cambria Math" w:hAnsi="Cambria Math"/>
              </w:rPr>
            </m:ctrlPr>
          </m:sSupPr>
          <m:e>
            <m:r>
              <w:rPr>
                <w:rFonts w:ascii="Cambria Math" w:hAnsi="Cambria Math"/>
                <w:lang w:val="ru-RU"/>
                <w:rPrChange w:id="3075" w:author="Nik K" w:date="2026-10-29T00:17:00Z">
                  <w:rPr>
                    <w:rFonts w:ascii="Cambria Math" w:hAnsi="Cambria Math"/>
                  </w:rPr>
                </w:rPrChange>
              </w:rPr>
              <m:t>10</m:t>
            </m:r>
          </m:e>
          <m:sup>
            <m:r>
              <m:rPr>
                <m:sty m:val="p"/>
              </m:rPr>
              <w:rPr>
                <w:rFonts w:ascii="Cambria Math" w:hAnsi="Cambria Math"/>
                <w:lang w:val="ru-RU"/>
                <w:rPrChange w:id="3076" w:author="Nik K" w:date="2026-10-29T00:17:00Z">
                  <w:rPr>
                    <w:rFonts w:ascii="Cambria Math" w:hAnsi="Cambria Math"/>
                  </w:rPr>
                </w:rPrChange>
              </w:rPr>
              <m:t>-</m:t>
            </m:r>
            <m:r>
              <w:rPr>
                <w:rFonts w:ascii="Cambria Math" w:hAnsi="Cambria Math"/>
                <w:lang w:val="ru-RU"/>
                <w:rPrChange w:id="3077" w:author="Nik K" w:date="2026-10-29T00:17:00Z">
                  <w:rPr>
                    <w:rFonts w:ascii="Cambria Math" w:hAnsi="Cambria Math"/>
                  </w:rPr>
                </w:rPrChange>
              </w:rPr>
              <m:t>7</m:t>
            </m:r>
          </m:sup>
        </m:sSup>
      </m:oMath>
      <w:r w:rsidRPr="00674711">
        <w:rPr>
          <w:lang w:val="ru-RU"/>
          <w:rPrChange w:id="3078" w:author="Nik K" w:date="2026-10-29T00:17:00Z">
            <w:rPr/>
          </w:rPrChange>
        </w:rPr>
        <w:t xml:space="preserve"> Ом. В поздней проверке Н применяется относительная ошибка взаимного напряжения с порогом </w:t>
      </w:r>
      <m:oMath>
        <m:sSup>
          <m:sSupPr>
            <m:ctrlPr>
              <w:rPr>
                <w:rFonts w:ascii="Cambria Math" w:hAnsi="Cambria Math"/>
              </w:rPr>
            </m:ctrlPr>
          </m:sSupPr>
          <m:e>
            <m:r>
              <w:rPr>
                <w:rFonts w:ascii="Cambria Math" w:hAnsi="Cambria Math"/>
                <w:lang w:val="ru-RU"/>
                <w:rPrChange w:id="3079" w:author="Nik K" w:date="2026-10-29T00:17:00Z">
                  <w:rPr>
                    <w:rFonts w:ascii="Cambria Math" w:hAnsi="Cambria Math"/>
                  </w:rPr>
                </w:rPrChange>
              </w:rPr>
              <m:t>10</m:t>
            </m:r>
          </m:e>
          <m:sup>
            <m:r>
              <m:rPr>
                <m:sty m:val="p"/>
              </m:rPr>
              <w:rPr>
                <w:rFonts w:ascii="Cambria Math" w:hAnsi="Cambria Math"/>
                <w:lang w:val="ru-RU"/>
                <w:rPrChange w:id="3080" w:author="Nik K" w:date="2026-10-29T00:17:00Z">
                  <w:rPr>
                    <w:rFonts w:ascii="Cambria Math" w:hAnsi="Cambria Math"/>
                  </w:rPr>
                </w:rPrChange>
              </w:rPr>
              <m:t>-</m:t>
            </m:r>
            <m:r>
              <w:rPr>
                <w:rFonts w:ascii="Cambria Math" w:hAnsi="Cambria Math"/>
                <w:lang w:val="ru-RU"/>
                <w:rPrChange w:id="3081" w:author="Nik K" w:date="2026-10-29T00:17:00Z">
                  <w:rPr>
                    <w:rFonts w:ascii="Cambria Math" w:hAnsi="Cambria Math"/>
                  </w:rPr>
                </w:rPrChange>
              </w:rPr>
              <m:t>8</m:t>
            </m:r>
          </m:sup>
        </m:sSup>
      </m:oMath>
      <w:r w:rsidRPr="00674711">
        <w:rPr>
          <w:lang w:val="ru-RU"/>
          <w:rPrChange w:id="3082" w:author="Nik K" w:date="2026-10-29T00:17:00Z">
            <w:rPr/>
          </w:rPrChange>
        </w:rPr>
        <w:t>; нормировки различаются.</w:t>
      </w:r>
    </w:p>
    <w:p w14:paraId="091FF5D5" w14:textId="77777777" w:rsidR="003416EE" w:rsidRDefault="006041B4">
      <w:pPr>
        <w:pStyle w:val="af"/>
      </w:pPr>
      <w:r>
        <w:t>Суммы четырёх сохранённых токовых портов камерной задачи равны нулю, что проверено по массиву правых частей. Нулевые суммы строк контактной матрицы также сохраняют общий потенциал. Отдельная оценка полного поверхностного потока в рассмотренном пакете не приведена; её нельзя подменять проверкой входного баланса.</w:t>
      </w:r>
    </w:p>
    <w:p w14:paraId="2A26919F" w14:textId="77777777" w:rsidR="003416EE" w:rsidRDefault="006041B4">
      <w:pPr>
        <w:pStyle w:val="af"/>
      </w:pPr>
      <w:r>
        <w:t>Численные результаты различных проверок собраны в таблице 7.4. Синтетический тест использует заданные параметры и собственный прямой оператор; совпадение в нём не является независимым восстановлением свойств тканей человека.</w:t>
      </w:r>
    </w:p>
    <w:p w14:paraId="24AD3ECE" w14:textId="77777777" w:rsidR="003416EE" w:rsidRDefault="006041B4">
      <w:pPr>
        <w:pStyle w:val="af5"/>
        <w:keepNext/>
      </w:pPr>
      <w:r>
        <w:t>Таблица 7.4 — Выполненные проверки электрической реализации и пределы их вывода</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162"/>
        <w:gridCol w:w="3195"/>
        <w:gridCol w:w="3138"/>
      </w:tblGrid>
      <w:tr w:rsidR="003416EE" w14:paraId="46771E87" w14:textId="77777777">
        <w:trPr>
          <w:cantSplit/>
          <w:tblHeader/>
        </w:trPr>
        <w:tc>
          <w:tcPr>
            <w:tcW w:w="3115" w:type="dxa"/>
            <w:shd w:val="clear" w:color="auto" w:fill="EDEDED"/>
          </w:tcPr>
          <w:p w14:paraId="254F2799" w14:textId="77777777" w:rsidR="003416EE" w:rsidRDefault="006041B4">
            <w:pPr>
              <w:keepNext/>
              <w:spacing w:before="60" w:after="60" w:line="240" w:lineRule="auto"/>
              <w:ind w:firstLine="0"/>
              <w:jc w:val="left"/>
            </w:pPr>
            <w:r>
              <w:rPr>
                <w:b/>
                <w:sz w:val="22"/>
              </w:rPr>
              <w:t>Проверка</w:t>
            </w:r>
          </w:p>
        </w:tc>
        <w:tc>
          <w:tcPr>
            <w:tcW w:w="3148" w:type="dxa"/>
            <w:shd w:val="clear" w:color="auto" w:fill="EDEDED"/>
          </w:tcPr>
          <w:p w14:paraId="68AEEC5A" w14:textId="77777777" w:rsidR="003416EE" w:rsidRDefault="006041B4">
            <w:pPr>
              <w:keepNext/>
              <w:spacing w:before="60" w:after="60" w:line="240" w:lineRule="auto"/>
              <w:ind w:firstLine="0"/>
              <w:jc w:val="left"/>
            </w:pPr>
            <w:r>
              <w:rPr>
                <w:b/>
                <w:sz w:val="22"/>
              </w:rPr>
              <w:t>Сохранённый результат</w:t>
            </w:r>
          </w:p>
        </w:tc>
        <w:tc>
          <w:tcPr>
            <w:tcW w:w="3091" w:type="dxa"/>
            <w:shd w:val="clear" w:color="auto" w:fill="EDEDED"/>
          </w:tcPr>
          <w:p w14:paraId="19AE1562" w14:textId="77777777" w:rsidR="003416EE" w:rsidRDefault="006041B4">
            <w:pPr>
              <w:keepNext/>
              <w:spacing w:before="60" w:after="60" w:line="240" w:lineRule="auto"/>
              <w:ind w:firstLine="0"/>
              <w:jc w:val="left"/>
            </w:pPr>
            <w:r>
              <w:rPr>
                <w:b/>
                <w:sz w:val="22"/>
              </w:rPr>
              <w:t>Что проверено</w:t>
            </w:r>
          </w:p>
        </w:tc>
      </w:tr>
      <w:tr w:rsidR="003416EE" w14:paraId="1A6BA849" w14:textId="77777777">
        <w:trPr>
          <w:cantSplit/>
        </w:trPr>
        <w:tc>
          <w:tcPr>
            <w:tcW w:w="3115" w:type="dxa"/>
          </w:tcPr>
          <w:p w14:paraId="62DAF749" w14:textId="77777777" w:rsidR="003416EE" w:rsidRDefault="006041B4">
            <w:pPr>
              <w:spacing w:before="60" w:after="60" w:line="240" w:lineRule="auto"/>
              <w:ind w:firstLine="0"/>
              <w:jc w:val="left"/>
            </w:pPr>
            <w:r>
              <w:rPr>
                <w:sz w:val="22"/>
              </w:rPr>
              <w:t>Камерный опыт Г, 3 состояния и 4 правые части в каждом</w:t>
            </w:r>
          </w:p>
        </w:tc>
        <w:tc>
          <w:tcPr>
            <w:tcW w:w="3148" w:type="dxa"/>
          </w:tcPr>
          <w:p w14:paraId="054D87FC" w14:textId="77777777" w:rsidR="003416EE" w:rsidRDefault="006041B4">
            <w:pPr>
              <w:spacing w:before="60" w:after="60" w:line="240" w:lineRule="auto"/>
              <w:ind w:firstLine="0"/>
              <w:jc w:val="left"/>
            </w:pPr>
            <w:r>
              <w:rPr>
                <w:sz w:val="22"/>
              </w:rPr>
              <w:t xml:space="preserve">Максимум </w:t>
            </w:r>
            <m:oMath>
              <m:sSub>
                <m:sSubPr>
                  <m:ctrlPr>
                    <w:rPr>
                      <w:rFonts w:ascii="Cambria Math" w:hAnsi="Cambria Math"/>
                    </w:rPr>
                  </m:ctrlPr>
                </m:sSubPr>
                <m:e>
                  <m:r>
                    <w:rPr>
                      <w:rFonts w:ascii="Cambria Math" w:hAnsi="Cambria Math"/>
                      <w:sz w:val="22"/>
                    </w:rPr>
                    <m:t>r</m:t>
                  </m:r>
                </m:e>
                <m:sub>
                  <m:r>
                    <w:rPr>
                      <w:rFonts w:ascii="Cambria Math" w:hAnsi="Cambria Math"/>
                      <w:sz w:val="22"/>
                    </w:rPr>
                    <m:t>H</m:t>
                  </m:r>
                </m:sub>
              </m:sSub>
              <m:r>
                <m:rPr>
                  <m:sty m:val="p"/>
                </m:rPr>
                <w:rPr>
                  <w:rFonts w:ascii="Cambria Math" w:hAnsi="Cambria Math"/>
                  <w:sz w:val="22"/>
                </w:rPr>
                <m:t>=</m:t>
              </m:r>
              <m:r>
                <w:rPr>
                  <w:rFonts w:ascii="Cambria Math" w:hAnsi="Cambria Math"/>
                  <w:sz w:val="22"/>
                </w:rPr>
                <m:t>2</m:t>
              </m:r>
              <m:r>
                <m:rPr>
                  <m:sty m:val="p"/>
                </m:rPr>
                <w:rPr>
                  <w:rFonts w:ascii="Cambria Math" w:hAnsi="Cambria Math"/>
                  <w:sz w:val="22"/>
                </w:rPr>
                <m:t>,</m:t>
              </m:r>
              <m:r>
                <w:rPr>
                  <w:rFonts w:ascii="Cambria Math" w:hAnsi="Cambria Math"/>
                  <w:sz w:val="22"/>
                </w:rPr>
                <m:t>9551</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xml:space="preserve">; максимум </w:t>
            </w:r>
            <m:oMath>
              <m:sSub>
                <m:sSubPr>
                  <m:ctrlPr>
                    <w:rPr>
                      <w:rFonts w:ascii="Cambria Math" w:hAnsi="Cambria Math"/>
                    </w:rPr>
                  </m:ctrlPr>
                </m:sSubPr>
                <m:e>
                  <m:r>
                    <w:rPr>
                      <w:rFonts w:ascii="Cambria Math" w:hAnsi="Cambria Math"/>
                      <w:sz w:val="22"/>
                    </w:rPr>
                    <m:t>e</m:t>
                  </m:r>
                </m:e>
                <m:sub>
                  <m:r>
                    <m:rPr>
                      <m:sty m:val="p"/>
                    </m:rPr>
                    <w:rPr>
                      <w:rFonts w:ascii="Cambria Math" w:hAnsi="Cambria Math"/>
                      <w:sz w:val="22"/>
                    </w:rPr>
                    <m:t>rec</m:t>
                  </m:r>
                </m:sub>
              </m:sSub>
              <m:r>
                <m:rPr>
                  <m:sty m:val="p"/>
                </m:rPr>
                <w:rPr>
                  <w:rFonts w:ascii="Cambria Math" w:hAnsi="Cambria Math"/>
                  <w:sz w:val="22"/>
                </w:rPr>
                <m:t>=</m:t>
              </m:r>
              <m:r>
                <w:rPr>
                  <w:rFonts w:ascii="Cambria Math" w:hAnsi="Cambria Math"/>
                  <w:sz w:val="22"/>
                </w:rPr>
                <m:t>2</m:t>
              </m:r>
              <m:r>
                <m:rPr>
                  <m:sty m:val="p"/>
                </m:rPr>
                <w:rPr>
                  <w:rFonts w:ascii="Cambria Math" w:hAnsi="Cambria Math"/>
                  <w:sz w:val="22"/>
                </w:rPr>
                <m:t>,</m:t>
              </m:r>
              <m:r>
                <w:rPr>
                  <w:rFonts w:ascii="Cambria Math" w:hAnsi="Cambria Math"/>
                  <w:sz w:val="22"/>
                </w:rPr>
                <m:t>8422</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xml:space="preserve"> Ом</w:t>
            </w:r>
          </w:p>
        </w:tc>
        <w:tc>
          <w:tcPr>
            <w:tcW w:w="3091" w:type="dxa"/>
          </w:tcPr>
          <w:p w14:paraId="0A668792" w14:textId="77777777" w:rsidR="003416EE" w:rsidRDefault="006041B4">
            <w:pPr>
              <w:spacing w:before="60" w:after="60" w:line="240" w:lineRule="auto"/>
              <w:ind w:firstLine="0"/>
              <w:jc w:val="left"/>
            </w:pPr>
            <w:r>
              <w:rPr>
                <w:sz w:val="22"/>
              </w:rPr>
              <w:t>Решение дискретной CEM-системы и симметрия передач</w:t>
            </w:r>
          </w:p>
        </w:tc>
      </w:tr>
      <w:tr w:rsidR="003416EE" w14:paraId="196213A3" w14:textId="77777777">
        <w:trPr>
          <w:cantSplit/>
        </w:trPr>
        <w:tc>
          <w:tcPr>
            <w:tcW w:w="3115" w:type="dxa"/>
          </w:tcPr>
          <w:p w14:paraId="2F23AD7F" w14:textId="77777777" w:rsidR="003416EE" w:rsidRDefault="006041B4">
            <w:pPr>
              <w:spacing w:before="60" w:after="60" w:line="240" w:lineRule="auto"/>
              <w:ind w:firstLine="0"/>
              <w:jc w:val="left"/>
            </w:pPr>
            <w:r>
              <w:rPr>
                <w:sz w:val="22"/>
              </w:rPr>
              <w:lastRenderedPageBreak/>
              <w:t xml:space="preserve">Исправленный </w:t>
            </w:r>
            <w:proofErr w:type="spellStart"/>
            <w:r>
              <w:rPr>
                <w:sz w:val="22"/>
              </w:rPr>
              <w:t>компартментный</w:t>
            </w:r>
            <w:proofErr w:type="spellEnd"/>
            <w:r>
              <w:rPr>
                <w:sz w:val="22"/>
              </w:rPr>
              <w:t xml:space="preserve"> решатель, синтетический тест</w:t>
            </w:r>
          </w:p>
        </w:tc>
        <w:tc>
          <w:tcPr>
            <w:tcW w:w="3148" w:type="dxa"/>
          </w:tcPr>
          <w:p w14:paraId="06C3A4BA" w14:textId="77777777" w:rsidR="003416EE" w:rsidRDefault="006041B4">
            <w:pPr>
              <w:spacing w:before="60" w:after="60" w:line="240" w:lineRule="auto"/>
              <w:ind w:firstLine="0"/>
              <w:jc w:val="left"/>
            </w:pPr>
            <w:r>
              <w:rPr>
                <w:sz w:val="22"/>
              </w:rPr>
              <w:t xml:space="preserve">Относительное расхождение прямого ответа с EIDORS </w:t>
            </w:r>
            <m:oMath>
              <m:r>
                <w:rPr>
                  <w:rFonts w:ascii="Cambria Math" w:hAnsi="Cambria Math"/>
                  <w:sz w:val="22"/>
                </w:rPr>
                <m:t>6</m:t>
              </m:r>
              <m:r>
                <m:rPr>
                  <m:sty m:val="p"/>
                </m:rPr>
                <w:rPr>
                  <w:rFonts w:ascii="Cambria Math" w:hAnsi="Cambria Math"/>
                  <w:sz w:val="22"/>
                </w:rPr>
                <m:t>,</m:t>
              </m:r>
              <m:r>
                <w:rPr>
                  <w:rFonts w:ascii="Cambria Math" w:hAnsi="Cambria Math"/>
                  <w:sz w:val="22"/>
                </w:rPr>
                <m:t>5019</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14</m:t>
                  </m:r>
                </m:sup>
              </m:sSup>
            </m:oMath>
            <w:r>
              <w:rPr>
                <w:sz w:val="22"/>
              </w:rPr>
              <w:t>; расхождение якобианов 0 в сохранённой арифметике</w:t>
            </w:r>
          </w:p>
        </w:tc>
        <w:tc>
          <w:tcPr>
            <w:tcW w:w="3091" w:type="dxa"/>
          </w:tcPr>
          <w:p w14:paraId="1A9320E8" w14:textId="77777777" w:rsidR="003416EE" w:rsidRDefault="006041B4">
            <w:pPr>
              <w:spacing w:before="60" w:after="60" w:line="240" w:lineRule="auto"/>
              <w:ind w:firstLine="0"/>
              <w:jc w:val="left"/>
            </w:pPr>
            <w:r>
              <w:rPr>
                <w:sz w:val="22"/>
              </w:rPr>
              <w:t>Согласованность двух программных путей на тестовой модели</w:t>
            </w:r>
          </w:p>
        </w:tc>
      </w:tr>
      <w:tr w:rsidR="003416EE" w14:paraId="6DAA7CC9" w14:textId="77777777">
        <w:trPr>
          <w:cantSplit/>
        </w:trPr>
        <w:tc>
          <w:tcPr>
            <w:tcW w:w="3115" w:type="dxa"/>
          </w:tcPr>
          <w:p w14:paraId="62982642" w14:textId="77777777" w:rsidR="003416EE" w:rsidRDefault="006041B4">
            <w:pPr>
              <w:spacing w:before="60" w:after="60" w:line="240" w:lineRule="auto"/>
              <w:ind w:firstLine="0"/>
              <w:jc w:val="left"/>
            </w:pPr>
            <w:r>
              <w:rPr>
                <w:sz w:val="22"/>
              </w:rPr>
              <w:t>Тот же тест, центральные разности трёх производных</w:t>
            </w:r>
          </w:p>
        </w:tc>
        <w:tc>
          <w:tcPr>
            <w:tcW w:w="3148" w:type="dxa"/>
          </w:tcPr>
          <w:p w14:paraId="0200AE36" w14:textId="77777777" w:rsidR="003416EE" w:rsidRDefault="006041B4">
            <w:pPr>
              <w:spacing w:before="60" w:after="60" w:line="240" w:lineRule="auto"/>
              <w:ind w:firstLine="0"/>
              <w:jc w:val="left"/>
            </w:pPr>
            <w:r>
              <w:rPr>
                <w:sz w:val="22"/>
              </w:rPr>
              <w:t xml:space="preserve">Относительные ошибки от </w:t>
            </w:r>
            <m:oMath>
              <m:r>
                <w:rPr>
                  <w:rFonts w:ascii="Cambria Math" w:hAnsi="Cambria Math"/>
                  <w:sz w:val="22"/>
                </w:rPr>
                <m:t>4</m:t>
              </m:r>
              <m:r>
                <m:rPr>
                  <m:sty m:val="p"/>
                </m:rPr>
                <w:rPr>
                  <w:rFonts w:ascii="Cambria Math" w:hAnsi="Cambria Math"/>
                  <w:sz w:val="22"/>
                </w:rPr>
                <m:t>,</m:t>
              </m:r>
              <m:r>
                <w:rPr>
                  <w:rFonts w:ascii="Cambria Math" w:hAnsi="Cambria Math"/>
                  <w:sz w:val="22"/>
                </w:rPr>
                <m:t>3432</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9</m:t>
                  </m:r>
                </m:sup>
              </m:sSup>
            </m:oMath>
            <w:r>
              <w:rPr>
                <w:sz w:val="22"/>
              </w:rPr>
              <w:t xml:space="preserve"> до </w:t>
            </w:r>
            <m:oMath>
              <m:r>
                <w:rPr>
                  <w:rFonts w:ascii="Cambria Math" w:hAnsi="Cambria Math"/>
                  <w:sz w:val="22"/>
                </w:rPr>
                <m:t>8</m:t>
              </m:r>
              <m:r>
                <m:rPr>
                  <m:sty m:val="p"/>
                </m:rPr>
                <w:rPr>
                  <w:rFonts w:ascii="Cambria Math" w:hAnsi="Cambria Math"/>
                  <w:sz w:val="22"/>
                </w:rPr>
                <m:t>,</m:t>
              </m:r>
              <m:r>
                <w:rPr>
                  <w:rFonts w:ascii="Cambria Math" w:hAnsi="Cambria Math"/>
                  <w:sz w:val="22"/>
                </w:rPr>
                <m:t>0717</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9</m:t>
                  </m:r>
                </m:sup>
              </m:sSup>
            </m:oMath>
          </w:p>
        </w:tc>
        <w:tc>
          <w:tcPr>
            <w:tcW w:w="3091" w:type="dxa"/>
          </w:tcPr>
          <w:p w14:paraId="6F28073C" w14:textId="77777777" w:rsidR="003416EE" w:rsidRDefault="006041B4">
            <w:pPr>
              <w:spacing w:before="60" w:after="60" w:line="240" w:lineRule="auto"/>
              <w:ind w:firstLine="0"/>
              <w:jc w:val="left"/>
            </w:pPr>
            <w:r>
              <w:rPr>
                <w:sz w:val="22"/>
              </w:rPr>
              <w:t>Производные по параметрам при использованном шаге</w:t>
            </w:r>
          </w:p>
        </w:tc>
      </w:tr>
      <w:tr w:rsidR="003416EE" w14:paraId="135AEEE6" w14:textId="77777777">
        <w:trPr>
          <w:cantSplit/>
        </w:trPr>
        <w:tc>
          <w:tcPr>
            <w:tcW w:w="3115" w:type="dxa"/>
          </w:tcPr>
          <w:p w14:paraId="408222D5" w14:textId="77777777" w:rsidR="003416EE" w:rsidRDefault="006041B4">
            <w:pPr>
              <w:spacing w:before="60" w:after="60" w:line="240" w:lineRule="auto"/>
              <w:ind w:firstLine="0"/>
              <w:jc w:val="left"/>
            </w:pPr>
            <w:r>
              <w:rPr>
                <w:sz w:val="22"/>
              </w:rPr>
              <w:t>Индивидуальная дробная модель Н, исходный пояс и пояс ниже на 20 мм</w:t>
            </w:r>
          </w:p>
        </w:tc>
        <w:tc>
          <w:tcPr>
            <w:tcW w:w="3148" w:type="dxa"/>
          </w:tcPr>
          <w:p w14:paraId="5B7F09F0" w14:textId="77777777" w:rsidR="003416EE" w:rsidRDefault="006041B4">
            <w:pPr>
              <w:spacing w:before="60" w:after="60" w:line="240" w:lineRule="auto"/>
              <w:ind w:firstLine="0"/>
              <w:jc w:val="left"/>
            </w:pPr>
            <w:r>
              <w:rPr>
                <w:sz w:val="22"/>
              </w:rPr>
              <w:t xml:space="preserve">Расхождение с обычным EIDORS </w:t>
            </w:r>
            <m:oMath>
              <m:r>
                <w:rPr>
                  <w:rFonts w:ascii="Cambria Math" w:hAnsi="Cambria Math"/>
                  <w:sz w:val="22"/>
                </w:rPr>
                <m:t>1</m:t>
              </m:r>
              <m:r>
                <m:rPr>
                  <m:sty m:val="p"/>
                </m:rPr>
                <w:rPr>
                  <w:rFonts w:ascii="Cambria Math" w:hAnsi="Cambria Math"/>
                  <w:sz w:val="22"/>
                </w:rPr>
                <m:t>,</m:t>
              </m:r>
              <m:r>
                <w:rPr>
                  <w:rFonts w:ascii="Cambria Math" w:hAnsi="Cambria Math"/>
                  <w:sz w:val="22"/>
                </w:rPr>
                <m:t>9077</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13</m:t>
                  </m:r>
                </m:sup>
              </m:sSup>
            </m:oMath>
            <w:r>
              <w:rPr>
                <w:sz w:val="22"/>
              </w:rPr>
              <w:t xml:space="preserve"> и </w:t>
            </w:r>
            <m:oMath>
              <m:r>
                <w:rPr>
                  <w:rFonts w:ascii="Cambria Math" w:hAnsi="Cambria Math"/>
                  <w:sz w:val="22"/>
                </w:rPr>
                <m:t>2</m:t>
              </m:r>
              <m:r>
                <m:rPr>
                  <m:sty m:val="p"/>
                </m:rPr>
                <w:rPr>
                  <w:rFonts w:ascii="Cambria Math" w:hAnsi="Cambria Math"/>
                  <w:sz w:val="22"/>
                </w:rPr>
                <m:t>,</m:t>
              </m:r>
              <m:r>
                <w:rPr>
                  <w:rFonts w:ascii="Cambria Math" w:hAnsi="Cambria Math"/>
                  <w:sz w:val="22"/>
                </w:rPr>
                <m:t>1356</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13</m:t>
                  </m:r>
                </m:sup>
              </m:sSup>
            </m:oMath>
          </w:p>
        </w:tc>
        <w:tc>
          <w:tcPr>
            <w:tcW w:w="3091" w:type="dxa"/>
          </w:tcPr>
          <w:p w14:paraId="33AD1DBF" w14:textId="77777777" w:rsidR="003416EE" w:rsidRDefault="006041B4">
            <w:pPr>
              <w:spacing w:before="60" w:after="60" w:line="240" w:lineRule="auto"/>
              <w:ind w:firstLine="0"/>
              <w:jc w:val="left"/>
            </w:pPr>
            <w:r>
              <w:rPr>
                <w:sz w:val="22"/>
              </w:rPr>
              <w:t>Прямой оператор на двух конкретных граничных постановках</w:t>
            </w:r>
          </w:p>
        </w:tc>
      </w:tr>
      <w:tr w:rsidR="003416EE" w14:paraId="31AD68DA" w14:textId="77777777">
        <w:trPr>
          <w:cantSplit/>
        </w:trPr>
        <w:tc>
          <w:tcPr>
            <w:tcW w:w="3115" w:type="dxa"/>
          </w:tcPr>
          <w:p w14:paraId="228B9E1C" w14:textId="77777777" w:rsidR="003416EE" w:rsidRDefault="006041B4">
            <w:pPr>
              <w:spacing w:before="60" w:after="60" w:line="240" w:lineRule="auto"/>
              <w:ind w:firstLine="0"/>
              <w:jc w:val="left"/>
            </w:pPr>
            <w:r>
              <w:rPr>
                <w:sz w:val="22"/>
              </w:rPr>
              <w:t>Удвоение тока в модели с нижним поясом</w:t>
            </w:r>
          </w:p>
        </w:tc>
        <w:tc>
          <w:tcPr>
            <w:tcW w:w="3148" w:type="dxa"/>
          </w:tcPr>
          <w:p w14:paraId="613D669F" w14:textId="77777777" w:rsidR="003416EE" w:rsidRDefault="006041B4">
            <w:pPr>
              <w:spacing w:before="60" w:after="60" w:line="240" w:lineRule="auto"/>
              <w:ind w:firstLine="0"/>
              <w:jc w:val="left"/>
            </w:pPr>
            <w:r>
              <w:rPr>
                <w:sz w:val="22"/>
              </w:rPr>
              <w:t>Относительное расхождение с удвоенным напряжением 0 в сохранённой арифметике</w:t>
            </w:r>
          </w:p>
        </w:tc>
        <w:tc>
          <w:tcPr>
            <w:tcW w:w="3091" w:type="dxa"/>
          </w:tcPr>
          <w:p w14:paraId="0B96C26C" w14:textId="77777777" w:rsidR="003416EE" w:rsidRDefault="006041B4">
            <w:pPr>
              <w:spacing w:before="60" w:after="60" w:line="240" w:lineRule="auto"/>
              <w:ind w:firstLine="0"/>
              <w:jc w:val="left"/>
            </w:pPr>
            <w:r>
              <w:rPr>
                <w:sz w:val="22"/>
              </w:rPr>
              <w:t>Линейность вычисления по току</w:t>
            </w:r>
          </w:p>
        </w:tc>
      </w:tr>
      <w:tr w:rsidR="003416EE" w14:paraId="22B28310" w14:textId="77777777">
        <w:trPr>
          <w:cantSplit/>
        </w:trPr>
        <w:tc>
          <w:tcPr>
            <w:tcW w:w="3115" w:type="dxa"/>
          </w:tcPr>
          <w:p w14:paraId="649C2ED6" w14:textId="77777777" w:rsidR="003416EE" w:rsidRDefault="006041B4">
            <w:pPr>
              <w:spacing w:before="60" w:after="60" w:line="240" w:lineRule="auto"/>
              <w:ind w:firstLine="0"/>
              <w:jc w:val="left"/>
            </w:pPr>
            <w:r>
              <w:rPr>
                <w:sz w:val="22"/>
              </w:rPr>
              <w:t>Первое новое состояние расширенного сравнения форм Н</w:t>
            </w:r>
          </w:p>
        </w:tc>
        <w:tc>
          <w:tcPr>
            <w:tcW w:w="3148" w:type="dxa"/>
          </w:tcPr>
          <w:p w14:paraId="56BDB80F" w14:textId="77777777" w:rsidR="003416EE" w:rsidRDefault="006041B4">
            <w:pPr>
              <w:spacing w:before="60" w:after="60" w:line="240" w:lineRule="auto"/>
              <w:ind w:firstLine="0"/>
              <w:jc w:val="left"/>
            </w:pPr>
            <w:r>
              <w:rPr>
                <w:sz w:val="22"/>
              </w:rPr>
              <w:t xml:space="preserve">Относительные расхождения с EIDORS </w:t>
            </w:r>
            <m:oMath>
              <m:r>
                <w:rPr>
                  <w:rFonts w:ascii="Cambria Math" w:hAnsi="Cambria Math"/>
                  <w:sz w:val="22"/>
                </w:rPr>
                <m:t>9</m:t>
              </m:r>
              <m:r>
                <m:rPr>
                  <m:sty m:val="p"/>
                </m:rPr>
                <w:rPr>
                  <w:rFonts w:ascii="Cambria Math" w:hAnsi="Cambria Math"/>
                  <w:sz w:val="22"/>
                </w:rPr>
                <m:t>,</m:t>
              </m:r>
              <m:r>
                <w:rPr>
                  <w:rFonts w:ascii="Cambria Math" w:hAnsi="Cambria Math"/>
                  <w:sz w:val="22"/>
                </w:rPr>
                <m:t>8885</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15</m:t>
                  </m:r>
                </m:sup>
              </m:sSup>
            </m:oMath>
            <w:r>
              <w:rPr>
                <w:sz w:val="22"/>
              </w:rPr>
              <w:t xml:space="preserve"> и по взаимности </w:t>
            </w:r>
            <m:oMath>
              <m:r>
                <w:rPr>
                  <w:rFonts w:ascii="Cambria Math" w:hAnsi="Cambria Math"/>
                  <w:sz w:val="22"/>
                </w:rPr>
                <m:t>9</m:t>
              </m:r>
              <m:r>
                <m:rPr>
                  <m:sty m:val="p"/>
                </m:rPr>
                <w:rPr>
                  <w:rFonts w:ascii="Cambria Math" w:hAnsi="Cambria Math"/>
                  <w:sz w:val="22"/>
                </w:rPr>
                <m:t>,</m:t>
              </m:r>
              <m:r>
                <w:rPr>
                  <w:rFonts w:ascii="Cambria Math" w:hAnsi="Cambria Math"/>
                  <w:sz w:val="22"/>
                </w:rPr>
                <m:t>0644</m:t>
              </m:r>
              <m:r>
                <m:rPr>
                  <m:sty m:val="p"/>
                </m:rPr>
                <w:rPr>
                  <w:rFonts w:ascii="Cambria Math" w:hAnsi="Cambria Math"/>
                  <w:sz w:val="22"/>
                </w:rPr>
                <m:t>⋅</m:t>
              </m:r>
              <m:sSup>
                <m:sSupPr>
                  <m:ctrlPr>
                    <w:rPr>
                      <w:rFonts w:ascii="Cambria Math" w:hAnsi="Cambria Math"/>
                    </w:rPr>
                  </m:ctrlPr>
                </m:sSupPr>
                <m:e>
                  <m:r>
                    <w:rPr>
                      <w:rFonts w:ascii="Cambria Math" w:hAnsi="Cambria Math"/>
                      <w:sz w:val="22"/>
                    </w:rPr>
                    <m:t>10</m:t>
                  </m:r>
                </m:e>
                <m:sup>
                  <m:r>
                    <m:rPr>
                      <m:sty m:val="p"/>
                    </m:rPr>
                    <w:rPr>
                      <w:rFonts w:ascii="Cambria Math" w:hAnsi="Cambria Math"/>
                      <w:sz w:val="22"/>
                    </w:rPr>
                    <m:t>-</m:t>
                  </m:r>
                  <m:r>
                    <w:rPr>
                      <w:rFonts w:ascii="Cambria Math" w:hAnsi="Cambria Math"/>
                      <w:sz w:val="22"/>
                    </w:rPr>
                    <m:t>15</m:t>
                  </m:r>
                </m:sup>
              </m:sSup>
            </m:oMath>
          </w:p>
        </w:tc>
        <w:tc>
          <w:tcPr>
            <w:tcW w:w="3091" w:type="dxa"/>
          </w:tcPr>
          <w:p w14:paraId="474AFC01" w14:textId="77777777" w:rsidR="003416EE" w:rsidRDefault="006041B4">
            <w:pPr>
              <w:spacing w:before="60" w:after="60" w:line="240" w:lineRule="auto"/>
              <w:ind w:firstLine="0"/>
              <w:jc w:val="left"/>
            </w:pPr>
            <w:r>
              <w:rPr>
                <w:sz w:val="22"/>
              </w:rPr>
              <w:t>Контроль одного состояния; не проверка сходимости всех производных</w:t>
            </w:r>
          </w:p>
        </w:tc>
      </w:tr>
    </w:tbl>
    <w:p w14:paraId="355AC857" w14:textId="77777777" w:rsidR="003416EE" w:rsidRDefault="006041B4">
      <w:pPr>
        <w:pStyle w:val="af"/>
      </w:pPr>
      <w:r>
        <w:t xml:space="preserve">В камерном опыте получены шесть ответов при трёх факторизациях и 12 правых частях. Допуски линейного решения выполнены, но паспорт сохраняет </w:t>
      </w:r>
      <w:proofErr w:type="spellStart"/>
      <w:r>
        <w:t>непройденную</w:t>
      </w:r>
      <w:proofErr w:type="spellEnd"/>
      <w:r>
        <w:t xml:space="preserve"> проверку пространственной сходимости и запрет количественной инверсии этого варианта. Большое число элементов не заменяет сравнения уточняемых сеток.</w:t>
      </w:r>
    </w:p>
    <w:p w14:paraId="76C48F0A" w14:textId="77777777" w:rsidR="003416EE" w:rsidRDefault="006041B4">
      <w:pPr>
        <w:pStyle w:val="af"/>
      </w:pPr>
      <w:r>
        <w:t xml:space="preserve">У первого токового </w:t>
      </w:r>
      <w:proofErr w:type="spellStart"/>
      <w:r>
        <w:t>прекардиального</w:t>
      </w:r>
      <w:proofErr w:type="spellEnd"/>
      <w:r>
        <w:t xml:space="preserve"> контакта Г радиальный размер 3,90736 мм превышает допуск 3,7 мм; площадь равна 19,97296 мм², смещение центра — 0,53986 мм. Близость площади к номиналу и отсутствие перекрытия контактов не устраняют превышения. В расчёте использована эта площадка с </w:t>
      </w:r>
      <w:proofErr w:type="spellStart"/>
      <w:r>
        <w:t>непройденным</w:t>
      </w:r>
      <w:proofErr w:type="spellEnd"/>
      <w:r>
        <w:t xml:space="preserve"> геометрическим критерием.</w:t>
      </w:r>
    </w:p>
    <w:p w14:paraId="6DB05FE0" w14:textId="77777777" w:rsidR="003416EE" w:rsidRDefault="006041B4">
      <w:pPr>
        <w:pStyle w:val="af"/>
      </w:pPr>
      <w:r>
        <w:t xml:space="preserve">Предшествующий срез сравнения форм Н включает 54 состояния: 42 новых и 12 </w:t>
      </w:r>
      <w:proofErr w:type="spellStart"/>
      <w:r>
        <w:t>переиспользованных</w:t>
      </w:r>
      <w:proofErr w:type="spellEnd"/>
      <w:r>
        <w:t xml:space="preserve"> с проверкой происхождения. Три базовые материальные карты после расширения области проверки совпали с прежними массивами. Сравнение с EIDORS и взаимностью выполнено на первом новом состоянии. Последующая серия из 810 состояний расширяет проверку шага, квадратуры и монтажей (§7.10), но не превращает контроль первого состояния в проверку всех состояний. Сходимость всех </w:t>
      </w:r>
      <w:r>
        <w:lastRenderedPageBreak/>
        <w:t>геометрических производных и точность сердечных функций этими проверками не установлены.</w:t>
      </w:r>
    </w:p>
    <w:p w14:paraId="225B0E49" w14:textId="77777777" w:rsidR="003416EE" w:rsidRDefault="006041B4">
      <w:pPr>
        <w:pStyle w:val="21"/>
      </w:pPr>
      <w:bookmarkStart w:id="3083" w:name="_Toc244123101"/>
      <w:bookmarkStart w:id="3084" w:name="X832f78dc865960013b80b2bc0d9dd7e36737c59"/>
      <w:bookmarkEnd w:id="3057"/>
      <w:r>
        <w:t>7.9 Электрические отклики и отрицательные результаты</w:t>
      </w:r>
      <w:bookmarkEnd w:id="3083"/>
    </w:p>
    <w:p w14:paraId="1A3FCE61" w14:textId="77777777" w:rsidR="003416EE" w:rsidRPr="00674711" w:rsidRDefault="006041B4">
      <w:pPr>
        <w:pStyle w:val="FirstParagraph"/>
        <w:rPr>
          <w:lang w:val="ru-RU"/>
          <w:rPrChange w:id="3085" w:author="Nik K" w:date="2026-10-29T00:17:00Z">
            <w:rPr/>
          </w:rPrChange>
        </w:rPr>
      </w:pPr>
      <w:r w:rsidRPr="00674711">
        <w:rPr>
          <w:lang w:val="ru-RU"/>
          <w:rPrChange w:id="3086" w:author="Nik K" w:date="2026-10-29T00:17:00Z">
            <w:rPr/>
          </w:rPrChange>
        </w:rPr>
        <w:t xml:space="preserve">Таблица 7.5 содержит три состояния всей сердечной области Г. Фаза 00 не принята как конец диастолы. Приращение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lang w:val="ru-RU"/>
            <w:rPrChange w:id="3087" w:author="Nik K" w:date="2026-10-29T00:17:00Z">
              <w:rPr>
                <w:rFonts w:ascii="Cambria Math" w:hAnsi="Cambria Math"/>
              </w:rPr>
            </w:rPrChange>
          </w:rPr>
          <m:t>=</m:t>
        </m:r>
        <m:r>
          <w:rPr>
            <w:rFonts w:ascii="Cambria Math" w:hAnsi="Cambria Math"/>
            <w:lang w:val="ru-RU"/>
            <w:rPrChange w:id="3088" w:author="Nik K" w:date="2026-10-29T00:17:00Z">
              <w:rPr>
                <w:rFonts w:ascii="Cambria Math" w:hAnsi="Cambria Math"/>
              </w:rPr>
            </w:rPrChange>
          </w:rPr>
          <m:t>1000</m:t>
        </m:r>
        <m:r>
          <m:rPr>
            <m:sty m:val="p"/>
          </m:rPr>
          <w:rPr>
            <w:rFonts w:ascii="Cambria Math" w:hAnsi="Cambria Math"/>
            <w:lang w:val="ru-RU"/>
            <w:rPrChange w:id="3089" w:author="Nik K" w:date="2026-10-29T00:17:00Z">
              <w:rPr>
                <w:rFonts w:ascii="Cambria Math" w:hAnsi="Cambria Math"/>
              </w:rPr>
            </w:rPrChange>
          </w:rPr>
          <m:t>(</m:t>
        </m:r>
        <m:sSub>
          <m:sSubPr>
            <m:ctrlPr>
              <w:rPr>
                <w:rFonts w:ascii="Cambria Math" w:hAnsi="Cambria Math"/>
              </w:rPr>
            </m:ctrlPr>
          </m:sSubPr>
          <m:e>
            <m:r>
              <w:rPr>
                <w:rFonts w:ascii="Cambria Math" w:hAnsi="Cambria Math"/>
              </w:rPr>
              <m:t>Z</m:t>
            </m:r>
          </m:e>
          <m:sub>
            <m:r>
              <w:rPr>
                <w:rFonts w:ascii="Cambria Math" w:hAnsi="Cambria Math"/>
              </w:rPr>
              <m:t>s</m:t>
            </m:r>
          </m:sub>
        </m:sSub>
        <m:r>
          <m:rPr>
            <m:sty m:val="p"/>
          </m:rPr>
          <w:rPr>
            <w:rFonts w:ascii="Cambria Math" w:hAnsi="Cambria Math"/>
            <w:lang w:val="ru-RU"/>
            <w:rPrChange w:id="3090" w:author="Nik K" w:date="2026-10-29T00:17:00Z">
              <w:rPr>
                <w:rFonts w:ascii="Cambria Math" w:hAnsi="Cambria Math"/>
              </w:rPr>
            </w:rPrChange>
          </w:rPr>
          <m:t>-</m:t>
        </m:r>
        <m:sSub>
          <m:sSubPr>
            <m:ctrlPr>
              <w:rPr>
                <w:rFonts w:ascii="Cambria Math" w:hAnsi="Cambria Math"/>
              </w:rPr>
            </m:ctrlPr>
          </m:sSubPr>
          <m:e>
            <m:r>
              <w:rPr>
                <w:rFonts w:ascii="Cambria Math" w:hAnsi="Cambria Math"/>
              </w:rPr>
              <m:t>Z</m:t>
            </m:r>
          </m:e>
          <m:sub>
            <m:r>
              <w:rPr>
                <w:rFonts w:ascii="Cambria Math" w:hAnsi="Cambria Math"/>
                <w:lang w:val="ru-RU"/>
                <w:rPrChange w:id="3091" w:author="Nik K" w:date="2026-10-29T00:17:00Z">
                  <w:rPr>
                    <w:rFonts w:ascii="Cambria Math" w:hAnsi="Cambria Math"/>
                  </w:rPr>
                </w:rPrChange>
              </w:rPr>
              <m:t>00</m:t>
            </m:r>
          </m:sub>
        </m:sSub>
        <m:r>
          <m:rPr>
            <m:sty m:val="p"/>
          </m:rPr>
          <w:rPr>
            <w:rFonts w:ascii="Cambria Math" w:hAnsi="Cambria Math"/>
            <w:lang w:val="ru-RU"/>
            <w:rPrChange w:id="3092" w:author="Nik K" w:date="2026-10-29T00:17:00Z">
              <w:rPr>
                <w:rFonts w:ascii="Cambria Math" w:hAnsi="Cambria Math"/>
              </w:rPr>
            </w:rPrChange>
          </w:rPr>
          <m:t>)</m:t>
        </m:r>
      </m:oMath>
      <w:r w:rsidRPr="00674711">
        <w:rPr>
          <w:lang w:val="ru-RU"/>
          <w:rPrChange w:id="3093" w:author="Nik K" w:date="2026-10-29T00:17:00Z">
            <w:rPr/>
          </w:rPrChange>
        </w:rPr>
        <w:t xml:space="preserve"> выражено в миллиомах.</w:t>
      </w:r>
    </w:p>
    <w:p w14:paraId="1CDD1A22" w14:textId="77777777" w:rsidR="003416EE" w:rsidRDefault="006041B4">
      <w:pPr>
        <w:pStyle w:val="af5"/>
        <w:keepNext/>
      </w:pPr>
      <w:r>
        <w:t xml:space="preserve">Таблица 7.5 — Прямые ответы для </w:t>
      </w:r>
      <w:proofErr w:type="gramStart"/>
      <w:r>
        <w:t>трёх камерных</w:t>
      </w:r>
      <w:proofErr w:type="gramEnd"/>
      <w:r>
        <w:t xml:space="preserve"> состояний участника Г</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256"/>
        <w:gridCol w:w="1720"/>
        <w:gridCol w:w="1763"/>
        <w:gridCol w:w="1897"/>
        <w:gridCol w:w="1257"/>
        <w:gridCol w:w="1602"/>
      </w:tblGrid>
      <w:tr w:rsidR="003416EE" w14:paraId="22690ECF" w14:textId="77777777">
        <w:trPr>
          <w:cantSplit/>
          <w:tblHeader/>
        </w:trPr>
        <w:tc>
          <w:tcPr>
            <w:tcW w:w="1238" w:type="dxa"/>
            <w:shd w:val="clear" w:color="auto" w:fill="EDEDED"/>
          </w:tcPr>
          <w:p w14:paraId="69405B59" w14:textId="77777777" w:rsidR="003416EE" w:rsidRDefault="006041B4">
            <w:pPr>
              <w:keepNext/>
              <w:spacing w:before="60" w:after="60" w:line="240" w:lineRule="auto"/>
              <w:ind w:firstLine="0"/>
              <w:jc w:val="left"/>
            </w:pPr>
            <w:r>
              <w:rPr>
                <w:b/>
                <w:sz w:val="22"/>
              </w:rPr>
              <w:t>Состояние</w:t>
            </w:r>
          </w:p>
        </w:tc>
        <w:tc>
          <w:tcPr>
            <w:tcW w:w="1695" w:type="dxa"/>
            <w:shd w:val="clear" w:color="auto" w:fill="EDEDED"/>
          </w:tcPr>
          <w:p w14:paraId="64FD4CBB" w14:textId="77777777" w:rsidR="003416EE" w:rsidRDefault="006041B4">
            <w:pPr>
              <w:keepNext/>
              <w:spacing w:before="60" w:after="60" w:line="240" w:lineRule="auto"/>
              <w:ind w:firstLine="0"/>
              <w:jc w:val="left"/>
            </w:pPr>
            <w:r>
              <w:rPr>
                <w:b/>
                <w:sz w:val="22"/>
              </w:rPr>
              <w:t>Объём ЛЖ по исходной маске, мл</w:t>
            </w:r>
          </w:p>
        </w:tc>
        <w:tc>
          <w:tcPr>
            <w:tcW w:w="1737" w:type="dxa"/>
            <w:shd w:val="clear" w:color="auto" w:fill="EDEDED"/>
          </w:tcPr>
          <w:p w14:paraId="6475953F" w14:textId="77777777" w:rsidR="003416EE" w:rsidRDefault="006041B4">
            <w:pPr>
              <w:keepNext/>
              <w:spacing w:before="60" w:after="60" w:line="240" w:lineRule="auto"/>
              <w:ind w:firstLine="0"/>
              <w:jc w:val="left"/>
            </w:pPr>
            <w:r>
              <w:rPr>
                <w:b/>
                <w:sz w:val="22"/>
              </w:rPr>
              <w:t>ТТРКГ «рука–рука», Ом</w:t>
            </w:r>
          </w:p>
        </w:tc>
        <w:tc>
          <w:tcPr>
            <w:tcW w:w="1869" w:type="dxa"/>
            <w:shd w:val="clear" w:color="auto" w:fill="EDEDED"/>
          </w:tcPr>
          <w:p w14:paraId="0DEB80A2" w14:textId="77777777" w:rsidR="003416EE" w:rsidRDefault="006041B4">
            <w:pPr>
              <w:keepNext/>
              <w:spacing w:before="60" w:after="60" w:line="240" w:lineRule="auto"/>
              <w:ind w:firstLine="0"/>
              <w:jc w:val="left"/>
            </w:pPr>
            <w:proofErr w:type="spellStart"/>
            <w:r>
              <w:rPr>
                <w:b/>
                <w:sz w:val="22"/>
              </w:rPr>
              <w:t>Прекардиальное</w:t>
            </w:r>
            <w:proofErr w:type="spellEnd"/>
            <w:r>
              <w:rPr>
                <w:b/>
                <w:sz w:val="22"/>
              </w:rPr>
              <w:t xml:space="preserve"> отведение №2, Ом</w:t>
            </w:r>
          </w:p>
        </w:tc>
        <w:tc>
          <w:tcPr>
            <w:tcW w:w="1238" w:type="dxa"/>
            <w:shd w:val="clear" w:color="auto" w:fill="EDEDED"/>
          </w:tcPr>
          <w:p w14:paraId="1EB28C2A" w14:textId="77777777" w:rsidR="003416EE" w:rsidRDefault="006041B4">
            <w:pPr>
              <w:keepNext/>
              <w:spacing w:before="60" w:after="60" w:line="240" w:lineRule="auto"/>
              <w:ind w:firstLine="0"/>
              <w:jc w:val="left"/>
            </w:pPr>
            <m:oMath>
              <m:r>
                <m:rPr>
                  <m:sty m:val="p"/>
                </m:rPr>
                <w:rPr>
                  <w:rFonts w:ascii="Cambria Math" w:hAnsi="Cambria Math"/>
                  <w:sz w:val="22"/>
                </w:rPr>
                <m:t>Δ</m:t>
              </m:r>
              <m:r>
                <w:rPr>
                  <w:rFonts w:ascii="Cambria Math" w:hAnsi="Cambria Math"/>
                  <w:sz w:val="22"/>
                </w:rPr>
                <m:t>Z</m:t>
              </m:r>
            </m:oMath>
            <w:r>
              <w:rPr>
                <w:b/>
                <w:sz w:val="22"/>
              </w:rPr>
              <w:t xml:space="preserve"> ТТРКГ, мОм</w:t>
            </w:r>
          </w:p>
        </w:tc>
        <w:tc>
          <w:tcPr>
            <w:tcW w:w="1578" w:type="dxa"/>
            <w:shd w:val="clear" w:color="auto" w:fill="EDEDED"/>
          </w:tcPr>
          <w:p w14:paraId="42B7DB68" w14:textId="77777777" w:rsidR="003416EE" w:rsidRDefault="006041B4">
            <w:pPr>
              <w:keepNext/>
              <w:spacing w:before="60" w:after="60" w:line="240" w:lineRule="auto"/>
              <w:ind w:firstLine="0"/>
              <w:jc w:val="left"/>
            </w:pPr>
            <m:oMath>
              <m:r>
                <m:rPr>
                  <m:sty m:val="p"/>
                </m:rPr>
                <w:rPr>
                  <w:rFonts w:ascii="Cambria Math" w:hAnsi="Cambria Math"/>
                  <w:sz w:val="22"/>
                </w:rPr>
                <m:t>Δ</m:t>
              </m:r>
              <m:r>
                <w:rPr>
                  <w:rFonts w:ascii="Cambria Math" w:hAnsi="Cambria Math"/>
                  <w:sz w:val="22"/>
                </w:rPr>
                <m:t>Z</m:t>
              </m:r>
            </m:oMath>
            <w:r>
              <w:rPr>
                <w:b/>
                <w:sz w:val="22"/>
              </w:rPr>
              <w:t xml:space="preserve"> прекардиального отведения, мОм</w:t>
            </w:r>
          </w:p>
        </w:tc>
      </w:tr>
      <w:tr w:rsidR="003416EE" w14:paraId="2EDA08D7" w14:textId="77777777">
        <w:trPr>
          <w:cantSplit/>
        </w:trPr>
        <w:tc>
          <w:tcPr>
            <w:tcW w:w="1238" w:type="dxa"/>
          </w:tcPr>
          <w:p w14:paraId="3369CF80" w14:textId="77777777" w:rsidR="003416EE" w:rsidRDefault="006041B4">
            <w:pPr>
              <w:spacing w:before="60" w:after="60" w:line="240" w:lineRule="auto"/>
              <w:ind w:firstLine="0"/>
              <w:jc w:val="left"/>
            </w:pPr>
            <w:r>
              <w:rPr>
                <w:sz w:val="22"/>
              </w:rPr>
              <w:t>00</w:t>
            </w:r>
          </w:p>
        </w:tc>
        <w:tc>
          <w:tcPr>
            <w:tcW w:w="1695" w:type="dxa"/>
          </w:tcPr>
          <w:p w14:paraId="7D4A3318" w14:textId="77777777" w:rsidR="003416EE" w:rsidRDefault="006041B4">
            <w:pPr>
              <w:spacing w:before="60" w:after="60" w:line="240" w:lineRule="auto"/>
              <w:ind w:firstLine="0"/>
              <w:jc w:val="left"/>
            </w:pPr>
            <w:r>
              <w:rPr>
                <w:sz w:val="22"/>
              </w:rPr>
              <w:t>145,800698</w:t>
            </w:r>
          </w:p>
        </w:tc>
        <w:tc>
          <w:tcPr>
            <w:tcW w:w="1737" w:type="dxa"/>
          </w:tcPr>
          <w:p w14:paraId="22971881" w14:textId="77777777" w:rsidR="003416EE" w:rsidRDefault="006041B4">
            <w:pPr>
              <w:spacing w:before="60" w:after="60" w:line="240" w:lineRule="auto"/>
              <w:ind w:firstLine="0"/>
              <w:jc w:val="left"/>
            </w:pPr>
            <w:r>
              <w:rPr>
                <w:sz w:val="22"/>
              </w:rPr>
              <w:t>95,68178658349</w:t>
            </w:r>
          </w:p>
        </w:tc>
        <w:tc>
          <w:tcPr>
            <w:tcW w:w="1869" w:type="dxa"/>
          </w:tcPr>
          <w:p w14:paraId="1993DF36" w14:textId="77777777" w:rsidR="003416EE" w:rsidRDefault="006041B4">
            <w:pPr>
              <w:spacing w:before="60" w:after="60" w:line="240" w:lineRule="auto"/>
              <w:ind w:firstLine="0"/>
              <w:jc w:val="left"/>
            </w:pPr>
            <w:r>
              <w:rPr>
                <w:sz w:val="22"/>
              </w:rPr>
              <w:t>99,43925321830</w:t>
            </w:r>
          </w:p>
        </w:tc>
        <w:tc>
          <w:tcPr>
            <w:tcW w:w="1238" w:type="dxa"/>
          </w:tcPr>
          <w:p w14:paraId="58E6E5FE" w14:textId="77777777" w:rsidR="003416EE" w:rsidRDefault="006041B4">
            <w:pPr>
              <w:spacing w:before="60" w:after="60" w:line="240" w:lineRule="auto"/>
              <w:ind w:firstLine="0"/>
              <w:jc w:val="left"/>
            </w:pPr>
            <w:r>
              <w:rPr>
                <w:sz w:val="22"/>
              </w:rPr>
              <w:t>0</w:t>
            </w:r>
          </w:p>
        </w:tc>
        <w:tc>
          <w:tcPr>
            <w:tcW w:w="1578" w:type="dxa"/>
          </w:tcPr>
          <w:p w14:paraId="2D123723" w14:textId="77777777" w:rsidR="003416EE" w:rsidRDefault="006041B4">
            <w:pPr>
              <w:spacing w:before="60" w:after="60" w:line="240" w:lineRule="auto"/>
              <w:ind w:firstLine="0"/>
              <w:jc w:val="left"/>
            </w:pPr>
            <w:r>
              <w:rPr>
                <w:sz w:val="22"/>
              </w:rPr>
              <w:t>0</w:t>
            </w:r>
          </w:p>
        </w:tc>
      </w:tr>
      <w:tr w:rsidR="003416EE" w14:paraId="225F90A9" w14:textId="77777777">
        <w:trPr>
          <w:cantSplit/>
        </w:trPr>
        <w:tc>
          <w:tcPr>
            <w:tcW w:w="1238" w:type="dxa"/>
          </w:tcPr>
          <w:p w14:paraId="7D91F2BF" w14:textId="77777777" w:rsidR="003416EE" w:rsidRDefault="006041B4">
            <w:pPr>
              <w:spacing w:before="60" w:after="60" w:line="240" w:lineRule="auto"/>
              <w:ind w:firstLine="0"/>
              <w:jc w:val="left"/>
            </w:pPr>
            <w:r>
              <w:rPr>
                <w:sz w:val="22"/>
              </w:rPr>
              <w:t>01</w:t>
            </w:r>
          </w:p>
        </w:tc>
        <w:tc>
          <w:tcPr>
            <w:tcW w:w="1695" w:type="dxa"/>
          </w:tcPr>
          <w:p w14:paraId="631A9700" w14:textId="77777777" w:rsidR="003416EE" w:rsidRDefault="006041B4">
            <w:pPr>
              <w:spacing w:before="60" w:after="60" w:line="240" w:lineRule="auto"/>
              <w:ind w:firstLine="0"/>
              <w:jc w:val="left"/>
            </w:pPr>
            <w:r>
              <w:rPr>
                <w:sz w:val="22"/>
              </w:rPr>
              <w:t>130,003754</w:t>
            </w:r>
          </w:p>
        </w:tc>
        <w:tc>
          <w:tcPr>
            <w:tcW w:w="1737" w:type="dxa"/>
          </w:tcPr>
          <w:p w14:paraId="0E1FC088" w14:textId="77777777" w:rsidR="003416EE" w:rsidRDefault="006041B4">
            <w:pPr>
              <w:spacing w:before="60" w:after="60" w:line="240" w:lineRule="auto"/>
              <w:ind w:firstLine="0"/>
              <w:jc w:val="left"/>
            </w:pPr>
            <w:r>
              <w:rPr>
                <w:sz w:val="22"/>
              </w:rPr>
              <w:t>95,69127347917</w:t>
            </w:r>
          </w:p>
        </w:tc>
        <w:tc>
          <w:tcPr>
            <w:tcW w:w="1869" w:type="dxa"/>
          </w:tcPr>
          <w:p w14:paraId="7329D99A" w14:textId="77777777" w:rsidR="003416EE" w:rsidRDefault="006041B4">
            <w:pPr>
              <w:spacing w:before="60" w:after="60" w:line="240" w:lineRule="auto"/>
              <w:ind w:firstLine="0"/>
              <w:jc w:val="left"/>
            </w:pPr>
            <w:r>
              <w:rPr>
                <w:sz w:val="22"/>
              </w:rPr>
              <w:t>99,49892420872</w:t>
            </w:r>
          </w:p>
        </w:tc>
        <w:tc>
          <w:tcPr>
            <w:tcW w:w="1238" w:type="dxa"/>
          </w:tcPr>
          <w:p w14:paraId="278DCBA1" w14:textId="77777777" w:rsidR="003416EE" w:rsidRDefault="006041B4">
            <w:pPr>
              <w:spacing w:before="60" w:after="60" w:line="240" w:lineRule="auto"/>
              <w:ind w:firstLine="0"/>
              <w:jc w:val="left"/>
            </w:pPr>
            <w:r>
              <w:rPr>
                <w:sz w:val="22"/>
              </w:rPr>
              <w:t>+9,486896</w:t>
            </w:r>
          </w:p>
        </w:tc>
        <w:tc>
          <w:tcPr>
            <w:tcW w:w="1578" w:type="dxa"/>
          </w:tcPr>
          <w:p w14:paraId="05C99B82" w14:textId="77777777" w:rsidR="003416EE" w:rsidRDefault="006041B4">
            <w:pPr>
              <w:spacing w:before="60" w:after="60" w:line="240" w:lineRule="auto"/>
              <w:ind w:firstLine="0"/>
              <w:jc w:val="left"/>
            </w:pPr>
            <w:r>
              <w:rPr>
                <w:sz w:val="22"/>
              </w:rPr>
              <w:t>+59,670990</w:t>
            </w:r>
          </w:p>
        </w:tc>
      </w:tr>
      <w:tr w:rsidR="003416EE" w14:paraId="000DEEB9" w14:textId="77777777">
        <w:trPr>
          <w:cantSplit/>
        </w:trPr>
        <w:tc>
          <w:tcPr>
            <w:tcW w:w="1238" w:type="dxa"/>
          </w:tcPr>
          <w:p w14:paraId="473D7358" w14:textId="77777777" w:rsidR="003416EE" w:rsidRDefault="006041B4">
            <w:pPr>
              <w:spacing w:before="60" w:after="60" w:line="240" w:lineRule="auto"/>
              <w:ind w:firstLine="0"/>
              <w:jc w:val="left"/>
            </w:pPr>
            <w:r>
              <w:rPr>
                <w:sz w:val="22"/>
              </w:rPr>
              <w:t>02</w:t>
            </w:r>
          </w:p>
        </w:tc>
        <w:tc>
          <w:tcPr>
            <w:tcW w:w="1695" w:type="dxa"/>
          </w:tcPr>
          <w:p w14:paraId="1B7EC98B" w14:textId="77777777" w:rsidR="003416EE" w:rsidRDefault="006041B4">
            <w:pPr>
              <w:spacing w:before="60" w:after="60" w:line="240" w:lineRule="auto"/>
              <w:ind w:firstLine="0"/>
              <w:jc w:val="left"/>
            </w:pPr>
            <w:r>
              <w:rPr>
                <w:sz w:val="22"/>
              </w:rPr>
              <w:t>119,956947</w:t>
            </w:r>
          </w:p>
        </w:tc>
        <w:tc>
          <w:tcPr>
            <w:tcW w:w="1737" w:type="dxa"/>
          </w:tcPr>
          <w:p w14:paraId="6A06936A" w14:textId="77777777" w:rsidR="003416EE" w:rsidRDefault="006041B4">
            <w:pPr>
              <w:spacing w:before="60" w:after="60" w:line="240" w:lineRule="auto"/>
              <w:ind w:firstLine="0"/>
              <w:jc w:val="left"/>
            </w:pPr>
            <w:r>
              <w:rPr>
                <w:sz w:val="22"/>
              </w:rPr>
              <w:t>95,68617523928</w:t>
            </w:r>
          </w:p>
        </w:tc>
        <w:tc>
          <w:tcPr>
            <w:tcW w:w="1869" w:type="dxa"/>
          </w:tcPr>
          <w:p w14:paraId="19523302" w14:textId="77777777" w:rsidR="003416EE" w:rsidRDefault="006041B4">
            <w:pPr>
              <w:spacing w:before="60" w:after="60" w:line="240" w:lineRule="auto"/>
              <w:ind w:firstLine="0"/>
              <w:jc w:val="left"/>
            </w:pPr>
            <w:r>
              <w:rPr>
                <w:sz w:val="22"/>
              </w:rPr>
              <w:t>99,49861290672</w:t>
            </w:r>
          </w:p>
        </w:tc>
        <w:tc>
          <w:tcPr>
            <w:tcW w:w="1238" w:type="dxa"/>
          </w:tcPr>
          <w:p w14:paraId="017BA3FB" w14:textId="77777777" w:rsidR="003416EE" w:rsidRDefault="006041B4">
            <w:pPr>
              <w:spacing w:before="60" w:after="60" w:line="240" w:lineRule="auto"/>
              <w:ind w:firstLine="0"/>
              <w:jc w:val="left"/>
            </w:pPr>
            <w:r>
              <w:rPr>
                <w:sz w:val="22"/>
              </w:rPr>
              <w:t>+4,388656</w:t>
            </w:r>
          </w:p>
        </w:tc>
        <w:tc>
          <w:tcPr>
            <w:tcW w:w="1578" w:type="dxa"/>
          </w:tcPr>
          <w:p w14:paraId="7F4E75E6" w14:textId="77777777" w:rsidR="003416EE" w:rsidRDefault="006041B4">
            <w:pPr>
              <w:spacing w:before="60" w:after="60" w:line="240" w:lineRule="auto"/>
              <w:ind w:firstLine="0"/>
              <w:jc w:val="left"/>
            </w:pPr>
            <w:r>
              <w:rPr>
                <w:sz w:val="22"/>
              </w:rPr>
              <w:t>+59,359688</w:t>
            </w:r>
          </w:p>
        </w:tc>
      </w:tr>
    </w:tbl>
    <w:p w14:paraId="318BD918" w14:textId="77777777" w:rsidR="003416EE" w:rsidRDefault="006041B4">
      <w:pPr>
        <w:pStyle w:val="af"/>
      </w:pPr>
      <w:r>
        <w:t xml:space="preserve">При уменьшении объёма ЛЖ </w:t>
      </w:r>
      <w:proofErr w:type="spellStart"/>
      <w:r>
        <w:t>импедансы</w:t>
      </w:r>
      <w:proofErr w:type="spellEnd"/>
      <w:r>
        <w:t xml:space="preserve"> сначала возрастают, затем снижаются. Меняются и другие камеры, остаточная ткань и границы. Поэтому межфазное отношение </w:t>
      </w:r>
      <m:oMath>
        <m:r>
          <m:rPr>
            <m:sty m:val="p"/>
          </m:rPr>
          <w:rPr>
            <w:rFonts w:ascii="Cambria Math" w:hAnsi="Cambria Math"/>
          </w:rPr>
          <m:t>Δ</m:t>
        </m:r>
        <m:r>
          <w:rPr>
            <w:rFonts w:ascii="Cambria Math" w:hAnsi="Cambria Math"/>
          </w:rPr>
          <m:t>Z</m:t>
        </m:r>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LV</m:t>
            </m:r>
          </m:sub>
        </m:sSub>
      </m:oMath>
      <w:r>
        <w:t xml:space="preserve"> не является изолированной чувствительностью ЛЖ. Десятичные знаки характеризуют сохранённый о</w:t>
      </w:r>
      <w:proofErr w:type="spellStart"/>
      <w:r>
        <w:t>твет</w:t>
      </w:r>
      <w:proofErr w:type="spellEnd"/>
      <w:r>
        <w:t>, не физиологическую точность.</w:t>
      </w:r>
    </w:p>
    <w:p w14:paraId="5D1435CD" w14:textId="77777777" w:rsidR="003416EE" w:rsidRDefault="006041B4">
      <w:pPr>
        <w:pStyle w:val="af"/>
      </w:pPr>
      <w:r>
        <w:t xml:space="preserve">У Г модельный базовый уровень выше измеренного на 34,65–34,76 Ом для «рука–рука» и 41,47–41,65 Ом для </w:t>
      </w:r>
      <w:proofErr w:type="spellStart"/>
      <w:r>
        <w:t>прекардиального</w:t>
      </w:r>
      <w:proofErr w:type="spellEnd"/>
      <w:r>
        <w:t xml:space="preserve"> отведения: соответственно 56,78–57,07% и 71,55–72,08% от измеренного уровня. Два блока 27,239–31,060 и 31,060–34,747 с содержат по четыре </w:t>
      </w:r>
      <w:proofErr w:type="spellStart"/>
      <w:r>
        <w:t>кандидатных</w:t>
      </w:r>
      <w:proofErr w:type="spellEnd"/>
      <w:r>
        <w:t xml:space="preserve"> цикла на предполагаемой задержке вдоха. Причины межсессионного расхождения при условных тканях, контактах и совмещении не разделены. Отношение уровней не определяет приборное усиление, а три FEM-состояния не задают размах полного пульса.</w:t>
      </w:r>
    </w:p>
    <w:p w14:paraId="6B60D6E8" w14:textId="77777777" w:rsidR="003416EE" w:rsidRDefault="006041B4">
      <w:pPr>
        <w:pStyle w:val="af"/>
      </w:pPr>
      <w:r>
        <w:t xml:space="preserve">Другой отрицательный результат относится к зависимости объёмного отклика от электрического контраста. Рисунок 7.2 сопоставляет приращения </w:t>
      </w:r>
      <w:r>
        <w:lastRenderedPageBreak/>
        <w:t>нескольких форм Н при одинаковом изменении объёма и отдельные сценарии сердечного сопротивления на исходной поверхности.</w:t>
      </w:r>
    </w:p>
    <w:p w14:paraId="7D216F86" w14:textId="77777777" w:rsidR="003416EE" w:rsidRDefault="006041B4">
      <w:pPr>
        <w:pStyle w:val="af"/>
        <w:keepNext/>
        <w:ind w:firstLine="0"/>
        <w:jc w:val="center"/>
      </w:pPr>
      <w:r>
        <w:rPr>
          <w:noProof/>
        </w:rPr>
        <w:drawing>
          <wp:inline distT="0" distB="0" distL="0" distR="0" wp14:anchorId="09C0B637" wp14:editId="411B227D">
            <wp:extent cx="5868000" cy="1877760"/>
            <wp:effectExtent l="0" t="0" r="0" b="0"/>
            <wp:docPr id="174" name="Picture" descr="Сравнение электрических приращений сердечных форм"/>
            <wp:cNvGraphicFramePr/>
            <a:graphic xmlns:a="http://schemas.openxmlformats.org/drawingml/2006/main">
              <a:graphicData uri="http://schemas.openxmlformats.org/drawingml/2006/picture">
                <pic:pic xmlns:pic="http://schemas.openxmlformats.org/drawingml/2006/picture">
                  <pic:nvPicPr>
                    <pic:cNvPr id="175" name="Picture" descr="figures/5690647835d6.png"/>
                    <pic:cNvPicPr>
                      <a:picLocks noChangeAspect="1" noChangeArrowheads="1"/>
                    </pic:cNvPicPr>
                  </pic:nvPicPr>
                  <pic:blipFill>
                    <a:blip r:embed="rId42"/>
                    <a:stretch>
                      <a:fillRect/>
                    </a:stretch>
                  </pic:blipFill>
                  <pic:spPr bwMode="auto">
                    <a:xfrm>
                      <a:off x="0" y="0"/>
                      <a:ext cx="5868000" cy="1877760"/>
                    </a:xfrm>
                    <a:prstGeom prst="rect">
                      <a:avLst/>
                    </a:prstGeom>
                    <a:noFill/>
                    <a:ln w="9525">
                      <a:noFill/>
                      <a:headEnd/>
                      <a:tailEnd/>
                    </a:ln>
                  </pic:spPr>
                </pic:pic>
              </a:graphicData>
            </a:graphic>
          </wp:inline>
        </w:drawing>
      </w:r>
    </w:p>
    <w:p w14:paraId="06C06198" w14:textId="77777777" w:rsidR="003416EE" w:rsidRDefault="006041B4">
      <w:pPr>
        <w:pStyle w:val="af5"/>
        <w:jc w:val="center"/>
      </w:pPr>
      <w:r>
        <w:t xml:space="preserve">Рисунок 7.2 — Условные отклики форм сердца Н. Слева: приращения ТТРКГ, мОм, при заданном изменении объёма ±28,936 мл и </w:t>
      </w:r>
      <m:oMath>
        <m:r>
          <w:rPr>
            <w:rFonts w:ascii="Cambria Math" w:hAnsi="Cambria Math"/>
          </w:rPr>
          <m:t>ρ</m:t>
        </m:r>
      </m:oMath>
      <w:r>
        <w:t xml:space="preserve"> сердца 4 Ом·м; в центре: корень из средней квадратичной ошибки относительно STL, мОм; справа: объёмн</w:t>
      </w:r>
      <w:proofErr w:type="spellStart"/>
      <w:r>
        <w:t>ая</w:t>
      </w:r>
      <w:proofErr w:type="spellEnd"/>
      <w:r>
        <w:t xml:space="preserve"> производная на STL при трёх сопротивлениях, мОм/мл. STL — исходная поверхность, G1–G3b — сферические, L1–L2 — эллипсоидальные варианты главы 6; цвета указаны в легенде. Правые точки — отдельные сценарии материала.</w:t>
      </w:r>
    </w:p>
    <w:p w14:paraId="1D6CA5B7" w14:textId="77777777" w:rsidR="003416EE" w:rsidRDefault="006041B4">
      <w:pPr>
        <w:pStyle w:val="af"/>
      </w:pPr>
      <w:r>
        <w:t xml:space="preserve">На рисунке 7.2 величина и знак отклика зависят от формы и материала. На исходной STL с 256 точками коэффициент по заданному объёму равен −0,48117 мОм/мл при 1,35 </w:t>
      </w:r>
      <w:proofErr w:type="spellStart"/>
      <w:r>
        <w:t>Ом·м</w:t>
      </w:r>
      <w:proofErr w:type="spellEnd"/>
      <w:r>
        <w:t xml:space="preserve">, +0,17587 при 4 </w:t>
      </w:r>
      <w:proofErr w:type="spellStart"/>
      <w:r>
        <w:t>Ом·м</w:t>
      </w:r>
      <w:proofErr w:type="spellEnd"/>
      <w:r>
        <w:t xml:space="preserve"> и +1,23795 при условных 21,88959 </w:t>
      </w:r>
      <w:proofErr w:type="spellStart"/>
      <w:r>
        <w:t>Ом·м</w:t>
      </w:r>
      <w:proofErr w:type="spellEnd"/>
      <w:r>
        <w:t xml:space="preserve">. Поэтому один знак при 4 </w:t>
      </w:r>
      <w:proofErr w:type="spellStart"/>
      <w:r>
        <w:t>Ом·м</w:t>
      </w:r>
      <w:proofErr w:type="spellEnd"/>
      <w:r>
        <w:t xml:space="preserve"> не отвергает сферу; подгонка базового импеданса также не подтверждает объёмную чувствительность. Требуется совместная проверка изменения объёма и электрического приращения.</w:t>
      </w:r>
    </w:p>
    <w:p w14:paraId="6C1E185F" w14:textId="77777777" w:rsidR="003416EE" w:rsidRDefault="006041B4">
      <w:pPr>
        <w:pStyle w:val="af"/>
      </w:pPr>
      <w:r>
        <w:t>Для поясной ЭИТ Н существенным остаётся расхождение между рассчитанными и прочитанными напряжениями. Оно показано на рисунке 7.3 вместе с нарушением взаимности измеренного вектора.</w:t>
      </w:r>
    </w:p>
    <w:p w14:paraId="5999EBDF" w14:textId="77777777" w:rsidR="003416EE" w:rsidRDefault="006041B4">
      <w:pPr>
        <w:pStyle w:val="af"/>
        <w:keepNext/>
        <w:ind w:firstLine="0"/>
        <w:jc w:val="center"/>
      </w:pPr>
      <w:r>
        <w:rPr>
          <w:noProof/>
        </w:rPr>
        <w:lastRenderedPageBreak/>
        <w:drawing>
          <wp:inline distT="0" distB="0" distL="0" distR="0" wp14:anchorId="4906EC54" wp14:editId="29A520F8">
            <wp:extent cx="5868000" cy="4062460"/>
            <wp:effectExtent l="0" t="0" r="0" b="0"/>
            <wp:docPr id="177" name="Picture" descr="Напряжения ЭИТ, остатки и взаимность"/>
            <wp:cNvGraphicFramePr/>
            <a:graphic xmlns:a="http://schemas.openxmlformats.org/drawingml/2006/main">
              <a:graphicData uri="http://schemas.openxmlformats.org/drawingml/2006/picture">
                <pic:pic xmlns:pic="http://schemas.openxmlformats.org/drawingml/2006/picture">
                  <pic:nvPicPr>
                    <pic:cNvPr id="178" name="Picture" descr="figures/d7a6dfb6f426.png"/>
                    <pic:cNvPicPr>
                      <a:picLocks noChangeAspect="1" noChangeArrowheads="1"/>
                    </pic:cNvPicPr>
                  </pic:nvPicPr>
                  <pic:blipFill>
                    <a:blip r:embed="rId43"/>
                    <a:stretch>
                      <a:fillRect/>
                    </a:stretch>
                  </pic:blipFill>
                  <pic:spPr bwMode="auto">
                    <a:xfrm>
                      <a:off x="0" y="0"/>
                      <a:ext cx="5868000" cy="4062460"/>
                    </a:xfrm>
                    <a:prstGeom prst="rect">
                      <a:avLst/>
                    </a:prstGeom>
                    <a:noFill/>
                    <a:ln w="9525">
                      <a:noFill/>
                      <a:headEnd/>
                      <a:tailEnd/>
                    </a:ln>
                  </pic:spPr>
                </pic:pic>
              </a:graphicData>
            </a:graphic>
          </wp:inline>
        </w:drawing>
      </w:r>
    </w:p>
    <w:p w14:paraId="00FAB17E" w14:textId="77777777" w:rsidR="003416EE" w:rsidRDefault="006041B4">
      <w:pPr>
        <w:pStyle w:val="af5"/>
        <w:jc w:val="center"/>
      </w:pPr>
      <w:r>
        <w:t>Рисунок 7.3 — Напряжения ЭИТ Н на опорном интервале 36–44 с. Сверху: синий — измерение в принятой шкале программы чтения, оранжевый — расчёт исходного пояса, зелёный — пояса ниже на 20 мм. В центре — остатки «измерение минус расчёт» для двух моделей, снизу — антисимметричная относительно взаимной перестановки часть измерения. По горизонтали — номера 208 электрических пар от нуля, не время; по вертикали — мВ в условно принятой шкале.</w:t>
      </w:r>
    </w:p>
    <w:p w14:paraId="2C77DC55" w14:textId="77777777" w:rsidR="003416EE" w:rsidRDefault="006041B4">
      <w:pPr>
        <w:pStyle w:val="af"/>
        <w:keepNext/>
      </w:pPr>
      <w:r>
        <w:t>Для интерпретации рисунка 7.3 зададим общую нормировку остатка и показателя взаимности:</w:t>
      </w:r>
    </w:p>
    <w:p w14:paraId="0D4C6D25"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y</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m:rPr>
                  <m:sty m:val="bi"/>
                </m:rPr>
                <w:rPr>
                  <w:rFonts w:ascii="Cambria Math" w:hAnsi="Cambria Math"/>
                </w:rPr>
                <m:t>y</m:t>
              </m:r>
              <m:r>
                <m:rPr>
                  <m:sty m:val="p"/>
                </m:rPr>
                <w:rPr>
                  <w:rFonts w:ascii="Cambria Math" w:hAnsi="Cambria Math"/>
                </w:rPr>
                <m:t>-</m:t>
              </m:r>
              <m:acc>
                <m:accPr>
                  <m:ctrlPr>
                    <w:rPr>
                      <w:rFonts w:ascii="Cambria Math" w:hAnsi="Cambria Math"/>
                    </w:rPr>
                  </m:ctrlPr>
                </m:accPr>
                <m:e>
                  <m:r>
                    <m:rPr>
                      <m:sty m:val="bi"/>
                    </m:rPr>
                    <w:rPr>
                      <w:rFonts w:ascii="Cambria Math" w:hAnsi="Cambria Math"/>
                    </w:rPr>
                    <m:t>y</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m:rPr>
                  <m:sty m:val="bi"/>
                </m:rP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P</m:t>
              </m:r>
              <m:r>
                <m:rPr>
                  <m:sty m:val="bi"/>
                </m:rP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m:rPr>
                  <m:sty m:val="bi"/>
                </m:rPr>
                <w:rPr>
                  <w:rFonts w:ascii="Cambria Math" w:hAnsi="Cambria Math"/>
                </w:rPr>
                <m:t>y</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r>
            <m:rPr>
              <m:nor/>
            </m:rPr>
            <m:t>(7.24)</m:t>
          </m:r>
        </m:oMath>
      </m:oMathPara>
    </w:p>
    <w:p w14:paraId="4803CF43" w14:textId="77777777" w:rsidR="003416EE" w:rsidRPr="00674711" w:rsidRDefault="006041B4">
      <w:pPr>
        <w:pStyle w:val="FirstParagraph"/>
        <w:rPr>
          <w:lang w:val="ru-RU"/>
          <w:rPrChange w:id="3094" w:author="Nik K" w:date="2026-10-29T00:17:00Z">
            <w:rPr/>
          </w:rPrChange>
        </w:rPr>
      </w:pPr>
      <w:r w:rsidRPr="00674711">
        <w:rPr>
          <w:lang w:val="ru-RU"/>
          <w:rPrChange w:id="3095" w:author="Nik K" w:date="2026-10-29T00:17:00Z">
            <w:rPr/>
          </w:rPrChange>
        </w:rPr>
        <w:t xml:space="preserve">Здесь </w:t>
      </w:r>
      <m:oMath>
        <m:acc>
          <m:accPr>
            <m:ctrlPr>
              <w:rPr>
                <w:rFonts w:ascii="Cambria Math" w:hAnsi="Cambria Math"/>
              </w:rPr>
            </m:ctrlPr>
          </m:accPr>
          <m:e>
            <m:r>
              <m:rPr>
                <m:sty m:val="bi"/>
              </m:rPr>
              <w:rPr>
                <w:rFonts w:ascii="Cambria Math" w:hAnsi="Cambria Math"/>
              </w:rPr>
              <m:t>y</m:t>
            </m:r>
          </m:e>
        </m:acc>
      </m:oMath>
      <w:r w:rsidRPr="00674711">
        <w:rPr>
          <w:lang w:val="ru-RU"/>
          <w:rPrChange w:id="3096" w:author="Nik K" w:date="2026-10-29T00:17:00Z">
            <w:rPr/>
          </w:rPrChange>
        </w:rPr>
        <w:t xml:space="preserve"> — расчёт; </w:t>
      </w:r>
      <m:oMath>
        <m:r>
          <w:rPr>
            <w:rFonts w:ascii="Cambria Math" w:hAnsi="Cambria Math"/>
          </w:rPr>
          <m:t>P</m:t>
        </m:r>
      </m:oMath>
      <w:r w:rsidRPr="00674711">
        <w:rPr>
          <w:lang w:val="ru-RU"/>
          <w:rPrChange w:id="3097" w:author="Nik K" w:date="2026-10-29T00:17:00Z">
            <w:rPr/>
          </w:rPrChange>
        </w:rPr>
        <w:t xml:space="preserve"> — знаково согласованная перестановка взаимных пар; </w:t>
      </w:r>
      <m:oMath>
        <m:r>
          <m:rPr>
            <m:sty m:val="p"/>
          </m:rPr>
          <w:rPr>
            <w:rFonts w:ascii="Cambria Math" w:hAnsi="Cambria Math"/>
            <w:lang w:val="ru-RU"/>
            <w:rPrChange w:id="3098" w:author="Nik K" w:date="2026-10-29T00:17:00Z">
              <w:rPr>
                <w:rFonts w:ascii="Cambria Math" w:hAnsi="Cambria Math"/>
              </w:rPr>
            </w:rPrChange>
          </w:rPr>
          <m:t>∥⋅</m:t>
        </m:r>
        <m:sSub>
          <m:sSubPr>
            <m:ctrlPr>
              <w:rPr>
                <w:rFonts w:ascii="Cambria Math" w:hAnsi="Cambria Math"/>
              </w:rPr>
            </m:ctrlPr>
          </m:sSubPr>
          <m:e>
            <m:r>
              <m:rPr>
                <m:sty m:val="p"/>
              </m:rPr>
              <w:rPr>
                <w:rFonts w:ascii="Cambria Math" w:hAnsi="Cambria Math"/>
                <w:lang w:val="ru-RU"/>
                <w:rPrChange w:id="3099" w:author="Nik K" w:date="2026-10-29T00:17:00Z">
                  <w:rPr>
                    <w:rFonts w:ascii="Cambria Math" w:hAnsi="Cambria Math"/>
                  </w:rPr>
                </w:rPrChange>
              </w:rPr>
              <m:t>∥</m:t>
            </m:r>
          </m:e>
          <m:sub>
            <m:r>
              <w:rPr>
                <w:rFonts w:ascii="Cambria Math" w:hAnsi="Cambria Math"/>
                <w:lang w:val="ru-RU"/>
                <w:rPrChange w:id="3100" w:author="Nik K" w:date="2026-10-29T00:17:00Z">
                  <w:rPr>
                    <w:rFonts w:ascii="Cambria Math" w:hAnsi="Cambria Math"/>
                  </w:rPr>
                </w:rPrChange>
              </w:rPr>
              <m:t>2</m:t>
            </m:r>
          </m:sub>
        </m:sSub>
      </m:oMath>
      <w:r w:rsidRPr="00674711">
        <w:rPr>
          <w:lang w:val="ru-RU"/>
          <w:rPrChange w:id="3101" w:author="Nik K" w:date="2026-10-29T00:17:00Z">
            <w:rPr/>
          </w:rPrChange>
        </w:rPr>
        <w:t xml:space="preserve"> — евклидова норма. Для исходного и нижнего пояса </w:t>
      </w:r>
      <m:oMath>
        <m:sSub>
          <m:sSubPr>
            <m:ctrlPr>
              <w:rPr>
                <w:rFonts w:ascii="Cambria Math" w:hAnsi="Cambria Math"/>
              </w:rPr>
            </m:ctrlPr>
          </m:sSubPr>
          <m:e>
            <m:r>
              <w:rPr>
                <w:rFonts w:ascii="Cambria Math" w:hAnsi="Cambria Math"/>
              </w:rPr>
              <m:t>e</m:t>
            </m:r>
          </m:e>
          <m:sub>
            <m:r>
              <w:rPr>
                <w:rFonts w:ascii="Cambria Math" w:hAnsi="Cambria Math"/>
              </w:rPr>
              <m:t>y</m:t>
            </m:r>
          </m:sub>
        </m:sSub>
        <m:r>
          <m:rPr>
            <m:sty m:val="p"/>
          </m:rPr>
          <w:rPr>
            <w:rFonts w:ascii="Cambria Math" w:hAnsi="Cambria Math"/>
            <w:lang w:val="ru-RU"/>
            <w:rPrChange w:id="3102" w:author="Nik K" w:date="2026-10-29T00:17:00Z">
              <w:rPr>
                <w:rFonts w:ascii="Cambria Math" w:hAnsi="Cambria Math"/>
              </w:rPr>
            </w:rPrChange>
          </w:rPr>
          <m:t>=</m:t>
        </m:r>
        <m:r>
          <w:rPr>
            <w:rFonts w:ascii="Cambria Math" w:hAnsi="Cambria Math"/>
            <w:lang w:val="ru-RU"/>
            <w:rPrChange w:id="3103" w:author="Nik K" w:date="2026-10-29T00:17:00Z">
              <w:rPr>
                <w:rFonts w:ascii="Cambria Math" w:hAnsi="Cambria Math"/>
              </w:rPr>
            </w:rPrChange>
          </w:rPr>
          <m:t>32</m:t>
        </m:r>
        <m:r>
          <m:rPr>
            <m:sty m:val="p"/>
          </m:rPr>
          <w:rPr>
            <w:rFonts w:ascii="Cambria Math" w:hAnsi="Cambria Math"/>
            <w:lang w:val="ru-RU"/>
            <w:rPrChange w:id="3104" w:author="Nik K" w:date="2026-10-29T00:17:00Z">
              <w:rPr>
                <w:rFonts w:ascii="Cambria Math" w:hAnsi="Cambria Math"/>
              </w:rPr>
            </w:rPrChange>
          </w:rPr>
          <m:t>,</m:t>
        </m:r>
        <m:r>
          <w:rPr>
            <w:rFonts w:ascii="Cambria Math" w:hAnsi="Cambria Math"/>
            <w:lang w:val="ru-RU"/>
            <w:rPrChange w:id="3105" w:author="Nik K" w:date="2026-10-29T00:17:00Z">
              <w:rPr>
                <w:rFonts w:ascii="Cambria Math" w:hAnsi="Cambria Math"/>
              </w:rPr>
            </w:rPrChange>
          </w:rPr>
          <m:t>69854</m:t>
        </m:r>
      </m:oMath>
      <w:r w:rsidRPr="00674711">
        <w:rPr>
          <w:lang w:val="ru-RU"/>
          <w:rPrChange w:id="3106" w:author="Nik K" w:date="2026-10-29T00:17:00Z">
            <w:rPr/>
          </w:rPrChange>
        </w:rPr>
        <w:t xml:space="preserve">% и 28,58192%. При </w:t>
      </w:r>
      <m:oMath>
        <m:sSub>
          <m:sSubPr>
            <m:ctrlPr>
              <w:rPr>
                <w:rFonts w:ascii="Cambria Math" w:hAnsi="Cambria Math"/>
              </w:rPr>
            </m:ctrlPr>
          </m:sSubPr>
          <m:e>
            <m:r>
              <w:rPr>
                <w:rFonts w:ascii="Cambria Math" w:hAnsi="Cambria Math"/>
              </w:rPr>
              <m:t>a</m:t>
            </m:r>
          </m:e>
          <m:sub>
            <m:r>
              <w:rPr>
                <w:rFonts w:ascii="Cambria Math" w:hAnsi="Cambria Math"/>
              </w:rPr>
              <m:t>y</m:t>
            </m:r>
          </m:sub>
        </m:sSub>
        <m:r>
          <m:rPr>
            <m:sty m:val="p"/>
          </m:rPr>
          <w:rPr>
            <w:rFonts w:ascii="Cambria Math" w:hAnsi="Cambria Math"/>
            <w:lang w:val="ru-RU"/>
            <w:rPrChange w:id="3107" w:author="Nik K" w:date="2026-10-29T00:17:00Z">
              <w:rPr>
                <w:rFonts w:ascii="Cambria Math" w:hAnsi="Cambria Math"/>
              </w:rPr>
            </w:rPrChange>
          </w:rPr>
          <m:t>=</m:t>
        </m:r>
        <m:r>
          <w:rPr>
            <w:rFonts w:ascii="Cambria Math" w:hAnsi="Cambria Math"/>
            <w:lang w:val="ru-RU"/>
            <w:rPrChange w:id="3108" w:author="Nik K" w:date="2026-10-29T00:17:00Z">
              <w:rPr>
                <w:rFonts w:ascii="Cambria Math" w:hAnsi="Cambria Math"/>
              </w:rPr>
            </w:rPrChange>
          </w:rPr>
          <m:t>0</m:t>
        </m:r>
        <m:r>
          <m:rPr>
            <m:sty m:val="p"/>
          </m:rPr>
          <w:rPr>
            <w:rFonts w:ascii="Cambria Math" w:hAnsi="Cambria Math"/>
            <w:lang w:val="ru-RU"/>
            <w:rPrChange w:id="3109" w:author="Nik K" w:date="2026-10-29T00:17:00Z">
              <w:rPr>
                <w:rFonts w:ascii="Cambria Math" w:hAnsi="Cambria Math"/>
              </w:rPr>
            </w:rPrChange>
          </w:rPr>
          <m:t>,</m:t>
        </m:r>
        <m:r>
          <w:rPr>
            <w:rFonts w:ascii="Cambria Math" w:hAnsi="Cambria Math"/>
            <w:lang w:val="ru-RU"/>
            <w:rPrChange w:id="3110" w:author="Nik K" w:date="2026-10-29T00:17:00Z">
              <w:rPr>
                <w:rFonts w:ascii="Cambria Math" w:hAnsi="Cambria Math"/>
              </w:rPr>
            </w:rPrChange>
          </w:rPr>
          <m:t>177262</m:t>
        </m:r>
      </m:oMath>
      <w:r w:rsidRPr="00674711">
        <w:rPr>
          <w:lang w:val="ru-RU"/>
          <w:rPrChange w:id="3111" w:author="Nik K" w:date="2026-10-29T00:17:00Z">
            <w:rPr/>
          </w:rPrChange>
        </w:rPr>
        <w:t>% нижняя граница ошибки взаимного предсказания равна 0,088631%. Нарушение взаимности не объясняет основной остаток; эффекты последовательной регистрации и прибора не разделены.</w:t>
      </w:r>
    </w:p>
    <w:p w14:paraId="553322FB" w14:textId="77777777" w:rsidR="003416EE" w:rsidRDefault="006041B4">
      <w:pPr>
        <w:pStyle w:val="af"/>
      </w:pPr>
      <w:r>
        <w:t xml:space="preserve">При фиксированных тканевых параметрах общее </w:t>
      </w:r>
      <m:oMath>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всех контактов изменяли с 0,01 до 0,001 и 0,1 Ом·м². Остаток исходного пояса составил </w:t>
      </w:r>
      <w:r>
        <w:lastRenderedPageBreak/>
        <w:t>соответственно 31,70745% и 35,21651%; нижнего — 27,50036% и 31,43792%. Ни один сценарий не устранил основного расхождения. Различия отдельных контактов, комплексные свойства и совместная переоценка тканей не исследовались. Меньший остаток нижнего пояса не устанавливает его действительного положения: для двух высот использованы собственные условные тканевые подгонки.</w:t>
      </w:r>
    </w:p>
    <w:p w14:paraId="25D1CD0E" w14:textId="77777777" w:rsidR="003416EE" w:rsidRDefault="006041B4">
      <w:pPr>
        <w:pStyle w:val="af"/>
      </w:pPr>
      <w:r>
        <w:t>Программа чтения образует напряжение из двух сырых блоков с коэффициентами 0,00098242 и −0,00019607, оценёнными при сопоставлении форматов. Независимая абсолютная калибровка не установлена. Совпадение повторного чтения и согласие с EIDORS этого не проверяют. Свободный множитель усиления для устранения физической невязки не вводится.</w:t>
      </w:r>
    </w:p>
    <w:p w14:paraId="7CB44BB4" w14:textId="77777777" w:rsidR="003416EE" w:rsidRDefault="006041B4">
      <w:pPr>
        <w:pStyle w:val="21"/>
      </w:pPr>
      <w:bookmarkStart w:id="3112" w:name="_Toc244123102"/>
      <w:bookmarkStart w:id="3113" w:name="X13b853f7f83a4b5e6252b810413e599594bb7b7"/>
      <w:bookmarkEnd w:id="3084"/>
      <w:r>
        <w:t>7.10 Дополнительная проверка шага и квадратуры для трёх форм</w:t>
      </w:r>
      <w:bookmarkEnd w:id="3112"/>
    </w:p>
    <w:p w14:paraId="2BC92C62" w14:textId="0932D513" w:rsidR="003416EE" w:rsidRPr="00674711" w:rsidRDefault="006041B4">
      <w:pPr>
        <w:pStyle w:val="FirstParagraph"/>
        <w:rPr>
          <w:lang w:val="ru-RU"/>
          <w:rPrChange w:id="3114" w:author="Nik K" w:date="2026-10-29T00:17:00Z">
            <w:rPr/>
          </w:rPrChange>
        </w:rPr>
      </w:pPr>
      <w:r w:rsidRPr="00674711">
        <w:rPr>
          <w:lang w:val="ru-RU"/>
          <w:rPrChange w:id="3115" w:author="Nik K" w:date="2026-10-29T00:17:00Z">
            <w:rPr/>
          </w:rPrChange>
        </w:rPr>
        <w:t xml:space="preserve">Завершённая серия [77] включает 720 основных состояний, 18 дополнительных состояний эллипсоида при 1024 точках и две серии по 36 состояний для конечной компенсации объёма изменением сердечного сопротивления. Всего сохранено 810 расчётных состояний, включая 54 повторно использованных с проверкой происхождения. Одно состояние относится к одной форме, материальной опоре, пробе и монтажу; это не число независимых измерений или участников. Геометрическая </w:t>
      </w:r>
      <w:del w:id="3116" w:author="Nik K" w:date="2026-10-29T07:57:00Z">
        <w:r w:rsidRPr="00674711" w:rsidDel="00695238">
          <w:rPr>
            <w:lang w:val="ru-RU"/>
            <w:rPrChange w:id="3117" w:author="Nik K" w:date="2026-10-29T00:17:00Z">
              <w:rPr/>
            </w:rPrChange>
          </w:rPr>
          <w:delText xml:space="preserve">опора </w:delText>
        </w:r>
      </w:del>
      <w:ins w:id="3118" w:author="Nik K" w:date="2026-10-29T07:57:00Z">
        <w:r w:rsidR="00695238" w:rsidRPr="00674711">
          <w:rPr>
            <w:lang w:val="ru-RU"/>
            <w:rPrChange w:id="3119" w:author="Nik K" w:date="2026-10-29T00:17:00Z">
              <w:rPr/>
            </w:rPrChange>
          </w:rPr>
          <w:t>о</w:t>
        </w:r>
        <w:r w:rsidR="00695238">
          <w:rPr>
            <w:lang w:val="ru-RU"/>
          </w:rPr>
          <w:t>снова</w:t>
        </w:r>
        <w:r w:rsidR="00695238" w:rsidRPr="00674711">
          <w:rPr>
            <w:lang w:val="ru-RU"/>
            <w:rPrChange w:id="3120" w:author="Nik K" w:date="2026-10-29T00:17:00Z">
              <w:rPr/>
            </w:rPrChange>
          </w:rPr>
          <w:t xml:space="preserve"> </w:t>
        </w:r>
      </w:ins>
      <w:r w:rsidRPr="00674711">
        <w:rPr>
          <w:lang w:val="ru-RU"/>
          <w:rPrChange w:id="3121" w:author="Nik K" w:date="2026-10-29T00:17:00Z">
            <w:rPr/>
          </w:rPrChange>
        </w:rPr>
        <w:t>— статическая КТ участника Н на глубоком вдохе. Точность её сегментации и соответствие контактов эксперименту остаются отдельными вопросами.</w:t>
      </w:r>
    </w:p>
    <w:p w14:paraId="5FB865F8" w14:textId="77777777" w:rsidR="003416EE" w:rsidRDefault="006041B4">
      <w:pPr>
        <w:pStyle w:val="af"/>
      </w:pPr>
      <w:r>
        <w:t xml:space="preserve">Сравниваются исходная STL, равновеликая сфера G1 и равновеликий моментный эллипсоид L1. Общие для форм опоры обозначены Д4 и О-STL. В Д4 сопротивления мягкого фона, единого лёгкого и сердца равны соответственно 2,853969; 18,468929 и 4,000000 </w:t>
      </w:r>
      <w:proofErr w:type="spellStart"/>
      <w:r>
        <w:t>Ом·м</w:t>
      </w:r>
      <w:proofErr w:type="spellEnd"/>
      <w:r>
        <w:t xml:space="preserve">; в О-STL — 2,888793; 17,997668 и 23,468976 </w:t>
      </w:r>
      <w:proofErr w:type="spellStart"/>
      <w:r>
        <w:t>Ом·м</w:t>
      </w:r>
      <w:proofErr w:type="spellEnd"/>
      <w:r>
        <w:t xml:space="preserve">. Кость и жир в обеих опорах имеют 19,147705 и 23,063216 </w:t>
      </w:r>
      <w:proofErr w:type="spellStart"/>
      <w:r>
        <w:t>Ом·м</w:t>
      </w:r>
      <w:proofErr w:type="spellEnd"/>
      <w:r>
        <w:t xml:space="preserve">. О-STL получена условной подгонкой исходной поверхности; между опорами меняется не только сердечное сопротивление. Ни одна опора не принята как независимо измеренный состав тканей. В этой </w:t>
      </w:r>
      <w:r>
        <w:lastRenderedPageBreak/>
        <w:t>серии собственные параметры каждой аппроксимации заново не подбирались.</w:t>
      </w:r>
    </w:p>
    <w:p w14:paraId="402CC80A" w14:textId="77777777" w:rsidR="003416EE" w:rsidRDefault="006041B4">
      <w:pPr>
        <w:pStyle w:val="af"/>
      </w:pPr>
      <w:r>
        <w:t xml:space="preserve">Для каждой формы рассмотрены три альтернативные </w:t>
      </w:r>
      <w:proofErr w:type="spellStart"/>
      <w:r>
        <w:t>четырёхконтактные</w:t>
      </w:r>
      <w:proofErr w:type="spellEnd"/>
      <w:r>
        <w:t xml:space="preserve"> постановки: исходная с промежутком ток–напряжение 100 мм на каждой руке, вариант 95 мм и вариант с поворотом контактов одной руки на 180° при промежутке 100 мм. Сетка, диски диаметром 5 мм, контактный параметр 0,01 Ом·м², частота 79,505 кГц и ток 7,234 мА сохранены. В каждом решении присутствуют только четыре контакта выбранного монтажа. Эти альтернативы не являются тремя синхронно записанными каналами; их совместная аппаратная работа не проверена.</w:t>
      </w:r>
    </w:p>
    <w:p w14:paraId="11030585" w14:textId="77777777" w:rsidR="003416EE" w:rsidRDefault="006041B4">
      <w:pPr>
        <w:pStyle w:val="af"/>
      </w:pPr>
      <w:r>
        <w:t>При 64 точках интегрирования выполнены объёмные пробы ±1%, ±2,5%, ±5%, координатные пробы ±1, ±2,5, ±5 мм в LPS и пробы сердечного сопротивления ±1%, ±5%. При 256 точках повторены база и наименьшие геометрические шаги. При 1024 точках проверены база и объёмные пробы ±1% только для L1, двух опор и трёх монтажей. Фон и сетка неподвижны; рост сердца замещает материалы без механического вытеснения соседних органов. Масштабы проб заданы для вычислительной диагностики и не являются измеренными физиологическими амплитудами.</w:t>
      </w:r>
    </w:p>
    <w:p w14:paraId="3BF789A5" w14:textId="77777777" w:rsidR="003416EE" w:rsidRDefault="006041B4">
      <w:pPr>
        <w:pStyle w:val="af"/>
      </w:pPr>
      <w:r>
        <w:t xml:space="preserve">В новой обработке производная в базе учитывает неравенство фактически интегрированных объёмных шагов. При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int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r>
          <m:rPr>
            <m:sty m:val="p"/>
          </m:rPr>
          <w:rPr>
            <w:rFonts w:ascii="Cambria Math" w:hAnsi="Cambria Math"/>
          </w:rPr>
          <m:t>&gt;</m:t>
        </m:r>
        <m:r>
          <w:rPr>
            <w:rFonts w:ascii="Cambria Math" w:hAnsi="Cambria Math"/>
          </w:rPr>
          <m:t>0</m:t>
        </m:r>
      </m:oMath>
      <w:r>
        <w:t xml:space="preserve"> и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int</m:t>
            </m:r>
          </m:sup>
        </m:sSubSup>
        <m:r>
          <m:rPr>
            <m:sty m:val="p"/>
          </m:rPr>
          <w:rPr>
            <w:rFonts w:ascii="Cambria Math" w:hAnsi="Cambria Math"/>
          </w:rPr>
          <m:t>&gt;</m:t>
        </m:r>
        <m:r>
          <w:rPr>
            <w:rFonts w:ascii="Cambria Math" w:hAnsi="Cambria Math"/>
          </w:rPr>
          <m:t>0</m:t>
        </m:r>
      </m:oMath>
      <w:r>
        <w:t xml:space="preserve"> используются</w:t>
      </w:r>
    </w:p>
    <w:p w14:paraId="22685FFA"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sSub>
                <m:sSubPr>
                  <m:ctrlPr>
                    <w:rPr>
                      <w:rFonts w:ascii="Cambria Math" w:hAnsi="Cambria Math"/>
                    </w:rPr>
                  </m:ctrlPr>
                </m:sSubPr>
                <m:e>
                  <m:r>
                    <w:rPr>
                      <w:rFonts w:ascii="Cambria Math" w:hAnsi="Cambria Math"/>
                    </w:rPr>
                    <m:t>D</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den>
          </m:f>
          <m:r>
            <m:rPr>
              <m:sty m:val="p"/>
            </m:rPr>
            <w:rPr>
              <w:rFonts w:ascii="Cambria Math" w:hAnsi="Cambria Math"/>
            </w:rPr>
            <m:t>.</m:t>
          </m:r>
          <m:r>
            <w:rPr>
              <w:rFonts w:ascii="Cambria Math" w:hAnsi="Cambria Math"/>
            </w:rPr>
            <m:t>  </m:t>
          </m:r>
          <m:r>
            <m:rPr>
              <m:nor/>
            </m:rPr>
            <m:t>(7.25)</m:t>
          </m:r>
        </m:oMath>
      </m:oMathPara>
    </w:p>
    <w:p w14:paraId="1936B5EA" w14:textId="77777777" w:rsidR="003416EE" w:rsidRPr="00674711" w:rsidRDefault="006041B4">
      <w:pPr>
        <w:pStyle w:val="FirstParagraph"/>
        <w:rPr>
          <w:lang w:val="ru-RU"/>
          <w:rPrChange w:id="3122" w:author="Nik K" w:date="2026-10-29T00:17:00Z">
            <w:rPr/>
          </w:rPrChange>
        </w:rPr>
      </w:pPr>
      <w:r w:rsidRPr="00674711">
        <w:rPr>
          <w:lang w:val="ru-RU"/>
          <w:rPrChange w:id="3123" w:author="Nik K" w:date="2026-10-29T00:17:00Z">
            <w:rPr/>
          </w:rPrChange>
        </w:rPr>
        <w:t xml:space="preserve">Шаги выражены в мл; </w:t>
      </w:r>
      <m:oMath>
        <m:sSub>
          <m:sSubPr>
            <m:ctrlPr>
              <w:rPr>
                <w:rFonts w:ascii="Cambria Math" w:hAnsi="Cambria Math"/>
              </w:rPr>
            </m:ctrlPr>
          </m:sSubPr>
          <m:e>
            <m:r>
              <w:rPr>
                <w:rFonts w:ascii="Cambria Math" w:hAnsi="Cambria Math"/>
              </w:rPr>
              <m:t>D</m:t>
            </m:r>
          </m:e>
          <m:sub>
            <m:r>
              <m:rPr>
                <m:sty m:val="p"/>
              </m:rPr>
              <w:rPr>
                <w:rFonts w:ascii="Cambria Math" w:hAnsi="Cambria Math"/>
                <w:lang w:val="ru-RU"/>
                <w:rPrChange w:id="3124" w:author="Nik K" w:date="2026-10-29T00:17:00Z">
                  <w:rPr>
                    <w:rFonts w:ascii="Cambria Math" w:hAnsi="Cambria Math"/>
                  </w:rPr>
                </w:rPrChange>
              </w:rPr>
              <m:t>-</m:t>
            </m:r>
          </m:sub>
        </m:sSub>
      </m:oMath>
      <w:r w:rsidRPr="00674711">
        <w:rPr>
          <w:lang w:val="ru-RU"/>
          <w:rPrChange w:id="3125" w:author="Nik K" w:date="2026-10-29T00:17:00Z">
            <w:rPr/>
          </w:rPrChange>
        </w:rPr>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lang w:val="ru-RU"/>
                <w:rPrChange w:id="3126" w:author="Nik K" w:date="2026-10-29T00:17:00Z">
                  <w:rPr>
                    <w:rFonts w:ascii="Cambria Math" w:hAnsi="Cambria Math"/>
                  </w:rPr>
                </w:rPrChange>
              </w:rPr>
              <m:t>+</m:t>
            </m:r>
          </m:sub>
        </m:sSub>
      </m:oMath>
      <w:r w:rsidRPr="00674711">
        <w:rPr>
          <w:lang w:val="ru-RU"/>
          <w:rPrChange w:id="3127" w:author="Nik K" w:date="2026-10-29T00:17:00Z">
            <w:rPr/>
          </w:rPrChange>
        </w:rPr>
        <w:t xml:space="preserve"> и </w:t>
      </w:r>
      <m:oMath>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lang w:val="ru-RU"/>
                <w:rPrChange w:id="3128" w:author="Nik K" w:date="2026-10-29T00:17:00Z">
                  <w:rPr>
                    <w:rFonts w:ascii="Cambria Math" w:hAnsi="Cambria Math"/>
                  </w:rPr>
                </w:rPrChange>
              </w:rPr>
              <m:t>(</m:t>
            </m:r>
            <m:r>
              <w:rPr>
                <w:rFonts w:ascii="Cambria Math" w:hAnsi="Cambria Math"/>
                <w:lang w:val="ru-RU"/>
                <w:rPrChange w:id="3129" w:author="Nik K" w:date="2026-10-29T00:17:00Z">
                  <w:rPr>
                    <w:rFonts w:ascii="Cambria Math" w:hAnsi="Cambria Math"/>
                  </w:rPr>
                </w:rPrChange>
              </w:rPr>
              <m:t>3</m:t>
            </m:r>
            <m:r>
              <m:rPr>
                <m:sty m:val="p"/>
              </m:rPr>
              <w:rPr>
                <w:rFonts w:ascii="Cambria Math" w:hAnsi="Cambria Math"/>
                <w:lang w:val="ru-RU"/>
                <w:rPrChange w:id="3130" w:author="Nik K" w:date="2026-10-29T00:17:00Z">
                  <w:rPr>
                    <w:rFonts w:ascii="Cambria Math" w:hAnsi="Cambria Math"/>
                  </w:rPr>
                </w:rPrChange>
              </w:rPr>
              <m:t>)</m:t>
            </m:r>
          </m:sup>
        </m:sSubSup>
      </m:oMath>
      <w:r w:rsidRPr="00674711">
        <w:rPr>
          <w:lang w:val="ru-RU"/>
          <w:rPrChange w:id="3131" w:author="Nik K" w:date="2026-10-29T00:17:00Z">
            <w:rPr/>
          </w:rPrChange>
        </w:rPr>
        <w:t xml:space="preserve"> — в Ом/мл. Это производная трёхточечного интерполянта в базе. При равных шагах она совпадает с центральной секущей (7.22); при неравных — отличается от неё. Поэтому прежние коэффициенты таблицы 7.3 и главы 9 сохраняют исходное определение и не заменяются новыми значениями без указания процедуры.</w:t>
      </w:r>
    </w:p>
    <w:p w14:paraId="62ED9F68" w14:textId="77777777" w:rsidR="003416EE" w:rsidRDefault="006041B4">
      <w:pPr>
        <w:pStyle w:val="af"/>
      </w:pPr>
      <w:r>
        <w:lastRenderedPageBreak/>
        <w:t xml:space="preserve">Таблица 7.6 содержит все шесть сочетаний формы и материальной опоры для исходного монтажа. Обозначение </w:t>
      </w:r>
      <m:oMath>
        <m:r>
          <w:rPr>
            <w:rFonts w:ascii="Cambria Math" w:hAnsi="Cambria Math"/>
          </w:rPr>
          <m:t>q</m:t>
        </m:r>
      </m:oMath>
      <w:r>
        <w:t xml:space="preserve"> задаёт число квадратурных точек в выбранных тетраэдрах; изменение </w:t>
      </w:r>
      <m:oMath>
        <m:r>
          <w:rPr>
            <w:rFonts w:ascii="Cambria Math" w:hAnsi="Cambria Math"/>
          </w:rPr>
          <m:t>q</m:t>
        </m:r>
      </m:oMath>
      <w:r>
        <w:t xml:space="preserve"> не является сгущением сетки.</w:t>
      </w:r>
    </w:p>
    <w:p w14:paraId="51094AF9" w14:textId="77777777" w:rsidR="003416EE" w:rsidRDefault="006041B4">
      <w:pPr>
        <w:pStyle w:val="af5"/>
        <w:keepNext/>
      </w:pPr>
      <w:r>
        <w:t>Таблица 7.6 — Объёмная чувствительность исходного монтажа при уточнении шага и квадратуры, мОм/мл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357"/>
        <w:gridCol w:w="1357"/>
        <w:gridCol w:w="1357"/>
        <w:gridCol w:w="1356"/>
        <w:gridCol w:w="1356"/>
        <w:gridCol w:w="1356"/>
        <w:gridCol w:w="1356"/>
      </w:tblGrid>
      <w:tr w:rsidR="003416EE" w14:paraId="756C0ED2" w14:textId="77777777">
        <w:trPr>
          <w:cantSplit/>
          <w:tblHeader/>
        </w:trPr>
        <w:tc>
          <w:tcPr>
            <w:tcW w:w="1336" w:type="dxa"/>
            <w:shd w:val="clear" w:color="auto" w:fill="EDEDED"/>
          </w:tcPr>
          <w:p w14:paraId="6C8E0566" w14:textId="77777777" w:rsidR="003416EE" w:rsidRDefault="006041B4">
            <w:pPr>
              <w:keepNext/>
              <w:spacing w:before="60" w:after="60" w:line="240" w:lineRule="auto"/>
              <w:ind w:firstLine="0"/>
              <w:jc w:val="left"/>
            </w:pPr>
            <w:r>
              <w:rPr>
                <w:b/>
                <w:sz w:val="22"/>
              </w:rPr>
              <w:t>Опора</w:t>
            </w:r>
          </w:p>
        </w:tc>
        <w:tc>
          <w:tcPr>
            <w:tcW w:w="1336" w:type="dxa"/>
            <w:shd w:val="clear" w:color="auto" w:fill="EDEDED"/>
          </w:tcPr>
          <w:p w14:paraId="1F721D2E" w14:textId="77777777" w:rsidR="003416EE" w:rsidRDefault="006041B4">
            <w:pPr>
              <w:keepNext/>
              <w:spacing w:before="60" w:after="60" w:line="240" w:lineRule="auto"/>
              <w:ind w:firstLine="0"/>
              <w:jc w:val="left"/>
            </w:pPr>
            <w:r>
              <w:rPr>
                <w:b/>
                <w:sz w:val="22"/>
              </w:rPr>
              <w:t>Форма</w:t>
            </w:r>
          </w:p>
        </w:tc>
        <w:tc>
          <w:tcPr>
            <w:tcW w:w="1336" w:type="dxa"/>
            <w:shd w:val="clear" w:color="auto" w:fill="EDEDED"/>
          </w:tcPr>
          <w:p w14:paraId="77D642C0" w14:textId="77777777" w:rsidR="003416EE" w:rsidRDefault="006041B4">
            <w:pPr>
              <w:keepNext/>
              <w:spacing w:before="60" w:after="60" w:line="240" w:lineRule="auto"/>
              <w:ind w:firstLine="0"/>
              <w:jc w:val="left"/>
            </w:pPr>
            <w:r>
              <w:rPr>
                <w:b/>
                <w:sz w:val="22"/>
              </w:rPr>
              <w:t>q64: ±5%</w:t>
            </w:r>
          </w:p>
        </w:tc>
        <w:tc>
          <w:tcPr>
            <w:tcW w:w="1336" w:type="dxa"/>
            <w:shd w:val="clear" w:color="auto" w:fill="EDEDED"/>
          </w:tcPr>
          <w:p w14:paraId="71CBC62B" w14:textId="77777777" w:rsidR="003416EE" w:rsidRDefault="006041B4">
            <w:pPr>
              <w:keepNext/>
              <w:spacing w:before="60" w:after="60" w:line="240" w:lineRule="auto"/>
              <w:ind w:firstLine="0"/>
              <w:jc w:val="left"/>
            </w:pPr>
            <w:r>
              <w:rPr>
                <w:b/>
                <w:sz w:val="22"/>
              </w:rPr>
              <w:t>q64: ±2,5%</w:t>
            </w:r>
          </w:p>
        </w:tc>
        <w:tc>
          <w:tcPr>
            <w:tcW w:w="1336" w:type="dxa"/>
            <w:shd w:val="clear" w:color="auto" w:fill="EDEDED"/>
          </w:tcPr>
          <w:p w14:paraId="317E5ABB" w14:textId="77777777" w:rsidR="003416EE" w:rsidRDefault="006041B4">
            <w:pPr>
              <w:keepNext/>
              <w:spacing w:before="60" w:after="60" w:line="240" w:lineRule="auto"/>
              <w:ind w:firstLine="0"/>
              <w:jc w:val="left"/>
            </w:pPr>
            <w:r>
              <w:rPr>
                <w:b/>
                <w:sz w:val="22"/>
              </w:rPr>
              <w:t>q64: ±1%</w:t>
            </w:r>
          </w:p>
        </w:tc>
        <w:tc>
          <w:tcPr>
            <w:tcW w:w="1336" w:type="dxa"/>
            <w:shd w:val="clear" w:color="auto" w:fill="EDEDED"/>
          </w:tcPr>
          <w:p w14:paraId="576B7C31" w14:textId="77777777" w:rsidR="003416EE" w:rsidRDefault="006041B4">
            <w:pPr>
              <w:keepNext/>
              <w:spacing w:before="60" w:after="60" w:line="240" w:lineRule="auto"/>
              <w:ind w:firstLine="0"/>
              <w:jc w:val="left"/>
            </w:pPr>
            <w:r>
              <w:rPr>
                <w:b/>
                <w:sz w:val="22"/>
              </w:rPr>
              <w:t>q256: ±1%</w:t>
            </w:r>
          </w:p>
        </w:tc>
        <w:tc>
          <w:tcPr>
            <w:tcW w:w="1336" w:type="dxa"/>
            <w:shd w:val="clear" w:color="auto" w:fill="EDEDED"/>
          </w:tcPr>
          <w:p w14:paraId="51884FD9" w14:textId="77777777" w:rsidR="003416EE" w:rsidRDefault="006041B4">
            <w:pPr>
              <w:keepNext/>
              <w:spacing w:before="60" w:after="60" w:line="240" w:lineRule="auto"/>
              <w:ind w:firstLine="0"/>
              <w:jc w:val="left"/>
            </w:pPr>
            <w:r>
              <w:rPr>
                <w:b/>
                <w:sz w:val="22"/>
              </w:rPr>
              <w:t>q1024: ±1%</w:t>
            </w:r>
          </w:p>
        </w:tc>
      </w:tr>
      <w:tr w:rsidR="003416EE" w14:paraId="5E2E9404" w14:textId="77777777">
        <w:trPr>
          <w:cantSplit/>
        </w:trPr>
        <w:tc>
          <w:tcPr>
            <w:tcW w:w="1336" w:type="dxa"/>
          </w:tcPr>
          <w:p w14:paraId="4D818A12" w14:textId="77777777" w:rsidR="003416EE" w:rsidRDefault="006041B4">
            <w:pPr>
              <w:spacing w:before="60" w:after="60" w:line="240" w:lineRule="auto"/>
              <w:ind w:firstLine="0"/>
              <w:jc w:val="left"/>
            </w:pPr>
            <w:r>
              <w:rPr>
                <w:sz w:val="22"/>
              </w:rPr>
              <w:t>Д4</w:t>
            </w:r>
          </w:p>
        </w:tc>
        <w:tc>
          <w:tcPr>
            <w:tcW w:w="1336" w:type="dxa"/>
          </w:tcPr>
          <w:p w14:paraId="7D9AB112" w14:textId="77777777" w:rsidR="003416EE" w:rsidRDefault="006041B4">
            <w:pPr>
              <w:spacing w:before="60" w:after="60" w:line="240" w:lineRule="auto"/>
              <w:ind w:firstLine="0"/>
              <w:jc w:val="left"/>
            </w:pPr>
            <w:r>
              <w:rPr>
                <w:sz w:val="22"/>
              </w:rPr>
              <w:t>STL</w:t>
            </w:r>
          </w:p>
        </w:tc>
        <w:tc>
          <w:tcPr>
            <w:tcW w:w="1336" w:type="dxa"/>
          </w:tcPr>
          <w:p w14:paraId="32880C41" w14:textId="77777777" w:rsidR="003416EE" w:rsidRDefault="006041B4">
            <w:pPr>
              <w:spacing w:before="60" w:after="60" w:line="240" w:lineRule="auto"/>
              <w:ind w:firstLine="0"/>
              <w:jc w:val="left"/>
            </w:pPr>
            <w:r>
              <w:rPr>
                <w:sz w:val="22"/>
              </w:rPr>
              <w:t>0,1758</w:t>
            </w:r>
          </w:p>
        </w:tc>
        <w:tc>
          <w:tcPr>
            <w:tcW w:w="1336" w:type="dxa"/>
          </w:tcPr>
          <w:p w14:paraId="284AF840" w14:textId="77777777" w:rsidR="003416EE" w:rsidRDefault="006041B4">
            <w:pPr>
              <w:spacing w:before="60" w:after="60" w:line="240" w:lineRule="auto"/>
              <w:ind w:firstLine="0"/>
              <w:jc w:val="left"/>
            </w:pPr>
            <w:r>
              <w:rPr>
                <w:sz w:val="22"/>
              </w:rPr>
              <w:t>0,1897</w:t>
            </w:r>
          </w:p>
        </w:tc>
        <w:tc>
          <w:tcPr>
            <w:tcW w:w="1336" w:type="dxa"/>
          </w:tcPr>
          <w:p w14:paraId="5F227289" w14:textId="77777777" w:rsidR="003416EE" w:rsidRDefault="006041B4">
            <w:pPr>
              <w:spacing w:before="60" w:after="60" w:line="240" w:lineRule="auto"/>
              <w:ind w:firstLine="0"/>
              <w:jc w:val="left"/>
            </w:pPr>
            <w:r>
              <w:rPr>
                <w:sz w:val="22"/>
              </w:rPr>
              <w:t>0,1942</w:t>
            </w:r>
          </w:p>
        </w:tc>
        <w:tc>
          <w:tcPr>
            <w:tcW w:w="1336" w:type="dxa"/>
          </w:tcPr>
          <w:p w14:paraId="4790CFF4" w14:textId="77777777" w:rsidR="003416EE" w:rsidRDefault="006041B4">
            <w:pPr>
              <w:spacing w:before="60" w:after="60" w:line="240" w:lineRule="auto"/>
              <w:ind w:firstLine="0"/>
              <w:jc w:val="left"/>
            </w:pPr>
            <w:r>
              <w:rPr>
                <w:sz w:val="22"/>
              </w:rPr>
              <w:t>0,1938</w:t>
            </w:r>
          </w:p>
        </w:tc>
        <w:tc>
          <w:tcPr>
            <w:tcW w:w="1336" w:type="dxa"/>
          </w:tcPr>
          <w:p w14:paraId="1986A9D8" w14:textId="77777777" w:rsidR="003416EE" w:rsidRDefault="006041B4">
            <w:pPr>
              <w:spacing w:before="60" w:after="60" w:line="240" w:lineRule="auto"/>
              <w:ind w:firstLine="0"/>
              <w:jc w:val="left"/>
            </w:pPr>
            <w:r>
              <w:rPr>
                <w:sz w:val="22"/>
              </w:rPr>
              <w:t>—</w:t>
            </w:r>
          </w:p>
        </w:tc>
      </w:tr>
      <w:tr w:rsidR="003416EE" w14:paraId="728E0C2D" w14:textId="77777777">
        <w:trPr>
          <w:cantSplit/>
        </w:trPr>
        <w:tc>
          <w:tcPr>
            <w:tcW w:w="1336" w:type="dxa"/>
          </w:tcPr>
          <w:p w14:paraId="3BF14168" w14:textId="77777777" w:rsidR="003416EE" w:rsidRDefault="006041B4">
            <w:pPr>
              <w:spacing w:before="60" w:after="60" w:line="240" w:lineRule="auto"/>
              <w:ind w:firstLine="0"/>
              <w:jc w:val="left"/>
            </w:pPr>
            <w:r>
              <w:rPr>
                <w:sz w:val="22"/>
              </w:rPr>
              <w:t>Д4</w:t>
            </w:r>
          </w:p>
        </w:tc>
        <w:tc>
          <w:tcPr>
            <w:tcW w:w="1336" w:type="dxa"/>
          </w:tcPr>
          <w:p w14:paraId="31671876" w14:textId="77777777" w:rsidR="003416EE" w:rsidRDefault="006041B4">
            <w:pPr>
              <w:spacing w:before="60" w:after="60" w:line="240" w:lineRule="auto"/>
              <w:ind w:firstLine="0"/>
              <w:jc w:val="left"/>
            </w:pPr>
            <w:r>
              <w:rPr>
                <w:sz w:val="22"/>
              </w:rPr>
              <w:t>G1</w:t>
            </w:r>
          </w:p>
        </w:tc>
        <w:tc>
          <w:tcPr>
            <w:tcW w:w="1336" w:type="dxa"/>
          </w:tcPr>
          <w:p w14:paraId="5B222D00" w14:textId="77777777" w:rsidR="003416EE" w:rsidRDefault="006041B4">
            <w:pPr>
              <w:spacing w:before="60" w:after="60" w:line="240" w:lineRule="auto"/>
              <w:ind w:firstLine="0"/>
              <w:jc w:val="left"/>
            </w:pPr>
            <w:r>
              <w:rPr>
                <w:sz w:val="22"/>
              </w:rPr>
              <w:t>−0,1416</w:t>
            </w:r>
          </w:p>
        </w:tc>
        <w:tc>
          <w:tcPr>
            <w:tcW w:w="1336" w:type="dxa"/>
          </w:tcPr>
          <w:p w14:paraId="49253370" w14:textId="77777777" w:rsidR="003416EE" w:rsidRDefault="006041B4">
            <w:pPr>
              <w:spacing w:before="60" w:after="60" w:line="240" w:lineRule="auto"/>
              <w:ind w:firstLine="0"/>
              <w:jc w:val="left"/>
            </w:pPr>
            <w:r>
              <w:rPr>
                <w:sz w:val="22"/>
              </w:rPr>
              <w:t>−0,1418</w:t>
            </w:r>
          </w:p>
        </w:tc>
        <w:tc>
          <w:tcPr>
            <w:tcW w:w="1336" w:type="dxa"/>
          </w:tcPr>
          <w:p w14:paraId="333332BE" w14:textId="77777777" w:rsidR="003416EE" w:rsidRDefault="006041B4">
            <w:pPr>
              <w:spacing w:before="60" w:after="60" w:line="240" w:lineRule="auto"/>
              <w:ind w:firstLine="0"/>
              <w:jc w:val="left"/>
            </w:pPr>
            <w:r>
              <w:rPr>
                <w:sz w:val="22"/>
              </w:rPr>
              <w:t>−0,1394</w:t>
            </w:r>
          </w:p>
        </w:tc>
        <w:tc>
          <w:tcPr>
            <w:tcW w:w="1336" w:type="dxa"/>
          </w:tcPr>
          <w:p w14:paraId="4E2E81CF" w14:textId="77777777" w:rsidR="003416EE" w:rsidRDefault="006041B4">
            <w:pPr>
              <w:spacing w:before="60" w:after="60" w:line="240" w:lineRule="auto"/>
              <w:ind w:firstLine="0"/>
              <w:jc w:val="left"/>
            </w:pPr>
            <w:r>
              <w:rPr>
                <w:sz w:val="22"/>
              </w:rPr>
              <w:t>−0,1354</w:t>
            </w:r>
          </w:p>
        </w:tc>
        <w:tc>
          <w:tcPr>
            <w:tcW w:w="1336" w:type="dxa"/>
          </w:tcPr>
          <w:p w14:paraId="6936B36B" w14:textId="77777777" w:rsidR="003416EE" w:rsidRDefault="006041B4">
            <w:pPr>
              <w:spacing w:before="60" w:after="60" w:line="240" w:lineRule="auto"/>
              <w:ind w:firstLine="0"/>
              <w:jc w:val="left"/>
            </w:pPr>
            <w:r>
              <w:rPr>
                <w:sz w:val="22"/>
              </w:rPr>
              <w:t>—</w:t>
            </w:r>
          </w:p>
        </w:tc>
      </w:tr>
      <w:tr w:rsidR="003416EE" w14:paraId="3DD8BB32" w14:textId="77777777">
        <w:trPr>
          <w:cantSplit/>
        </w:trPr>
        <w:tc>
          <w:tcPr>
            <w:tcW w:w="1336" w:type="dxa"/>
          </w:tcPr>
          <w:p w14:paraId="4E76014C" w14:textId="77777777" w:rsidR="003416EE" w:rsidRDefault="006041B4">
            <w:pPr>
              <w:spacing w:before="60" w:after="60" w:line="240" w:lineRule="auto"/>
              <w:ind w:firstLine="0"/>
              <w:jc w:val="left"/>
            </w:pPr>
            <w:r>
              <w:rPr>
                <w:sz w:val="22"/>
              </w:rPr>
              <w:t>Д4</w:t>
            </w:r>
          </w:p>
        </w:tc>
        <w:tc>
          <w:tcPr>
            <w:tcW w:w="1336" w:type="dxa"/>
          </w:tcPr>
          <w:p w14:paraId="201CB0A1" w14:textId="77777777" w:rsidR="003416EE" w:rsidRDefault="006041B4">
            <w:pPr>
              <w:spacing w:before="60" w:after="60" w:line="240" w:lineRule="auto"/>
              <w:ind w:firstLine="0"/>
              <w:jc w:val="left"/>
            </w:pPr>
            <w:r>
              <w:rPr>
                <w:sz w:val="22"/>
              </w:rPr>
              <w:t>L1</w:t>
            </w:r>
          </w:p>
        </w:tc>
        <w:tc>
          <w:tcPr>
            <w:tcW w:w="1336" w:type="dxa"/>
          </w:tcPr>
          <w:p w14:paraId="07B0D92C" w14:textId="77777777" w:rsidR="003416EE" w:rsidRDefault="006041B4">
            <w:pPr>
              <w:spacing w:before="60" w:after="60" w:line="240" w:lineRule="auto"/>
              <w:ind w:firstLine="0"/>
              <w:jc w:val="left"/>
            </w:pPr>
            <w:r>
              <w:rPr>
                <w:sz w:val="22"/>
              </w:rPr>
              <w:t>0,02364</w:t>
            </w:r>
          </w:p>
        </w:tc>
        <w:tc>
          <w:tcPr>
            <w:tcW w:w="1336" w:type="dxa"/>
          </w:tcPr>
          <w:p w14:paraId="268827CE" w14:textId="77777777" w:rsidR="003416EE" w:rsidRDefault="006041B4">
            <w:pPr>
              <w:spacing w:before="60" w:after="60" w:line="240" w:lineRule="auto"/>
              <w:ind w:firstLine="0"/>
              <w:jc w:val="left"/>
            </w:pPr>
            <w:r>
              <w:rPr>
                <w:sz w:val="22"/>
              </w:rPr>
              <w:t>0,02506</w:t>
            </w:r>
          </w:p>
        </w:tc>
        <w:tc>
          <w:tcPr>
            <w:tcW w:w="1336" w:type="dxa"/>
          </w:tcPr>
          <w:p w14:paraId="506BD3DD" w14:textId="77777777" w:rsidR="003416EE" w:rsidRDefault="006041B4">
            <w:pPr>
              <w:spacing w:before="60" w:after="60" w:line="240" w:lineRule="auto"/>
              <w:ind w:firstLine="0"/>
              <w:jc w:val="left"/>
            </w:pPr>
            <w:r>
              <w:rPr>
                <w:sz w:val="22"/>
              </w:rPr>
              <w:t>0,03165</w:t>
            </w:r>
          </w:p>
        </w:tc>
        <w:tc>
          <w:tcPr>
            <w:tcW w:w="1336" w:type="dxa"/>
          </w:tcPr>
          <w:p w14:paraId="53ABB0CE" w14:textId="77777777" w:rsidR="003416EE" w:rsidRDefault="006041B4">
            <w:pPr>
              <w:spacing w:before="60" w:after="60" w:line="240" w:lineRule="auto"/>
              <w:ind w:firstLine="0"/>
              <w:jc w:val="left"/>
            </w:pPr>
            <w:r>
              <w:rPr>
                <w:sz w:val="22"/>
              </w:rPr>
              <w:t>0,02237</w:t>
            </w:r>
          </w:p>
        </w:tc>
        <w:tc>
          <w:tcPr>
            <w:tcW w:w="1336" w:type="dxa"/>
          </w:tcPr>
          <w:p w14:paraId="7CAAC1C6" w14:textId="77777777" w:rsidR="003416EE" w:rsidRDefault="006041B4">
            <w:pPr>
              <w:spacing w:before="60" w:after="60" w:line="240" w:lineRule="auto"/>
              <w:ind w:firstLine="0"/>
              <w:jc w:val="left"/>
            </w:pPr>
            <w:r>
              <w:rPr>
                <w:sz w:val="22"/>
              </w:rPr>
              <w:t>0,02297</w:t>
            </w:r>
          </w:p>
        </w:tc>
      </w:tr>
      <w:tr w:rsidR="003416EE" w14:paraId="4DBF1339" w14:textId="77777777">
        <w:trPr>
          <w:cantSplit/>
        </w:trPr>
        <w:tc>
          <w:tcPr>
            <w:tcW w:w="1336" w:type="dxa"/>
          </w:tcPr>
          <w:p w14:paraId="3E924727" w14:textId="77777777" w:rsidR="003416EE" w:rsidRDefault="006041B4">
            <w:pPr>
              <w:spacing w:before="60" w:after="60" w:line="240" w:lineRule="auto"/>
              <w:ind w:firstLine="0"/>
              <w:jc w:val="left"/>
            </w:pPr>
            <w:r>
              <w:rPr>
                <w:sz w:val="22"/>
              </w:rPr>
              <w:t>О-STL</w:t>
            </w:r>
          </w:p>
        </w:tc>
        <w:tc>
          <w:tcPr>
            <w:tcW w:w="1336" w:type="dxa"/>
          </w:tcPr>
          <w:p w14:paraId="0CC082C8" w14:textId="77777777" w:rsidR="003416EE" w:rsidRDefault="006041B4">
            <w:pPr>
              <w:spacing w:before="60" w:after="60" w:line="240" w:lineRule="auto"/>
              <w:ind w:firstLine="0"/>
              <w:jc w:val="left"/>
            </w:pPr>
            <w:r>
              <w:rPr>
                <w:sz w:val="22"/>
              </w:rPr>
              <w:t>STL</w:t>
            </w:r>
          </w:p>
        </w:tc>
        <w:tc>
          <w:tcPr>
            <w:tcW w:w="1336" w:type="dxa"/>
          </w:tcPr>
          <w:p w14:paraId="5065DD71" w14:textId="77777777" w:rsidR="003416EE" w:rsidRDefault="006041B4">
            <w:pPr>
              <w:spacing w:before="60" w:after="60" w:line="240" w:lineRule="auto"/>
              <w:ind w:firstLine="0"/>
              <w:jc w:val="left"/>
            </w:pPr>
            <w:r>
              <w:rPr>
                <w:sz w:val="22"/>
              </w:rPr>
              <w:t>1,294</w:t>
            </w:r>
          </w:p>
        </w:tc>
        <w:tc>
          <w:tcPr>
            <w:tcW w:w="1336" w:type="dxa"/>
          </w:tcPr>
          <w:p w14:paraId="6EED0706" w14:textId="77777777" w:rsidR="003416EE" w:rsidRDefault="006041B4">
            <w:pPr>
              <w:spacing w:before="60" w:after="60" w:line="240" w:lineRule="auto"/>
              <w:ind w:firstLine="0"/>
              <w:jc w:val="left"/>
            </w:pPr>
            <w:r>
              <w:rPr>
                <w:sz w:val="22"/>
              </w:rPr>
              <w:t>1,318</w:t>
            </w:r>
          </w:p>
        </w:tc>
        <w:tc>
          <w:tcPr>
            <w:tcW w:w="1336" w:type="dxa"/>
          </w:tcPr>
          <w:p w14:paraId="16335C41" w14:textId="77777777" w:rsidR="003416EE" w:rsidRDefault="006041B4">
            <w:pPr>
              <w:spacing w:before="60" w:after="60" w:line="240" w:lineRule="auto"/>
              <w:ind w:firstLine="0"/>
              <w:jc w:val="left"/>
            </w:pPr>
            <w:r>
              <w:rPr>
                <w:sz w:val="22"/>
              </w:rPr>
              <w:t>1,312</w:t>
            </w:r>
          </w:p>
        </w:tc>
        <w:tc>
          <w:tcPr>
            <w:tcW w:w="1336" w:type="dxa"/>
          </w:tcPr>
          <w:p w14:paraId="4B66F2D1" w14:textId="77777777" w:rsidR="003416EE" w:rsidRDefault="006041B4">
            <w:pPr>
              <w:spacing w:before="60" w:after="60" w:line="240" w:lineRule="auto"/>
              <w:ind w:firstLine="0"/>
              <w:jc w:val="left"/>
            </w:pPr>
            <w:r>
              <w:rPr>
                <w:sz w:val="22"/>
              </w:rPr>
              <w:t>1,317</w:t>
            </w:r>
          </w:p>
        </w:tc>
        <w:tc>
          <w:tcPr>
            <w:tcW w:w="1336" w:type="dxa"/>
          </w:tcPr>
          <w:p w14:paraId="477E2786" w14:textId="77777777" w:rsidR="003416EE" w:rsidRDefault="006041B4">
            <w:pPr>
              <w:spacing w:before="60" w:after="60" w:line="240" w:lineRule="auto"/>
              <w:ind w:firstLine="0"/>
              <w:jc w:val="left"/>
            </w:pPr>
            <w:r>
              <w:rPr>
                <w:sz w:val="22"/>
              </w:rPr>
              <w:t>—</w:t>
            </w:r>
          </w:p>
        </w:tc>
      </w:tr>
      <w:tr w:rsidR="003416EE" w14:paraId="0C83A20E" w14:textId="77777777">
        <w:trPr>
          <w:cantSplit/>
        </w:trPr>
        <w:tc>
          <w:tcPr>
            <w:tcW w:w="1336" w:type="dxa"/>
          </w:tcPr>
          <w:p w14:paraId="36515FDA" w14:textId="77777777" w:rsidR="003416EE" w:rsidRDefault="006041B4">
            <w:pPr>
              <w:spacing w:before="60" w:after="60" w:line="240" w:lineRule="auto"/>
              <w:ind w:firstLine="0"/>
              <w:jc w:val="left"/>
            </w:pPr>
            <w:r>
              <w:rPr>
                <w:sz w:val="22"/>
              </w:rPr>
              <w:t>О-STL</w:t>
            </w:r>
          </w:p>
        </w:tc>
        <w:tc>
          <w:tcPr>
            <w:tcW w:w="1336" w:type="dxa"/>
          </w:tcPr>
          <w:p w14:paraId="6AD7087B" w14:textId="77777777" w:rsidR="003416EE" w:rsidRDefault="006041B4">
            <w:pPr>
              <w:spacing w:before="60" w:after="60" w:line="240" w:lineRule="auto"/>
              <w:ind w:firstLine="0"/>
              <w:jc w:val="left"/>
            </w:pPr>
            <w:r>
              <w:rPr>
                <w:sz w:val="22"/>
              </w:rPr>
              <w:t>G1</w:t>
            </w:r>
          </w:p>
        </w:tc>
        <w:tc>
          <w:tcPr>
            <w:tcW w:w="1336" w:type="dxa"/>
          </w:tcPr>
          <w:p w14:paraId="566D522A" w14:textId="77777777" w:rsidR="003416EE" w:rsidRDefault="006041B4">
            <w:pPr>
              <w:spacing w:before="60" w:after="60" w:line="240" w:lineRule="auto"/>
              <w:ind w:firstLine="0"/>
              <w:jc w:val="left"/>
            </w:pPr>
            <w:r>
              <w:rPr>
                <w:sz w:val="22"/>
              </w:rPr>
              <w:t>0,7766</w:t>
            </w:r>
          </w:p>
        </w:tc>
        <w:tc>
          <w:tcPr>
            <w:tcW w:w="1336" w:type="dxa"/>
          </w:tcPr>
          <w:p w14:paraId="3AF5FC49" w14:textId="77777777" w:rsidR="003416EE" w:rsidRDefault="006041B4">
            <w:pPr>
              <w:spacing w:before="60" w:after="60" w:line="240" w:lineRule="auto"/>
              <w:ind w:firstLine="0"/>
              <w:jc w:val="left"/>
            </w:pPr>
            <w:r>
              <w:rPr>
                <w:sz w:val="22"/>
              </w:rPr>
              <w:t>0,7805</w:t>
            </w:r>
          </w:p>
        </w:tc>
        <w:tc>
          <w:tcPr>
            <w:tcW w:w="1336" w:type="dxa"/>
          </w:tcPr>
          <w:p w14:paraId="09DC4CFF" w14:textId="77777777" w:rsidR="003416EE" w:rsidRDefault="006041B4">
            <w:pPr>
              <w:spacing w:before="60" w:after="60" w:line="240" w:lineRule="auto"/>
              <w:ind w:firstLine="0"/>
              <w:jc w:val="left"/>
            </w:pPr>
            <w:r>
              <w:rPr>
                <w:sz w:val="22"/>
              </w:rPr>
              <w:t>0,7825</w:t>
            </w:r>
          </w:p>
        </w:tc>
        <w:tc>
          <w:tcPr>
            <w:tcW w:w="1336" w:type="dxa"/>
          </w:tcPr>
          <w:p w14:paraId="63828942" w14:textId="77777777" w:rsidR="003416EE" w:rsidRDefault="006041B4">
            <w:pPr>
              <w:spacing w:before="60" w:after="60" w:line="240" w:lineRule="auto"/>
              <w:ind w:firstLine="0"/>
              <w:jc w:val="left"/>
            </w:pPr>
            <w:r>
              <w:rPr>
                <w:sz w:val="22"/>
              </w:rPr>
              <w:t>0,7802</w:t>
            </w:r>
          </w:p>
        </w:tc>
        <w:tc>
          <w:tcPr>
            <w:tcW w:w="1336" w:type="dxa"/>
          </w:tcPr>
          <w:p w14:paraId="21D892C7" w14:textId="77777777" w:rsidR="003416EE" w:rsidRDefault="006041B4">
            <w:pPr>
              <w:spacing w:before="60" w:after="60" w:line="240" w:lineRule="auto"/>
              <w:ind w:firstLine="0"/>
              <w:jc w:val="left"/>
            </w:pPr>
            <w:r>
              <w:rPr>
                <w:sz w:val="22"/>
              </w:rPr>
              <w:t>—</w:t>
            </w:r>
          </w:p>
        </w:tc>
      </w:tr>
      <w:tr w:rsidR="003416EE" w14:paraId="3FE90621" w14:textId="77777777">
        <w:trPr>
          <w:cantSplit/>
        </w:trPr>
        <w:tc>
          <w:tcPr>
            <w:tcW w:w="1336" w:type="dxa"/>
          </w:tcPr>
          <w:p w14:paraId="30ECAAAF" w14:textId="77777777" w:rsidR="003416EE" w:rsidRDefault="006041B4">
            <w:pPr>
              <w:spacing w:before="60" w:after="60" w:line="240" w:lineRule="auto"/>
              <w:ind w:firstLine="0"/>
              <w:jc w:val="left"/>
            </w:pPr>
            <w:r>
              <w:rPr>
                <w:sz w:val="22"/>
              </w:rPr>
              <w:t>О-STL</w:t>
            </w:r>
          </w:p>
        </w:tc>
        <w:tc>
          <w:tcPr>
            <w:tcW w:w="1336" w:type="dxa"/>
          </w:tcPr>
          <w:p w14:paraId="025CCCE0" w14:textId="77777777" w:rsidR="003416EE" w:rsidRDefault="006041B4">
            <w:pPr>
              <w:spacing w:before="60" w:after="60" w:line="240" w:lineRule="auto"/>
              <w:ind w:firstLine="0"/>
              <w:jc w:val="left"/>
            </w:pPr>
            <w:r>
              <w:rPr>
                <w:sz w:val="22"/>
              </w:rPr>
              <w:t>L1</w:t>
            </w:r>
          </w:p>
        </w:tc>
        <w:tc>
          <w:tcPr>
            <w:tcW w:w="1336" w:type="dxa"/>
          </w:tcPr>
          <w:p w14:paraId="3D2C63EC" w14:textId="77777777" w:rsidR="003416EE" w:rsidRDefault="006041B4">
            <w:pPr>
              <w:spacing w:before="60" w:after="60" w:line="240" w:lineRule="auto"/>
              <w:ind w:firstLine="0"/>
              <w:jc w:val="left"/>
            </w:pPr>
            <w:r>
              <w:rPr>
                <w:sz w:val="22"/>
              </w:rPr>
              <w:t>0,9068</w:t>
            </w:r>
          </w:p>
        </w:tc>
        <w:tc>
          <w:tcPr>
            <w:tcW w:w="1336" w:type="dxa"/>
          </w:tcPr>
          <w:p w14:paraId="6B023791" w14:textId="77777777" w:rsidR="003416EE" w:rsidRDefault="006041B4">
            <w:pPr>
              <w:spacing w:before="60" w:after="60" w:line="240" w:lineRule="auto"/>
              <w:ind w:firstLine="0"/>
              <w:jc w:val="left"/>
            </w:pPr>
            <w:r>
              <w:rPr>
                <w:sz w:val="22"/>
              </w:rPr>
              <w:t>0,909</w:t>
            </w:r>
          </w:p>
        </w:tc>
        <w:tc>
          <w:tcPr>
            <w:tcW w:w="1336" w:type="dxa"/>
          </w:tcPr>
          <w:p w14:paraId="4F1A968F" w14:textId="77777777" w:rsidR="003416EE" w:rsidRDefault="006041B4">
            <w:pPr>
              <w:spacing w:before="60" w:after="60" w:line="240" w:lineRule="auto"/>
              <w:ind w:firstLine="0"/>
              <w:jc w:val="left"/>
            </w:pPr>
            <w:r>
              <w:rPr>
                <w:sz w:val="22"/>
              </w:rPr>
              <w:t>0,9146</w:t>
            </w:r>
          </w:p>
        </w:tc>
        <w:tc>
          <w:tcPr>
            <w:tcW w:w="1336" w:type="dxa"/>
          </w:tcPr>
          <w:p w14:paraId="4A0EC08B" w14:textId="77777777" w:rsidR="003416EE" w:rsidRDefault="006041B4">
            <w:pPr>
              <w:spacing w:before="60" w:after="60" w:line="240" w:lineRule="auto"/>
              <w:ind w:firstLine="0"/>
              <w:jc w:val="left"/>
            </w:pPr>
            <w:r>
              <w:rPr>
                <w:sz w:val="22"/>
              </w:rPr>
              <w:t>0,9051</w:t>
            </w:r>
          </w:p>
        </w:tc>
        <w:tc>
          <w:tcPr>
            <w:tcW w:w="1336" w:type="dxa"/>
          </w:tcPr>
          <w:p w14:paraId="32FD711C" w14:textId="77777777" w:rsidR="003416EE" w:rsidRDefault="006041B4">
            <w:pPr>
              <w:spacing w:before="60" w:after="60" w:line="240" w:lineRule="auto"/>
              <w:ind w:firstLine="0"/>
              <w:jc w:val="left"/>
            </w:pPr>
            <w:r>
              <w:rPr>
                <w:sz w:val="22"/>
              </w:rPr>
              <w:t>0,9059</w:t>
            </w:r>
          </w:p>
        </w:tc>
      </w:tr>
    </w:tbl>
    <w:p w14:paraId="699CFA59" w14:textId="77777777" w:rsidR="003416EE" w:rsidRDefault="006041B4">
      <w:pPr>
        <w:pStyle w:val="af"/>
      </w:pPr>
      <w:r>
        <w:t>Проценты в заголовке задают номинальные геометрические пробы. Производные вычислены по фактически интегрированным шагам формулой (7.25). Прочерк означает, что соответствующего результата q1024 в серии нет. Значения округлены из сохранённых CSV [77].</w:t>
      </w:r>
    </w:p>
    <w:p w14:paraId="463D2AC8" w14:textId="77777777" w:rsidR="003416EE" w:rsidRDefault="006041B4">
      <w:pPr>
        <w:pStyle w:val="af"/>
      </w:pPr>
      <w:r>
        <w:t>Для L1 в Д4 при шаге ±1% последовательность 0,03165 → 0,02237 → 0,02297 мОм/мл показывает, что результат q64 чувствителен к уточнению интегрирования. Разность q256 и q1024 составляет около 2,64% относительно q1024. Для той же формы в О-STL получена последовательность 0,9146 → 0,9051 → 0,9059 мОм/мл. Малое различие двух последних значений — локальный результат данной дискретной модели; допустимый численный вклад в общую ошибку объёма ещё не установлен. Односторонние производные в Д4 также различаются: при q1024 они составляют 0,027953 и 0,018037 мОм/мл. Их расхождение включает конечный шаг и численные эффекты и не позволяет считать производную установленной с точностью числа знаков таблицы.</w:t>
      </w:r>
    </w:p>
    <w:p w14:paraId="339F1D90" w14:textId="77777777" w:rsidR="003416EE" w:rsidRDefault="006041B4">
      <w:pPr>
        <w:pStyle w:val="af"/>
      </w:pPr>
      <w:r>
        <w:t>Зависимость от шага и различие монтажей представлены на рисунке 7.4.</w:t>
      </w:r>
    </w:p>
    <w:p w14:paraId="7A3DEE28" w14:textId="77777777" w:rsidR="003416EE" w:rsidRDefault="006041B4">
      <w:pPr>
        <w:pStyle w:val="af"/>
        <w:keepNext/>
        <w:ind w:firstLine="0"/>
        <w:jc w:val="center"/>
      </w:pPr>
      <w:r>
        <w:rPr>
          <w:noProof/>
        </w:rPr>
        <w:lastRenderedPageBreak/>
        <w:drawing>
          <wp:inline distT="0" distB="0" distL="0" distR="0" wp14:anchorId="3EEE8463" wp14:editId="5F59AFF1">
            <wp:extent cx="5868000" cy="4889999"/>
            <wp:effectExtent l="0" t="0" r="0" b="0"/>
            <wp:docPr id="181" name="Picture" descr="Объёмная чувствительность трёх форм при уточнении шага и квадратуры"/>
            <wp:cNvGraphicFramePr/>
            <a:graphic xmlns:a="http://schemas.openxmlformats.org/drawingml/2006/main">
              <a:graphicData uri="http://schemas.openxmlformats.org/drawingml/2006/picture">
                <pic:pic xmlns:pic="http://schemas.openxmlformats.org/drawingml/2006/picture">
                  <pic:nvPicPr>
                    <pic:cNvPr id="182" name="Picture" descr="figures/05fa16e5f79d.png"/>
                    <pic:cNvPicPr>
                      <a:picLocks noChangeAspect="1" noChangeArrowheads="1"/>
                    </pic:cNvPicPr>
                  </pic:nvPicPr>
                  <pic:blipFill>
                    <a:blip r:embed="rId44"/>
                    <a:stretch>
                      <a:fillRect/>
                    </a:stretch>
                  </pic:blipFill>
                  <pic:spPr bwMode="auto">
                    <a:xfrm>
                      <a:off x="0" y="0"/>
                      <a:ext cx="5868000" cy="4889999"/>
                    </a:xfrm>
                    <a:prstGeom prst="rect">
                      <a:avLst/>
                    </a:prstGeom>
                    <a:noFill/>
                    <a:ln w="9525">
                      <a:noFill/>
                      <a:headEnd/>
                      <a:tailEnd/>
                    </a:ln>
                  </pic:spPr>
                </pic:pic>
              </a:graphicData>
            </a:graphic>
          </wp:inline>
        </w:drawing>
      </w:r>
    </w:p>
    <w:p w14:paraId="34E6745C" w14:textId="77777777" w:rsidR="003416EE" w:rsidRDefault="006041B4">
      <w:pPr>
        <w:pStyle w:val="af5"/>
        <w:jc w:val="center"/>
      </w:pPr>
      <w:r>
        <w:t>Рисунок 7.4 — Объёмные производные участника Н, мОм/мл. Ряды: STL, G1, L1; слева — Д4, справа — О-STL. Абсцисса — полушаг интегрированного объёма в процентах номинальной опоры. Линии с кругами соответствуют q64, ромбы — q256, звёзды — q1024 только для L1. Цвета различают исходный монтаж 100 мм, вариант 95 мм и поворот контактов одной руки; первые две кривые близки. Каждая панель имеет собственный масштаб. Это вычислительное сопоставление альтернативных монтажей при общих материалах.</w:t>
      </w:r>
    </w:p>
    <w:p w14:paraId="080AC2C5" w14:textId="77777777" w:rsidR="003416EE" w:rsidRDefault="006041B4">
      <w:pPr>
        <w:pStyle w:val="af"/>
      </w:pPr>
      <w:r>
        <w:t>У исходной STL в Д4 знак объёмного коэффициента сохраняется; у G1 он отрицателен, у L1 положителен и мал. В О-STL все три коэффициента положительны. Это не критерий исключения сферы: обе материальные опоры условны, а изменение эффективного сопротивления меняет электрический контраст. Сфера и эллипсоид остаются кандидатами для совместной проверки геометрии и электрического отклика, включая сравнение с собственными параметрами каждой формы (глава 9).</w:t>
      </w:r>
    </w:p>
    <w:p w14:paraId="1FDEAEC6" w14:textId="77777777" w:rsidR="003416EE" w:rsidRDefault="006041B4">
      <w:pPr>
        <w:pStyle w:val="af"/>
      </w:pPr>
      <w:r>
        <w:t xml:space="preserve">Отдельно при q64 сопоставлены производные по сердечному сопротивлению, полученные цепным правилом (7.19), и центральные </w:t>
      </w:r>
      <w:r>
        <w:lastRenderedPageBreak/>
        <w:t>разности при фиксированной геометрии. Максимальное относительное расхождение среди 18 сочетаний формы, опоры и монтажа для каждого шага составляет 0,00718% при ±1% и 0,17976% при ±5%. Это контроль вычисления материальной производной на заданных шагах. Он не устанавливает точность геометрических производных, индивидуальных сопротивлений или полной FEM-модели.</w:t>
      </w:r>
    </w:p>
    <w:p w14:paraId="3CE3A60A" w14:textId="77777777" w:rsidR="003416EE" w:rsidRDefault="006041B4">
      <w:pPr>
        <w:pStyle w:val="af"/>
      </w:pPr>
      <w:r>
        <w:t>Таким образом, завершены локальные проверки интегрирования, конечного шага и материальной производной. Для некоторых коэффициентов уточнение существенно, а для Y-чувствительности обнаружена смена знака при уменьшении шага (§9.10). Сеточная сходимость, ошибка контактов, анатомическая погрешность и практический предел обнаружения изменений остаются неустановленными.</w:t>
      </w:r>
    </w:p>
    <w:p w14:paraId="0465ABBF" w14:textId="77777777" w:rsidR="003416EE" w:rsidRDefault="006041B4">
      <w:pPr>
        <w:pStyle w:val="21"/>
      </w:pPr>
      <w:bookmarkStart w:id="3132" w:name="_Toc244123103"/>
      <w:bookmarkStart w:id="3133" w:name="Xe4380bce2380f4566023f0abd610020bbe7fe25"/>
      <w:bookmarkEnd w:id="3113"/>
      <w:r>
        <w:t>7.11 Использование прямого оператора в дальнейшей методике</w:t>
      </w:r>
      <w:bookmarkEnd w:id="3132"/>
    </w:p>
    <w:p w14:paraId="4B7A7742" w14:textId="77777777" w:rsidR="003416EE" w:rsidRPr="00674711" w:rsidRDefault="006041B4">
      <w:pPr>
        <w:pStyle w:val="FirstParagraph"/>
        <w:keepNext/>
        <w:rPr>
          <w:lang w:val="ru-RU"/>
          <w:rPrChange w:id="3134" w:author="Nik K" w:date="2026-10-29T00:17:00Z">
            <w:rPr/>
          </w:rPrChange>
        </w:rPr>
      </w:pPr>
      <w:r w:rsidRPr="00674711">
        <w:rPr>
          <w:lang w:val="ru-RU"/>
          <w:rPrChange w:id="3135" w:author="Nik K" w:date="2026-10-29T00:17:00Z">
            <w:rPr/>
          </w:rPrChange>
        </w:rPr>
        <w:t xml:space="preserve">В целевой схеме ЭИТ оценивает тканевые параметры и их синхронные изменения, а отдельная </w:t>
      </w:r>
      <w:r>
        <w:t>FEM</w:t>
      </w:r>
      <w:r w:rsidRPr="00674711">
        <w:rPr>
          <w:lang w:val="ru-RU"/>
          <w:rPrChange w:id="3136" w:author="Nik K" w:date="2026-10-29T00:17:00Z">
            <w:rPr/>
          </w:rPrChange>
        </w:rPr>
        <w:t xml:space="preserve">-задача переносит их вклад в ТТРКГ «рука–рука». </w:t>
      </w:r>
      <w:proofErr w:type="spellStart"/>
      <w:r w:rsidRPr="00674711">
        <w:rPr>
          <w:lang w:val="ru-RU"/>
          <w:rPrChange w:id="3137" w:author="Nik K" w:date="2026-10-29T00:17:00Z">
            <w:rPr/>
          </w:rPrChange>
        </w:rPr>
        <w:t>Кандидатный</w:t>
      </w:r>
      <w:proofErr w:type="spellEnd"/>
      <w:r w:rsidRPr="00674711">
        <w:rPr>
          <w:lang w:val="ru-RU"/>
          <w:rPrChange w:id="3138" w:author="Nik K" w:date="2026-10-29T00:17:00Z">
            <w:rPr/>
          </w:rPrChange>
        </w:rPr>
        <w:t xml:space="preserve"> остаток записывается как</w:t>
      </w:r>
    </w:p>
    <w:p w14:paraId="343DF3A6"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res</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cr m:val="script"/>
                  <m:sty m:val="p"/>
                </m:rP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up>
                  <m:r>
                    <m:rPr>
                      <m:sty m:val="p"/>
                    </m:rPr>
                    <w:rPr>
                      <w:rFonts w:ascii="Cambria Math" w:hAnsi="Cambria Math"/>
                    </w:rPr>
                    <m:t>TT</m:t>
                  </m:r>
                </m:sup>
              </m:sSubSup>
            </m:e>
          </m:nary>
          <m:r>
            <w:rPr>
              <w:rFonts w:ascii="Cambria Math" w:hAnsi="Cambria Math"/>
            </w:rPr>
            <m:t> </m:t>
          </m:r>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(7.26)</m:t>
          </m:r>
        </m:oMath>
      </m:oMathPara>
    </w:p>
    <w:p w14:paraId="47B8E485" w14:textId="77777777" w:rsidR="003416EE" w:rsidRPr="00674711" w:rsidRDefault="006041B4">
      <w:pPr>
        <w:pStyle w:val="FirstParagraph"/>
        <w:rPr>
          <w:lang w:val="ru-RU"/>
          <w:rPrChange w:id="3139" w:author="Nik K" w:date="2026-10-29T00:17:00Z">
            <w:rPr/>
          </w:rPrChange>
        </w:rPr>
      </w:pPr>
      <w:r w:rsidRPr="00674711">
        <w:rPr>
          <w:lang w:val="ru-RU"/>
          <w:rPrChange w:id="3140" w:author="Nik K" w:date="2026-10-29T00:17:00Z">
            <w:rPr/>
          </w:rPrChange>
        </w:rPr>
        <w:t xml:space="preserve">где </w:t>
      </w:r>
      <m:oMath>
        <m:r>
          <m:rPr>
            <m:scr m:val="script"/>
            <m:sty m:val="p"/>
          </m:rPr>
          <w:rPr>
            <w:rFonts w:ascii="Cambria Math" w:hAnsi="Cambria Math"/>
          </w:rPr>
          <m:t>T</m:t>
        </m:r>
      </m:oMath>
      <w:r w:rsidRPr="00674711">
        <w:rPr>
          <w:lang w:val="ru-RU"/>
          <w:rPrChange w:id="3141" w:author="Nik K" w:date="2026-10-29T00:17:00Z">
            <w:rPr/>
          </w:rPrChange>
        </w:rPr>
        <w:t xml:space="preserve"> — принятые тканевые поправки, включающие мягкий фон и единое лёгкое; шляпка означает оценку. Вклады выражаются в омах. При больших изменениях нужна разность прямых решений. Частотный перенос, задержки и совместная установка требуют проверки; нынешние разд</w:t>
      </w:r>
      <w:proofErr w:type="spellStart"/>
      <w:r w:rsidRPr="00674711">
        <w:rPr>
          <w:lang w:val="ru-RU"/>
          <w:rPrChange w:id="3142" w:author="Nik K" w:date="2026-10-29T00:17:00Z">
            <w:rPr/>
          </w:rPrChange>
        </w:rPr>
        <w:t>ельные</w:t>
      </w:r>
      <w:proofErr w:type="spellEnd"/>
      <w:r w:rsidRPr="00674711">
        <w:rPr>
          <w:lang w:val="ru-RU"/>
          <w:rPrChange w:id="3143" w:author="Nik K" w:date="2026-10-29T00:17:00Z">
            <w:rPr/>
          </w:rPrChange>
        </w:rPr>
        <w:t xml:space="preserve"> сессии не становятся синхронными после фазовой нормировки.</w:t>
      </w:r>
    </w:p>
    <w:p w14:paraId="1B23AB85" w14:textId="77777777" w:rsidR="003416EE" w:rsidRDefault="006041B4">
      <w:pPr>
        <w:pStyle w:val="af"/>
      </w:pPr>
      <w:r>
        <w:t xml:space="preserve">Если ЭИТ-инверсия поглощает геометрический сигнал в </w:t>
      </w:r>
      <m:oMath>
        <m:r>
          <m:rPr>
            <m:sty m:val="p"/>
          </m:rPr>
          <w:rPr>
            <w:rFonts w:ascii="Cambria Math" w:hAnsi="Cambria Math"/>
          </w:rPr>
          <m:t>Δ</m:t>
        </m:r>
        <m:r>
          <w:rPr>
            <w:rFonts w:ascii="Cambria Math" w:hAnsi="Cambria Math"/>
          </w:rPr>
          <m:t>ρ</m:t>
        </m:r>
      </m:oMath>
      <w:r>
        <w:t>, вычитание (7.26) удаляет часть искомого отклика сердца. Поэтому геометрия, движение и эффективная проводимость должны различаться. Целевой следующий этап использует ТТРКГ, ЭКГ и одну КТ; совместная ЭИТ/ТТРКГ-инверсия геометрии остаётся отдельной диагностикой.</w:t>
      </w:r>
    </w:p>
    <w:p w14:paraId="4277C1B1" w14:textId="77777777" w:rsidR="003416EE" w:rsidRDefault="006041B4">
      <w:pPr>
        <w:pStyle w:val="af"/>
      </w:pPr>
      <w:r>
        <w:lastRenderedPageBreak/>
        <w:t xml:space="preserve">Получен проверяемый прямой оператор при заданных анатомии, материалах и контактах. Подтверждены программная согласованность, баланс возбуждений и взаимность исследованных задач. Сохраняются </w:t>
      </w:r>
      <w:proofErr w:type="spellStart"/>
      <w:r>
        <w:t>непройденный</w:t>
      </w:r>
      <w:proofErr w:type="spellEnd"/>
      <w:r>
        <w:t xml:space="preserve"> контактный контроль, зависимость производных от шага, большие экспериментальные остатки и незавершённая проверка сеточной сходимости. Эти результаты применимы к условным сравнениям глав 8–9; точность тканевых оценок, камерных объёмов, УО и ФВ ими не установлена.</w:t>
      </w:r>
    </w:p>
    <w:p w14:paraId="074E7BDF" w14:textId="77777777" w:rsidR="003416EE" w:rsidRDefault="006041B4">
      <w:pPr>
        <w:pStyle w:val="1"/>
      </w:pPr>
      <w:bookmarkStart w:id="3144" w:name="_Toc244123104"/>
      <w:bookmarkStart w:id="3145" w:name="тканевые-параметры-и-поправка-к-ттркг"/>
      <w:bookmarkEnd w:id="2831"/>
      <w:bookmarkEnd w:id="3133"/>
      <w:r>
        <w:lastRenderedPageBreak/>
        <w:t>8 Тканевые параметры и поправка к ТТРКГ</w:t>
      </w:r>
      <w:bookmarkEnd w:id="3144"/>
    </w:p>
    <w:p w14:paraId="68F2C1F2" w14:textId="77777777" w:rsidR="003416EE" w:rsidRDefault="006041B4">
      <w:pPr>
        <w:pStyle w:val="21"/>
      </w:pPr>
      <w:bookmarkStart w:id="3146" w:name="_Toc244123105"/>
      <w:bookmarkStart w:id="3147" w:name="назначение-тканевой-оценки"/>
      <w:r>
        <w:t>8.1 Назначение тканевой оценки</w:t>
      </w:r>
      <w:bookmarkEnd w:id="3146"/>
    </w:p>
    <w:p w14:paraId="44075A00" w14:textId="77777777" w:rsidR="003416EE" w:rsidRPr="00674711" w:rsidRDefault="006041B4">
      <w:pPr>
        <w:pStyle w:val="FirstParagraph"/>
        <w:rPr>
          <w:lang w:val="ru-RU"/>
          <w:rPrChange w:id="3148" w:author="Nik K" w:date="2026-10-29T00:17:00Z">
            <w:rPr/>
          </w:rPrChange>
        </w:rPr>
      </w:pPr>
      <w:r w:rsidRPr="00674711">
        <w:rPr>
          <w:lang w:val="ru-RU"/>
          <w:rPrChange w:id="3149" w:author="Nik K" w:date="2026-10-29T00:17:00Z">
            <w:rPr/>
          </w:rPrChange>
        </w:rPr>
        <w:t xml:space="preserve">Задача тканевой оценки — определить вклад изменений электрических свойств тканей в </w:t>
      </w:r>
      <w:proofErr w:type="spellStart"/>
      <w:r w:rsidRPr="00674711">
        <w:rPr>
          <w:lang w:val="ru-RU"/>
          <w:rPrChange w:id="3150" w:author="Nik K" w:date="2026-10-29T00:17:00Z">
            <w:rPr/>
          </w:rPrChange>
        </w:rPr>
        <w:t>трансторакальное</w:t>
      </w:r>
      <w:proofErr w:type="spellEnd"/>
      <w:r w:rsidRPr="00674711">
        <w:rPr>
          <w:lang w:val="ru-RU"/>
          <w:rPrChange w:id="3151" w:author="Nik K" w:date="2026-10-29T00:17:00Z">
            <w:rPr/>
          </w:rPrChange>
        </w:rPr>
        <w:t xml:space="preserve"> отведение «рука–рука» (ТТРКГ) и неопределённость его вычитания перед восстановлением сердечной функции. Задержка дыхания не прекращает пульсовое кровенаполнение: </w:t>
      </w:r>
      <w:proofErr w:type="spellStart"/>
      <w:r w:rsidRPr="00674711">
        <w:rPr>
          <w:lang w:val="ru-RU"/>
          <w:rPrChange w:id="3152" w:author="Nik K" w:date="2026-10-29T00:17:00Z">
            <w:rPr/>
          </w:rPrChange>
        </w:rPr>
        <w:t>мягкотканный</w:t>
      </w:r>
      <w:proofErr w:type="spellEnd"/>
      <w:r w:rsidRPr="00674711">
        <w:rPr>
          <w:lang w:val="ru-RU"/>
          <w:rPrChange w:id="3153" w:author="Nik K" w:date="2026-10-29T00:17:00Z">
            <w:rPr/>
          </w:rPrChange>
        </w:rPr>
        <w:t xml:space="preserve"> фон и единый лёгочный компартмент сохраняют переменные параметры.</w:t>
      </w:r>
    </w:p>
    <w:p w14:paraId="691479DB" w14:textId="77777777" w:rsidR="003416EE" w:rsidRDefault="006041B4">
      <w:pPr>
        <w:pStyle w:val="af"/>
      </w:pPr>
      <w:r>
        <w:t xml:space="preserve">В целевой последовательности </w:t>
      </w:r>
      <w:proofErr w:type="spellStart"/>
      <w:r>
        <w:t>электроимпедансная</w:t>
      </w:r>
      <w:proofErr w:type="spellEnd"/>
      <w:r>
        <w:t xml:space="preserve"> томография (ЭИТ) даёт </w:t>
      </w:r>
      <w:proofErr w:type="spellStart"/>
      <w:r>
        <w:t>кандидатные</w:t>
      </w:r>
      <w:proofErr w:type="spellEnd"/>
      <w:r>
        <w:t xml:space="preserve"> базовые удельные сопротивления и их изменения; метод конечных элементов (FEM) переводит их во вклад конкретного отведения ТТРКГ. Геометрия сердца затем восстанавливается по ТТРКГ с временной привязкой к ЭКГ. Прямые геометрические инверсии ЭИТ ниже служат отдельной диагностикой различимости.</w:t>
      </w:r>
    </w:p>
    <w:p w14:paraId="5193A7D1" w14:textId="77777777" w:rsidR="003416EE" w:rsidRDefault="006041B4">
      <w:pPr>
        <w:pStyle w:val="af"/>
      </w:pPr>
      <w:r>
        <w:t xml:space="preserve">В применении доступна одна индивидуальная КТ; 4D-КТ служит референсом разработки и не задаёт скрыто искомую динамику. Первоочередное состояние — задержка на глубоком вдохе, соответствующая протоколу КТ. Электрические плато сохраняют </w:t>
      </w:r>
      <w:proofErr w:type="spellStart"/>
      <w:r>
        <w:t>кандидатный</w:t>
      </w:r>
      <w:proofErr w:type="spellEnd"/>
      <w:r>
        <w:t xml:space="preserve"> статус: их форма не подтверждает дыхательную команду или равенство глубины вдоха при КТ.</w:t>
      </w:r>
    </w:p>
    <w:p w14:paraId="2899CDED" w14:textId="77777777" w:rsidR="003416EE" w:rsidRDefault="006041B4">
      <w:pPr>
        <w:pStyle w:val="af"/>
      </w:pPr>
      <w:r>
        <w:t xml:space="preserve">Основа главы — боковые записи многоканальной </w:t>
      </w:r>
      <w:proofErr w:type="spellStart"/>
      <w:r>
        <w:t>электроимпедансной</w:t>
      </w:r>
      <w:proofErr w:type="spellEnd"/>
      <w:r>
        <w:t xml:space="preserve"> системы с ЭКГ, индивидуальная инверсия </w:t>
      </w:r>
      <w:proofErr w:type="spellStart"/>
      <w:r>
        <w:t>PulmoVista</w:t>
      </w:r>
      <w:proofErr w:type="spellEnd"/>
      <w:r>
        <w:t xml:space="preserve"> участника Н и вычислительные проверки переноса [78–85]. Дополнительная монтажная FEM-серия уточняет условные требования к точности остаточной тканевой поправки (§8.11). Работа остаётся разработкой методики. Раздельные сеансы ЭИТ и ТТРКГ не являются синхронными; поточечное вычитание не выполнялось.</w:t>
      </w:r>
    </w:p>
    <w:p w14:paraId="2F7DBE23" w14:textId="77777777" w:rsidR="003416EE" w:rsidRDefault="006041B4">
      <w:pPr>
        <w:pStyle w:val="21"/>
      </w:pPr>
      <w:bookmarkStart w:id="3154" w:name="_Toc244123106"/>
      <w:bookmarkStart w:id="3155" w:name="физическая-гипотеза-боковых-сборок"/>
      <w:bookmarkEnd w:id="3147"/>
      <w:r>
        <w:lastRenderedPageBreak/>
        <w:t>8.2 Физическая гипотеза боковых сборок</w:t>
      </w:r>
      <w:bookmarkEnd w:id="3154"/>
    </w:p>
    <w:p w14:paraId="05F411AC" w14:textId="77777777" w:rsidR="003416EE" w:rsidRPr="00674711" w:rsidRDefault="006041B4">
      <w:pPr>
        <w:pStyle w:val="FirstParagraph"/>
        <w:rPr>
          <w:lang w:val="ru-RU"/>
          <w:rPrChange w:id="3156" w:author="Nik K" w:date="2026-10-29T00:17:00Z">
            <w:rPr/>
          </w:rPrChange>
        </w:rPr>
      </w:pPr>
      <w:r w:rsidRPr="00674711">
        <w:rPr>
          <w:lang w:val="ru-RU"/>
          <w:rPrChange w:id="3157" w:author="Nik K" w:date="2026-10-29T00:17:00Z">
            <w:rPr/>
          </w:rPrChange>
        </w:rPr>
        <w:t>Гипотеза боковых сборок: изменение их размера меняет соотношение чувствительностей к поверхностным мягким тканям и глубокой лёгочной области. Цель — выбрать минимум две различимые сборки для оценки двух эффективных сопротивлений. При разработке необходим полный размерный ряд: согласие двух уравнений проверяется прогнозом остальных размеров.</w:t>
      </w:r>
    </w:p>
    <w:p w14:paraId="7F569580" w14:textId="77777777" w:rsidR="003416EE" w:rsidRDefault="006041B4">
      <w:pPr>
        <w:pStyle w:val="af"/>
      </w:pPr>
      <w:r>
        <w:t xml:space="preserve">Поверхностный однородный изотропный слой толщины </w:t>
      </w:r>
      <m:oMath>
        <m:r>
          <w:rPr>
            <w:rFonts w:ascii="Cambria Math" w:hAnsi="Cambria Math"/>
          </w:rPr>
          <m:t>h</m:t>
        </m:r>
      </m:oMath>
      <w:r>
        <w:t xml:space="preserve"> и сопротивления </w:t>
      </w:r>
      <m:oMath>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&gt;</m:t>
        </m:r>
        <m:r>
          <w:rPr>
            <w:rFonts w:ascii="Cambria Math" w:hAnsi="Cambria Math"/>
          </w:rPr>
          <m:t>0</m:t>
        </m:r>
      </m:oMath>
      <w:r>
        <w:t xml:space="preserve"> расположен над полупространством </w:t>
      </w:r>
      <m:oMath>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&gt;</m:t>
        </m:r>
        <m:r>
          <w:rPr>
            <w:rFonts w:ascii="Cambria Math" w:hAnsi="Cambria Math"/>
          </w:rPr>
          <m:t>0</m:t>
        </m:r>
      </m:oMath>
      <w:r>
        <w:t xml:space="preserve">. Величина </w:t>
      </w:r>
      <m:oMath>
        <m:r>
          <w:rPr>
            <w:rFonts w:ascii="Cambria Math" w:hAnsi="Cambria Math"/>
          </w:rPr>
          <m:t>h</m:t>
        </m:r>
      </m:oMath>
      <w:r>
        <w:t xml:space="preserve"> описывает эффективные мягкие ткани от кожи до лёгкого. Геометрия костей здесь отсутствует; в индивидуальной FEM-модели они выделены отдельно. Малый прямой вклад сердца — анатомически м</w:t>
      </w:r>
      <w:proofErr w:type="spellStart"/>
      <w:r>
        <w:t>отивированное</w:t>
      </w:r>
      <w:proofErr w:type="spellEnd"/>
      <w:r>
        <w:t xml:space="preserve"> допущение, требующее карты чувствительности.</w:t>
      </w:r>
    </w:p>
    <w:p w14:paraId="37B23B2C" w14:textId="77777777" w:rsidR="003416EE" w:rsidRDefault="006041B4">
      <w:pPr>
        <w:pStyle w:val="af"/>
        <w:keepNext/>
      </w:pPr>
      <w:r>
        <w:t>Использованная поверхностная функция потенциала на единичный ток имеет вид</w:t>
      </w:r>
    </w:p>
    <w:p w14:paraId="4B94E193"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1</m:t>
                        </m:r>
                      </m:sub>
                    </m:sSub>
                  </m:num>
                  <m:den>
                    <m:r>
                      <w:rPr>
                        <w:rFonts w:ascii="Cambria Math" w:hAnsi="Cambria Math"/>
                      </w:rPr>
                      <m:t>2π</m:t>
                    </m:r>
                  </m:den>
                </m:f>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r</m:t>
                        </m:r>
                      </m:den>
                    </m:f>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P</m:t>
                        </m:r>
                      </m:sup>
                      <m:e>
                        <m:f>
                          <m:fPr>
                            <m:ctrlPr>
                              <w:rPr>
                                <w:rFonts w:ascii="Cambria Math" w:hAnsi="Cambria Math"/>
                              </w:rPr>
                            </m:ctrlPr>
                          </m:fPr>
                          <m:num>
                            <m:sSup>
                              <m:sSupPr>
                                <m:ctrlPr>
                                  <w:rPr>
                                    <w:rFonts w:ascii="Cambria Math" w:hAnsi="Cambria Math"/>
                                  </w:rPr>
                                </m:ctrlPr>
                              </m:sSupPr>
                              <m:e>
                                <m:r>
                                  <w:rPr>
                                    <w:rFonts w:ascii="Cambria Math" w:hAnsi="Cambria Math"/>
                                  </w:rPr>
                                  <m:t>k</m:t>
                                </m:r>
                              </m:e>
                              <m:sup>
                                <m:r>
                                  <w:rPr>
                                    <w:rFonts w:ascii="Cambria Math" w:hAnsi="Cambria Math"/>
                                  </w:rPr>
                                  <m:t>n</m:t>
                                </m:r>
                              </m:sup>
                            </m:sSup>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2nh</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e>
                    </m:nary>
                  </m:e>
                </m:d>
                <m:r>
                  <m:rPr>
                    <m:sty m:val="p"/>
                  </m:rPr>
                  <w:rPr>
                    <w:rFonts w:ascii="Cambria Math" w:hAnsi="Cambria Math"/>
                  </w:rPr>
                  <m:t>,</m:t>
                </m:r>
              </m:e>
            </m:mr>
            <m:mr>
              <m:e>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num>
                  <m:den>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den>
                </m:f>
                <m:r>
                  <m:rPr>
                    <m:sty m:val="p"/>
                  </m:rPr>
                  <w:rPr>
                    <w:rFonts w:ascii="Cambria Math" w:hAnsi="Cambria Math"/>
                  </w:rPr>
                  <m:t>,</m:t>
                </m:r>
              </m:e>
            </m:mr>
            <m:mr>
              <m:e>
                <m:r>
                  <w:rPr>
                    <w:rFonts w:ascii="Cambria Math" w:hAnsi="Cambria Math"/>
                  </w:rPr>
                  <m:t>P</m:t>
                </m:r>
                <m:r>
                  <m:rPr>
                    <m:sty m:val="p"/>
                  </m:rPr>
                  <w:rPr>
                    <w:rFonts w:ascii="Cambria Math" w:hAnsi="Cambria Math"/>
                  </w:rPr>
                  <m:t>=</m:t>
                </m:r>
                <m:r>
                  <w:rPr>
                    <w:rFonts w:ascii="Cambria Math" w:hAnsi="Cambria Math"/>
                  </w:rPr>
                  <m:t>256</m:t>
                </m:r>
                <m:r>
                  <m:rPr>
                    <m:sty m:val="p"/>
                  </m:rPr>
                  <w:rPr>
                    <w:rFonts w:ascii="Cambria Math" w:hAnsi="Cambria Math"/>
                  </w:rPr>
                  <m:t>.</m:t>
                </m:r>
              </m:e>
            </m:mr>
          </m:m>
          <m:r>
            <w:rPr>
              <w:rFonts w:ascii="Cambria Math" w:hAnsi="Cambria Math"/>
            </w:rPr>
            <m:t>  </m:t>
          </m:r>
          <m:r>
            <m:rPr>
              <m:nor/>
            </m:rPr>
            <m:t>(8.1)</m:t>
          </m:r>
        </m:oMath>
      </m:oMathPara>
    </w:p>
    <w:p w14:paraId="299E8F08" w14:textId="77777777" w:rsidR="003416EE" w:rsidRPr="00674711" w:rsidRDefault="006041B4">
      <w:pPr>
        <w:pStyle w:val="FirstParagraph"/>
        <w:rPr>
          <w:lang w:val="ru-RU"/>
          <w:rPrChange w:id="3158" w:author="Nik K" w:date="2026-10-29T00:17:00Z">
            <w:rPr/>
          </w:rPrChange>
        </w:rPr>
      </w:pPr>
      <w:r w:rsidRPr="00674711">
        <w:rPr>
          <w:lang w:val="ru-RU"/>
          <w:rPrChange w:id="3159" w:author="Nik K" w:date="2026-10-29T00:17:00Z">
            <w:rPr/>
          </w:rPrChange>
        </w:rPr>
        <w:t xml:space="preserve">Расстояния </w:t>
      </w:r>
      <m:oMath>
        <m:r>
          <w:rPr>
            <w:rFonts w:ascii="Cambria Math" w:hAnsi="Cambria Math"/>
          </w:rPr>
          <m:t>r</m:t>
        </m:r>
        <m:r>
          <m:rPr>
            <m:sty m:val="p"/>
          </m:rPr>
          <w:rPr>
            <w:rFonts w:ascii="Cambria Math" w:hAnsi="Cambria Math"/>
            <w:lang w:val="ru-RU"/>
            <w:rPrChange w:id="3160" w:author="Nik K" w:date="2026-10-29T00:17:00Z">
              <w:rPr>
                <w:rFonts w:ascii="Cambria Math" w:hAnsi="Cambria Math"/>
              </w:rPr>
            </w:rPrChange>
          </w:rPr>
          <m:t>,</m:t>
        </m:r>
        <m:r>
          <w:rPr>
            <w:rFonts w:ascii="Cambria Math" w:hAnsi="Cambria Math"/>
            <w:lang w:val="ru-RU"/>
            <w:rPrChange w:id="3161" w:author="Nik K" w:date="2026-10-29T00:17:00Z">
              <w:rPr>
                <w:rFonts w:ascii="Cambria Math" w:hAnsi="Cambria Math"/>
              </w:rPr>
            </w:rPrChange>
          </w:rPr>
          <m:t>h</m:t>
        </m:r>
      </m:oMath>
      <w:r w:rsidRPr="00674711">
        <w:rPr>
          <w:lang w:val="ru-RU"/>
          <w:rPrChange w:id="3162" w:author="Nik K" w:date="2026-10-29T00:17:00Z">
            <w:rPr/>
          </w:rPrChange>
        </w:rPr>
        <w:t xml:space="preserve"> выражены в метрах, </w:t>
      </w:r>
      <m:oMath>
        <m:sSub>
          <m:sSubPr>
            <m:ctrlPr>
              <w:rPr>
                <w:rFonts w:ascii="Cambria Math" w:hAnsi="Cambria Math"/>
              </w:rPr>
            </m:ctrlPr>
          </m:sSubPr>
          <m:e>
            <m:r>
              <w:rPr>
                <w:rFonts w:ascii="Cambria Math" w:hAnsi="Cambria Math"/>
              </w:rPr>
              <m:t>ρ</m:t>
            </m:r>
          </m:e>
          <m:sub>
            <m:r>
              <w:rPr>
                <w:rFonts w:ascii="Cambria Math" w:hAnsi="Cambria Math"/>
              </w:rPr>
              <m:t>j</m:t>
            </m:r>
          </m:sub>
        </m:sSub>
      </m:oMath>
      <w:r w:rsidRPr="00674711">
        <w:rPr>
          <w:lang w:val="ru-RU"/>
          <w:rPrChange w:id="3163" w:author="Nik K" w:date="2026-10-29T00:17:00Z">
            <w:rPr/>
          </w:rPrChange>
        </w:rPr>
        <w:t xml:space="preserve"> — в Ом·м, </w:t>
      </w:r>
      <m:oMath>
        <m:sSub>
          <m:sSubPr>
            <m:ctrlPr>
              <w:rPr>
                <w:rFonts w:ascii="Cambria Math" w:hAnsi="Cambria Math"/>
              </w:rPr>
            </m:ctrlPr>
          </m:sSubPr>
          <m:e>
            <m:r>
              <w:rPr>
                <w:rFonts w:ascii="Cambria Math" w:hAnsi="Cambria Math"/>
              </w:rPr>
              <m:t>G</m:t>
            </m:r>
          </m:e>
          <m:sub>
            <m:r>
              <w:rPr>
                <w:rFonts w:ascii="Cambria Math" w:hAnsi="Cambria Math"/>
              </w:rPr>
              <m:t>P</m:t>
            </m:r>
          </m:sub>
        </m:sSub>
      </m:oMath>
      <w:r w:rsidRPr="00674711">
        <w:rPr>
          <w:lang w:val="ru-RU"/>
          <w:rPrChange w:id="3164" w:author="Nik K" w:date="2026-10-29T00:17:00Z">
            <w:rPr/>
          </w:rPrChange>
        </w:rPr>
        <w:t xml:space="preserve"> — в омах; </w:t>
      </w:r>
      <m:oMath>
        <m:r>
          <w:rPr>
            <w:rFonts w:ascii="Cambria Math" w:hAnsi="Cambria Math"/>
          </w:rPr>
          <m:t>k</m:t>
        </m:r>
      </m:oMath>
      <w:r w:rsidRPr="00674711">
        <w:rPr>
          <w:lang w:val="ru-RU"/>
          <w:rPrChange w:id="3165" w:author="Nik K" w:date="2026-10-29T00:17:00Z">
            <w:rPr/>
          </w:rPrChange>
        </w:rPr>
        <w:t xml:space="preserve"> безразмерен. При </w:t>
      </w:r>
      <m:oMath>
        <m:sSub>
          <m:sSubPr>
            <m:ctrlPr>
              <w:rPr>
                <w:rFonts w:ascii="Cambria Math" w:hAnsi="Cambria Math"/>
              </w:rPr>
            </m:ctrlPr>
          </m:sSubPr>
          <m:e>
            <m:r>
              <w:rPr>
                <w:rFonts w:ascii="Cambria Math" w:hAnsi="Cambria Math"/>
              </w:rPr>
              <m:t>ρ</m:t>
            </m:r>
          </m:e>
          <m:sub>
            <m:r>
              <w:rPr>
                <w:rFonts w:ascii="Cambria Math" w:hAnsi="Cambria Math"/>
                <w:lang w:val="ru-RU"/>
                <w:rPrChange w:id="3166" w:author="Nik K" w:date="2026-10-29T00:17:00Z">
                  <w:rPr>
                    <w:rFonts w:ascii="Cambria Math" w:hAnsi="Cambria Math"/>
                  </w:rPr>
                </w:rPrChange>
              </w:rPr>
              <m:t>1</m:t>
            </m:r>
          </m:sub>
        </m:sSub>
        <m:r>
          <m:rPr>
            <m:sty m:val="p"/>
          </m:rPr>
          <w:rPr>
            <w:rFonts w:ascii="Cambria Math" w:hAnsi="Cambria Math"/>
            <w:lang w:val="ru-RU"/>
            <w:rPrChange w:id="3167" w:author="Nik K" w:date="2026-10-29T00:17:00Z">
              <w:rPr>
                <w:rFonts w:ascii="Cambria Math" w:hAnsi="Cambria Math"/>
              </w:rPr>
            </w:rPrChange>
          </w:rPr>
          <m:t>=</m:t>
        </m:r>
        <m:sSub>
          <m:sSubPr>
            <m:ctrlPr>
              <w:rPr>
                <w:rFonts w:ascii="Cambria Math" w:hAnsi="Cambria Math"/>
              </w:rPr>
            </m:ctrlPr>
          </m:sSubPr>
          <m:e>
            <m:r>
              <w:rPr>
                <w:rFonts w:ascii="Cambria Math" w:hAnsi="Cambria Math"/>
              </w:rPr>
              <m:t>ρ</m:t>
            </m:r>
          </m:e>
          <m:sub>
            <m:r>
              <w:rPr>
                <w:rFonts w:ascii="Cambria Math" w:hAnsi="Cambria Math"/>
                <w:lang w:val="ru-RU"/>
                <w:rPrChange w:id="3168" w:author="Nik K" w:date="2026-10-29T00:17:00Z">
                  <w:rPr>
                    <w:rFonts w:ascii="Cambria Math" w:hAnsi="Cambria Math"/>
                  </w:rPr>
                </w:rPrChange>
              </w:rPr>
              <m:t>2</m:t>
            </m:r>
          </m:sub>
        </m:sSub>
      </m:oMath>
      <w:r w:rsidRPr="00674711">
        <w:rPr>
          <w:lang w:val="ru-RU"/>
          <w:rPrChange w:id="3169" w:author="Nik K" w:date="2026-10-29T00:17:00Z">
            <w:rPr/>
          </w:rPrChange>
        </w:rPr>
        <w:t xml:space="preserve"> ряд отражений исчезает. Для контактов </w:t>
      </w:r>
      <m:oMath>
        <m:r>
          <w:rPr>
            <w:rFonts w:ascii="Cambria Math" w:hAnsi="Cambria Math"/>
          </w:rPr>
          <m:t>A</m:t>
        </m:r>
        <m:r>
          <m:rPr>
            <m:sty m:val="p"/>
          </m:rPr>
          <w:rPr>
            <w:rFonts w:ascii="Cambria Math" w:hAnsi="Cambria Math"/>
            <w:lang w:val="ru-RU"/>
            <w:rPrChange w:id="3170" w:author="Nik K" w:date="2026-10-29T00:17:00Z">
              <w:rPr>
                <w:rFonts w:ascii="Cambria Math" w:hAnsi="Cambria Math"/>
              </w:rPr>
            </w:rPrChange>
          </w:rPr>
          <m:t>,</m:t>
        </m:r>
        <m:r>
          <w:rPr>
            <w:rFonts w:ascii="Cambria Math" w:hAnsi="Cambria Math"/>
          </w:rPr>
          <m:t>M</m:t>
        </m:r>
        <m:r>
          <m:rPr>
            <m:sty m:val="p"/>
          </m:rPr>
          <w:rPr>
            <w:rFonts w:ascii="Cambria Math" w:hAnsi="Cambria Math"/>
            <w:lang w:val="ru-RU"/>
            <w:rPrChange w:id="3171" w:author="Nik K" w:date="2026-10-29T00:17:00Z">
              <w:rPr>
                <w:rFonts w:ascii="Cambria Math" w:hAnsi="Cambria Math"/>
              </w:rPr>
            </w:rPrChange>
          </w:rPr>
          <m:t>,</m:t>
        </m:r>
        <m:r>
          <w:rPr>
            <w:rFonts w:ascii="Cambria Math" w:hAnsi="Cambria Math"/>
          </w:rPr>
          <m:t>N</m:t>
        </m:r>
        <m:r>
          <m:rPr>
            <m:sty m:val="p"/>
          </m:rPr>
          <w:rPr>
            <w:rFonts w:ascii="Cambria Math" w:hAnsi="Cambria Math"/>
            <w:lang w:val="ru-RU"/>
            <w:rPrChange w:id="3172" w:author="Nik K" w:date="2026-10-29T00:17:00Z">
              <w:rPr>
                <w:rFonts w:ascii="Cambria Math" w:hAnsi="Cambria Math"/>
              </w:rPr>
            </w:rPrChange>
          </w:rPr>
          <m:t>,</m:t>
        </m:r>
        <m:r>
          <w:rPr>
            <w:rFonts w:ascii="Cambria Math" w:hAnsi="Cambria Math"/>
          </w:rPr>
          <m:t>B</m:t>
        </m:r>
      </m:oMath>
      <w:r w:rsidRPr="00674711">
        <w:rPr>
          <w:lang w:val="ru-RU"/>
          <w:rPrChange w:id="3173" w:author="Nik K" w:date="2026-10-29T00:17:00Z">
            <w:rPr/>
          </w:rPrChange>
        </w:rPr>
        <w:t xml:space="preserve"> с координатами </w:t>
      </w:r>
      <m:oMath>
        <m:r>
          <m:rPr>
            <m:sty m:val="p"/>
          </m:rPr>
          <w:rPr>
            <w:rFonts w:ascii="Cambria Math" w:hAnsi="Cambria Math"/>
            <w:lang w:val="ru-RU"/>
            <w:rPrChange w:id="3174" w:author="Nik K" w:date="2026-10-29T00:17:00Z">
              <w:rPr>
                <w:rFonts w:ascii="Cambria Math" w:hAnsi="Cambria Math"/>
              </w:rPr>
            </w:rPrChange>
          </w:rPr>
          <m:t>-</m:t>
        </m:r>
        <m:r>
          <w:rPr>
            <w:rFonts w:ascii="Cambria Math" w:hAnsi="Cambria Math"/>
          </w:rPr>
          <m:t>L</m:t>
        </m:r>
        <m:r>
          <m:rPr>
            <m:sty m:val="p"/>
          </m:rPr>
          <w:rPr>
            <w:rFonts w:ascii="Cambria Math" w:hAnsi="Cambria Math"/>
            <w:lang w:val="ru-RU"/>
            <w:rPrChange w:id="3175" w:author="Nik K" w:date="2026-10-29T00:17:00Z">
              <w:rPr>
                <w:rFonts w:ascii="Cambria Math" w:hAnsi="Cambria Math"/>
              </w:rPr>
            </w:rPrChange>
          </w:rPr>
          <m:t>/</m:t>
        </m:r>
        <m:r>
          <w:rPr>
            <w:rFonts w:ascii="Cambria Math" w:hAnsi="Cambria Math"/>
            <w:lang w:val="ru-RU"/>
            <w:rPrChange w:id="3176" w:author="Nik K" w:date="2026-10-29T00:17:00Z">
              <w:rPr>
                <w:rFonts w:ascii="Cambria Math" w:hAnsi="Cambria Math"/>
              </w:rPr>
            </w:rPrChange>
          </w:rPr>
          <m:t>2</m:t>
        </m:r>
        <m:r>
          <m:rPr>
            <m:sty m:val="p"/>
          </m:rPr>
          <w:rPr>
            <w:rFonts w:ascii="Cambria Math" w:hAnsi="Cambria Math"/>
            <w:lang w:val="ru-RU"/>
            <w:rPrChange w:id="3177" w:author="Nik K" w:date="2026-10-29T00:17:00Z">
              <w:rPr>
                <w:rFonts w:ascii="Cambria Math" w:hAnsi="Cambria Math"/>
              </w:rPr>
            </w:rPrChange>
          </w:rPr>
          <m:t>,-</m:t>
        </m:r>
        <m:r>
          <w:rPr>
            <w:rFonts w:ascii="Cambria Math" w:hAnsi="Cambria Math"/>
          </w:rPr>
          <m:t>L</m:t>
        </m:r>
        <m:r>
          <m:rPr>
            <m:sty m:val="p"/>
          </m:rPr>
          <w:rPr>
            <w:rFonts w:ascii="Cambria Math" w:hAnsi="Cambria Math"/>
            <w:lang w:val="ru-RU"/>
            <w:rPrChange w:id="3178" w:author="Nik K" w:date="2026-10-29T00:17:00Z">
              <w:rPr>
                <w:rFonts w:ascii="Cambria Math" w:hAnsi="Cambria Math"/>
              </w:rPr>
            </w:rPrChange>
          </w:rPr>
          <m:t>/</m:t>
        </m:r>
        <m:r>
          <w:rPr>
            <w:rFonts w:ascii="Cambria Math" w:hAnsi="Cambria Math"/>
            <w:lang w:val="ru-RU"/>
            <w:rPrChange w:id="3179" w:author="Nik K" w:date="2026-10-29T00:17:00Z">
              <w:rPr>
                <w:rFonts w:ascii="Cambria Math" w:hAnsi="Cambria Math"/>
              </w:rPr>
            </w:rPrChange>
          </w:rPr>
          <m:t>4</m:t>
        </m:r>
        <m:r>
          <m:rPr>
            <m:sty m:val="p"/>
          </m:rPr>
          <w:rPr>
            <w:rFonts w:ascii="Cambria Math" w:hAnsi="Cambria Math"/>
            <w:lang w:val="ru-RU"/>
            <w:rPrChange w:id="3180" w:author="Nik K" w:date="2026-10-29T00:17:00Z">
              <w:rPr>
                <w:rFonts w:ascii="Cambria Math" w:hAnsi="Cambria Math"/>
              </w:rPr>
            </w:rPrChange>
          </w:rPr>
          <m:t>,</m:t>
        </m:r>
        <m:r>
          <w:rPr>
            <w:rFonts w:ascii="Cambria Math" w:hAnsi="Cambria Math"/>
          </w:rPr>
          <m:t>L</m:t>
        </m:r>
        <m:r>
          <m:rPr>
            <m:sty m:val="p"/>
          </m:rPr>
          <w:rPr>
            <w:rFonts w:ascii="Cambria Math" w:hAnsi="Cambria Math"/>
            <w:lang w:val="ru-RU"/>
            <w:rPrChange w:id="3181" w:author="Nik K" w:date="2026-10-29T00:17:00Z">
              <w:rPr>
                <w:rFonts w:ascii="Cambria Math" w:hAnsi="Cambria Math"/>
              </w:rPr>
            </w:rPrChange>
          </w:rPr>
          <m:t>/</m:t>
        </m:r>
        <m:r>
          <w:rPr>
            <w:rFonts w:ascii="Cambria Math" w:hAnsi="Cambria Math"/>
            <w:lang w:val="ru-RU"/>
            <w:rPrChange w:id="3182" w:author="Nik K" w:date="2026-10-29T00:17:00Z">
              <w:rPr>
                <w:rFonts w:ascii="Cambria Math" w:hAnsi="Cambria Math"/>
              </w:rPr>
            </w:rPrChange>
          </w:rPr>
          <m:t>4</m:t>
        </m:r>
        <m:r>
          <m:rPr>
            <m:sty m:val="p"/>
          </m:rPr>
          <w:rPr>
            <w:rFonts w:ascii="Cambria Math" w:hAnsi="Cambria Math"/>
            <w:lang w:val="ru-RU"/>
            <w:rPrChange w:id="3183" w:author="Nik K" w:date="2026-10-29T00:17:00Z">
              <w:rPr>
                <w:rFonts w:ascii="Cambria Math" w:hAnsi="Cambria Math"/>
              </w:rPr>
            </w:rPrChange>
          </w:rPr>
          <m:t>,</m:t>
        </m:r>
        <m:r>
          <w:rPr>
            <w:rFonts w:ascii="Cambria Math" w:hAnsi="Cambria Math"/>
          </w:rPr>
          <m:t>L</m:t>
        </m:r>
        <m:r>
          <m:rPr>
            <m:sty m:val="p"/>
          </m:rPr>
          <w:rPr>
            <w:rFonts w:ascii="Cambria Math" w:hAnsi="Cambria Math"/>
            <w:lang w:val="ru-RU"/>
            <w:rPrChange w:id="3184" w:author="Nik K" w:date="2026-10-29T00:17:00Z">
              <w:rPr>
                <w:rFonts w:ascii="Cambria Math" w:hAnsi="Cambria Math"/>
              </w:rPr>
            </w:rPrChange>
          </w:rPr>
          <m:t>/</m:t>
        </m:r>
        <m:r>
          <w:rPr>
            <w:rFonts w:ascii="Cambria Math" w:hAnsi="Cambria Math"/>
            <w:lang w:val="ru-RU"/>
            <w:rPrChange w:id="3185" w:author="Nik K" w:date="2026-10-29T00:17:00Z">
              <w:rPr>
                <w:rFonts w:ascii="Cambria Math" w:hAnsi="Cambria Math"/>
              </w:rPr>
            </w:rPrChange>
          </w:rPr>
          <m:t>2</m:t>
        </m:r>
      </m:oMath>
      <w:r w:rsidRPr="00674711">
        <w:rPr>
          <w:lang w:val="ru-RU"/>
          <w:rPrChange w:id="3186" w:author="Nik K" w:date="2026-10-29T00:17:00Z">
            <w:rPr/>
          </w:rPrChange>
        </w:rPr>
        <w:t xml:space="preserve"> внешняя токовая база равна </w:t>
      </w:r>
      <m:oMath>
        <m:r>
          <w:rPr>
            <w:rFonts w:ascii="Cambria Math" w:hAnsi="Cambria Math"/>
          </w:rPr>
          <m:t>L</m:t>
        </m:r>
      </m:oMath>
      <w:r w:rsidRPr="00674711">
        <w:rPr>
          <w:lang w:val="ru-RU"/>
          <w:rPrChange w:id="3187" w:author="Nik K" w:date="2026-10-29T00:17:00Z">
            <w:rPr/>
          </w:rPrChange>
        </w:rPr>
        <w:t xml:space="preserve">, потенциальная — </w:t>
      </w:r>
      <m:oMath>
        <m:r>
          <w:rPr>
            <w:rFonts w:ascii="Cambria Math" w:hAnsi="Cambria Math"/>
          </w:rPr>
          <m:t>L</m:t>
        </m:r>
        <m:r>
          <m:rPr>
            <m:sty m:val="p"/>
          </m:rPr>
          <w:rPr>
            <w:rFonts w:ascii="Cambria Math" w:hAnsi="Cambria Math"/>
            <w:lang w:val="ru-RU"/>
            <w:rPrChange w:id="3188" w:author="Nik K" w:date="2026-10-29T00:17:00Z">
              <w:rPr>
                <w:rFonts w:ascii="Cambria Math" w:hAnsi="Cambria Math"/>
              </w:rPr>
            </w:rPrChange>
          </w:rPr>
          <m:t>/</m:t>
        </m:r>
        <m:r>
          <w:rPr>
            <w:rFonts w:ascii="Cambria Math" w:hAnsi="Cambria Math"/>
            <w:lang w:val="ru-RU"/>
            <w:rPrChange w:id="3189" w:author="Nik K" w:date="2026-10-29T00:17:00Z">
              <w:rPr>
                <w:rFonts w:ascii="Cambria Math" w:hAnsi="Cambria Math"/>
              </w:rPr>
            </w:rPrChange>
          </w:rPr>
          <m:t>2</m:t>
        </m:r>
      </m:oMath>
      <w:r w:rsidRPr="00674711">
        <w:rPr>
          <w:lang w:val="ru-RU"/>
          <w:rPrChange w:id="3190" w:author="Nik K" w:date="2026-10-29T00:17:00Z">
            <w:rPr/>
          </w:rPrChange>
        </w:rPr>
        <w:t>. Передаточный импеданс заданной полярно</w:t>
      </w:r>
      <w:proofErr w:type="spellStart"/>
      <w:r w:rsidRPr="00674711">
        <w:rPr>
          <w:lang w:val="ru-RU"/>
          <w:rPrChange w:id="3191" w:author="Nik K" w:date="2026-10-29T00:17:00Z">
            <w:rPr/>
          </w:rPrChange>
        </w:rPr>
        <w:t>сти</w:t>
      </w:r>
      <w:proofErr w:type="spellEnd"/>
      <w:r w:rsidRPr="00674711">
        <w:rPr>
          <w:lang w:val="ru-RU"/>
          <w:rPrChange w:id="3192" w:author="Nik K" w:date="2026-10-29T00:17:00Z">
            <w:rPr/>
          </w:rPrChange>
        </w:rPr>
        <w:t xml:space="preserve"> равен</w:t>
      </w:r>
    </w:p>
    <w:p w14:paraId="42E1FC73"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MN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(8.2)</m:t>
          </m:r>
        </m:oMath>
      </m:oMathPara>
    </w:p>
    <w:p w14:paraId="729E99BF" w14:textId="77777777" w:rsidR="003416EE" w:rsidRPr="00674711" w:rsidRDefault="006041B4">
      <w:pPr>
        <w:pStyle w:val="FirstParagraph"/>
        <w:keepNext/>
        <w:rPr>
          <w:lang w:val="ru-RU"/>
          <w:rPrChange w:id="3193" w:author="Nik K" w:date="2026-10-29T00:17:00Z">
            <w:rPr/>
          </w:rPrChange>
        </w:rPr>
      </w:pPr>
      <w:r w:rsidRPr="00674711">
        <w:rPr>
          <w:lang w:val="ru-RU"/>
          <w:rPrChange w:id="3194" w:author="Nik K" w:date="2026-10-29T00:17:00Z">
            <w:rPr/>
          </w:rPrChange>
        </w:rPr>
        <w:t>В реализации использованы диски номинального диаметра 5 мм. Каждый член (8.2) заменён средним по двум площадкам:</w:t>
      </w:r>
    </w:p>
    <w:p w14:paraId="497D29A6" w14:textId="77777777" w:rsidR="003416EE" w:rsidRDefault="006B31AF">
      <w:pPr>
        <w:pStyle w:val="af"/>
        <w:spacing w:before="120" w:after="120" w:line="264" w:lineRule="auto"/>
        <w:ind w:firstLine="0"/>
      </w:pPr>
      <m:oMathPara>
        <m:oMathParaPr>
          <m:jc m:val="center"/>
        </m:oMathParaPr>
        <m:oMath>
          <m:bar>
            <m:barPr>
              <m:pos m:val="top"/>
              <m:ctrlPr>
                <w:rPr>
                  <w:rFonts w:ascii="Cambria Math" w:hAnsi="Cambria Math"/>
                </w:rPr>
              </m:ctrlPr>
            </m:barPr>
            <m:e>
              <m:r>
                <w:rPr>
                  <w:rFonts w:ascii="Cambria Math" w:hAnsi="Cambria Math"/>
                </w:rPr>
                <m:t>G</m:t>
              </m:r>
            </m:e>
          </m:ba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den>
          </m:f>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a</m:t>
                  </m:r>
                </m:sub>
              </m:sSub>
            </m:sub>
            <m:sup>
              <m:r>
                <w:rPr>
                  <w:rFonts w:ascii="Cambria Math" w:hAnsi="Cambria Math"/>
                </w:rPr>
                <m:t>​</m:t>
              </m:r>
            </m:sup>
            <m:e>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E</m:t>
                      </m:r>
                    </m:e>
                    <m:sub>
                      <m:r>
                        <w:rPr>
                          <w:rFonts w:ascii="Cambria Math" w:hAnsi="Cambria Math"/>
                        </w:rPr>
                        <m:t>b</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P</m:t>
                      </m:r>
                    </m:sub>
                  </m:sSub>
                </m:e>
              </m:nary>
            </m:e>
          </m:nary>
          <m:r>
            <m:rPr>
              <m:sty m:val="p"/>
            </m:rP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rPr>
            <m:t>y</m:t>
          </m:r>
          <m:r>
            <m:rPr>
              <m:sty m:val="p"/>
            </m:rPr>
            <w:rPr>
              <w:rFonts w:ascii="Cambria Math" w:hAnsi="Cambria Math"/>
            </w:rPr>
            <m:t>|)</m:t>
          </m:r>
          <m:r>
            <w:rPr>
              <w:rFonts w:ascii="Cambria Math" w:hAnsi="Cambria Math"/>
            </w:rPr>
            <m:t> d</m:t>
          </m:r>
          <m:sSub>
            <m:sSubPr>
              <m:ctrlPr>
                <w:rPr>
                  <w:rFonts w:ascii="Cambria Math" w:hAnsi="Cambria Math"/>
                </w:rPr>
              </m:ctrlPr>
            </m:sSubPr>
            <m:e>
              <m:r>
                <w:rPr>
                  <w:rFonts w:ascii="Cambria Math" w:hAnsi="Cambria Math"/>
                </w:rPr>
                <m:t>S</m:t>
              </m:r>
            </m:e>
            <m:sub>
              <m:r>
                <m:rPr>
                  <m:sty m:val="bi"/>
                </m:rPr>
                <w:rPr>
                  <w:rFonts w:ascii="Cambria Math" w:hAnsi="Cambria Math"/>
                </w:rPr>
                <m:t>y</m:t>
              </m:r>
            </m:sub>
          </m:sSub>
          <m:r>
            <w:rPr>
              <w:rFonts w:ascii="Cambria Math" w:hAnsi="Cambria Math"/>
            </w:rPr>
            <m:t> d</m:t>
          </m:r>
          <m:sSub>
            <m:sSubPr>
              <m:ctrlPr>
                <w:rPr>
                  <w:rFonts w:ascii="Cambria Math" w:hAnsi="Cambria Math"/>
                </w:rPr>
              </m:ctrlPr>
            </m:sSubPr>
            <m:e>
              <m:r>
                <w:rPr>
                  <w:rFonts w:ascii="Cambria Math" w:hAnsi="Cambria Math"/>
                </w:rPr>
                <m:t>S</m:t>
              </m:r>
            </m:e>
            <m:sub>
              <m:r>
                <m:rPr>
                  <m:sty m:val="bi"/>
                </m:rPr>
                <w:rPr>
                  <w:rFonts w:ascii="Cambria Math" w:hAnsi="Cambria Math"/>
                </w:rPr>
                <m:t>x</m:t>
              </m:r>
            </m:sub>
          </m:sSub>
          <m:r>
            <m:rPr>
              <m:sty m:val="p"/>
            </m:rPr>
            <w:rPr>
              <w:rFonts w:ascii="Cambria Math" w:hAnsi="Cambria Math"/>
            </w:rPr>
            <m:t>.</m:t>
          </m:r>
          <m:r>
            <w:rPr>
              <w:rFonts w:ascii="Cambria Math" w:hAnsi="Cambria Math"/>
            </w:rPr>
            <m:t>  </m:t>
          </m:r>
          <m:r>
            <m:rPr>
              <m:nor/>
            </m:rPr>
            <m:t>(8.3)</m:t>
          </m:r>
        </m:oMath>
      </m:oMathPara>
    </w:p>
    <w:p w14:paraId="61B3A97B" w14:textId="77777777" w:rsidR="003416EE" w:rsidRDefault="006041B4">
      <w:pPr>
        <w:pStyle w:val="FirstParagraph"/>
      </w:pPr>
      <w:r w:rsidRPr="00674711">
        <w:rPr>
          <w:lang w:val="ru-RU"/>
          <w:rPrChange w:id="3195" w:author="Nik K" w:date="2026-10-29T00:17:00Z">
            <w:rPr/>
          </w:rPrChange>
        </w:rPr>
        <w:t xml:space="preserve">Площади выражены в м². Усреднение (8.3) предполагает равномерное возбуждение и не решает перераспределение тока под металлическим </w:t>
      </w:r>
      <w:r w:rsidRPr="00674711">
        <w:rPr>
          <w:lang w:val="ru-RU"/>
          <w:rPrChange w:id="3196" w:author="Nik K" w:date="2026-10-29T00:17:00Z">
            <w:rPr/>
          </w:rPrChange>
        </w:rPr>
        <w:lastRenderedPageBreak/>
        <w:t xml:space="preserve">контактом, в отличие от полной электродной модели </w:t>
      </w:r>
      <w:r>
        <w:t>CEM</w:t>
      </w:r>
      <w:r w:rsidRPr="00674711">
        <w:rPr>
          <w:lang w:val="ru-RU"/>
          <w:rPrChange w:id="3197" w:author="Nik K" w:date="2026-10-29T00:17:00Z">
            <w:rPr/>
          </w:rPrChange>
        </w:rPr>
        <w:t xml:space="preserve"> главы 7. </w:t>
      </w:r>
      <w:proofErr w:type="spellStart"/>
      <w:r>
        <w:t>Диаметр</w:t>
      </w:r>
      <w:proofErr w:type="spellEnd"/>
      <w:r>
        <w:t xml:space="preserve"> </w:t>
      </w:r>
      <w:proofErr w:type="spellStart"/>
      <w:r>
        <w:t>здесь</w:t>
      </w:r>
      <w:proofErr w:type="spellEnd"/>
      <w:r>
        <w:t xml:space="preserve"> </w:t>
      </w:r>
      <w:proofErr w:type="spellStart"/>
      <w:r>
        <w:t>задан</w:t>
      </w:r>
      <w:proofErr w:type="spellEnd"/>
      <w:r>
        <w:t xml:space="preserve">, </w:t>
      </w:r>
      <w:proofErr w:type="spellStart"/>
      <w:r>
        <w:t>контактный</w:t>
      </w:r>
      <w:proofErr w:type="spellEnd"/>
      <w:r>
        <w:t xml:space="preserve"> </w:t>
      </w:r>
      <w:proofErr w:type="spellStart"/>
      <w:r>
        <w:t>импеданс</w:t>
      </w:r>
      <w:proofErr w:type="spellEnd"/>
      <w:r>
        <w:t xml:space="preserve"> </w:t>
      </w:r>
      <w:proofErr w:type="spellStart"/>
      <w:r>
        <w:t>не</w:t>
      </w:r>
      <w:proofErr w:type="spellEnd"/>
      <w:r>
        <w:t xml:space="preserve"> </w:t>
      </w:r>
      <w:proofErr w:type="spellStart"/>
      <w:r>
        <w:t>оценивается</w:t>
      </w:r>
      <w:proofErr w:type="spellEnd"/>
      <w:r>
        <w:t>.</w:t>
      </w:r>
    </w:p>
    <w:p w14:paraId="4479CE44" w14:textId="77777777" w:rsidR="003416EE" w:rsidRDefault="006041B4">
      <w:pPr>
        <w:pStyle w:val="af"/>
      </w:pPr>
      <w:r>
        <w:t xml:space="preserve">Для участников Н и Я исследованы размеры 60, 100 и 140 мм. Базовые сопротивления отдельно подбирались для </w:t>
      </w:r>
      <w:proofErr w:type="spellStart"/>
      <w:r>
        <w:t>кандидатных</w:t>
      </w:r>
      <w:proofErr w:type="spellEnd"/>
      <w:r>
        <w:t xml:space="preserve"> интервалов вдоха и выдоха на сетке </w:t>
      </w:r>
      <m:oMath>
        <m:r>
          <w:rPr>
            <w:rFonts w:ascii="Cambria Math" w:hAnsi="Cambria Math"/>
          </w:rPr>
          <m:t>h</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150</m:t>
        </m:r>
      </m:oMath>
      <w:r>
        <w:t xml:space="preserve"> мм. Эта сетка не получена из индивидуальной КТ и не является анатомическим диапазоном толщины. Рабочие границы сопротивлений составили </w:t>
      </w:r>
      <m:oMath>
        <m:r>
          <w:rPr>
            <w:rFonts w:ascii="Cambria Math" w:hAnsi="Cambria Math"/>
          </w:rPr>
          <m:t>1</m:t>
        </m:r>
        <m:r>
          <m:rPr>
            <m:sty m:val="p"/>
          </m:rPr>
          <w:rPr>
            <w:rFonts w:ascii="Cambria Math" w:hAnsi="Cambria Math"/>
          </w:rPr>
          <m:t>,</m:t>
        </m:r>
        <m:r>
          <w:rPr>
            <w:rFonts w:ascii="Cambria Math" w:hAnsi="Cambria Math"/>
          </w:rPr>
          <m:t>377410468</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r>
          <w:rPr>
            <w:rFonts w:ascii="Cambria Math" w:hAnsi="Cambria Math"/>
          </w:rPr>
          <m:t>41</m:t>
        </m:r>
        <m:r>
          <m:rPr>
            <m:sty m:val="p"/>
          </m:rPr>
          <w:rPr>
            <w:rFonts w:ascii="Cambria Math" w:hAnsi="Cambria Math"/>
          </w:rPr>
          <m:t>,</m:t>
        </m:r>
        <m:r>
          <w:rPr>
            <w:rFonts w:ascii="Cambria Math" w:hAnsi="Cambria Math"/>
          </w:rPr>
          <m:t>689884458</m:t>
        </m:r>
      </m:oMath>
      <w:r>
        <w:t xml:space="preserve"> и </w:t>
      </w:r>
      <m:oMath>
        <m:r>
          <w:rPr>
            <w:rFonts w:ascii="Cambria Math" w:hAnsi="Cambria Math"/>
          </w:rPr>
          <m:t>3</m:t>
        </m:r>
        <m:r>
          <m:rPr>
            <m:sty m:val="p"/>
          </m:rPr>
          <w:rPr>
            <w:rFonts w:ascii="Cambria Math" w:hAnsi="Cambria Math"/>
          </w:rPr>
          <m:t>,</m:t>
        </m:r>
        <m:r>
          <w:rPr>
            <w:rFonts w:ascii="Cambria Math" w:hAnsi="Cambria Math"/>
          </w:rPr>
          <m:t>681694081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074073807</m:t>
        </m:r>
      </m:oMath>
      <w:r>
        <w:t xml:space="preserve"> Ом·м по закреплённому литературному профилю 100 кГц. Они ограничивают конкретный поиск, но не задают индивидуальные нормы.</w:t>
      </w:r>
    </w:p>
    <w:p w14:paraId="0FEAE6D7" w14:textId="77777777" w:rsidR="003416EE" w:rsidRDefault="006041B4">
      <w:pPr>
        <w:pStyle w:val="af"/>
        <w:keepNext/>
      </w:pPr>
      <w:r>
        <w:t>При фиксированной толщине минимизировалась невзвешенная ошибка трёх базовых уровней:</w:t>
      </w:r>
    </w:p>
    <w:p w14:paraId="41A67B4E" w14:textId="77777777" w:rsidR="003416EE" w:rsidRDefault="006041B4">
      <w:pPr>
        <w:pStyle w:val="af"/>
        <w:spacing w:before="120" w:after="120" w:line="264" w:lineRule="auto"/>
        <w:ind w:firstLine="0"/>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cr m:val="script"/>
                  <m:sty m:val="p"/>
                </m:rPr>
                <w:rPr>
                  <w:rFonts w:ascii="Cambria Math" w:hAnsi="Cambria Math"/>
                </w:rPr>
                <m:t>)∈B</m:t>
              </m:r>
            </m:lim>
          </m:limLow>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3</m:t>
                  </m:r>
                </m:sup>
                <m:e>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mod</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obs</m:t>
                              </m:r>
                            </m:sup>
                          </m:sSubSup>
                        </m:e>
                      </m:d>
                    </m:e>
                    <m:sup>
                      <m:r>
                        <w:rPr>
                          <w:rFonts w:ascii="Cambria Math" w:hAnsi="Cambria Math"/>
                        </w:rPr>
                        <m:t>2</m:t>
                      </m:r>
                    </m:sup>
                  </m:sSup>
                </m:e>
              </m:nary>
            </m:e>
          </m:rad>
          <m:r>
            <m:rPr>
              <m:sty m:val="p"/>
            </m:rPr>
            <w:rPr>
              <w:rFonts w:ascii="Cambria Math" w:hAnsi="Cambria Math"/>
            </w:rPr>
            <m:t>.</m:t>
          </m:r>
          <m:r>
            <w:rPr>
              <w:rFonts w:ascii="Cambria Math" w:hAnsi="Cambria Math"/>
            </w:rPr>
            <m:t>  </m:t>
          </m:r>
          <m:r>
            <m:rPr>
              <m:nor/>
            </m:rPr>
            <m:t>(8.4)</m:t>
          </m:r>
        </m:oMath>
      </m:oMathPara>
    </w:p>
    <w:p w14:paraId="2AD537D4" w14:textId="77777777" w:rsidR="003416EE" w:rsidRPr="00674711" w:rsidRDefault="006041B4">
      <w:pPr>
        <w:pStyle w:val="FirstParagraph"/>
        <w:rPr>
          <w:lang w:val="ru-RU"/>
          <w:rPrChange w:id="3198" w:author="Nik K" w:date="2026-10-29T00:17:00Z">
            <w:rPr/>
          </w:rPrChange>
        </w:rPr>
      </w:pPr>
      <w:r w:rsidRPr="00674711">
        <w:rPr>
          <w:lang w:val="ru-RU"/>
          <w:rPrChange w:id="3199" w:author="Nik K" w:date="2026-10-29T00:17:00Z">
            <w:rPr/>
          </w:rPrChange>
        </w:rPr>
        <w:t xml:space="preserve">Здесь </w:t>
      </w:r>
      <m:oMath>
        <m:r>
          <w:rPr>
            <w:rFonts w:ascii="Cambria Math" w:hAnsi="Cambria Math"/>
          </w:rPr>
          <m:t>m</m:t>
        </m:r>
      </m:oMath>
      <w:r w:rsidRPr="00674711">
        <w:rPr>
          <w:lang w:val="ru-RU"/>
          <w:rPrChange w:id="3200" w:author="Nik K" w:date="2026-10-29T00:17:00Z">
            <w:rPr/>
          </w:rPrChange>
        </w:rPr>
        <w:t xml:space="preserve"> — размер, </w:t>
      </w:r>
      <m:oMath>
        <m:r>
          <m:rPr>
            <m:scr m:val="script"/>
            <m:sty m:val="p"/>
          </m:rPr>
          <w:rPr>
            <w:rFonts w:ascii="Cambria Math" w:hAnsi="Cambria Math"/>
            <w:lang w:val="ru-RU"/>
            <w:rPrChange w:id="3201" w:author="Nik K" w:date="2026-10-29T00:17:00Z">
              <w:rPr>
                <w:rFonts w:ascii="Cambria Math" w:hAnsi="Cambria Math"/>
              </w:rPr>
            </w:rPrChange>
          </w:rPr>
          <m:t>B</m:t>
        </m:r>
      </m:oMath>
      <w:r w:rsidRPr="00674711">
        <w:rPr>
          <w:lang w:val="ru-RU"/>
          <w:rPrChange w:id="3202" w:author="Nik K" w:date="2026-10-29T00:17:00Z">
            <w:rPr/>
          </w:rPrChange>
        </w:rPr>
        <w:t xml:space="preserve"> — указанные границы, </w:t>
      </w:r>
      <m:oMath>
        <m:r>
          <w:rPr>
            <w:rFonts w:ascii="Cambria Math" w:hAnsi="Cambria Math"/>
          </w:rPr>
          <m:t>R</m:t>
        </m:r>
      </m:oMath>
      <w:r w:rsidRPr="00674711">
        <w:rPr>
          <w:lang w:val="ru-RU"/>
          <w:rPrChange w:id="3203" w:author="Nik K" w:date="2026-10-29T00:17:00Z">
            <w:rPr/>
          </w:rPrChange>
        </w:rPr>
        <w:t xml:space="preserve"> — в омах. Минимизирующая толщина не становится анатомической без проверки сведения индивидуального профиля тканей к одному </w:t>
      </w:r>
      <m:oMath>
        <m:r>
          <w:rPr>
            <w:rFonts w:ascii="Cambria Math" w:hAnsi="Cambria Math"/>
            <w:lang w:val="ru-RU"/>
            <w:rPrChange w:id="3204" w:author="Nik K" w:date="2026-10-29T00:17:00Z">
              <w:rPr>
                <w:rFonts w:ascii="Cambria Math" w:hAnsi="Cambria Math"/>
              </w:rPr>
            </w:rPrChange>
          </w:rPr>
          <m:t>h</m:t>
        </m:r>
      </m:oMath>
      <w:r w:rsidRPr="00674711">
        <w:rPr>
          <w:lang w:val="ru-RU"/>
          <w:rPrChange w:id="3205" w:author="Nik K" w:date="2026-10-29T00:17:00Z">
            <w:rPr/>
          </w:rPrChange>
        </w:rPr>
        <w:t>.</w:t>
      </w:r>
    </w:p>
    <w:p w14:paraId="50CB8759" w14:textId="77777777" w:rsidR="003416EE" w:rsidRDefault="006041B4">
      <w:pPr>
        <w:pStyle w:val="21"/>
      </w:pPr>
      <w:bookmarkStart w:id="3206" w:name="_Toc244123107"/>
      <w:bookmarkStart w:id="3207" w:name="Xa72c6f7c6743e5487ad05db37db9f5a272b4bfb"/>
      <w:bookmarkEnd w:id="3155"/>
      <w:r>
        <w:t>8.3 Базовые и пульсовые результаты боковой проверки</w:t>
      </w:r>
      <w:bookmarkEnd w:id="3206"/>
    </w:p>
    <w:p w14:paraId="2B14382D" w14:textId="77777777" w:rsidR="003416EE" w:rsidRPr="00674711" w:rsidRDefault="006041B4">
      <w:pPr>
        <w:pStyle w:val="FirstParagraph"/>
        <w:rPr>
          <w:lang w:val="ru-RU"/>
          <w:rPrChange w:id="3208" w:author="Nik K" w:date="2026-10-29T00:17:00Z">
            <w:rPr/>
          </w:rPrChange>
        </w:rPr>
      </w:pPr>
      <w:r w:rsidRPr="00674711">
        <w:rPr>
          <w:lang w:val="ru-RU"/>
          <w:rPrChange w:id="3209" w:author="Nik K" w:date="2026-10-29T00:17:00Z">
            <w:rPr/>
          </w:rPrChange>
        </w:rPr>
        <w:t xml:space="preserve">Таблица 8.1 сопоставляет зависимость минимумов от толщины и состояния. Для Г приведён другой, пространственный расчёт: 24 абсолютных уровня образуют 12 дыхательных пар. Его </w:t>
      </w:r>
      <w:r>
        <w:t>RMSE</w:t>
      </w:r>
      <w:r w:rsidRPr="00674711">
        <w:rPr>
          <w:lang w:val="ru-RU"/>
          <w:rPrChange w:id="3210" w:author="Nik K" w:date="2026-10-29T00:17:00Z">
            <w:rPr/>
          </w:rPrChange>
        </w:rPr>
        <w:t xml:space="preserve"> (корень из средней квадратичной ошибки) нельзя использовать для ранжирования участников относительно трёхточечной подгонки Н и Я.</w:t>
      </w:r>
    </w:p>
    <w:p w14:paraId="41BBDDD4" w14:textId="77777777" w:rsidR="003416EE" w:rsidRDefault="006041B4">
      <w:pPr>
        <w:pStyle w:val="af5"/>
        <w:keepNext/>
      </w:pPr>
      <w:r>
        <w:t>Таблица 8.1 — Сохранённые результаты базовой проверки боковой гипотезы</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020"/>
        <w:gridCol w:w="1504"/>
        <w:gridCol w:w="1531"/>
        <w:gridCol w:w="3440"/>
      </w:tblGrid>
      <w:tr w:rsidR="003416EE" w14:paraId="637E895D" w14:textId="77777777">
        <w:trPr>
          <w:cantSplit/>
          <w:tblHeader/>
        </w:trPr>
        <w:tc>
          <w:tcPr>
            <w:tcW w:w="2976" w:type="dxa"/>
            <w:shd w:val="clear" w:color="auto" w:fill="EDEDED"/>
          </w:tcPr>
          <w:p w14:paraId="5F39F2CB" w14:textId="77777777" w:rsidR="003416EE" w:rsidRDefault="006041B4">
            <w:pPr>
              <w:keepNext/>
              <w:spacing w:before="60" w:after="60" w:line="240" w:lineRule="auto"/>
              <w:ind w:firstLine="0"/>
              <w:jc w:val="left"/>
            </w:pPr>
            <w:r>
              <w:rPr>
                <w:b/>
                <w:sz w:val="22"/>
              </w:rPr>
              <w:t>Участник и постановка</w:t>
            </w:r>
          </w:p>
        </w:tc>
        <w:tc>
          <w:tcPr>
            <w:tcW w:w="1482" w:type="dxa"/>
            <w:shd w:val="clear" w:color="auto" w:fill="EDEDED"/>
          </w:tcPr>
          <w:p w14:paraId="4D243B59" w14:textId="77777777" w:rsidR="003416EE" w:rsidRDefault="006041B4">
            <w:pPr>
              <w:keepNext/>
              <w:spacing w:before="60" w:after="60" w:line="240" w:lineRule="auto"/>
              <w:ind w:firstLine="0"/>
              <w:jc w:val="left"/>
            </w:pPr>
            <w:r>
              <w:rPr>
                <w:b/>
                <w:sz w:val="22"/>
              </w:rPr>
              <w:t xml:space="preserve">Толщина </w:t>
            </w:r>
            <m:oMath>
              <m:r>
                <w:rPr>
                  <w:rFonts w:ascii="Cambria Math" w:hAnsi="Cambria Math"/>
                  <w:sz w:val="22"/>
                </w:rPr>
                <m:t>h</m:t>
              </m:r>
            </m:oMath>
            <w:r>
              <w:rPr>
                <w:b/>
                <w:sz w:val="22"/>
              </w:rPr>
              <w:t>, мм</w:t>
            </w:r>
          </w:p>
        </w:tc>
        <w:tc>
          <w:tcPr>
            <w:tcW w:w="1508" w:type="dxa"/>
            <w:shd w:val="clear" w:color="auto" w:fill="EDEDED"/>
          </w:tcPr>
          <w:p w14:paraId="0205AADD" w14:textId="77777777" w:rsidR="003416EE" w:rsidRDefault="006041B4">
            <w:pPr>
              <w:keepNext/>
              <w:spacing w:before="60" w:after="60" w:line="240" w:lineRule="auto"/>
              <w:ind w:firstLine="0"/>
              <w:jc w:val="left"/>
            </w:pPr>
            <w:r>
              <w:rPr>
                <w:b/>
                <w:sz w:val="22"/>
              </w:rPr>
              <w:t>RMSE, Ом</w:t>
            </w:r>
          </w:p>
        </w:tc>
        <w:tc>
          <w:tcPr>
            <w:tcW w:w="3389" w:type="dxa"/>
            <w:shd w:val="clear" w:color="auto" w:fill="EDEDED"/>
          </w:tcPr>
          <w:p w14:paraId="2E78987C" w14:textId="77777777" w:rsidR="003416EE" w:rsidRDefault="006041B4">
            <w:pPr>
              <w:keepNext/>
              <w:spacing w:before="60" w:after="60" w:line="240" w:lineRule="auto"/>
              <w:ind w:firstLine="0"/>
              <w:jc w:val="left"/>
            </w:pPr>
            <w:r>
              <w:rPr>
                <w:b/>
                <w:sz w:val="22"/>
              </w:rPr>
              <w:t>Существенное ограничение</w:t>
            </w:r>
          </w:p>
        </w:tc>
      </w:tr>
      <w:tr w:rsidR="003416EE" w14:paraId="12F4764E" w14:textId="77777777">
        <w:trPr>
          <w:cantSplit/>
        </w:trPr>
        <w:tc>
          <w:tcPr>
            <w:tcW w:w="2976" w:type="dxa"/>
          </w:tcPr>
          <w:p w14:paraId="0868AE19" w14:textId="77777777" w:rsidR="003416EE" w:rsidRDefault="006041B4">
            <w:pPr>
              <w:spacing w:before="60" w:after="60" w:line="240" w:lineRule="auto"/>
              <w:ind w:firstLine="0"/>
              <w:jc w:val="left"/>
            </w:pPr>
            <w:r>
              <w:rPr>
                <w:sz w:val="22"/>
              </w:rPr>
              <w:t>Н, двуслойная модель, вдох</w:t>
            </w:r>
          </w:p>
        </w:tc>
        <w:tc>
          <w:tcPr>
            <w:tcW w:w="1482" w:type="dxa"/>
          </w:tcPr>
          <w:p w14:paraId="32EBAB7B" w14:textId="77777777" w:rsidR="003416EE" w:rsidRDefault="006041B4">
            <w:pPr>
              <w:spacing w:before="60" w:after="60" w:line="240" w:lineRule="auto"/>
              <w:ind w:firstLine="0"/>
              <w:jc w:val="left"/>
            </w:pPr>
            <w:r>
              <w:rPr>
                <w:sz w:val="22"/>
              </w:rPr>
              <w:t>80</w:t>
            </w:r>
          </w:p>
        </w:tc>
        <w:tc>
          <w:tcPr>
            <w:tcW w:w="1508" w:type="dxa"/>
          </w:tcPr>
          <w:p w14:paraId="161E6295" w14:textId="77777777" w:rsidR="003416EE" w:rsidRDefault="006041B4">
            <w:pPr>
              <w:spacing w:before="60" w:after="60" w:line="240" w:lineRule="auto"/>
              <w:ind w:firstLine="0"/>
              <w:jc w:val="left"/>
            </w:pPr>
            <w:r>
              <w:rPr>
                <w:sz w:val="22"/>
              </w:rPr>
              <w:t>1,581720</w:t>
            </w:r>
          </w:p>
        </w:tc>
        <w:tc>
          <w:tcPr>
            <w:tcW w:w="3389" w:type="dxa"/>
          </w:tcPr>
          <w:p w14:paraId="26B899E4" w14:textId="77777777" w:rsidR="003416EE" w:rsidRDefault="006B31AF">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2</m:t>
                  </m:r>
                </m:sub>
              </m:sSub>
              <m:r>
                <m:rPr>
                  <m:sty m:val="p"/>
                </m:rPr>
                <w:rPr>
                  <w:rFonts w:ascii="Cambria Math" w:hAnsi="Cambria Math"/>
                  <w:sz w:val="22"/>
                </w:rPr>
                <m:t>=</m:t>
              </m:r>
              <m:r>
                <w:rPr>
                  <w:rFonts w:ascii="Cambria Math" w:hAnsi="Cambria Math"/>
                  <w:sz w:val="22"/>
                </w:rPr>
                <m:t>24</m:t>
              </m:r>
              <m:r>
                <m:rPr>
                  <m:sty m:val="p"/>
                </m:rPr>
                <w:rPr>
                  <w:rFonts w:ascii="Cambria Math" w:hAnsi="Cambria Math"/>
                  <w:sz w:val="22"/>
                </w:rPr>
                <m:t>,</m:t>
              </m:r>
              <m:r>
                <w:rPr>
                  <w:rFonts w:ascii="Cambria Math" w:hAnsi="Cambria Math"/>
                  <w:sz w:val="22"/>
                </w:rPr>
                <m:t>074074</m:t>
              </m:r>
            </m:oMath>
            <w:r w:rsidR="006041B4">
              <w:rPr>
                <w:sz w:val="22"/>
              </w:rPr>
              <w:t xml:space="preserve"> Ом·м на верхней границе</w:t>
            </w:r>
          </w:p>
        </w:tc>
      </w:tr>
      <w:tr w:rsidR="003416EE" w14:paraId="6B567079" w14:textId="77777777">
        <w:trPr>
          <w:cantSplit/>
        </w:trPr>
        <w:tc>
          <w:tcPr>
            <w:tcW w:w="2976" w:type="dxa"/>
          </w:tcPr>
          <w:p w14:paraId="476B43D6" w14:textId="77777777" w:rsidR="003416EE" w:rsidRDefault="006041B4">
            <w:pPr>
              <w:spacing w:before="60" w:after="60" w:line="240" w:lineRule="auto"/>
              <w:ind w:firstLine="0"/>
              <w:jc w:val="left"/>
            </w:pPr>
            <w:r>
              <w:rPr>
                <w:sz w:val="22"/>
              </w:rPr>
              <w:lastRenderedPageBreak/>
              <w:t>Н, двуслойная модель, выдох</w:t>
            </w:r>
          </w:p>
        </w:tc>
        <w:tc>
          <w:tcPr>
            <w:tcW w:w="1482" w:type="dxa"/>
          </w:tcPr>
          <w:p w14:paraId="791636BD" w14:textId="77777777" w:rsidR="003416EE" w:rsidRDefault="006041B4">
            <w:pPr>
              <w:spacing w:before="60" w:after="60" w:line="240" w:lineRule="auto"/>
              <w:ind w:firstLine="0"/>
              <w:jc w:val="left"/>
            </w:pPr>
            <w:r>
              <w:rPr>
                <w:sz w:val="22"/>
              </w:rPr>
              <w:t>5</w:t>
            </w:r>
          </w:p>
        </w:tc>
        <w:tc>
          <w:tcPr>
            <w:tcW w:w="1508" w:type="dxa"/>
          </w:tcPr>
          <w:p w14:paraId="643EF43B" w14:textId="77777777" w:rsidR="003416EE" w:rsidRDefault="006041B4">
            <w:pPr>
              <w:spacing w:before="60" w:after="60" w:line="240" w:lineRule="auto"/>
              <w:ind w:firstLine="0"/>
              <w:jc w:val="left"/>
            </w:pPr>
            <w:r>
              <w:rPr>
                <w:sz w:val="22"/>
              </w:rPr>
              <w:t>1,301088</w:t>
            </w:r>
          </w:p>
        </w:tc>
        <w:tc>
          <w:tcPr>
            <w:tcW w:w="3389" w:type="dxa"/>
          </w:tcPr>
          <w:p w14:paraId="5E2C7A23" w14:textId="77777777" w:rsidR="003416EE" w:rsidRDefault="006041B4">
            <w:pPr>
              <w:spacing w:before="60" w:after="60" w:line="240" w:lineRule="auto"/>
              <w:ind w:firstLine="0"/>
              <w:jc w:val="left"/>
            </w:pPr>
            <w:r>
              <w:rPr>
                <w:sz w:val="22"/>
              </w:rPr>
              <w:t xml:space="preserve">Минимум при другом </w:t>
            </w:r>
            <m:oMath>
              <m:r>
                <w:rPr>
                  <w:rFonts w:ascii="Cambria Math" w:hAnsi="Cambria Math"/>
                  <w:sz w:val="22"/>
                </w:rPr>
                <m:t>h</m:t>
              </m:r>
            </m:oMath>
            <w:r>
              <w:rPr>
                <w:sz w:val="22"/>
              </w:rPr>
              <w:t>; анатомическое изменение не измерено</w:t>
            </w:r>
          </w:p>
        </w:tc>
      </w:tr>
      <w:tr w:rsidR="003416EE" w14:paraId="7642422A" w14:textId="77777777">
        <w:trPr>
          <w:cantSplit/>
        </w:trPr>
        <w:tc>
          <w:tcPr>
            <w:tcW w:w="2976" w:type="dxa"/>
          </w:tcPr>
          <w:p w14:paraId="6E25B10A" w14:textId="77777777" w:rsidR="003416EE" w:rsidRDefault="006041B4">
            <w:pPr>
              <w:spacing w:before="60" w:after="60" w:line="240" w:lineRule="auto"/>
              <w:ind w:firstLine="0"/>
              <w:jc w:val="left"/>
            </w:pPr>
            <w:r>
              <w:rPr>
                <w:sz w:val="22"/>
              </w:rPr>
              <w:t>Я, двуслойная модель, вдох</w:t>
            </w:r>
          </w:p>
        </w:tc>
        <w:tc>
          <w:tcPr>
            <w:tcW w:w="1482" w:type="dxa"/>
          </w:tcPr>
          <w:p w14:paraId="3705B9CE" w14:textId="77777777" w:rsidR="003416EE" w:rsidRDefault="006041B4">
            <w:pPr>
              <w:spacing w:before="60" w:after="60" w:line="240" w:lineRule="auto"/>
              <w:ind w:firstLine="0"/>
              <w:jc w:val="left"/>
            </w:pPr>
            <w:r>
              <w:rPr>
                <w:sz w:val="22"/>
              </w:rPr>
              <w:t>5</w:t>
            </w:r>
          </w:p>
        </w:tc>
        <w:tc>
          <w:tcPr>
            <w:tcW w:w="1508" w:type="dxa"/>
          </w:tcPr>
          <w:p w14:paraId="71B5E056" w14:textId="77777777" w:rsidR="003416EE" w:rsidRDefault="006041B4">
            <w:pPr>
              <w:spacing w:before="60" w:after="60" w:line="240" w:lineRule="auto"/>
              <w:ind w:firstLine="0"/>
              <w:jc w:val="left"/>
            </w:pPr>
            <w:r>
              <w:rPr>
                <w:sz w:val="22"/>
              </w:rPr>
              <w:t>2,822919</w:t>
            </w:r>
          </w:p>
        </w:tc>
        <w:tc>
          <w:tcPr>
            <w:tcW w:w="3389" w:type="dxa"/>
          </w:tcPr>
          <w:p w14:paraId="696C2E8A" w14:textId="77777777" w:rsidR="003416EE" w:rsidRDefault="006B31AF">
            <w:pPr>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1</m:t>
                  </m:r>
                </m:sub>
              </m:sSub>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377410</m:t>
              </m:r>
            </m:oMath>
            <w:r w:rsidR="006041B4">
              <w:rPr>
                <w:sz w:val="22"/>
              </w:rPr>
              <w:t xml:space="preserve"> Ом·м на нижней границе</w:t>
            </w:r>
          </w:p>
        </w:tc>
      </w:tr>
      <w:tr w:rsidR="003416EE" w14:paraId="336773B1" w14:textId="77777777">
        <w:trPr>
          <w:cantSplit/>
        </w:trPr>
        <w:tc>
          <w:tcPr>
            <w:tcW w:w="2976" w:type="dxa"/>
          </w:tcPr>
          <w:p w14:paraId="66F143E2" w14:textId="77777777" w:rsidR="003416EE" w:rsidRDefault="006041B4">
            <w:pPr>
              <w:spacing w:before="60" w:after="60" w:line="240" w:lineRule="auto"/>
              <w:ind w:firstLine="0"/>
              <w:jc w:val="left"/>
            </w:pPr>
            <w:r>
              <w:rPr>
                <w:sz w:val="22"/>
              </w:rPr>
              <w:t>Я, двуслойная модель, выдох</w:t>
            </w:r>
          </w:p>
        </w:tc>
        <w:tc>
          <w:tcPr>
            <w:tcW w:w="1482" w:type="dxa"/>
          </w:tcPr>
          <w:p w14:paraId="50C63467" w14:textId="77777777" w:rsidR="003416EE" w:rsidRDefault="006041B4">
            <w:pPr>
              <w:spacing w:before="60" w:after="60" w:line="240" w:lineRule="auto"/>
              <w:ind w:firstLine="0"/>
              <w:jc w:val="left"/>
            </w:pPr>
            <w:r>
              <w:rPr>
                <w:sz w:val="22"/>
              </w:rPr>
              <w:t>5</w:t>
            </w:r>
          </w:p>
        </w:tc>
        <w:tc>
          <w:tcPr>
            <w:tcW w:w="1508" w:type="dxa"/>
          </w:tcPr>
          <w:p w14:paraId="5ED5448F" w14:textId="77777777" w:rsidR="003416EE" w:rsidRDefault="006041B4">
            <w:pPr>
              <w:spacing w:before="60" w:after="60" w:line="240" w:lineRule="auto"/>
              <w:ind w:firstLine="0"/>
              <w:jc w:val="left"/>
            </w:pPr>
            <w:r>
              <w:rPr>
                <w:sz w:val="22"/>
              </w:rPr>
              <w:t>3,297675</w:t>
            </w:r>
          </w:p>
        </w:tc>
        <w:tc>
          <w:tcPr>
            <w:tcW w:w="3389" w:type="dxa"/>
          </w:tcPr>
          <w:p w14:paraId="36B4066E" w14:textId="77777777" w:rsidR="003416EE" w:rsidRDefault="006041B4">
            <w:pPr>
              <w:spacing w:before="60" w:after="60" w:line="240" w:lineRule="auto"/>
              <w:ind w:firstLine="0"/>
              <w:jc w:val="left"/>
            </w:pPr>
            <w:r>
              <w:rPr>
                <w:sz w:val="22"/>
              </w:rPr>
              <w:t>Критерий допустимости относительно полного бюджета ошибок не установлен</w:t>
            </w:r>
          </w:p>
        </w:tc>
      </w:tr>
      <w:tr w:rsidR="003416EE" w14:paraId="4D6F54E8" w14:textId="77777777">
        <w:trPr>
          <w:cantSplit/>
        </w:trPr>
        <w:tc>
          <w:tcPr>
            <w:tcW w:w="2976" w:type="dxa"/>
          </w:tcPr>
          <w:p w14:paraId="22CE1CF4" w14:textId="77777777" w:rsidR="003416EE" w:rsidRDefault="006041B4">
            <w:pPr>
              <w:spacing w:before="60" w:after="60" w:line="240" w:lineRule="auto"/>
              <w:ind w:firstLine="0"/>
              <w:jc w:val="left"/>
            </w:pPr>
            <w:r>
              <w:rPr>
                <w:sz w:val="22"/>
              </w:rPr>
              <w:t>Г, совместный FEM-поиск положения и свойств</w:t>
            </w:r>
          </w:p>
        </w:tc>
        <w:tc>
          <w:tcPr>
            <w:tcW w:w="1482" w:type="dxa"/>
          </w:tcPr>
          <w:p w14:paraId="58397356" w14:textId="77777777" w:rsidR="003416EE" w:rsidRDefault="006041B4">
            <w:pPr>
              <w:spacing w:before="60" w:after="60" w:line="240" w:lineRule="auto"/>
              <w:ind w:firstLine="0"/>
              <w:jc w:val="left"/>
            </w:pPr>
            <w:r>
              <w:rPr>
                <w:sz w:val="22"/>
              </w:rPr>
              <w:t>Не применяется</w:t>
            </w:r>
          </w:p>
        </w:tc>
        <w:tc>
          <w:tcPr>
            <w:tcW w:w="1508" w:type="dxa"/>
          </w:tcPr>
          <w:p w14:paraId="2F0A9B03" w14:textId="77777777" w:rsidR="003416EE" w:rsidRDefault="006041B4">
            <w:pPr>
              <w:spacing w:before="60" w:after="60" w:line="240" w:lineRule="auto"/>
              <w:ind w:firstLine="0"/>
              <w:jc w:val="left"/>
            </w:pPr>
            <w:r>
              <w:rPr>
                <w:sz w:val="22"/>
              </w:rPr>
              <w:t>13,534701</w:t>
            </w:r>
          </w:p>
        </w:tc>
        <w:tc>
          <w:tcPr>
            <w:tcW w:w="3389" w:type="dxa"/>
          </w:tcPr>
          <w:p w14:paraId="44E983BA" w14:textId="77777777" w:rsidR="003416EE" w:rsidRDefault="006041B4">
            <w:pPr>
              <w:spacing w:before="60" w:after="60" w:line="240" w:lineRule="auto"/>
              <w:ind w:firstLine="0"/>
              <w:jc w:val="left"/>
            </w:pPr>
            <w:r>
              <w:rPr>
                <w:sz w:val="22"/>
              </w:rPr>
              <w:t>8 несовпадений знака дыхательного контраста из 12</w:t>
            </w:r>
          </w:p>
        </w:tc>
      </w:tr>
      <w:tr w:rsidR="003416EE" w14:paraId="14CC309A" w14:textId="77777777">
        <w:trPr>
          <w:cantSplit/>
        </w:trPr>
        <w:tc>
          <w:tcPr>
            <w:tcW w:w="2976" w:type="dxa"/>
          </w:tcPr>
          <w:p w14:paraId="4319160F" w14:textId="77777777" w:rsidR="003416EE" w:rsidRDefault="006041B4">
            <w:pPr>
              <w:spacing w:before="60" w:after="60" w:line="240" w:lineRule="auto"/>
              <w:ind w:firstLine="0"/>
              <w:jc w:val="left"/>
            </w:pPr>
            <w:r>
              <w:rPr>
                <w:sz w:val="22"/>
              </w:rPr>
              <w:t>Г, прямой контроль того же кандидата на целевом сгущении</w:t>
            </w:r>
          </w:p>
        </w:tc>
        <w:tc>
          <w:tcPr>
            <w:tcW w:w="1482" w:type="dxa"/>
          </w:tcPr>
          <w:p w14:paraId="347005C2" w14:textId="77777777" w:rsidR="003416EE" w:rsidRDefault="006041B4">
            <w:pPr>
              <w:spacing w:before="60" w:after="60" w:line="240" w:lineRule="auto"/>
              <w:ind w:firstLine="0"/>
              <w:jc w:val="left"/>
            </w:pPr>
            <w:r>
              <w:rPr>
                <w:sz w:val="22"/>
              </w:rPr>
              <w:t>Не применяется</w:t>
            </w:r>
          </w:p>
        </w:tc>
        <w:tc>
          <w:tcPr>
            <w:tcW w:w="1508" w:type="dxa"/>
          </w:tcPr>
          <w:p w14:paraId="4899A1D1" w14:textId="77777777" w:rsidR="003416EE" w:rsidRDefault="006041B4">
            <w:pPr>
              <w:spacing w:before="60" w:after="60" w:line="240" w:lineRule="auto"/>
              <w:ind w:firstLine="0"/>
              <w:jc w:val="left"/>
            </w:pPr>
            <w:r>
              <w:rPr>
                <w:sz w:val="22"/>
              </w:rPr>
              <w:t>13,527612</w:t>
            </w:r>
          </w:p>
        </w:tc>
        <w:tc>
          <w:tcPr>
            <w:tcW w:w="3389" w:type="dxa"/>
          </w:tcPr>
          <w:p w14:paraId="48E1AD8F" w14:textId="77777777" w:rsidR="003416EE" w:rsidRDefault="006041B4">
            <w:pPr>
              <w:spacing w:before="60" w:after="60" w:line="240" w:lineRule="auto"/>
              <w:ind w:firstLine="0"/>
              <w:jc w:val="left"/>
            </w:pPr>
            <w:r>
              <w:rPr>
                <w:sz w:val="22"/>
              </w:rPr>
              <w:t>Те же 8 несовпадений знака; нового подбора нет</w:t>
            </w:r>
          </w:p>
        </w:tc>
      </w:tr>
    </w:tbl>
    <w:p w14:paraId="78713BC4" w14:textId="77777777" w:rsidR="003416EE" w:rsidRDefault="006041B4">
      <w:pPr>
        <w:pStyle w:val="af"/>
      </w:pPr>
      <w:r>
        <w:t>Граничные минимумы Н и Я не определяют индивидуальные свойства тканей. У Н разность минимизирующих толщин 80−5=75 мм означает изменение предпочтительной эффективной геометрии; она не измеряет дыхательное перемещение границы лёгкого.</w:t>
      </w:r>
    </w:p>
    <w:p w14:paraId="2B0EB468" w14:textId="77777777" w:rsidR="003416EE" w:rsidRDefault="006041B4">
      <w:pPr>
        <w:pStyle w:val="af"/>
      </w:pPr>
      <w:r>
        <w:t xml:space="preserve">В </w:t>
      </w:r>
      <w:proofErr w:type="spellStart"/>
      <w:r>
        <w:t>кандидатных</w:t>
      </w:r>
      <w:proofErr w:type="spellEnd"/>
      <w:r>
        <w:t xml:space="preserve"> окнах Н и Я уровень вдоха выше выдоха при всех трёх размерах. Это наблюдение обработки при ретроспективной разметке. Оно не разделяет изменения </w:t>
      </w:r>
      <m:oMath>
        <m:r>
          <w:rPr>
            <w:rFonts w:ascii="Cambria Math" w:hAnsi="Cambria Math"/>
          </w:rPr>
          <m:t>h</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2</m:t>
            </m:r>
          </m:sub>
        </m:sSub>
      </m:oMath>
      <w:r>
        <w:t>, контакта и состояния между последовате</w:t>
      </w:r>
      <w:proofErr w:type="spellStart"/>
      <w:r>
        <w:t>льными</w:t>
      </w:r>
      <w:proofErr w:type="spellEnd"/>
      <w:r>
        <w:t xml:space="preserve"> записями. Сопоставимость записей как одного физиологического состояния остаётся допущением.</w:t>
      </w:r>
    </w:p>
    <w:p w14:paraId="6E2BCA54" w14:textId="77777777" w:rsidR="003416EE" w:rsidRDefault="006041B4">
      <w:pPr>
        <w:pStyle w:val="af"/>
      </w:pPr>
      <w:r>
        <w:t xml:space="preserve">Для Г лучшая из 39 допустимых завершённых оценок сохранила восемь неверных дыхательных знаков. RMS (среднеквадратическая величина) ошибки среднего уровня — 13,504553 Ом, половины контраста — 0,902877 Ом; контраст даёт 0,445000% суммы квадратов ошибок. Если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p</m:t>
            </m:r>
          </m:sub>
        </m:sSub>
      </m:oMath>
      <w:r>
        <w:t xml:space="preserve"> — ошибки вдоха и выдоха в паре </w:t>
      </w:r>
      <m:oMath>
        <m:r>
          <w:rPr>
            <w:rFonts w:ascii="Cambria Math" w:hAnsi="Cambria Math"/>
          </w:rPr>
          <m:t>p</m:t>
        </m:r>
      </m:oMath>
      <w:r>
        <w:t>, то</w:t>
      </w:r>
    </w:p>
    <w:p w14:paraId="20FDDC79"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p</m:t>
                        </m:r>
                      </m:sub>
                    </m:sSub>
                  </m:num>
                  <m:den>
                    <m:r>
                      <w:rPr>
                        <w:rFonts w:ascii="Cambria Math" w:hAnsi="Cambria Math"/>
                      </w:rPr>
                      <m:t>2</m:t>
                    </m:r>
                  </m:den>
                </m:f>
                <m:r>
                  <m:rPr>
                    <m:sty m:val="p"/>
                  </m:rPr>
                  <w:rPr>
                    <w:rFonts w:ascii="Cambria Math" w:hAnsi="Cambria Math"/>
                  </w:rPr>
                  <m:t>,</m:t>
                </m:r>
              </m:e>
            </m:mr>
            <m:m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p</m:t>
                        </m:r>
                      </m:sub>
                    </m:sSub>
                  </m:num>
                  <m:den>
                    <m:r>
                      <w:rPr>
                        <w:rFonts w:ascii="Cambria Math" w:hAnsi="Cambria Math"/>
                      </w:rPr>
                      <m:t>2</m:t>
                    </m:r>
                  </m:den>
                </m:f>
                <m:r>
                  <m:rPr>
                    <m:sty m:val="p"/>
                  </m:rPr>
                  <w:rPr>
                    <w:rFonts w:ascii="Cambria Math" w:hAnsi="Cambria Math"/>
                  </w:rPr>
                  <m:t>,</m:t>
                </m:r>
              </m:e>
            </m:mr>
            <m:mr>
              <m:e>
                <m:sSup>
                  <m:sSupPr>
                    <m:ctrlPr>
                      <w:rPr>
                        <w:rFonts w:ascii="Cambria Math" w:hAnsi="Cambria Math"/>
                      </w:rPr>
                    </m:ctrlPr>
                  </m:sSupPr>
                  <m:e>
                    <m:r>
                      <m:rPr>
                        <m:sty m:val="p"/>
                      </m:rPr>
                      <w:rPr>
                        <w:rFonts w:ascii="Cambria Math" w:hAnsi="Cambria Math"/>
                      </w:rPr>
                      <m:t>RMSE</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12</m:t>
                    </m:r>
                  </m:sup>
                  <m:e>
                    <m:r>
                      <m:rPr>
                        <m:sty m:val="p"/>
                      </m:rPr>
                      <w:rPr>
                        <w:rFonts w:ascii="Cambria Math" w:hAnsi="Cambria Math"/>
                      </w:rPr>
                      <m:t>(</m:t>
                    </m:r>
                  </m:e>
                </m:nary>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p</m:t>
                    </m:r>
                  </m:sub>
                  <m:sup>
                    <m:r>
                      <w:rPr>
                        <w:rFonts w:ascii="Cambria Math" w:hAnsi="Cambria Math"/>
                      </w:rPr>
                      <m:t>2</m:t>
                    </m:r>
                  </m:sup>
                </m:sSubSup>
                <m:r>
                  <m:rPr>
                    <m:sty m:val="p"/>
                  </m:rPr>
                  <w:rPr>
                    <w:rFonts w:ascii="Cambria Math" w:hAnsi="Cambria Math"/>
                  </w:rPr>
                  <m:t>).</m:t>
                </m:r>
              </m:e>
            </m:mr>
          </m:m>
          <m:r>
            <w:rPr>
              <w:rFonts w:ascii="Cambria Math" w:hAnsi="Cambria Math"/>
            </w:rPr>
            <m:t>  </m:t>
          </m:r>
          <m:r>
            <m:rPr>
              <m:nor/>
            </m:rPr>
            <m:t>(8.5)</m:t>
          </m:r>
        </m:oMath>
      </m:oMathPara>
    </w:p>
    <w:p w14:paraId="45FFCD6C" w14:textId="77777777" w:rsidR="003416EE" w:rsidRPr="00674711" w:rsidRDefault="006041B4">
      <w:pPr>
        <w:pStyle w:val="FirstParagraph"/>
        <w:rPr>
          <w:lang w:val="ru-RU"/>
          <w:rPrChange w:id="3211" w:author="Nik K" w:date="2026-10-29T00:17:00Z">
            <w:rPr/>
          </w:rPrChange>
        </w:rPr>
      </w:pPr>
      <w:r w:rsidRPr="00674711">
        <w:rPr>
          <w:lang w:val="ru-RU"/>
          <w:rPrChange w:id="3212" w:author="Nik K" w:date="2026-10-29T00:17:00Z">
            <w:rPr/>
          </w:rPrChange>
        </w:rPr>
        <w:t xml:space="preserve">Ошибки выражены в омах. Общий минимум определяется преимущественно средними уровнями и может сохранять неправильные знаки контрастов. Сгущение сетки не устранило расхождение в выбранной точке, но глобальная невозможность другой постановки не доказана. Технические границы пространственного поиска отличаются от </w:t>
      </w:r>
      <m:oMath>
        <m:r>
          <m:rPr>
            <m:scr m:val="script"/>
            <m:sty m:val="p"/>
          </m:rPr>
          <w:rPr>
            <w:rFonts w:ascii="Cambria Math" w:hAnsi="Cambria Math"/>
            <w:lang w:val="ru-RU"/>
            <w:rPrChange w:id="3213" w:author="Nik K" w:date="2026-10-29T00:17:00Z">
              <w:rPr>
                <w:rFonts w:ascii="Cambria Math" w:hAnsi="Cambria Math"/>
              </w:rPr>
            </w:rPrChange>
          </w:rPr>
          <m:t>B</m:t>
        </m:r>
      </m:oMath>
      <w:r w:rsidRPr="00674711">
        <w:rPr>
          <w:lang w:val="ru-RU"/>
          <w:rPrChange w:id="3214" w:author="Nik K" w:date="2026-10-29T00:17:00Z">
            <w:rPr/>
          </w:rPrChange>
        </w:rPr>
        <w:t>.</w:t>
      </w:r>
    </w:p>
    <w:p w14:paraId="01787C4F" w14:textId="77777777" w:rsidR="003416EE" w:rsidRDefault="006041B4">
      <w:pPr>
        <w:pStyle w:val="af"/>
        <w:keepNext/>
      </w:pPr>
      <w:r>
        <w:t xml:space="preserve">Пульсовые изменения описывались в безразмерной координате </w:t>
      </w:r>
      <m:oMath>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r>
              <m:rPr>
                <m:sty m:val="p"/>
              </m:rPr>
              <w:rPr>
                <w:rFonts w:ascii="Cambria Math" w:hAnsi="Cambria Math"/>
              </w:rPr>
              <m:t>,ref</m:t>
            </m:r>
          </m:sub>
        </m:sSub>
        <m:r>
          <m:rPr>
            <m:sty m:val="p"/>
          </m:rPr>
          <w:rPr>
            <w:rFonts w:ascii="Cambria Math" w:hAnsi="Cambria Math"/>
          </w:rPr>
          <m:t>)</m:t>
        </m:r>
      </m:oMath>
      <w:r>
        <w:t xml:space="preserve"> с фиксированным масштабом </w:t>
      </w:r>
      <m:oMath>
        <m:sSub>
          <m:sSubPr>
            <m:ctrlPr>
              <w:rPr>
                <w:rFonts w:ascii="Cambria Math" w:hAnsi="Cambria Math"/>
              </w:rPr>
            </m:ctrlPr>
          </m:sSubPr>
          <m:e>
            <m:r>
              <w:rPr>
                <w:rFonts w:ascii="Cambria Math" w:hAnsi="Cambria Math"/>
              </w:rPr>
              <m:t>ρ</m:t>
            </m:r>
          </m:e>
          <m:sub>
            <m:r>
              <w:rPr>
                <w:rFonts w:ascii="Cambria Math" w:hAnsi="Cambria Math"/>
              </w:rPr>
              <m:t>j</m:t>
            </m:r>
            <m:r>
              <m:rPr>
                <m:sty m:val="p"/>
              </m:rPr>
              <w:rPr>
                <w:rFonts w:ascii="Cambria Math" w:hAnsi="Cambria Math"/>
              </w:rPr>
              <m:t>,ref</m:t>
            </m:r>
          </m:sub>
        </m:sSub>
      </m:oMath>
      <w:r>
        <w:t xml:space="preserve"> в Ом·м:</w:t>
      </w:r>
    </w:p>
    <w:p w14:paraId="06458E89"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r>
            <w:rPr>
              <w:rFonts w:ascii="Cambria Math" w:hAnsi="Cambria Math"/>
            </w:rPr>
            <m:t>φ</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m:t>
              </m:r>
            </m:sup>
            <m:e>
              <m:sSubSup>
                <m:sSubSupPr>
                  <m:ctrlPr>
                    <w:rPr>
                      <w:rFonts w:ascii="Cambria Math" w:hAnsi="Cambria Math"/>
                    </w:rPr>
                  </m:ctrlPr>
                </m:sSubSupPr>
                <m:e>
                  <m:r>
                    <w:rPr>
                      <w:rFonts w:ascii="Cambria Math" w:hAnsi="Cambria Math"/>
                    </w:rPr>
                    <m:t>J</m:t>
                  </m:r>
                </m:e>
                <m:sub>
                  <m:r>
                    <w:rPr>
                      <w:rFonts w:ascii="Cambria Math" w:hAnsi="Cambria Math"/>
                    </w:rPr>
                    <m:t>mj</m:t>
                  </m:r>
                </m:sub>
                <m:sup>
                  <m:r>
                    <m:rPr>
                      <m:scr m:val="script"/>
                    </m:rPr>
                    <w:rPr>
                      <w:rFonts w:ascii="Cambria Math" w:hAnsi="Cambria Math"/>
                    </w:rPr>
                    <m:t>l</m:t>
                  </m:r>
                </m:sup>
              </m:sSubSup>
            </m:e>
          </m:nary>
          <m:r>
            <m:rPr>
              <m:sty m:val="p"/>
            </m:rPr>
            <w:rPr>
              <w:rFonts w:ascii="Cambria Math" w:hAnsi="Cambria Math"/>
            </w:rPr>
            <m:t>Δ</m:t>
          </m:r>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mj</m:t>
              </m:r>
            </m:sub>
            <m:sup>
              <m:r>
                <m:rPr>
                  <m:scr m:val="script"/>
                </m:rPr>
                <w:rPr>
                  <w:rFonts w:ascii="Cambria Math" w:hAnsi="Cambria Math"/>
                </w:rPr>
                <m:t>l</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en>
          </m:f>
          <m:r>
            <m:rPr>
              <m:sty m:val="p"/>
            </m:rPr>
            <w:rPr>
              <w:rFonts w:ascii="Cambria Math" w:hAnsi="Cambria Math"/>
            </w:rPr>
            <m:t>.</m:t>
          </m:r>
          <m:r>
            <w:rPr>
              <w:rFonts w:ascii="Cambria Math" w:hAnsi="Cambria Math"/>
            </w:rPr>
            <m:t>  </m:t>
          </m:r>
          <m:r>
            <m:rPr>
              <m:nor/>
            </m:rPr>
            <m:t>(8.6)</m:t>
          </m:r>
        </m:oMath>
      </m:oMathPara>
    </w:p>
    <w:p w14:paraId="3579DB36" w14:textId="77777777" w:rsidR="003416EE" w:rsidRPr="00674711" w:rsidRDefault="006041B4">
      <w:pPr>
        <w:pStyle w:val="FirstParagraph"/>
        <w:rPr>
          <w:lang w:val="ru-RU"/>
          <w:rPrChange w:id="3215" w:author="Nik K" w:date="2026-10-29T00:17:00Z">
            <w:rPr/>
          </w:rPrChange>
        </w:rPr>
      </w:pPr>
      <w:r w:rsidRPr="00674711">
        <w:rPr>
          <w:lang w:val="ru-RU"/>
          <w:rPrChange w:id="3216" w:author="Nik K" w:date="2026-10-29T00:17:00Z">
            <w:rPr/>
          </w:rPrChange>
        </w:rPr>
        <w:t xml:space="preserve">Фаза </w:t>
      </w:r>
      <m:oMath>
        <m:r>
          <w:rPr>
            <w:rFonts w:ascii="Cambria Math" w:hAnsi="Cambria Math"/>
          </w:rPr>
          <m:t>φ</m:t>
        </m:r>
      </m:oMath>
      <w:r w:rsidRPr="00674711">
        <w:rPr>
          <w:lang w:val="ru-RU"/>
          <w:rPrChange w:id="3217" w:author="Nik K" w:date="2026-10-29T00:17:00Z">
            <w:rPr/>
          </w:rPrChange>
        </w:rPr>
        <w:t xml:space="preserve"> безразмерна, </w:t>
      </w:r>
      <m:oMath>
        <m:sSup>
          <m:sSupPr>
            <m:ctrlPr>
              <w:rPr>
                <w:rFonts w:ascii="Cambria Math" w:hAnsi="Cambria Math"/>
              </w:rPr>
            </m:ctrlPr>
          </m:sSupPr>
          <m:e>
            <m:r>
              <w:rPr>
                <w:rFonts w:ascii="Cambria Math" w:hAnsi="Cambria Math"/>
              </w:rPr>
              <m:t>J</m:t>
            </m:r>
          </m:e>
          <m:sup>
            <m:r>
              <m:rPr>
                <m:scr m:val="script"/>
              </m:rPr>
              <w:rPr>
                <w:rFonts w:ascii="Cambria Math" w:hAnsi="Cambria Math"/>
                <w:lang w:val="ru-RU"/>
                <w:rPrChange w:id="3218" w:author="Nik K" w:date="2026-10-29T00:17:00Z">
                  <w:rPr>
                    <w:rFonts w:ascii="Cambria Math" w:hAnsi="Cambria Math"/>
                  </w:rPr>
                </w:rPrChange>
              </w:rPr>
              <m:t>l</m:t>
            </m:r>
          </m:sup>
        </m:sSup>
      </m:oMath>
      <w:r w:rsidRPr="00674711">
        <w:rPr>
          <w:lang w:val="ru-RU"/>
          <w:rPrChange w:id="3219" w:author="Nik K" w:date="2026-10-29T00:17:00Z">
            <w:rPr/>
          </w:rPrChange>
        </w:rPr>
        <w:t xml:space="preserve"> — в омах; при малых изменениях </w:t>
      </w:r>
      <m:oMath>
        <m:r>
          <m:rPr>
            <m:sty m:val="p"/>
          </m:rPr>
          <w:rPr>
            <w:rFonts w:ascii="Cambria Math" w:hAnsi="Cambria Math"/>
          </w:rPr>
          <m:t>Δ</m:t>
        </m:r>
        <m:sSub>
          <m:sSubPr>
            <m:ctrlPr>
              <w:rPr>
                <w:rFonts w:ascii="Cambria Math" w:hAnsi="Cambria Math"/>
              </w:rPr>
            </m:ctrlPr>
          </m:sSubPr>
          <m:e>
            <m:r>
              <m:rPr>
                <m:scr m:val="script"/>
              </m:rPr>
              <w:rPr>
                <w:rFonts w:ascii="Cambria Math" w:hAnsi="Cambria Math"/>
                <w:lang w:val="ru-RU"/>
                <w:rPrChange w:id="3220" w:author="Nik K" w:date="2026-10-29T00:17:00Z">
                  <w:rPr>
                    <w:rFonts w:ascii="Cambria Math" w:hAnsi="Cambria Math"/>
                  </w:rPr>
                </w:rPrChange>
              </w:rPr>
              <m:t>l</m:t>
            </m:r>
          </m:e>
          <m:sub>
            <m:r>
              <w:rPr>
                <w:rFonts w:ascii="Cambria Math" w:hAnsi="Cambria Math"/>
              </w:rPr>
              <m:t>j</m:t>
            </m:r>
          </m:sub>
        </m:sSub>
        <m:r>
          <m:rPr>
            <m:sty m:val="p"/>
          </m:rPr>
          <w:rPr>
            <w:rFonts w:ascii="Cambria Math" w:hAnsi="Cambria Math"/>
            <w:lang w:val="ru-RU"/>
            <w:rPrChange w:id="3221" w:author="Nik K" w:date="2026-10-29T00:17:00Z">
              <w:rPr>
                <w:rFonts w:ascii="Cambria Math" w:hAnsi="Cambria Math"/>
              </w:rPr>
            </w:rPrChange>
          </w:rPr>
          <m:t>≃</m:t>
        </m:r>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lang w:val="ru-RU"/>
            <w:rPrChange w:id="3222" w:author="Nik K" w:date="2026-10-29T00:17:00Z">
              <w:rPr>
                <w:rFonts w:ascii="Cambria Math" w:hAnsi="Cambria Math"/>
              </w:rPr>
            </w:rPrChange>
          </w:rPr>
          <m:t>/</m:t>
        </m:r>
        <m:sSub>
          <m:sSubPr>
            <m:ctrlPr>
              <w:rPr>
                <w:rFonts w:ascii="Cambria Math" w:hAnsi="Cambria Math"/>
              </w:rPr>
            </m:ctrlPr>
          </m:sSubPr>
          <m:e>
            <m:r>
              <w:rPr>
                <w:rFonts w:ascii="Cambria Math" w:hAnsi="Cambria Math"/>
              </w:rPr>
              <m:t>ρ</m:t>
            </m:r>
          </m:e>
          <m:sub>
            <m:r>
              <w:rPr>
                <w:rFonts w:ascii="Cambria Math" w:hAnsi="Cambria Math"/>
              </w:rPr>
              <m:t>j</m:t>
            </m:r>
          </m:sub>
        </m:sSub>
      </m:oMath>
      <w:r w:rsidRPr="00674711">
        <w:rPr>
          <w:lang w:val="ru-RU"/>
          <w:rPrChange w:id="3223" w:author="Nik K" w:date="2026-10-29T00:17:00Z">
            <w:rPr/>
          </w:rPrChange>
        </w:rPr>
        <w:t>. Две пульсовые кривые использовались для прогноза исключённой третьей, однако база подбиралась по всем трём размерам. Это условная проверка пульсового этапа при известной статической модели.</w:t>
      </w:r>
    </w:p>
    <w:p w14:paraId="1EDB89DB" w14:textId="77777777" w:rsidR="003416EE" w:rsidRDefault="006041B4">
      <w:pPr>
        <w:pStyle w:val="af"/>
      </w:pPr>
      <w:r>
        <w:t xml:space="preserve">При </w:t>
      </w:r>
      <m:oMath>
        <m:r>
          <w:rPr>
            <w:rFonts w:ascii="Cambria Math" w:hAnsi="Cambria Math"/>
          </w:rPr>
          <m:t>h</m:t>
        </m:r>
        <m:r>
          <m:rPr>
            <m:sty m:val="p"/>
          </m:rPr>
          <w:rPr>
            <w:rFonts w:ascii="Cambria Math" w:hAnsi="Cambria Math"/>
          </w:rPr>
          <m:t>=</m:t>
        </m:r>
        <m:r>
          <w:rPr>
            <w:rFonts w:ascii="Cambria Math" w:hAnsi="Cambria Math"/>
          </w:rPr>
          <m:t>120</m:t>
        </m:r>
      </m:oMath>
      <w:r>
        <w:t xml:space="preserve"> мм на вдохе максимум </w:t>
      </w:r>
      <m:oMath>
        <m:r>
          <m:rPr>
            <m:sty m:val="p"/>
          </m:rPr>
          <w:rPr>
            <w:rFonts w:ascii="Cambria Math" w:hAnsi="Cambria Math"/>
          </w:rPr>
          <m:t>|Δ</m:t>
        </m:r>
        <m:r>
          <m:rPr>
            <m:scr m:val="script"/>
          </m:rPr>
          <w:rPr>
            <w:rFonts w:ascii="Cambria Math" w:hAnsi="Cambria Math"/>
          </w:rPr>
          <m:t>l</m:t>
        </m:r>
        <m:r>
          <m:rPr>
            <m:sty m:val="p"/>
          </m:rPr>
          <w:rPr>
            <w:rFonts w:ascii="Cambria Math" w:hAnsi="Cambria Math"/>
          </w:rPr>
          <m:t>|</m:t>
        </m:r>
      </m:oMath>
      <w:r>
        <w:t xml:space="preserve"> равен 0,135179 для Н и 0,207403 для Я: предварительный критерий малости 0,1 не выполнен. Для Я на выдохе значение 0,087067 проходит только этот критерий. У Н на выдохе трёхразмерная задача отсутствует из-за неполного цикла во внутреннем окне записи 140 мм. Пропуск не заменяется нулём; физиологическим пределом число 0,1 не является.</w:t>
      </w:r>
    </w:p>
    <w:p w14:paraId="67446BFA" w14:textId="77777777" w:rsidR="003416EE" w:rsidRDefault="006041B4">
      <w:pPr>
        <w:pStyle w:val="af"/>
      </w:pPr>
      <w:r>
        <w:t xml:space="preserve">В четырёх выбранных базовых точках переход от квадратуры дисков </w:t>
      </w:r>
      <m:oMath>
        <m:r>
          <w:rPr>
            <w:rFonts w:ascii="Cambria Math" w:hAnsi="Cambria Math"/>
          </w:rPr>
          <m:t>4</m:t>
        </m:r>
        <m:r>
          <m:rPr>
            <m:sty m:val="p"/>
          </m:rPr>
          <w:rPr>
            <w:rFonts w:ascii="Cambria Math" w:hAnsi="Cambria Math"/>
          </w:rPr>
          <m:t>×</m:t>
        </m:r>
        <m:r>
          <w:rPr>
            <w:rFonts w:ascii="Cambria Math" w:hAnsi="Cambria Math"/>
          </w:rPr>
          <m:t>16</m:t>
        </m:r>
      </m:oMath>
      <w:r>
        <w:t xml:space="preserve"> и 256 членов ряда к </w:t>
      </w:r>
      <m:oMath>
        <m:r>
          <w:rPr>
            <w:rFonts w:ascii="Cambria Math" w:hAnsi="Cambria Math"/>
          </w:rPr>
          <m:t>6</m:t>
        </m:r>
        <m:r>
          <m:rPr>
            <m:sty m:val="p"/>
          </m:rPr>
          <w:rPr>
            <w:rFonts w:ascii="Cambria Math" w:hAnsi="Cambria Math"/>
          </w:rPr>
          <m:t>×</m:t>
        </m:r>
        <m:r>
          <w:rPr>
            <w:rFonts w:ascii="Cambria Math" w:hAnsi="Cambria Math"/>
          </w:rPr>
          <m:t>24</m:t>
        </m:r>
      </m:oMath>
      <w:r>
        <w:t xml:space="preserve"> и 512 членам изменял базу и якобиан менее чем на </w:t>
      </w:r>
      <m:oMath>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Ом. Это численная проверка формулы, не адекватности двухслойной анатомии. Нелинейное подтверждение пульсовых траекторий не завершено.</w:t>
      </w:r>
    </w:p>
    <w:p w14:paraId="46EF325B" w14:textId="77777777" w:rsidR="003416EE" w:rsidRDefault="006041B4">
      <w:pPr>
        <w:pStyle w:val="af"/>
      </w:pPr>
      <w:r>
        <w:lastRenderedPageBreak/>
        <w:t>Проверенные боковые постановки не дали принятого набора тканевых поправок. Это ограниченный отрицательный результат, не доказательство невозможности любых боковых систем при любом телосложении. Дополнительную пространственную информацию далее исследуют по поясной ЭИТ и КТ.</w:t>
      </w:r>
    </w:p>
    <w:p w14:paraId="616BB369" w14:textId="77777777" w:rsidR="003416EE" w:rsidRDefault="006041B4">
      <w:pPr>
        <w:pStyle w:val="21"/>
      </w:pPr>
      <w:bookmarkStart w:id="3224" w:name="_Toc244123108"/>
      <w:bookmarkStart w:id="3225" w:name="абсолютная-и-относительная-эит"/>
      <w:bookmarkEnd w:id="3207"/>
      <w:r>
        <w:t>8.4 Абсолютная и относительная ЭИТ</w:t>
      </w:r>
      <w:bookmarkEnd w:id="3224"/>
    </w:p>
    <w:p w14:paraId="7BCEA1A0" w14:textId="77777777" w:rsidR="003416EE" w:rsidRPr="00674711" w:rsidRDefault="006041B4">
      <w:pPr>
        <w:pStyle w:val="FirstParagraph"/>
        <w:rPr>
          <w:lang w:val="ru-RU"/>
          <w:rPrChange w:id="3226" w:author="Nik K" w:date="2026-10-29T00:17:00Z">
            <w:rPr/>
          </w:rPrChange>
        </w:rPr>
      </w:pPr>
      <w:r w:rsidRPr="00674711">
        <w:rPr>
          <w:lang w:val="ru-RU"/>
          <w:rPrChange w:id="3227" w:author="Nik K" w:date="2026-10-29T00:17:00Z">
            <w:rPr/>
          </w:rPrChange>
        </w:rPr>
        <w:t xml:space="preserve">В </w:t>
      </w:r>
      <w:proofErr w:type="spellStart"/>
      <w:r w:rsidRPr="00674711">
        <w:rPr>
          <w:lang w:val="ru-RU"/>
          <w:rPrChange w:id="3228" w:author="Nik K" w:date="2026-10-29T00:17:00Z">
            <w:rPr/>
          </w:rPrChange>
        </w:rPr>
        <w:t>компартментной</w:t>
      </w:r>
      <w:proofErr w:type="spellEnd"/>
      <w:r w:rsidRPr="00674711">
        <w:rPr>
          <w:lang w:val="ru-RU"/>
          <w:rPrChange w:id="3229" w:author="Nik K" w:date="2026-10-29T00:17:00Z">
            <w:rPr/>
          </w:rPrChange>
        </w:rPr>
        <w:t xml:space="preserve"> модели области назначается эффективная скалярная проводимость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lang w:val="ru-RU"/>
            <w:rPrChange w:id="3230" w:author="Nik K" w:date="2026-10-29T00:17:00Z">
              <w:rPr>
                <w:rFonts w:ascii="Cambria Math" w:hAnsi="Cambria Math"/>
              </w:rPr>
            </w:rPrChange>
          </w:rPr>
          <m:t>&gt;</m:t>
        </m:r>
        <m:r>
          <w:rPr>
            <w:rFonts w:ascii="Cambria Math" w:hAnsi="Cambria Math"/>
            <w:lang w:val="ru-RU"/>
            <w:rPrChange w:id="3231" w:author="Nik K" w:date="2026-10-29T00:17:00Z">
              <w:rPr>
                <w:rFonts w:ascii="Cambria Math" w:hAnsi="Cambria Math"/>
              </w:rPr>
            </w:rPrChange>
          </w:rPr>
          <m:t>0</m:t>
        </m:r>
      </m:oMath>
      <w:r w:rsidRPr="00674711">
        <w:rPr>
          <w:lang w:val="ru-RU"/>
          <w:rPrChange w:id="3232" w:author="Nik K" w:date="2026-10-29T00:17:00Z">
            <w:rPr/>
          </w:rPrChange>
        </w:rPr>
        <w:t xml:space="preserve"> в См/м. П</w:t>
      </w:r>
      <w:proofErr w:type="spellStart"/>
      <w:r w:rsidRPr="00674711">
        <w:rPr>
          <w:lang w:val="ru-RU"/>
          <w:rPrChange w:id="3233" w:author="Nik K" w:date="2026-10-29T00:17:00Z">
            <w:rPr/>
          </w:rPrChange>
        </w:rPr>
        <w:t>ри</w:t>
      </w:r>
      <w:proofErr w:type="spellEnd"/>
      <w:r w:rsidRPr="00674711">
        <w:rPr>
          <w:lang w:val="ru-RU"/>
          <w:rPrChange w:id="3234" w:author="Nik K" w:date="2026-10-29T00:17:00Z">
            <w:rPr/>
          </w:rPrChange>
        </w:rPr>
        <w:t xml:space="preserve"> геометрии одной КТ </w:t>
      </w:r>
      <m:oMath>
        <m:sSub>
          <m:sSubPr>
            <m:ctrlPr>
              <w:rPr>
                <w:rFonts w:ascii="Cambria Math" w:hAnsi="Cambria Math"/>
              </w:rPr>
            </m:ctrlPr>
          </m:sSubPr>
          <m:e>
            <m:r>
              <w:rPr>
                <w:rFonts w:ascii="Cambria Math" w:hAnsi="Cambria Math"/>
              </w:rPr>
              <m:t>G</m:t>
            </m:r>
          </m:e>
          <m:sub>
            <m:r>
              <m:rPr>
                <m:sty m:val="p"/>
              </m:rPr>
              <w:rPr>
                <w:rFonts w:ascii="Cambria Math" w:hAnsi="Cambria Math"/>
                <w:lang w:val="ru-RU"/>
                <w:rPrChange w:id="3235" w:author="Nik K" w:date="2026-10-29T00:17:00Z">
                  <w:rPr>
                    <w:rFonts w:ascii="Cambria Math" w:hAnsi="Cambria Math"/>
                  </w:rPr>
                </w:rPrChange>
              </w:rPr>
              <m:t>*</m:t>
            </m:r>
          </m:sub>
        </m:sSub>
      </m:oMath>
      <w:r w:rsidRPr="00674711">
        <w:rPr>
          <w:lang w:val="ru-RU"/>
          <w:rPrChange w:id="3236" w:author="Nik K" w:date="2026-10-29T00:17:00Z">
            <w:rPr/>
          </w:rPrChange>
        </w:rPr>
        <w:t xml:space="preserve">, параметрах пояса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674711">
        <w:rPr>
          <w:lang w:val="ru-RU"/>
          <w:rPrChange w:id="3237" w:author="Nik K" w:date="2026-10-29T00:17:00Z">
            <w:rPr/>
          </w:rPrChange>
        </w:rPr>
        <w:t xml:space="preserve">, токе </w:t>
      </w:r>
      <m:oMath>
        <m:sSub>
          <m:sSubPr>
            <m:ctrlPr>
              <w:rPr>
                <w:rFonts w:ascii="Cambria Math" w:hAnsi="Cambria Math"/>
              </w:rPr>
            </m:ctrlPr>
          </m:sSubPr>
          <m:e>
            <m:r>
              <w:rPr>
                <w:rFonts w:ascii="Cambria Math" w:hAnsi="Cambria Math"/>
              </w:rPr>
              <m:t>I</m:t>
            </m:r>
          </m:e>
          <m:sub>
            <m:r>
              <w:rPr>
                <w:rFonts w:ascii="Cambria Math" w:hAnsi="Cambria Math"/>
              </w:rPr>
              <m:t>E</m:t>
            </m:r>
          </m:sub>
        </m:sSub>
      </m:oMath>
      <w:r w:rsidRPr="00674711">
        <w:rPr>
          <w:lang w:val="ru-RU"/>
          <w:rPrChange w:id="3238" w:author="Nik K" w:date="2026-10-29T00:17:00Z">
            <w:rPr/>
          </w:rPrChange>
        </w:rPr>
        <w:t xml:space="preserve"> в амперах и частоте </w:t>
      </w:r>
      <m:oMath>
        <m:sSub>
          <m:sSubPr>
            <m:ctrlPr>
              <w:rPr>
                <w:rFonts w:ascii="Cambria Math" w:hAnsi="Cambria Math"/>
              </w:rPr>
            </m:ctrlPr>
          </m:sSubPr>
          <m:e>
            <m:r>
              <w:rPr>
                <w:rFonts w:ascii="Cambria Math" w:hAnsi="Cambria Math"/>
              </w:rPr>
              <m:t>f</m:t>
            </m:r>
          </m:e>
          <m:sub>
            <m:r>
              <w:rPr>
                <w:rFonts w:ascii="Cambria Math" w:hAnsi="Cambria Math"/>
              </w:rPr>
              <m:t>E</m:t>
            </m:r>
          </m:sub>
        </m:sSub>
      </m:oMath>
      <w:r w:rsidRPr="00674711">
        <w:rPr>
          <w:lang w:val="ru-RU"/>
          <w:rPrChange w:id="3239" w:author="Nik K" w:date="2026-10-29T00:17:00Z">
            <w:rPr/>
          </w:rPrChange>
        </w:rPr>
        <w:t xml:space="preserve"> в герцах абсолютные измерения имеют модель</w:t>
      </w:r>
    </w:p>
    <w:p w14:paraId="411B7933"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u</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σ</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0</m:t>
              </m:r>
            </m:sub>
          </m:sSub>
          <m:r>
            <m:rPr>
              <m:sty m:val="p"/>
            </m:rPr>
            <w:rPr>
              <w:rFonts w:ascii="Cambria Math" w:hAnsi="Cambria Math"/>
            </w:rPr>
            <m:t>.</m:t>
          </m:r>
          <m:r>
            <w:rPr>
              <w:rFonts w:ascii="Cambria Math" w:hAnsi="Cambria Math"/>
            </w:rPr>
            <m:t>  </m:t>
          </m:r>
          <m:r>
            <m:rPr>
              <m:nor/>
            </m:rPr>
            <m:t>(8.7)</m:t>
          </m:r>
        </m:oMath>
      </m:oMathPara>
    </w:p>
    <w:p w14:paraId="56057FF4" w14:textId="77777777" w:rsidR="003416EE" w:rsidRPr="00674711" w:rsidRDefault="006041B4">
      <w:pPr>
        <w:pStyle w:val="FirstParagraph"/>
        <w:rPr>
          <w:lang w:val="ru-RU"/>
          <w:rPrChange w:id="3240" w:author="Nik K" w:date="2026-10-29T00:17:00Z">
            <w:rPr/>
          </w:rPrChange>
        </w:rPr>
      </w:pPr>
      <w:r w:rsidRPr="00674711">
        <w:rPr>
          <w:lang w:val="ru-RU"/>
          <w:rPrChange w:id="3241" w:author="Nik K" w:date="2026-10-29T00:17:00Z">
            <w:rPr/>
          </w:rPrChange>
        </w:rPr>
        <w:t xml:space="preserve">Измерения и прогноз выражены в вольтах; </w:t>
      </w:r>
      <m:oMath>
        <m:sSub>
          <m:sSubPr>
            <m:ctrlPr>
              <w:rPr>
                <w:rFonts w:ascii="Cambria Math" w:hAnsi="Cambria Math"/>
              </w:rPr>
            </m:ctrlPr>
          </m:sSubPr>
          <m:e>
            <m:r>
              <m:rPr>
                <m:sty m:val="bi"/>
              </m:rPr>
              <w:rPr>
                <w:rFonts w:ascii="Cambria Math" w:hAnsi="Cambria Math"/>
              </w:rPr>
              <m:t>ε</m:t>
            </m:r>
          </m:e>
          <m:sub>
            <m:r>
              <w:rPr>
                <w:rFonts w:ascii="Cambria Math" w:hAnsi="Cambria Math"/>
                <w:lang w:val="ru-RU"/>
                <w:rPrChange w:id="3242" w:author="Nik K" w:date="2026-10-29T00:17:00Z">
                  <w:rPr>
                    <w:rFonts w:ascii="Cambria Math" w:hAnsi="Cambria Math"/>
                  </w:rPr>
                </w:rPrChange>
              </w:rPr>
              <m:t>0</m:t>
            </m:r>
          </m:sub>
        </m:sSub>
      </m:oMath>
      <w:r w:rsidRPr="00674711">
        <w:rPr>
          <w:lang w:val="ru-RU"/>
          <w:rPrChange w:id="3243" w:author="Nik K" w:date="2026-10-29T00:17:00Z">
            <w:rPr/>
          </w:rPrChange>
        </w:rPr>
        <w:t xml:space="preserve"> включает измерительные и модельные ошиб</w:t>
      </w:r>
      <w:proofErr w:type="spellStart"/>
      <w:r w:rsidRPr="00674711">
        <w:rPr>
          <w:lang w:val="ru-RU"/>
          <w:rPrChange w:id="3244" w:author="Nik K" w:date="2026-10-29T00:17:00Z">
            <w:rPr/>
          </w:rPrChange>
        </w:rPr>
        <w:t>ки</w:t>
      </w:r>
      <w:proofErr w:type="spellEnd"/>
      <w:r w:rsidRPr="00674711">
        <w:rPr>
          <w:lang w:val="ru-RU"/>
          <w:rPrChange w:id="3245" w:author="Nik K" w:date="2026-10-29T00:17:00Z">
            <w:rPr/>
          </w:rPrChange>
        </w:rPr>
        <w:t>. Подбор базы по (8.7) остаётся абсолютной инверсией при относительных весах критерия. Относительное изображение или изменение напряжений сами по себе не определяют абсолютные сопротивления.</w:t>
      </w:r>
    </w:p>
    <w:p w14:paraId="2C0A9918" w14:textId="77777777" w:rsidR="003416EE" w:rsidRDefault="006041B4">
      <w:pPr>
        <w:pStyle w:val="af"/>
        <w:keepNext/>
      </w:pPr>
      <w:r>
        <w:t>Для выбранного состояния связь проводимости и удельного сопротивления точна:</w:t>
      </w:r>
    </w:p>
    <w:p w14:paraId="2DA00550"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r>
            <w:rPr>
              <w:rFonts w:ascii="Cambria Math" w:hAnsi="Cambria Math"/>
            </w:rPr>
            <m:t>  </m:t>
          </m:r>
          <m:r>
            <m:rPr>
              <m:nor/>
            </m:rPr>
            <m:t>(8.8)</m:t>
          </m:r>
        </m:oMath>
      </m:oMathPara>
    </w:p>
    <w:p w14:paraId="6EF88E80" w14:textId="77777777" w:rsidR="003416EE" w:rsidRPr="00674711" w:rsidRDefault="006041B4">
      <w:pPr>
        <w:pStyle w:val="FirstParagraph"/>
        <w:rPr>
          <w:lang w:val="ru-RU"/>
          <w:rPrChange w:id="3246" w:author="Nik K" w:date="2026-10-29T00:17:00Z">
            <w:rPr/>
          </w:rPrChange>
        </w:rPr>
      </w:pPr>
      <w:r w:rsidRPr="00674711">
        <w:rPr>
          <w:lang w:val="ru-RU"/>
          <w:rPrChange w:id="3247" w:author="Nik K" w:date="2026-10-29T00:17:00Z">
            <w:rPr/>
          </w:rPrChange>
        </w:rPr>
        <w:t xml:space="preserve">Сопротивления выражены в </w:t>
      </w:r>
      <w:proofErr w:type="spellStart"/>
      <w:r w:rsidRPr="00674711">
        <w:rPr>
          <w:lang w:val="ru-RU"/>
          <w:rPrChange w:id="3248" w:author="Nik K" w:date="2026-10-29T00:17:00Z">
            <w:rPr/>
          </w:rPrChange>
        </w:rPr>
        <w:t>Ом·м</w:t>
      </w:r>
      <w:proofErr w:type="spellEnd"/>
      <w:r w:rsidRPr="00674711">
        <w:rPr>
          <w:lang w:val="ru-RU"/>
          <w:rPrChange w:id="3249" w:author="Nik K" w:date="2026-10-29T00:17:00Z">
            <w:rPr/>
          </w:rPrChange>
        </w:rPr>
        <w:t xml:space="preserve">. Обращение разности </w:t>
      </w:r>
      <m:oMath>
        <m:r>
          <w:rPr>
            <w:rFonts w:ascii="Cambria Math" w:hAnsi="Cambria Math"/>
            <w:lang w:val="ru-RU"/>
            <w:rPrChange w:id="3250" w:author="Nik K" w:date="2026-10-29T00:17:00Z">
              <w:rPr>
                <w:rFonts w:ascii="Cambria Math" w:hAnsi="Cambria Math"/>
              </w:rPr>
            </w:rPrChange>
          </w:rPr>
          <m:t>1</m:t>
        </m:r>
        <m:r>
          <m:rPr>
            <m:sty m:val="p"/>
          </m:rPr>
          <w:rPr>
            <w:rFonts w:ascii="Cambria Math" w:hAnsi="Cambria Math"/>
            <w:lang w:val="ru-RU"/>
            <w:rPrChange w:id="3251" w:author="Nik K" w:date="2026-10-29T00:17:00Z">
              <w:rPr>
                <w:rFonts w:ascii="Cambria Math" w:hAnsi="Cambria Math"/>
              </w:rPr>
            </w:rPrChange>
          </w:rPr>
          <m:t>/</m:t>
        </m:r>
        <m:r>
          <m:rPr>
            <m:sty m:val="p"/>
          </m:rPr>
          <w:rPr>
            <w:rFonts w:ascii="Cambria Math" w:hAnsi="Cambria Math"/>
          </w:rPr>
          <m:t>Δ</m:t>
        </m:r>
        <m:r>
          <w:rPr>
            <w:rFonts w:ascii="Cambria Math" w:hAnsi="Cambria Math"/>
          </w:rPr>
          <m:t>σ</m:t>
        </m:r>
      </m:oMath>
      <w:r w:rsidRPr="00674711">
        <w:rPr>
          <w:lang w:val="ru-RU"/>
          <w:rPrChange w:id="3252" w:author="Nik K" w:date="2026-10-29T00:17:00Z">
            <w:rPr/>
          </w:rPrChange>
        </w:rPr>
        <w:t xml:space="preserve"> не даёт </w:t>
      </w:r>
      <m:oMath>
        <m:r>
          <m:rPr>
            <m:sty m:val="p"/>
          </m:rPr>
          <w:rPr>
            <w:rFonts w:ascii="Cambria Math" w:hAnsi="Cambria Math"/>
          </w:rPr>
          <m:t>Δ</m:t>
        </m:r>
        <m:r>
          <w:rPr>
            <w:rFonts w:ascii="Cambria Math" w:hAnsi="Cambria Math"/>
          </w:rPr>
          <m:t>ρ</m:t>
        </m:r>
      </m:oMath>
      <w:r w:rsidRPr="00674711">
        <w:rPr>
          <w:lang w:val="ru-RU"/>
          <w:rPrChange w:id="3253" w:author="Nik K" w:date="2026-10-29T00:17:00Z">
            <w:rPr/>
          </w:rPrChange>
        </w:rPr>
        <w:t xml:space="preserve">. При </w:t>
      </w:r>
      <m:oMath>
        <m:r>
          <m:rPr>
            <m:sty m:val="p"/>
          </m:rPr>
          <w:rPr>
            <w:rFonts w:ascii="Cambria Math" w:hAnsi="Cambria Math"/>
            <w:lang w:val="ru-RU"/>
            <w:rPrChange w:id="3254" w:author="Nik K" w:date="2026-10-29T00:17:00Z">
              <w:rPr>
                <w:rFonts w:ascii="Cambria Math" w:hAnsi="Cambria Math"/>
              </w:rPr>
            </w:rPrChange>
          </w:rPr>
          <m:t>|</m:t>
        </m:r>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lang w:val="ru-RU"/>
            <w:rPrChange w:id="3255" w:author="Nik K" w:date="2026-10-29T00:17:00Z">
              <w:rPr>
                <w:rFonts w:ascii="Cambria Math" w:hAnsi="Cambria Math"/>
              </w:rPr>
            </w:rPrChange>
          </w:rPr>
          <m:t>|≪</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lang w:val="ru-RU"/>
                <w:rPrChange w:id="3256" w:author="Nik K" w:date="2026-10-29T00:17:00Z">
                  <w:rPr>
                    <w:rFonts w:ascii="Cambria Math" w:hAnsi="Cambria Math"/>
                  </w:rPr>
                </w:rPrChange>
              </w:rPr>
              <m:t>,</m:t>
            </m:r>
            <m:r>
              <w:rPr>
                <w:rFonts w:ascii="Cambria Math" w:hAnsi="Cambria Math"/>
                <w:lang w:val="ru-RU"/>
                <w:rPrChange w:id="3257" w:author="Nik K" w:date="2026-10-29T00:17:00Z">
                  <w:rPr>
                    <w:rFonts w:ascii="Cambria Math" w:hAnsi="Cambria Math"/>
                  </w:rPr>
                </w:rPrChange>
              </w:rPr>
              <m:t>0</m:t>
            </m:r>
          </m:sub>
        </m:sSub>
      </m:oMath>
      <w:r w:rsidRPr="00674711">
        <w:rPr>
          <w:lang w:val="ru-RU"/>
          <w:rPrChange w:id="3258" w:author="Nik K" w:date="2026-10-29T00:17:00Z">
            <w:rPr/>
          </w:rPrChange>
        </w:rPr>
        <w:t xml:space="preserve"> допустимо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lang w:val="ru-RU"/>
            <w:rPrChange w:id="3259" w:author="Nik K" w:date="2026-10-29T00:17:00Z">
              <w:rPr>
                <w:rFonts w:ascii="Cambria Math" w:hAnsi="Cambria Math"/>
              </w:rPr>
            </w:rPrChange>
          </w:rPr>
          <m:t>≃-</m:t>
        </m:r>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lang w:val="ru-RU"/>
            <w:rPrChange w:id="3260" w:author="Nik K" w:date="2026-10-29T00:17:00Z">
              <w:rPr>
                <w:rFonts w:ascii="Cambria Math" w:hAnsi="Cambria Math"/>
              </w:rPr>
            </w:rPrChange>
          </w:rPr>
          <m:t>/</m:t>
        </m:r>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lang w:val="ru-RU"/>
                <w:rPrChange w:id="3261" w:author="Nik K" w:date="2026-10-29T00:17:00Z">
                  <w:rPr>
                    <w:rFonts w:ascii="Cambria Math" w:hAnsi="Cambria Math"/>
                  </w:rPr>
                </w:rPrChange>
              </w:rPr>
              <m:t>,</m:t>
            </m:r>
            <m:r>
              <w:rPr>
                <w:rFonts w:ascii="Cambria Math" w:hAnsi="Cambria Math"/>
                <w:lang w:val="ru-RU"/>
                <w:rPrChange w:id="3262" w:author="Nik K" w:date="2026-10-29T00:17:00Z">
                  <w:rPr>
                    <w:rFonts w:ascii="Cambria Math" w:hAnsi="Cambria Math"/>
                  </w:rPr>
                </w:rPrChange>
              </w:rPr>
              <m:t>0</m:t>
            </m:r>
          </m:sub>
          <m:sup>
            <m:r>
              <w:rPr>
                <w:rFonts w:ascii="Cambria Math" w:hAnsi="Cambria Math"/>
                <w:lang w:val="ru-RU"/>
                <w:rPrChange w:id="3263" w:author="Nik K" w:date="2026-10-29T00:17:00Z">
                  <w:rPr>
                    <w:rFonts w:ascii="Cambria Math" w:hAnsi="Cambria Math"/>
                  </w:rPr>
                </w:rPrChange>
              </w:rPr>
              <m:t>2</m:t>
            </m:r>
          </m:sup>
        </m:sSubSup>
      </m:oMath>
      <w:r w:rsidRPr="00674711">
        <w:rPr>
          <w:lang w:val="ru-RU"/>
          <w:rPrChange w:id="3264" w:author="Nik K" w:date="2026-10-29T00:17:00Z">
            <w:rPr/>
          </w:rPrChange>
        </w:rPr>
        <w:t xml:space="preserve">. Неположительное </w:t>
      </w:r>
      <m:oMath>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lang w:val="ru-RU"/>
                <w:rPrChange w:id="3265" w:author="Nik K" w:date="2026-10-29T00:17:00Z">
                  <w:rPr>
                    <w:rFonts w:ascii="Cambria Math" w:hAnsi="Cambria Math"/>
                  </w:rPr>
                </w:rPrChange>
              </w:rPr>
              <m:t>,</m:t>
            </m:r>
            <m:r>
              <w:rPr>
                <w:rFonts w:ascii="Cambria Math" w:hAnsi="Cambria Math"/>
                <w:lang w:val="ru-RU"/>
                <w:rPrChange w:id="3266" w:author="Nik K" w:date="2026-10-29T00:17:00Z">
                  <w:rPr>
                    <w:rFonts w:ascii="Cambria Math" w:hAnsi="Cambria Math"/>
                  </w:rPr>
                </w:rPrChange>
              </w:rPr>
              <m:t>0</m:t>
            </m:r>
          </m:sub>
        </m:sSub>
        <m:r>
          <m:rPr>
            <m:sty m:val="p"/>
          </m:rPr>
          <w:rPr>
            <w:rFonts w:ascii="Cambria Math" w:hAnsi="Cambria Math"/>
            <w:lang w:val="ru-RU"/>
            <w:rPrChange w:id="3267" w:author="Nik K" w:date="2026-10-29T00:17:00Z">
              <w:rPr>
                <w:rFonts w:ascii="Cambria Math" w:hAnsi="Cambria Math"/>
              </w:rPr>
            </w:rPrChange>
          </w:rPr>
          <m:t>+</m:t>
        </m:r>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oMath>
      <w:r w:rsidRPr="00674711">
        <w:rPr>
          <w:lang w:val="ru-RU"/>
          <w:rPrChange w:id="3268" w:author="Nik K" w:date="2026-10-29T00:17:00Z">
            <w:rPr/>
          </w:rPrChange>
        </w:rPr>
        <w:t xml:space="preserve"> отмечается как выход линейной оценки за физическую область.</w:t>
      </w:r>
    </w:p>
    <w:p w14:paraId="507FA66E" w14:textId="77777777" w:rsidR="003416EE" w:rsidRDefault="006041B4">
      <w:pPr>
        <w:pStyle w:val="af"/>
      </w:pPr>
      <w:r>
        <w:t xml:space="preserve">Дыхательное изменение базы и пульсация внутри задержки требуют собственных опор. Перенос единственного якобиана на другую базу — допущение. Один лёгочный компартмент не означает </w:t>
      </w:r>
      <m:oMath>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0</m:t>
        </m:r>
      </m:oMath>
      <w:r>
        <w:t>; фиксация жира и костей не обнуляет весь мягкотканный фон.</w:t>
      </w:r>
    </w:p>
    <w:p w14:paraId="4C20B362" w14:textId="77777777" w:rsidR="003416EE" w:rsidRDefault="006041B4">
      <w:pPr>
        <w:pStyle w:val="af"/>
        <w:keepNext/>
      </w:pPr>
      <w:proofErr w:type="spellStart"/>
      <w:r>
        <w:lastRenderedPageBreak/>
        <w:t>Компартментный</w:t>
      </w:r>
      <w:proofErr w:type="spellEnd"/>
      <w:r>
        <w:t xml:space="preserve"> якобиан получается из элементного якобиана FEM по правилу цепочки:</w:t>
      </w:r>
    </w:p>
    <w:p w14:paraId="1D8EA63F"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σ</m:t>
              </m:r>
            </m:e>
            <m:sub>
              <m:r>
                <m:rPr>
                  <m:sty m:val="p"/>
                </m:rPr>
                <w:rPr>
                  <w:rFonts w:ascii="Cambria Math" w:hAnsi="Cambria Math"/>
                </w:rPr>
                <m:t>elem</m:t>
              </m:r>
            </m:sub>
          </m:sSub>
          <m:r>
            <m:rPr>
              <m:sty m:val="p"/>
            </m:rPr>
            <w:rPr>
              <w:rFonts w:ascii="Cambria Math" w:hAnsi="Cambria Math"/>
            </w:rPr>
            <m:t>=</m:t>
          </m:r>
          <m:r>
            <w:rPr>
              <w:rFonts w:ascii="Cambria Math" w:hAnsi="Cambria Math"/>
            </w:rPr>
            <m:t>C</m:t>
          </m:r>
          <m:r>
            <m:rPr>
              <m:sty m:val="bi"/>
            </m:rPr>
            <w:rPr>
              <w:rFonts w:ascii="Cambria Math" w:hAnsi="Cambria Math"/>
            </w:rPr>
            <m:t>σ</m:t>
          </m:r>
          <m:r>
            <m:rPr>
              <m:sty m:val="p"/>
            </m:rPr>
            <w:rPr>
              <w:rFonts w:ascii="Cambria Math" w:hAnsi="Cambria Math"/>
            </w:rPr>
            <m:t>,</m:t>
          </m:r>
          <m:r>
            <w:rPr>
              <w:rFonts w:ascii="Cambria Math" w:hAnsi="Cambria Math"/>
            </w:rPr>
            <m:t>  S</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elem</m:t>
              </m:r>
            </m:sub>
          </m:sSub>
          <m:r>
            <w:rPr>
              <w:rFonts w:ascii="Cambria Math" w:hAnsi="Cambria Math"/>
            </w:rPr>
            <m:t>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ik</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r>
                    <m:rPr>
                      <m:sty m:val="p"/>
                    </m:rPr>
                    <w:rPr>
                      <w:rFonts w:ascii="Cambria Math" w:hAnsi="Cambria Math"/>
                    </w:rPr>
                    <m:t>,</m:t>
                  </m:r>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en>
          </m:f>
          <m:r>
            <m:rPr>
              <m:sty m:val="p"/>
            </m:rPr>
            <w:rPr>
              <w:rFonts w:ascii="Cambria Math" w:hAnsi="Cambria Math"/>
            </w:rPr>
            <m:t>.</m:t>
          </m:r>
          <m:r>
            <w:rPr>
              <w:rFonts w:ascii="Cambria Math" w:hAnsi="Cambria Math"/>
            </w:rPr>
            <m:t>  </m:t>
          </m:r>
          <m:r>
            <m:rPr>
              <m:nor/>
            </m:rPr>
            <m:t>(8.9)</m:t>
          </m:r>
        </m:oMath>
      </m:oMathPara>
    </w:p>
    <w:p w14:paraId="048C8B18" w14:textId="77777777" w:rsidR="003416EE" w:rsidRPr="00674711" w:rsidRDefault="006041B4">
      <w:pPr>
        <w:pStyle w:val="FirstParagraph"/>
        <w:rPr>
          <w:lang w:val="ru-RU"/>
          <w:rPrChange w:id="3269" w:author="Nik K" w:date="2026-10-29T00:17:00Z">
            <w:rPr/>
          </w:rPrChange>
        </w:rPr>
      </w:pPr>
      <w:r w:rsidRPr="00674711">
        <w:rPr>
          <w:lang w:val="ru-RU"/>
          <w:rPrChange w:id="3270" w:author="Nik K" w:date="2026-10-29T00:17:00Z">
            <w:rPr/>
          </w:rPrChange>
        </w:rPr>
        <w:t xml:space="preserve">Матрица </w:t>
      </w:r>
      <m:oMath>
        <m:r>
          <w:rPr>
            <w:rFonts w:ascii="Cambria Math" w:hAnsi="Cambria Math"/>
          </w:rPr>
          <m:t>C</m:t>
        </m:r>
      </m:oMath>
      <w:r w:rsidRPr="00674711">
        <w:rPr>
          <w:lang w:val="ru-RU"/>
          <w:rPrChange w:id="3271" w:author="Nik K" w:date="2026-10-29T00:17:00Z">
            <w:rPr/>
          </w:rPrChange>
        </w:rPr>
        <w:t xml:space="preserve"> задаёт принадлежность элементов областям либо их материальные доли. В первоначальной постановке использованы центроиды. Размерность </w:t>
      </w:r>
      <m:oMath>
        <m:r>
          <w:rPr>
            <w:rFonts w:ascii="Cambria Math" w:hAnsi="Cambria Math"/>
          </w:rPr>
          <m:t>S</m:t>
        </m:r>
      </m:oMath>
      <w:r w:rsidRPr="00674711">
        <w:rPr>
          <w:lang w:val="ru-RU"/>
          <w:rPrChange w:id="3272" w:author="Nik K" w:date="2026-10-29T00:17:00Z">
            <w:rPr/>
          </w:rPrChange>
        </w:rPr>
        <w:t xml:space="preserve"> — В/(См/м); столбцы суммируются, усреднение изменило бы масштаб параметра. Производная по логарифму проводимости равна </w:t>
      </w:r>
      <m:oMath>
        <m:r>
          <w:rPr>
            <w:rFonts w:ascii="Cambria Math" w:hAnsi="Cambria Math"/>
          </w:rPr>
          <m:t>S</m:t>
        </m:r>
        <m:r>
          <m:rPr>
            <m:sty m:val="p"/>
          </m:rPr>
          <w:rPr>
            <w:rFonts w:ascii="Cambria Math" w:hAnsi="Cambria Math"/>
          </w:rPr>
          <m:t>diag</m:t>
        </m:r>
        <m:r>
          <m:rPr>
            <m:sty m:val="p"/>
          </m:rPr>
          <w:rPr>
            <w:rFonts w:ascii="Cambria Math" w:hAnsi="Cambria Math"/>
            <w:lang w:val="ru-RU"/>
            <w:rPrChange w:id="3273" w:author="Nik K" w:date="2026-10-29T00:17:00Z">
              <w:rPr>
                <w:rFonts w:ascii="Cambria Math" w:hAnsi="Cambria Math"/>
              </w:rPr>
            </w:rPrChange>
          </w:rPr>
          <m:t>(</m:t>
        </m:r>
        <m:sSub>
          <m:sSubPr>
            <m:ctrlPr>
              <w:rPr>
                <w:rFonts w:ascii="Cambria Math" w:hAnsi="Cambria Math"/>
              </w:rPr>
            </m:ctrlPr>
          </m:sSubPr>
          <m:e>
            <m:r>
              <m:rPr>
                <m:sty m:val="bi"/>
              </m:rPr>
              <w:rPr>
                <w:rFonts w:ascii="Cambria Math" w:hAnsi="Cambria Math"/>
              </w:rPr>
              <m:t>σ</m:t>
            </m:r>
          </m:e>
          <m:sub>
            <m:r>
              <w:rPr>
                <w:rFonts w:ascii="Cambria Math" w:hAnsi="Cambria Math"/>
                <w:lang w:val="ru-RU"/>
                <w:rPrChange w:id="3274" w:author="Nik K" w:date="2026-10-29T00:17:00Z">
                  <w:rPr>
                    <w:rFonts w:ascii="Cambria Math" w:hAnsi="Cambria Math"/>
                  </w:rPr>
                </w:rPrChange>
              </w:rPr>
              <m:t>0</m:t>
            </m:r>
          </m:sub>
        </m:sSub>
        <m:r>
          <m:rPr>
            <m:sty m:val="p"/>
          </m:rPr>
          <w:rPr>
            <w:rFonts w:ascii="Cambria Math" w:hAnsi="Cambria Math"/>
            <w:lang w:val="ru-RU"/>
            <w:rPrChange w:id="3275" w:author="Nik K" w:date="2026-10-29T00:17:00Z">
              <w:rPr>
                <w:rFonts w:ascii="Cambria Math" w:hAnsi="Cambria Math"/>
              </w:rPr>
            </w:rPrChange>
          </w:rPr>
          <m:t>)</m:t>
        </m:r>
      </m:oMath>
      <w:r w:rsidRPr="00674711">
        <w:rPr>
          <w:lang w:val="ru-RU"/>
          <w:rPrChange w:id="3276" w:author="Nik K" w:date="2026-10-29T00:17:00Z">
            <w:rPr/>
          </w:rPrChange>
        </w:rPr>
        <w:t>.</w:t>
      </w:r>
    </w:p>
    <w:p w14:paraId="1EC0C0C8" w14:textId="77777777" w:rsidR="003416EE" w:rsidRDefault="006041B4">
      <w:pPr>
        <w:pStyle w:val="21"/>
      </w:pPr>
      <w:bookmarkStart w:id="3277" w:name="_Toc244123109"/>
      <w:bookmarkStart w:id="3278" w:name="X6f591d413fe06f35e0cc85702f3fae3588d32e5"/>
      <w:bookmarkEnd w:id="3225"/>
      <w:r>
        <w:t>8.5 Нормировка прямого расчёта, якобиана и критерия</w:t>
      </w:r>
      <w:bookmarkEnd w:id="3277"/>
    </w:p>
    <w:p w14:paraId="63B080CF" w14:textId="77777777" w:rsidR="003416EE" w:rsidRPr="00674711" w:rsidRDefault="006041B4">
      <w:pPr>
        <w:pStyle w:val="FirstParagraph"/>
        <w:rPr>
          <w:lang w:val="ru-RU"/>
          <w:rPrChange w:id="3279" w:author="Nik K" w:date="2026-10-29T00:17:00Z">
            <w:rPr/>
          </w:rPrChange>
        </w:rPr>
      </w:pPr>
      <w:r w:rsidRPr="00674711">
        <w:rPr>
          <w:lang w:val="ru-RU"/>
          <w:rPrChange w:id="3280" w:author="Nik K" w:date="2026-10-29T00:17:00Z">
            <w:rPr/>
          </w:rPrChange>
        </w:rPr>
        <w:t xml:space="preserve">В индивидуальном построителе внутренняя нормировка </w:t>
      </w:r>
      <w:r>
        <w:t>EIDORS</w:t>
      </w:r>
      <w:r w:rsidRPr="00674711">
        <w:rPr>
          <w:lang w:val="ru-RU"/>
          <w:rPrChange w:id="3281" w:author="Nik K" w:date="2026-10-29T00:17:00Z">
            <w:rPr/>
          </w:rPrChange>
        </w:rPr>
        <w:t xml:space="preserve"> отключена: прямой расчёт возвращает вольты, якобиан — производные напряжений по проводимостям. Перед внешней нормировкой необходимо проверить эту настройку: двойное деление строк или преобразование только данных нарушает масштаб решения.</w:t>
      </w:r>
    </w:p>
    <w:p w14:paraId="054A8255" w14:textId="77777777" w:rsidR="003416EE" w:rsidRDefault="006041B4">
      <w:pPr>
        <w:pStyle w:val="af"/>
        <w:keepNext/>
      </w:pPr>
      <w:r>
        <w:t xml:space="preserve">Если </w:t>
      </w:r>
      <m:oMath>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 фиксированная диагональная матрица нормировки, то данные, прямой прогноз и якобиан преобразуются согласованно:</w:t>
      </w:r>
    </w:p>
    <w:p w14:paraId="1676B765" w14:textId="77777777" w:rsidR="003416EE" w:rsidRDefault="006041B4">
      <w:pPr>
        <w:pStyle w:val="af"/>
        <w:spacing w:before="120" w:after="120" w:line="264" w:lineRule="auto"/>
        <w:ind w:firstLine="0"/>
      </w:pPr>
      <m:oMathPara>
        <m:oMathParaPr>
          <m:jc m:val="center"/>
        </m:oMathParaPr>
        <m:oMath>
          <m:r>
            <m:rPr>
              <m:sty m:val="bi"/>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Δ</m:t>
          </m:r>
          <m:r>
            <m:rPr>
              <m:sty m:val="bi"/>
            </m:rPr>
            <w:rPr>
              <w:rFonts w:ascii="Cambria Math" w:hAnsi="Cambria Math"/>
            </w:rPr>
            <m:t>u</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m:rPr>
              <m:sty m:val="bi"/>
            </m:rP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S</m:t>
          </m:r>
          <m:r>
            <m:rPr>
              <m:sty m:val="p"/>
            </m:rPr>
            <w:rPr>
              <w:rFonts w:ascii="Cambria Math" w:hAnsi="Cambria Math"/>
            </w:rPr>
            <m:t>.</m:t>
          </m:r>
          <m:r>
            <w:rPr>
              <w:rFonts w:ascii="Cambria Math" w:hAnsi="Cambria Math"/>
            </w:rPr>
            <m:t>  </m:t>
          </m:r>
          <m:r>
            <m:rPr>
              <m:nor/>
            </m:rPr>
            <m:t>(8.10)</m:t>
          </m:r>
        </m:oMath>
      </m:oMathPara>
    </w:p>
    <w:p w14:paraId="6366603A" w14:textId="77777777" w:rsidR="003416EE" w:rsidRPr="00674711" w:rsidRDefault="006041B4">
      <w:pPr>
        <w:pStyle w:val="FirstParagraph"/>
        <w:rPr>
          <w:lang w:val="ru-RU"/>
          <w:rPrChange w:id="3282" w:author="Nik K" w:date="2026-10-29T00:17:00Z">
            <w:rPr/>
          </w:rPrChange>
        </w:rPr>
      </w:pPr>
      <w:r w:rsidRPr="00674711">
        <w:rPr>
          <w:lang w:val="ru-RU"/>
          <w:rPrChange w:id="3283" w:author="Nik K" w:date="2026-10-29T00:17:00Z">
            <w:rPr/>
          </w:rPrChange>
        </w:rPr>
        <w:t xml:space="preserve">Для относительных величин </w:t>
      </w:r>
      <m:oMath>
        <m:sSub>
          <m:sSubPr>
            <m:ctrlPr>
              <w:rPr>
                <w:rFonts w:ascii="Cambria Math" w:hAnsi="Cambria Math"/>
              </w:rPr>
            </m:ctrlPr>
          </m:sSubPr>
          <m:e>
            <m:r>
              <w:rPr>
                <w:rFonts w:ascii="Cambria Math" w:hAnsi="Cambria Math"/>
              </w:rPr>
              <m:t>D</m:t>
            </m:r>
          </m:e>
          <m:sub>
            <m:r>
              <w:rPr>
                <w:rFonts w:ascii="Cambria Math" w:hAnsi="Cambria Math"/>
                <w:lang w:val="ru-RU"/>
                <w:rPrChange w:id="3284" w:author="Nik K" w:date="2026-10-29T00:17:00Z">
                  <w:rPr>
                    <w:rFonts w:ascii="Cambria Math" w:hAnsi="Cambria Math"/>
                  </w:rPr>
                </w:rPrChange>
              </w:rPr>
              <m:t>0</m:t>
            </m:r>
          </m:sub>
        </m:sSub>
        <m:r>
          <m:rPr>
            <m:sty m:val="p"/>
          </m:rPr>
          <w:rPr>
            <w:rFonts w:ascii="Cambria Math" w:hAnsi="Cambria Math"/>
            <w:lang w:val="ru-RU"/>
            <w:rPrChange w:id="3285" w:author="Nik K" w:date="2026-10-29T00:17:00Z">
              <w:rPr>
                <w:rFonts w:ascii="Cambria Math" w:hAnsi="Cambria Math"/>
              </w:rPr>
            </w:rPrChange>
          </w:rPr>
          <m:t>=</m:t>
        </m:r>
        <m:r>
          <m:rPr>
            <m:sty m:val="p"/>
          </m:rPr>
          <w:rPr>
            <w:rFonts w:ascii="Cambria Math" w:hAnsi="Cambria Math"/>
          </w:rPr>
          <m:t>diag</m:t>
        </m:r>
        <m:r>
          <m:rPr>
            <m:sty m:val="p"/>
          </m:rPr>
          <w:rPr>
            <w:rFonts w:ascii="Cambria Math" w:hAnsi="Cambria Math"/>
            <w:lang w:val="ru-RU"/>
            <w:rPrChange w:id="3286" w:author="Nik K" w:date="2026-10-29T00:17:00Z">
              <w:rPr>
                <w:rFonts w:ascii="Cambria Math" w:hAnsi="Cambria Math"/>
              </w:rPr>
            </w:rPrChange>
          </w:rPr>
          <m:t>(</m:t>
        </m:r>
        <m:r>
          <w:rPr>
            <w:rFonts w:ascii="Cambria Math" w:hAnsi="Cambria Math"/>
            <w:lang w:val="ru-RU"/>
            <w:rPrChange w:id="3287" w:author="Nik K" w:date="2026-10-29T00:17:00Z">
              <w:rPr>
                <w:rFonts w:ascii="Cambria Math" w:hAnsi="Cambria Math"/>
              </w:rPr>
            </w:rPrChange>
          </w:rPr>
          <m:t>1</m:t>
        </m:r>
        <m:r>
          <m:rPr>
            <m:sty m:val="p"/>
          </m:rPr>
          <w:rPr>
            <w:rFonts w:ascii="Cambria Math" w:hAnsi="Cambria Math"/>
            <w:lang w:val="ru-RU"/>
            <w:rPrChange w:id="3288" w:author="Nik K" w:date="2026-10-29T00:17:00Z">
              <w:rPr>
                <w:rFonts w:ascii="Cambria Math" w:hAnsi="Cambria Math"/>
              </w:rPr>
            </w:rPrChange>
          </w:rPr>
          <m:t>/</m:t>
        </m:r>
        <m:sSub>
          <m:sSubPr>
            <m:ctrlPr>
              <w:rPr>
                <w:rFonts w:ascii="Cambria Math" w:hAnsi="Cambria Math"/>
              </w:rPr>
            </m:ctrlPr>
          </m:sSubPr>
          <m:e>
            <m:r>
              <w:rPr>
                <w:rFonts w:ascii="Cambria Math" w:hAnsi="Cambria Math"/>
              </w:rPr>
              <m:t>u</m:t>
            </m:r>
          </m:e>
          <m:sub>
            <m:r>
              <w:rPr>
                <w:rFonts w:ascii="Cambria Math" w:hAnsi="Cambria Math"/>
                <w:lang w:val="ru-RU"/>
                <w:rPrChange w:id="3289" w:author="Nik K" w:date="2026-10-29T00:17:00Z">
                  <w:rPr>
                    <w:rFonts w:ascii="Cambria Math" w:hAnsi="Cambria Math"/>
                  </w:rPr>
                </w:rPrChange>
              </w:rPr>
              <m:t>0</m:t>
            </m:r>
            <m:r>
              <w:rPr>
                <w:rFonts w:ascii="Cambria Math" w:hAnsi="Cambria Math"/>
              </w:rPr>
              <m:t>i</m:t>
            </m:r>
          </m:sub>
        </m:sSub>
        <m:r>
          <m:rPr>
            <m:sty m:val="p"/>
          </m:rPr>
          <w:rPr>
            <w:rFonts w:ascii="Cambria Math" w:hAnsi="Cambria Math"/>
            <w:lang w:val="ru-RU"/>
            <w:rPrChange w:id="3290" w:author="Nik K" w:date="2026-10-29T00:17:00Z">
              <w:rPr>
                <w:rFonts w:ascii="Cambria Math" w:hAnsi="Cambria Math"/>
              </w:rPr>
            </w:rPrChange>
          </w:rPr>
          <m:t>)</m:t>
        </m:r>
      </m:oMath>
      <w:r w:rsidRPr="00674711">
        <w:rPr>
          <w:lang w:val="ru-RU"/>
          <w:rPrChange w:id="3291" w:author="Nik K" w:date="2026-10-29T00:17:00Z">
            <w:rPr/>
          </w:rPrChange>
        </w:rPr>
        <w:t xml:space="preserve"> имеет единицы В⁻¹ и сохраняет знак базы. Вес </w:t>
      </w:r>
      <m:oMath>
        <m:r>
          <w:rPr>
            <w:rFonts w:ascii="Cambria Math" w:hAnsi="Cambria Math"/>
            <w:lang w:val="ru-RU"/>
            <w:rPrChange w:id="3292" w:author="Nik K" w:date="2026-10-29T00:17:00Z">
              <w:rPr>
                <w:rFonts w:ascii="Cambria Math" w:hAnsi="Cambria Math"/>
              </w:rPr>
            </w:rPrChange>
          </w:rPr>
          <m:t>1</m:t>
        </m:r>
        <m:r>
          <m:rPr>
            <m:sty m:val="p"/>
          </m:rPr>
          <w:rPr>
            <w:rFonts w:ascii="Cambria Math" w:hAnsi="Cambria Math"/>
            <w:lang w:val="ru-RU"/>
            <w:rPrChange w:id="3293" w:author="Nik K" w:date="2026-10-29T00:17:00Z">
              <w:rPr>
                <w:rFonts w:ascii="Cambria Math" w:hAnsi="Cambria Math"/>
              </w:rPr>
            </w:rPrChange>
          </w:rPr>
          <m:t>/|</m:t>
        </m:r>
        <m:sSub>
          <m:sSubPr>
            <m:ctrlPr>
              <w:rPr>
                <w:rFonts w:ascii="Cambria Math" w:hAnsi="Cambria Math"/>
              </w:rPr>
            </m:ctrlPr>
          </m:sSubPr>
          <m:e>
            <m:r>
              <w:rPr>
                <w:rFonts w:ascii="Cambria Math" w:hAnsi="Cambria Math"/>
              </w:rPr>
              <m:t>u</m:t>
            </m:r>
          </m:e>
          <m:sub>
            <m:r>
              <w:rPr>
                <w:rFonts w:ascii="Cambria Math" w:hAnsi="Cambria Math"/>
                <w:lang w:val="ru-RU"/>
                <w:rPrChange w:id="3294" w:author="Nik K" w:date="2026-10-29T00:17:00Z">
                  <w:rPr>
                    <w:rFonts w:ascii="Cambria Math" w:hAnsi="Cambria Math"/>
                  </w:rPr>
                </w:rPrChange>
              </w:rPr>
              <m:t>0</m:t>
            </m:r>
            <m:r>
              <w:rPr>
                <w:rFonts w:ascii="Cambria Math" w:hAnsi="Cambria Math"/>
              </w:rPr>
              <m:t>i</m:t>
            </m:r>
          </m:sub>
        </m:sSub>
        <m:r>
          <m:rPr>
            <m:sty m:val="p"/>
          </m:rPr>
          <w:rPr>
            <w:rFonts w:ascii="Cambria Math" w:hAnsi="Cambria Math"/>
            <w:lang w:val="ru-RU"/>
            <w:rPrChange w:id="3295" w:author="Nik K" w:date="2026-10-29T00:17:00Z">
              <w:rPr>
                <w:rFonts w:ascii="Cambria Math" w:hAnsi="Cambria Math"/>
              </w:rPr>
            </w:rPrChange>
          </w:rPr>
          <m:t>|</m:t>
        </m:r>
      </m:oMath>
      <w:r w:rsidRPr="00674711">
        <w:rPr>
          <w:lang w:val="ru-RU"/>
          <w:rPrChange w:id="3296" w:author="Nik K" w:date="2026-10-29T00:17:00Z">
            <w:rPr/>
          </w:rPrChange>
        </w:rPr>
        <w:t xml:space="preserve"> в норме задаёт модуль масштабирования. Нулевые и малые базы требуют явного ограничения веса либо исключения; они усиливают ошибки отношения.</w:t>
      </w:r>
    </w:p>
    <w:p w14:paraId="6986764C" w14:textId="77777777" w:rsidR="003416EE" w:rsidRDefault="006041B4">
      <w:pPr>
        <w:pStyle w:val="af"/>
      </w:pPr>
      <w:r>
        <w:t xml:space="preserve">В базовой нелинейной подгонке знаменатель зависит от текущего прогноза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oMath>
      <w:r>
        <w:t xml:space="preserve">, где </w:t>
      </w:r>
      <m:oMath>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,ref</m:t>
            </m:r>
          </m:sub>
        </m:sSub>
        <m:r>
          <m:rPr>
            <m:sty m:val="p"/>
          </m:rPr>
          <w:rPr>
            <w:rFonts w:ascii="Cambria Math" w:hAnsi="Cambria Math"/>
          </w:rPr>
          <m:t>)</m:t>
        </m:r>
      </m:oMath>
      <w:r>
        <w:t xml:space="preserve">. При фиксированном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и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|&gt;</m:t>
        </m:r>
        <m:r>
          <w:rPr>
            <w:rFonts w:ascii="Cambria Math" w:hAnsi="Cambria Math"/>
          </w:rPr>
          <m:t>ϵ</m:t>
        </m:r>
      </m:oMath>
      <w:r>
        <w:t xml:space="preserve"> остаток и отрицательная производная равны</w:t>
      </w:r>
    </w:p>
    <w:p w14:paraId="66752AA8"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sign(</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den>
          </m:f>
          <m:r>
            <m:rPr>
              <m:sty m:val="p"/>
            </m:rPr>
            <w:rPr>
              <w:rFonts w:ascii="Cambria Math" w:hAnsi="Cambria Math"/>
            </w:rPr>
            <m:t>.</m:t>
          </m:r>
          <m:r>
            <w:rPr>
              <w:rFonts w:ascii="Cambria Math" w:hAnsi="Cambria Math"/>
            </w:rPr>
            <m:t>  </m:t>
          </m:r>
          <m:r>
            <m:rPr>
              <m:nor/>
            </m:rPr>
            <m:t>(8.11)</m:t>
          </m:r>
        </m:oMath>
      </m:oMathPara>
    </w:p>
    <w:p w14:paraId="37F26232" w14:textId="77777777" w:rsidR="003416EE" w:rsidRPr="00674711" w:rsidRDefault="006041B4">
      <w:pPr>
        <w:pStyle w:val="FirstParagraph"/>
        <w:rPr>
          <w:lang w:val="ru-RU"/>
          <w:rPrChange w:id="3297" w:author="Nik K" w:date="2026-10-29T00:17:00Z">
            <w:rPr/>
          </w:rPrChange>
        </w:rPr>
      </w:pPr>
      <w:r w:rsidRPr="00674711">
        <w:rPr>
          <w:lang w:val="ru-RU"/>
          <w:rPrChange w:id="3298" w:author="Nik K" w:date="2026-10-29T00:17:00Z">
            <w:rPr/>
          </w:rPrChange>
        </w:rPr>
        <w:t xml:space="preserve">Остаток и </w:t>
      </w:r>
      <m:oMath>
        <m:r>
          <w:rPr>
            <w:rFonts w:ascii="Cambria Math" w:hAnsi="Cambria Math"/>
          </w:rPr>
          <m:t>B</m:t>
        </m:r>
      </m:oMath>
      <w:r w:rsidRPr="00674711">
        <w:rPr>
          <w:lang w:val="ru-RU"/>
          <w:rPrChange w:id="3299" w:author="Nik K" w:date="2026-10-29T00:17:00Z">
            <w:rPr/>
          </w:rPrChange>
        </w:rPr>
        <w:t xml:space="preserve"> безразмерны. На ветви постоянного знаменателя </w:t>
      </w:r>
      <m:oMath>
        <m:r>
          <w:rPr>
            <w:rFonts w:ascii="Cambria Math" w:hAnsi="Cambria Math"/>
          </w:rPr>
          <m:t>ϵ</m:t>
        </m:r>
      </m:oMath>
      <w:r w:rsidRPr="00674711">
        <w:rPr>
          <w:lang w:val="ru-RU"/>
          <w:rPrChange w:id="3300" w:author="Nik K" w:date="2026-10-29T00:17:00Z">
            <w:rPr/>
          </w:rPrChange>
        </w:rPr>
        <w:t xml:space="preserve"> производная равна </w:t>
      </w:r>
      <m:oMath>
        <m:r>
          <m:rPr>
            <m:sty m:val="p"/>
          </m:rPr>
          <w:rPr>
            <w:rFonts w:ascii="Cambria Math" w:hAnsi="Cambria Math"/>
            <w:lang w:val="ru-RU"/>
            <w:rPrChange w:id="3301" w:author="Nik K" w:date="2026-10-29T00:17:00Z">
              <w:rPr>
                <w:rFonts w:ascii="Cambria Math" w:hAnsi="Cambria Math"/>
              </w:rPr>
            </w:rPrChange>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lang w:val="ru-RU"/>
            <w:rPrChange w:id="3302" w:author="Nik K" w:date="2026-10-29T00:17:00Z">
              <w:rPr>
                <w:rFonts w:ascii="Cambria Math" w:hAnsi="Cambria Math"/>
              </w:rPr>
            </w:rPrChange>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lang w:val="ru-RU"/>
            <w:rPrChange w:id="3303" w:author="Nik K" w:date="2026-10-29T00:17:00Z">
              <w:rPr>
                <w:rFonts w:ascii="Cambria Math" w:hAnsi="Cambria Math"/>
              </w:rPr>
            </w:rPrChange>
          </w:rPr>
          <m:t>)/</m:t>
        </m:r>
        <m:r>
          <w:rPr>
            <w:rFonts w:ascii="Cambria Math" w:hAnsi="Cambria Math"/>
          </w:rPr>
          <m:t>ϵ</m:t>
        </m:r>
      </m:oMath>
      <w:r w:rsidRPr="00674711">
        <w:rPr>
          <w:lang w:val="ru-RU"/>
          <w:rPrChange w:id="3304" w:author="Nik K" w:date="2026-10-29T00:17:00Z">
            <w:rPr/>
          </w:rPrChange>
        </w:rPr>
        <w:t xml:space="preserve">. Прежде производная делилась только на </w:t>
      </w:r>
      <m:oMath>
        <m:r>
          <m:rPr>
            <m:sty m:val="p"/>
          </m:rPr>
          <w:rPr>
            <w:rFonts w:ascii="Cambria Math" w:hAnsi="Cambria Math"/>
            <w:lang w:val="ru-RU"/>
            <w:rPrChange w:id="3305" w:author="Nik K" w:date="2026-10-29T00:17:00Z">
              <w:rPr>
                <w:rFonts w:ascii="Cambria Math" w:hAnsi="Cambria Math"/>
              </w:rPr>
            </w:rPrChange>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lang w:val="ru-RU"/>
            <w:rPrChange w:id="3306" w:author="Nik K" w:date="2026-10-29T00:17:00Z">
              <w:rPr>
                <w:rFonts w:ascii="Cambria Math" w:hAnsi="Cambria Math"/>
              </w:rPr>
            </w:rPrChange>
          </w:rPr>
          <m:t>|</m:t>
        </m:r>
      </m:oMath>
      <w:r w:rsidRPr="00674711">
        <w:rPr>
          <w:lang w:val="ru-RU"/>
          <w:rPrChange w:id="3307" w:author="Nik K" w:date="2026-10-29T00:17:00Z">
            <w:rPr/>
          </w:rPrChange>
        </w:rPr>
        <w:t xml:space="preserve">, </w:t>
      </w:r>
      <w:r w:rsidRPr="00674711">
        <w:rPr>
          <w:lang w:val="ru-RU"/>
          <w:rPrChange w:id="3308" w:author="Nik K" w:date="2026-10-29T00:17:00Z">
            <w:rPr/>
          </w:rPrChange>
        </w:rPr>
        <w:lastRenderedPageBreak/>
        <w:t xml:space="preserve">хотя проверка шага пересчитывала знаменатель. Ошибка исчезает при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ru-RU"/>
            <w:rPrChange w:id="3309" w:author="Nik K" w:date="2026-10-29T00:17:00Z">
              <w:rPr>
                <w:rFonts w:ascii="Cambria Math" w:hAnsi="Cambria Math"/>
              </w:rPr>
            </w:rPrChange>
          </w:rPr>
          <m:t>=</m:t>
        </m:r>
        <m:sSub>
          <m:sSubPr>
            <m:ctrlPr>
              <w:rPr>
                <w:rFonts w:ascii="Cambria Math" w:hAnsi="Cambria Math"/>
              </w:rPr>
            </m:ctrlPr>
          </m:sSubPr>
          <m:e>
            <m:r>
              <w:rPr>
                <w:rFonts w:ascii="Cambria Math" w:hAnsi="Cambria Math"/>
              </w:rPr>
              <m:t>f</m:t>
            </m:r>
          </m:e>
          <m:sub>
            <m:r>
              <w:rPr>
                <w:rFonts w:ascii="Cambria Math" w:hAnsi="Cambria Math"/>
              </w:rPr>
              <m:t>i</m:t>
            </m:r>
          </m:sub>
        </m:sSub>
      </m:oMath>
      <w:r w:rsidRPr="00674711">
        <w:rPr>
          <w:lang w:val="ru-RU"/>
          <w:rPrChange w:id="3310" w:author="Nik K" w:date="2026-10-29T00:17:00Z">
            <w:rPr/>
          </w:rPrChange>
        </w:rPr>
        <w:t>, поэтому точный синтетический тест не гарантировал её обнаружения на реальных данных.</w:t>
      </w:r>
    </w:p>
    <w:p w14:paraId="68ADF8F8" w14:textId="77777777" w:rsidR="003416EE" w:rsidRDefault="006041B4">
      <w:pPr>
        <w:pStyle w:val="af"/>
        <w:keepNext/>
      </w:pPr>
      <w:r>
        <w:t>Исправленный шаг Гаусса — Ньютона использует именно (8.11):</w:t>
      </w:r>
    </w:p>
    <w:p w14:paraId="75353601"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B</m:t>
          </m:r>
          <m:r>
            <m:rPr>
              <m:sty m:val="p"/>
            </m:rPr>
            <w:rPr>
              <w:rFonts w:ascii="Cambria Math" w:hAnsi="Cambria Math"/>
            </w:rPr>
            <m:t>+</m:t>
          </m:r>
          <m:r>
            <w:rPr>
              <w:rFonts w:ascii="Cambria Math" w:hAnsi="Cambria Math"/>
            </w:rPr>
            <m:t>μ</m:t>
          </m:r>
          <m:r>
            <m:rPr>
              <m:sty m:val="p"/>
            </m:rPr>
            <w:rPr>
              <w:rFonts w:ascii="Cambria Math" w:hAnsi="Cambria Math"/>
            </w:rPr>
            <m:t>diag(</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B</m:t>
          </m:r>
          <m:r>
            <m:rPr>
              <m:sty m:val="p"/>
            </m:rPr>
            <w:rPr>
              <w:rFonts w:ascii="Cambria Math" w:hAnsi="Cambria Math"/>
            </w:rPr>
            <m:t>))Δ</m:t>
          </m:r>
          <m:r>
            <m:rPr>
              <m:sty m:val="bi"/>
            </m:rP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m:rPr>
              <m:sty m:val="bi"/>
            </m:rPr>
            <w:rPr>
              <w:rFonts w:ascii="Cambria Math" w:hAnsi="Cambria Math"/>
            </w:rPr>
            <m:t>r</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k</m:t>
              </m:r>
            </m:sub>
            <m:sup>
              <m:r>
                <m:rPr>
                  <m:sty m:val="p"/>
                </m:rPr>
                <w:rPr>
                  <w:rFonts w:ascii="Cambria Math" w:hAnsi="Cambria Math"/>
                </w:rPr>
                <m:t>new</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exp(Δ</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m:t>
          </m:r>
          <m:r>
            <w:rPr>
              <w:rFonts w:ascii="Cambria Math" w:hAnsi="Cambria Math"/>
            </w:rPr>
            <m:t>  </m:t>
          </m:r>
          <m:r>
            <m:rPr>
              <m:nor/>
            </m:rPr>
            <m:t>(8.12)</m:t>
          </m:r>
        </m:oMath>
      </m:oMathPara>
    </w:p>
    <w:p w14:paraId="1565C47E" w14:textId="77777777" w:rsidR="003416EE" w:rsidRPr="00674711" w:rsidRDefault="006041B4">
      <w:pPr>
        <w:pStyle w:val="FirstParagraph"/>
        <w:rPr>
          <w:lang w:val="ru-RU"/>
          <w:rPrChange w:id="3311" w:author="Nik K" w:date="2026-10-29T00:17:00Z">
            <w:rPr/>
          </w:rPrChange>
        </w:rPr>
      </w:pPr>
      <w:r w:rsidRPr="00674711">
        <w:rPr>
          <w:lang w:val="ru-RU"/>
          <w:rPrChange w:id="3312" w:author="Nik K" w:date="2026-10-29T00:17:00Z">
            <w:rPr/>
          </w:rPrChange>
        </w:rPr>
        <w:t xml:space="preserve">Начальное демпфирование </w:t>
      </w:r>
      <m:oMath>
        <m:r>
          <w:rPr>
            <w:rFonts w:ascii="Cambria Math" w:hAnsi="Cambria Math"/>
          </w:rPr>
          <m:t>μ</m:t>
        </m:r>
        <m:r>
          <m:rPr>
            <m:sty m:val="p"/>
          </m:rPr>
          <w:rPr>
            <w:rFonts w:ascii="Cambria Math" w:hAnsi="Cambria Math"/>
            <w:lang w:val="ru-RU"/>
            <w:rPrChange w:id="3313" w:author="Nik K" w:date="2026-10-29T00:17:00Z">
              <w:rPr>
                <w:rFonts w:ascii="Cambria Math" w:hAnsi="Cambria Math"/>
              </w:rPr>
            </w:rPrChange>
          </w:rPr>
          <m:t>=</m:t>
        </m:r>
        <m:sSup>
          <m:sSupPr>
            <m:ctrlPr>
              <w:rPr>
                <w:rFonts w:ascii="Cambria Math" w:hAnsi="Cambria Math"/>
              </w:rPr>
            </m:ctrlPr>
          </m:sSupPr>
          <m:e>
            <m:r>
              <w:rPr>
                <w:rFonts w:ascii="Cambria Math" w:hAnsi="Cambria Math"/>
                <w:lang w:val="ru-RU"/>
                <w:rPrChange w:id="3314" w:author="Nik K" w:date="2026-10-29T00:17:00Z">
                  <w:rPr>
                    <w:rFonts w:ascii="Cambria Math" w:hAnsi="Cambria Math"/>
                  </w:rPr>
                </w:rPrChange>
              </w:rPr>
              <m:t>10</m:t>
            </m:r>
          </m:e>
          <m:sup>
            <m:r>
              <m:rPr>
                <m:sty m:val="p"/>
              </m:rPr>
              <w:rPr>
                <w:rFonts w:ascii="Cambria Math" w:hAnsi="Cambria Math"/>
                <w:lang w:val="ru-RU"/>
                <w:rPrChange w:id="3315" w:author="Nik K" w:date="2026-10-29T00:17:00Z">
                  <w:rPr>
                    <w:rFonts w:ascii="Cambria Math" w:hAnsi="Cambria Math"/>
                  </w:rPr>
                </w:rPrChange>
              </w:rPr>
              <m:t>-</m:t>
            </m:r>
            <m:r>
              <w:rPr>
                <w:rFonts w:ascii="Cambria Math" w:hAnsi="Cambria Math"/>
                <w:lang w:val="ru-RU"/>
                <w:rPrChange w:id="3316" w:author="Nik K" w:date="2026-10-29T00:17:00Z">
                  <w:rPr>
                    <w:rFonts w:ascii="Cambria Math" w:hAnsi="Cambria Math"/>
                  </w:rPr>
                </w:rPrChange>
              </w:rPr>
              <m:t>3</m:t>
            </m:r>
          </m:sup>
        </m:sSup>
      </m:oMath>
      <w:r w:rsidRPr="00674711">
        <w:rPr>
          <w:lang w:val="ru-RU"/>
          <w:rPrChange w:id="3317" w:author="Nik K" w:date="2026-10-29T00:17:00Z">
            <w:rPr/>
          </w:rPrChange>
        </w:rPr>
        <w:t xml:space="preserve">; при отклонённом шаге оно умножается на 5, после принятого делится на 3 с нижним пределом </w:t>
      </w:r>
      <m:oMath>
        <m:sSup>
          <m:sSupPr>
            <m:ctrlPr>
              <w:rPr>
                <w:rFonts w:ascii="Cambria Math" w:hAnsi="Cambria Math"/>
              </w:rPr>
            </m:ctrlPr>
          </m:sSupPr>
          <m:e>
            <m:r>
              <w:rPr>
                <w:rFonts w:ascii="Cambria Math" w:hAnsi="Cambria Math"/>
                <w:lang w:val="ru-RU"/>
                <w:rPrChange w:id="3318" w:author="Nik K" w:date="2026-10-29T00:17:00Z">
                  <w:rPr>
                    <w:rFonts w:ascii="Cambria Math" w:hAnsi="Cambria Math"/>
                  </w:rPr>
                </w:rPrChange>
              </w:rPr>
              <m:t>10</m:t>
            </m:r>
          </m:e>
          <m:sup>
            <m:r>
              <m:rPr>
                <m:sty m:val="p"/>
              </m:rPr>
              <w:rPr>
                <w:rFonts w:ascii="Cambria Math" w:hAnsi="Cambria Math"/>
                <w:lang w:val="ru-RU"/>
                <w:rPrChange w:id="3319" w:author="Nik K" w:date="2026-10-29T00:17:00Z">
                  <w:rPr>
                    <w:rFonts w:ascii="Cambria Math" w:hAnsi="Cambria Math"/>
                  </w:rPr>
                </w:rPrChange>
              </w:rPr>
              <m:t>-</m:t>
            </m:r>
            <m:r>
              <w:rPr>
                <w:rFonts w:ascii="Cambria Math" w:hAnsi="Cambria Math"/>
                <w:lang w:val="ru-RU"/>
                <w:rPrChange w:id="3320" w:author="Nik K" w:date="2026-10-29T00:17:00Z">
                  <w:rPr>
                    <w:rFonts w:ascii="Cambria Math" w:hAnsi="Cambria Math"/>
                  </w:rPr>
                </w:rPrChange>
              </w:rPr>
              <m:t>9</m:t>
            </m:r>
          </m:sup>
        </m:sSup>
      </m:oMath>
      <w:r w:rsidRPr="00674711">
        <w:rPr>
          <w:lang w:val="ru-RU"/>
          <w:rPrChange w:id="3321" w:author="Nik K" w:date="2026-10-29T00:17:00Z">
            <w:rPr/>
          </w:rPrChange>
        </w:rPr>
        <w:t xml:space="preserve">. На итерацию допускается до восьми проб; нечисловые шаги, неположительные кандидаты и </w:t>
      </w:r>
      <m:oMath>
        <m:r>
          <m:rPr>
            <m:sty m:val="p"/>
          </m:rPr>
          <w:rPr>
            <w:rFonts w:ascii="Cambria Math" w:hAnsi="Cambria Math"/>
          </w:rPr>
          <m:t>max</m:t>
        </m:r>
        <m:r>
          <m:rPr>
            <m:sty m:val="p"/>
          </m:rPr>
          <w:rPr>
            <w:rFonts w:ascii="Cambria Math" w:hAnsi="Cambria Math"/>
            <w:lang w:val="ru-RU"/>
            <w:rPrChange w:id="3322" w:author="Nik K" w:date="2026-10-29T00:17:00Z">
              <w:rPr>
                <w:rFonts w:ascii="Cambria Math" w:hAnsi="Cambria Math"/>
              </w:rPr>
            </w:rPrChange>
          </w:rPr>
          <m:t>|</m:t>
        </m:r>
        <m:r>
          <m:rPr>
            <m:sty m:val="p"/>
          </m:rPr>
          <w:rPr>
            <w:rFonts w:ascii="Cambria Math" w:hAnsi="Cambria Math"/>
          </w:rPr>
          <m:t>Δ</m:t>
        </m:r>
        <m:r>
          <w:rPr>
            <w:rFonts w:ascii="Cambria Math" w:hAnsi="Cambria Math"/>
          </w:rPr>
          <m:t>θ</m:t>
        </m:r>
        <m:r>
          <m:rPr>
            <m:sty m:val="p"/>
          </m:rPr>
          <w:rPr>
            <w:rFonts w:ascii="Cambria Math" w:hAnsi="Cambria Math"/>
            <w:lang w:val="ru-RU"/>
            <w:rPrChange w:id="3323" w:author="Nik K" w:date="2026-10-29T00:17:00Z">
              <w:rPr>
                <w:rFonts w:ascii="Cambria Math" w:hAnsi="Cambria Math"/>
              </w:rPr>
            </w:rPrChange>
          </w:rPr>
          <m:t>|&gt;</m:t>
        </m:r>
        <m:r>
          <w:rPr>
            <w:rFonts w:ascii="Cambria Math" w:hAnsi="Cambria Math"/>
            <w:lang w:val="ru-RU"/>
            <w:rPrChange w:id="3324" w:author="Nik K" w:date="2026-10-29T00:17:00Z">
              <w:rPr>
                <w:rFonts w:ascii="Cambria Math" w:hAnsi="Cambria Math"/>
              </w:rPr>
            </w:rPrChange>
          </w:rPr>
          <m:t>2</m:t>
        </m:r>
      </m:oMath>
      <w:r w:rsidRPr="00674711">
        <w:rPr>
          <w:lang w:val="ru-RU"/>
          <w:rPrChange w:id="3325" w:author="Nik K" w:date="2026-10-29T00:17:00Z">
            <w:rPr/>
          </w:rPrChange>
        </w:rPr>
        <w:t xml:space="preserve"> отклоняются. Уменьшение нормы пе</w:t>
      </w:r>
      <w:proofErr w:type="spellStart"/>
      <w:r w:rsidRPr="00674711">
        <w:rPr>
          <w:lang w:val="ru-RU"/>
          <w:rPrChange w:id="3326" w:author="Nik K" w:date="2026-10-29T00:17:00Z">
            <w:rPr/>
          </w:rPrChange>
        </w:rPr>
        <w:t>ресчитанного</w:t>
      </w:r>
      <w:proofErr w:type="spellEnd"/>
      <w:r w:rsidRPr="00674711">
        <w:rPr>
          <w:lang w:val="ru-RU"/>
          <w:rPrChange w:id="3327" w:author="Nik K" w:date="2026-10-29T00:17:00Z">
            <w:rPr/>
          </w:rPrChange>
        </w:rPr>
        <w:t xml:space="preserve"> относительного остатка является условием принятия. Остановка задаётся </w:t>
      </w:r>
      <m:oMath>
        <m:r>
          <m:rPr>
            <m:sty m:val="p"/>
          </m:rPr>
          <w:rPr>
            <w:rFonts w:ascii="Cambria Math" w:hAnsi="Cambria Math"/>
          </w:rPr>
          <m:t>max</m:t>
        </m:r>
        <m:r>
          <m:rPr>
            <m:sty m:val="p"/>
          </m:rPr>
          <w:rPr>
            <w:rFonts w:ascii="Cambria Math" w:hAnsi="Cambria Math"/>
            <w:lang w:val="ru-RU"/>
            <w:rPrChange w:id="3328" w:author="Nik K" w:date="2026-10-29T00:17:00Z">
              <w:rPr>
                <w:rFonts w:ascii="Cambria Math" w:hAnsi="Cambria Math"/>
              </w:rPr>
            </w:rPrChange>
          </w:rPr>
          <m:t>|</m:t>
        </m:r>
        <m:r>
          <m:rPr>
            <m:sty m:val="p"/>
          </m:rPr>
          <w:rPr>
            <w:rFonts w:ascii="Cambria Math" w:hAnsi="Cambria Math"/>
          </w:rPr>
          <m:t>Δ</m:t>
        </m:r>
        <m:r>
          <w:rPr>
            <w:rFonts w:ascii="Cambria Math" w:hAnsi="Cambria Math"/>
          </w:rPr>
          <m:t>θ</m:t>
        </m:r>
        <m:r>
          <m:rPr>
            <m:sty m:val="p"/>
          </m:rPr>
          <w:rPr>
            <w:rFonts w:ascii="Cambria Math" w:hAnsi="Cambria Math"/>
            <w:lang w:val="ru-RU"/>
            <w:rPrChange w:id="3329" w:author="Nik K" w:date="2026-10-29T00:17:00Z">
              <w:rPr>
                <w:rFonts w:ascii="Cambria Math" w:hAnsi="Cambria Math"/>
              </w:rPr>
            </w:rPrChange>
          </w:rPr>
          <m:t>|&lt;</m:t>
        </m:r>
        <m:sSup>
          <m:sSupPr>
            <m:ctrlPr>
              <w:rPr>
                <w:rFonts w:ascii="Cambria Math" w:hAnsi="Cambria Math"/>
              </w:rPr>
            </m:ctrlPr>
          </m:sSupPr>
          <m:e>
            <m:r>
              <w:rPr>
                <w:rFonts w:ascii="Cambria Math" w:hAnsi="Cambria Math"/>
                <w:lang w:val="ru-RU"/>
                <w:rPrChange w:id="3330" w:author="Nik K" w:date="2026-10-29T00:17:00Z">
                  <w:rPr>
                    <w:rFonts w:ascii="Cambria Math" w:hAnsi="Cambria Math"/>
                  </w:rPr>
                </w:rPrChange>
              </w:rPr>
              <m:t>10</m:t>
            </m:r>
          </m:e>
          <m:sup>
            <m:r>
              <m:rPr>
                <m:sty m:val="p"/>
              </m:rPr>
              <w:rPr>
                <w:rFonts w:ascii="Cambria Math" w:hAnsi="Cambria Math"/>
                <w:lang w:val="ru-RU"/>
                <w:rPrChange w:id="3331" w:author="Nik K" w:date="2026-10-29T00:17:00Z">
                  <w:rPr>
                    <w:rFonts w:ascii="Cambria Math" w:hAnsi="Cambria Math"/>
                  </w:rPr>
                </w:rPrChange>
              </w:rPr>
              <m:t>-</m:t>
            </m:r>
            <m:r>
              <w:rPr>
                <w:rFonts w:ascii="Cambria Math" w:hAnsi="Cambria Math"/>
                <w:lang w:val="ru-RU"/>
                <w:rPrChange w:id="3332" w:author="Nik K" w:date="2026-10-29T00:17:00Z">
                  <w:rPr>
                    <w:rFonts w:ascii="Cambria Math" w:hAnsi="Cambria Math"/>
                  </w:rPr>
                </w:rPrChange>
              </w:rPr>
              <m:t>4</m:t>
            </m:r>
          </m:sup>
        </m:sSup>
      </m:oMath>
      <w:r w:rsidRPr="00674711">
        <w:rPr>
          <w:lang w:val="ru-RU"/>
          <w:rPrChange w:id="3333" w:author="Nik K" w:date="2026-10-29T00:17:00Z">
            <w:rPr/>
          </w:rPrChange>
        </w:rPr>
        <w:t>. Эти числа описывают алгоритм, а не физиологические пределы проводимости.</w:t>
      </w:r>
    </w:p>
    <w:p w14:paraId="7C2FE0A0" w14:textId="77777777" w:rsidR="003416EE" w:rsidRDefault="006041B4">
      <w:pPr>
        <w:pStyle w:val="af"/>
      </w:pPr>
      <w:r>
        <w:t xml:space="preserve">На ненулевом остатке со знакопеременными напряжениями центральные разности дали относительные ошибки прежней и исправленной производных 0,465171 и </w:t>
      </w:r>
      <m:oMath>
        <m:r>
          <w:rPr>
            <w:rFonts w:ascii="Cambria Math" w:hAnsi="Cambria Math"/>
          </w:rPr>
          <m:t>2</m:t>
        </m:r>
        <m:r>
          <m:rPr>
            <m:sty m:val="p"/>
          </m:rPr>
          <w:rPr>
            <w:rFonts w:ascii="Cambria Math" w:hAnsi="Cambria Math"/>
          </w:rPr>
          <m:t>,</m:t>
        </m:r>
        <m:r>
          <w:rPr>
            <w:rFonts w:ascii="Cambria Math" w:hAnsi="Cambria Math"/>
          </w:rPr>
          <m:t>2493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После исправления синтетическая ошибка проводимости составила </w:t>
      </w:r>
      <m:oMath>
        <m:r>
          <w:rPr>
            <w:rFonts w:ascii="Cambria Math" w:hAnsi="Cambria Math"/>
          </w:rPr>
          <m:t>2</m:t>
        </m:r>
        <m:r>
          <m:rPr>
            <m:sty m:val="p"/>
          </m:rPr>
          <w:rPr>
            <w:rFonts w:ascii="Cambria Math" w:hAnsi="Cambria Math"/>
          </w:rPr>
          <m:t>,</m:t>
        </m:r>
        <m:r>
          <w:rPr>
            <w:rFonts w:ascii="Cambria Math" w:hAnsi="Cambria Math"/>
          </w:rPr>
          <m:t>2446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невязка — </w:t>
      </w:r>
      <m:oMath>
        <m:r>
          <w:rPr>
            <w:rFonts w:ascii="Cambria Math" w:hAnsi="Cambria Math"/>
          </w:rPr>
          <m:t>5</m:t>
        </m:r>
        <m:r>
          <m:rPr>
            <m:sty m:val="p"/>
          </m:rPr>
          <w:rPr>
            <w:rFonts w:ascii="Cambria Math" w:hAnsi="Cambria Math"/>
          </w:rPr>
          <m:t>,</m:t>
        </m:r>
        <m:r>
          <w:rPr>
            <w:rFonts w:ascii="Cambria Math" w:hAnsi="Cambria Math"/>
          </w:rPr>
          <m:t>8085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Различие прямого решения с EIDORS равно </w:t>
      </w:r>
      <m:oMath>
        <m:r>
          <w:rPr>
            <w:rFonts w:ascii="Cambria Math" w:hAnsi="Cambria Math"/>
          </w:rPr>
          <m:t>6</m:t>
        </m:r>
        <m:r>
          <m:rPr>
            <m:sty m:val="p"/>
          </m:rPr>
          <w:rPr>
            <w:rFonts w:ascii="Cambria Math" w:hAnsi="Cambria Math"/>
          </w:rPr>
          <m:t>,</m:t>
        </m:r>
        <m:r>
          <w:rPr>
            <w:rFonts w:ascii="Cambria Math" w:hAnsi="Cambria Math"/>
          </w:rPr>
          <m:t>5019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ошибки трёх производных ко</w:t>
      </w:r>
      <w:proofErr w:type="spellStart"/>
      <w:r>
        <w:t>нечными</w:t>
      </w:r>
      <w:proofErr w:type="spellEnd"/>
      <w:r>
        <w:t xml:space="preserve"> разностями — не более </w:t>
      </w:r>
      <m:oMath>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[80]. Это проверки реализации в указанных случаях.</w:t>
      </w:r>
    </w:p>
    <w:p w14:paraId="53C94592" w14:textId="77777777" w:rsidR="003416EE" w:rsidRDefault="006041B4">
      <w:pPr>
        <w:pStyle w:val="af"/>
      </w:pPr>
      <w:r>
        <w:t>Нормировка (8.11) не задаёт измеренную ковариацию шума. Её критерий может уменьшаться при росте вольтовой ошибки. Поэтому далее различаются</w:t>
      </w:r>
    </w:p>
    <w:p w14:paraId="6B7EDE29"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m:rPr>
                  <m:sty m:val="bi"/>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m:rPr>
                  <m:sty m:val="bi"/>
                </m:rP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100</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e>
              </m:nary>
            </m:e>
          </m:rad>
          <m:r>
            <m:rPr>
              <m:sty m:val="p"/>
            </m:rPr>
            <w:rPr>
              <w:rFonts w:ascii="Cambria Math" w:hAnsi="Cambria Math"/>
            </w:rPr>
            <m:t>.</m:t>
          </m:r>
          <m:r>
            <w:rPr>
              <w:rFonts w:ascii="Cambria Math" w:hAnsi="Cambria Math"/>
            </w:rPr>
            <m:t>  </m:t>
          </m:r>
          <m:r>
            <m:rPr>
              <m:nor/>
            </m:rPr>
            <m:t>(8.13)</m:t>
          </m:r>
        </m:oMath>
      </m:oMathPara>
    </w:p>
    <w:p w14:paraId="7D1DA8DA" w14:textId="77777777" w:rsidR="003416EE" w:rsidRPr="00674711" w:rsidRDefault="006041B4">
      <w:pPr>
        <w:pStyle w:val="FirstParagraph"/>
        <w:rPr>
          <w:lang w:val="ru-RU"/>
          <w:rPrChange w:id="3334" w:author="Nik K" w:date="2026-10-29T00:17:00Z">
            <w:rPr/>
          </w:rPrChange>
        </w:rPr>
      </w:pPr>
      <w:r w:rsidRPr="00674711">
        <w:rPr>
          <w:lang w:val="ru-RU"/>
          <w:rPrChange w:id="3335" w:author="Nik K" w:date="2026-10-29T00:17:00Z">
            <w:rPr/>
          </w:rPrChange>
        </w:rPr>
        <w:t xml:space="preserve">Оба показателя выражены в процентах, но знаменатели различаются; </w:t>
      </w:r>
      <m:oMath>
        <m:r>
          <w:rPr>
            <w:rFonts w:ascii="Cambria Math" w:hAnsi="Cambria Math"/>
          </w:rPr>
          <m:t>M</m:t>
        </m:r>
        <m:r>
          <m:rPr>
            <m:sty m:val="p"/>
          </m:rPr>
          <w:rPr>
            <w:rFonts w:ascii="Cambria Math" w:hAnsi="Cambria Math"/>
            <w:lang w:val="ru-RU"/>
            <w:rPrChange w:id="3336" w:author="Nik K" w:date="2026-10-29T00:17:00Z">
              <w:rPr>
                <w:rFonts w:ascii="Cambria Math" w:hAnsi="Cambria Math"/>
              </w:rPr>
            </w:rPrChange>
          </w:rPr>
          <m:t>=</m:t>
        </m:r>
        <m:r>
          <w:rPr>
            <w:rFonts w:ascii="Cambria Math" w:hAnsi="Cambria Math"/>
            <w:lang w:val="ru-RU"/>
            <w:rPrChange w:id="3337" w:author="Nik K" w:date="2026-10-29T00:17:00Z">
              <w:rPr>
                <w:rFonts w:ascii="Cambria Math" w:hAnsi="Cambria Math"/>
              </w:rPr>
            </w:rPrChange>
          </w:rPr>
          <m:t>208</m:t>
        </m:r>
      </m:oMath>
      <w:r w:rsidRPr="00674711">
        <w:rPr>
          <w:lang w:val="ru-RU"/>
          <w:rPrChange w:id="3338" w:author="Nik K" w:date="2026-10-29T00:17:00Z">
            <w:rPr/>
          </w:rPrChange>
        </w:rPr>
        <w:t xml:space="preserve"> — число измерительных строк. Ни один показатель не является ошибкой сопротивления или объёма.</w:t>
      </w:r>
    </w:p>
    <w:p w14:paraId="75E3AB01" w14:textId="77777777" w:rsidR="003416EE" w:rsidRDefault="006041B4">
      <w:pPr>
        <w:pStyle w:val="21"/>
      </w:pPr>
      <w:bookmarkStart w:id="3339" w:name="_Toc244123110"/>
      <w:bookmarkStart w:id="3340" w:name="различимость-параметров-и-регуляризация"/>
      <w:bookmarkEnd w:id="3278"/>
      <w:r>
        <w:lastRenderedPageBreak/>
        <w:t>8.6 Различимость параметров и регуляризация</w:t>
      </w:r>
      <w:bookmarkEnd w:id="3339"/>
    </w:p>
    <w:p w14:paraId="3A243049" w14:textId="77777777" w:rsidR="003416EE" w:rsidRPr="00674711" w:rsidRDefault="006041B4">
      <w:pPr>
        <w:pStyle w:val="FirstParagraph"/>
        <w:rPr>
          <w:lang w:val="ru-RU"/>
          <w:rPrChange w:id="3341" w:author="Nik K" w:date="2026-10-29T00:17:00Z">
            <w:rPr/>
          </w:rPrChange>
        </w:rPr>
      </w:pPr>
      <w:r w:rsidRPr="00674711">
        <w:rPr>
          <w:lang w:val="ru-RU"/>
          <w:rPrChange w:id="3342" w:author="Nik K" w:date="2026-10-29T00:17:00Z">
            <w:rPr/>
          </w:rPrChange>
        </w:rPr>
        <w:t xml:space="preserve">Для локальной различимости используется </w:t>
      </w:r>
      <m:oMath>
        <m:r>
          <w:rPr>
            <w:rFonts w:ascii="Cambria Math" w:hAnsi="Cambria Math"/>
          </w:rPr>
          <m:t>A</m:t>
        </m:r>
        <m:r>
          <m:rPr>
            <m:sty m:val="p"/>
          </m:rPr>
          <w:rPr>
            <w:rFonts w:ascii="Cambria Math" w:hAnsi="Cambria Math"/>
            <w:lang w:val="ru-RU"/>
            <w:rPrChange w:id="3343" w:author="Nik K" w:date="2026-10-29T00:17:00Z">
              <w:rPr>
                <w:rFonts w:ascii="Cambria Math" w:hAnsi="Cambria Math"/>
              </w:rPr>
            </w:rPrChange>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f</m:t>
            </m:r>
          </m:sub>
        </m:sSub>
        <m:sSub>
          <m:sSubPr>
            <m:ctrlPr>
              <w:rPr>
                <w:rFonts w:ascii="Cambria Math" w:hAnsi="Cambria Math"/>
              </w:rPr>
            </m:ctrlPr>
          </m:sSubPr>
          <m:e>
            <m:r>
              <w:rPr>
                <w:rFonts w:ascii="Cambria Math" w:hAnsi="Cambria Math"/>
              </w:rPr>
              <m:t>D</m:t>
            </m:r>
          </m:e>
          <m:sub>
            <m:r>
              <w:rPr>
                <w:rFonts w:ascii="Cambria Math" w:hAnsi="Cambria Math"/>
              </w:rPr>
              <m:t>σ</m:t>
            </m:r>
          </m:sub>
        </m:sSub>
      </m:oMath>
      <w:r w:rsidRPr="00674711">
        <w:rPr>
          <w:lang w:val="ru-RU"/>
          <w:rPrChange w:id="3344" w:author="Nik K" w:date="2026-10-29T00:17:00Z">
            <w:rPr/>
          </w:rPrChange>
        </w:rPr>
        <w:t xml:space="preserve">, где </w:t>
      </w:r>
      <m:oMath>
        <m:sSub>
          <m:sSubPr>
            <m:ctrlPr>
              <w:rPr>
                <w:rFonts w:ascii="Cambria Math" w:hAnsi="Cambria Math"/>
              </w:rPr>
            </m:ctrlPr>
          </m:sSubPr>
          <m:e>
            <m:r>
              <w:rPr>
                <w:rFonts w:ascii="Cambria Math" w:hAnsi="Cambria Math"/>
              </w:rPr>
              <m:t>S</m:t>
            </m:r>
          </m:e>
          <m:sub>
            <m:r>
              <w:rPr>
                <w:rFonts w:ascii="Cambria Math" w:hAnsi="Cambria Math"/>
              </w:rPr>
              <m:t>f</m:t>
            </m:r>
          </m:sub>
        </m:sSub>
      </m:oMath>
      <w:r w:rsidRPr="00674711">
        <w:rPr>
          <w:lang w:val="ru-RU"/>
          <w:rPrChange w:id="3345" w:author="Nik K" w:date="2026-10-29T00:17:00Z">
            <w:rPr/>
          </w:rPrChange>
        </w:rPr>
        <w:t xml:space="preserve"> — свободные столбцы, </w:t>
      </w:r>
      <m:oMath>
        <m:sSub>
          <m:sSubPr>
            <m:ctrlPr>
              <w:rPr>
                <w:rFonts w:ascii="Cambria Math" w:hAnsi="Cambria Math"/>
              </w:rPr>
            </m:ctrlPr>
          </m:sSubPr>
          <m:e>
            <m:r>
              <w:rPr>
                <w:rFonts w:ascii="Cambria Math" w:hAnsi="Cambria Math"/>
              </w:rPr>
              <m:t>D</m:t>
            </m:r>
          </m:e>
          <m:sub>
            <m:r>
              <w:rPr>
                <w:rFonts w:ascii="Cambria Math" w:hAnsi="Cambria Math"/>
              </w:rPr>
              <m:t>σ</m:t>
            </m:r>
          </m:sub>
        </m:sSub>
        <m:r>
          <m:rPr>
            <m:sty m:val="p"/>
          </m:rPr>
          <w:rPr>
            <w:rFonts w:ascii="Cambria Math" w:hAnsi="Cambria Math"/>
            <w:lang w:val="ru-RU"/>
            <w:rPrChange w:id="3346" w:author="Nik K" w:date="2026-10-29T00:17:00Z">
              <w:rPr>
                <w:rFonts w:ascii="Cambria Math" w:hAnsi="Cambria Math"/>
              </w:rPr>
            </w:rPrChange>
          </w:rPr>
          <m:t>=</m:t>
        </m:r>
        <m:r>
          <m:rPr>
            <m:sty m:val="p"/>
          </m:rPr>
          <w:rPr>
            <w:rFonts w:ascii="Cambria Math" w:hAnsi="Cambria Math"/>
          </w:rPr>
          <m:t>diag</m:t>
        </m:r>
        <m:r>
          <m:rPr>
            <m:sty m:val="p"/>
          </m:rPr>
          <w:rPr>
            <w:rFonts w:ascii="Cambria Math" w:hAnsi="Cambria Math"/>
            <w:lang w:val="ru-RU"/>
            <w:rPrChange w:id="3347" w:author="Nik K" w:date="2026-10-29T00:17:00Z">
              <w:rPr>
                <w:rFonts w:ascii="Cambria Math" w:hAnsi="Cambria Math"/>
              </w:rPr>
            </w:rPrChange>
          </w:rPr>
          <m:t>(</m:t>
        </m:r>
        <m:sSub>
          <m:sSubPr>
            <m:ctrlPr>
              <w:rPr>
                <w:rFonts w:ascii="Cambria Math" w:hAnsi="Cambria Math"/>
              </w:rPr>
            </m:ctrlPr>
          </m:sSubPr>
          <m:e>
            <m:r>
              <m:rPr>
                <m:sty m:val="bi"/>
              </m:rPr>
              <w:rPr>
                <w:rFonts w:ascii="Cambria Math" w:hAnsi="Cambria Math"/>
              </w:rPr>
              <m:t>σ</m:t>
            </m:r>
          </m:e>
          <m:sub>
            <m:r>
              <w:rPr>
                <w:rFonts w:ascii="Cambria Math" w:hAnsi="Cambria Math"/>
                <w:lang w:val="ru-RU"/>
                <w:rPrChange w:id="3348" w:author="Nik K" w:date="2026-10-29T00:17:00Z">
                  <w:rPr>
                    <w:rFonts w:ascii="Cambria Math" w:hAnsi="Cambria Math"/>
                  </w:rPr>
                </w:rPrChange>
              </w:rPr>
              <m:t>0</m:t>
            </m:r>
            <m:r>
              <m:rPr>
                <m:sty m:val="p"/>
              </m:rPr>
              <w:rPr>
                <w:rFonts w:ascii="Cambria Math" w:hAnsi="Cambria Math"/>
                <w:lang w:val="ru-RU"/>
                <w:rPrChange w:id="3349" w:author="Nik K" w:date="2026-10-29T00:17:00Z">
                  <w:rPr>
                    <w:rFonts w:ascii="Cambria Math" w:hAnsi="Cambria Math"/>
                  </w:rPr>
                </w:rPrChange>
              </w:rPr>
              <m:t>,</m:t>
            </m:r>
            <m:r>
              <w:rPr>
                <w:rFonts w:ascii="Cambria Math" w:hAnsi="Cambria Math"/>
              </w:rPr>
              <m:t>f</m:t>
            </m:r>
          </m:sub>
        </m:sSub>
        <m:r>
          <m:rPr>
            <m:sty m:val="p"/>
          </m:rPr>
          <w:rPr>
            <w:rFonts w:ascii="Cambria Math" w:hAnsi="Cambria Math"/>
            <w:lang w:val="ru-RU"/>
            <w:rPrChange w:id="3350" w:author="Nik K" w:date="2026-10-29T00:17:00Z">
              <w:rPr>
                <w:rFonts w:ascii="Cambria Math" w:hAnsi="Cambria Math"/>
              </w:rPr>
            </w:rPrChange>
          </w:rPr>
          <m:t>)</m:t>
        </m:r>
      </m:oMath>
      <w:r w:rsidRPr="00674711">
        <w:rPr>
          <w:lang w:val="ru-RU"/>
          <w:rPrChange w:id="3351" w:author="Nik K" w:date="2026-10-29T00:17:00Z">
            <w:rPr/>
          </w:rPrChange>
        </w:rPr>
        <w:t xml:space="preserve">, </w:t>
      </w:r>
      <m:oMath>
        <m:r>
          <w:rPr>
            <w:rFonts w:ascii="Cambria Math" w:hAnsi="Cambria Math"/>
          </w:rPr>
          <m:t>W</m:t>
        </m:r>
      </m:oMath>
      <w:r w:rsidRPr="00674711">
        <w:rPr>
          <w:lang w:val="ru-RU"/>
          <w:rPrChange w:id="3352" w:author="Nik K" w:date="2026-10-29T00:17:00Z">
            <w:rPr/>
          </w:rPrChange>
        </w:rPr>
        <w:t xml:space="preserve"> — веса строк. В разложении </w:t>
      </w:r>
      <m:oMath>
        <m:r>
          <w:rPr>
            <w:rFonts w:ascii="Cambria Math" w:hAnsi="Cambria Math"/>
          </w:rPr>
          <m:t>A</m:t>
        </m:r>
        <m:r>
          <m:rPr>
            <m:sty m:val="p"/>
          </m:rPr>
          <w:rPr>
            <w:rFonts w:ascii="Cambria Math" w:hAnsi="Cambria Math"/>
            <w:lang w:val="ru-RU"/>
            <w:rPrChange w:id="3353" w:author="Nik K" w:date="2026-10-29T00:17:00Z">
              <w:rPr>
                <w:rFonts w:ascii="Cambria Math" w:hAnsi="Cambria Math"/>
              </w:rPr>
            </w:rPrChange>
          </w:rPr>
          <m:t>=</m:t>
        </m:r>
        <m:r>
          <w:rPr>
            <w:rFonts w:ascii="Cambria Math" w:hAnsi="Cambria Math"/>
          </w:rPr>
          <m:t>U</m:t>
        </m:r>
        <m:r>
          <m:rPr>
            <m:sty m:val="p"/>
          </m:rPr>
          <w:rPr>
            <w:rFonts w:ascii="Cambria Math" w:hAnsi="Cambria Math"/>
          </w:rPr>
          <m:t>diag</m:t>
        </m:r>
        <m:r>
          <m:rPr>
            <m:sty m:val="p"/>
          </m:rPr>
          <w:rPr>
            <w:rFonts w:ascii="Cambria Math" w:hAnsi="Cambria Math"/>
            <w:lang w:val="ru-RU"/>
            <w:rPrChange w:id="3354" w:author="Nik K" w:date="2026-10-29T00:17:00Z">
              <w:rPr>
                <w:rFonts w:ascii="Cambria Math" w:hAnsi="Cambria Math"/>
              </w:rPr>
            </w:rPrChange>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lang w:val="ru-RU"/>
            <w:rPrChange w:id="3355" w:author="Nik K" w:date="2026-10-29T00:17:00Z">
              <w:rPr>
                <w:rFonts w:ascii="Cambria Math" w:hAnsi="Cambria Math"/>
              </w:rPr>
            </w:rPrChange>
          </w:rPr>
          <m:t>)</m:t>
        </m:r>
        <m:sSup>
          <m:sSupPr>
            <m:ctrlPr>
              <w:rPr>
                <w:rFonts w:ascii="Cambria Math" w:hAnsi="Cambria Math"/>
              </w:rPr>
            </m:ctrlPr>
          </m:sSupPr>
          <m:e>
            <m:r>
              <w:rPr>
                <w:rFonts w:ascii="Cambria Math" w:hAnsi="Cambria Math"/>
              </w:rPr>
              <m:t>V</m:t>
            </m:r>
          </m:e>
          <m:sup>
            <m:r>
              <w:rPr>
                <w:rFonts w:ascii="Cambria Math" w:hAnsi="Cambria Math"/>
              </w:rPr>
              <m:t>T</m:t>
            </m:r>
          </m:sup>
        </m:sSup>
      </m:oMath>
      <w:r w:rsidRPr="00674711">
        <w:rPr>
          <w:lang w:val="ru-RU"/>
          <w:rPrChange w:id="3356" w:author="Nik K" w:date="2026-10-29T00:17:00Z">
            <w:rPr/>
          </w:rPrChange>
        </w:rPr>
        <w:t xml:space="preserve"> малое сингулярное число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674711">
        <w:rPr>
          <w:lang w:val="ru-RU"/>
          <w:rPrChange w:id="3357" w:author="Nik K" w:date="2026-10-29T00:17:00Z">
            <w:rPr/>
          </w:rPrChange>
        </w:rPr>
        <w:t xml:space="preserve"> означает усиление ошибки в соответствующей комбинации параметров. Число измерений само по себе устойчивости не гарантирует.</w:t>
      </w:r>
    </w:p>
    <w:p w14:paraId="195D4227" w14:textId="77777777" w:rsidR="003416EE" w:rsidRDefault="006041B4">
      <w:pPr>
        <w:pStyle w:val="af"/>
        <w:keepNext/>
      </w:pPr>
      <w:proofErr w:type="spellStart"/>
      <w:r>
        <w:t>Регуляризованный</w:t>
      </w:r>
      <w:proofErr w:type="spellEnd"/>
      <w:r>
        <w:t xml:space="preserve"> линейный шаг при фиксированных весах может быть записан как</w:t>
      </w:r>
    </w:p>
    <w:p w14:paraId="29BF9FA5"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trlPr>
                      <w:rPr>
                        <w:rFonts w:ascii="Cambria Math" w:hAnsi="Cambria Math"/>
                      </w:rPr>
                    </m:ctrlPr>
                  </m:accPr>
                  <m:e>
                    <m:r>
                      <m:rPr>
                        <m:sty m:val="p"/>
                      </m:rPr>
                      <w:rPr>
                        <w:rFonts w:ascii="Cambria Math" w:hAnsi="Cambria Math"/>
                      </w:rPr>
                      <m:t>Δ</m:t>
                    </m:r>
                    <m:r>
                      <m:rPr>
                        <m:scr m:val="script"/>
                        <m:sty m:val="bi"/>
                      </m:rPr>
                      <w:rPr>
                        <w:rFonts w:ascii="Cambria Math" w:hAnsi="Cambria Math"/>
                      </w:rPr>
                      <m:t>l</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x</m:t>
                    </m:r>
                  </m:lim>
                </m:limLow>
                <m:d>
                  <m:dPr>
                    <m:begChr m:val="{"/>
                    <m:endChr m:val="}"/>
                    <m:ctrlPr>
                      <w:rPr>
                        <w:rFonts w:ascii="Cambria Math" w:hAnsi="Cambria Math"/>
                      </w:rPr>
                    </m:ctrlPr>
                  </m:dPr>
                  <m:e>
                    <m:r>
                      <m:rPr>
                        <m:sty m:val="p"/>
                      </m:rPr>
                      <w:rPr>
                        <w:rFonts w:ascii="Cambria Math" w:hAnsi="Cambria Math"/>
                      </w:rPr>
                      <m:t>∥</m:t>
                    </m:r>
                    <m:r>
                      <w:rPr>
                        <w:rFonts w:ascii="Cambria Math" w:hAnsi="Cambria Math"/>
                      </w:rPr>
                      <m:t>A</m:t>
                    </m:r>
                    <m:r>
                      <m:rPr>
                        <m:sty m:val="bi"/>
                      </m:rPr>
                      <w:rPr>
                        <w:rFonts w:ascii="Cambria Math" w:hAnsi="Cambria Math"/>
                      </w:rPr>
                      <m:t>x</m:t>
                    </m:r>
                    <m:r>
                      <m:rPr>
                        <m:sty m:val="p"/>
                      </m:rPr>
                      <w:rPr>
                        <w:rFonts w:ascii="Cambria Math" w:hAnsi="Cambria Math"/>
                      </w:rPr>
                      <m:t>-</m:t>
                    </m:r>
                    <m:r>
                      <w:rPr>
                        <w:rFonts w:ascii="Cambria Math" w:hAnsi="Cambria Math"/>
                      </w:rPr>
                      <m:t>W</m:t>
                    </m:r>
                    <m:r>
                      <m:rPr>
                        <m:sty m:val="p"/>
                      </m:rPr>
                      <w:rPr>
                        <w:rFonts w:ascii="Cambria Math" w:hAnsi="Cambria Math"/>
                      </w:rPr>
                      <m:t>Δ</m:t>
                    </m:r>
                    <m:r>
                      <m:rPr>
                        <m:sty m:val="bi"/>
                      </m:rPr>
                      <w:rPr>
                        <w:rFonts w:ascii="Cambria Math" w:hAnsi="Cambria Math"/>
                      </w:rPr>
                      <m:t>u</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m:rPr>
                        <m:sty m:val="p"/>
                      </m:rPr>
                      <w:rPr>
                        <w:rFonts w:ascii="Cambria Math" w:hAnsi="Cambria Math"/>
                      </w:rPr>
                      <m:t>∥</m:t>
                    </m:r>
                    <m:r>
                      <w:rPr>
                        <w:rFonts w:ascii="Cambria Math" w:hAnsi="Cambria Math"/>
                      </w:rPr>
                      <m:t>L</m:t>
                    </m:r>
                    <m:r>
                      <m:rPr>
                        <m:sty m:val="bi"/>
                      </m:rP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m:rPr>
                    <m:sty m:val="p"/>
                  </m:rPr>
                  <w:rPr>
                    <w:rFonts w:ascii="Cambria Math" w:hAnsi="Cambria Math"/>
                  </w:rPr>
                  <m:t>,</m:t>
                </m:r>
              </m:e>
            </m:mr>
            <m:mr>
              <m:e>
                <m:acc>
                  <m:accPr>
                    <m:ctrlPr>
                      <w:rPr>
                        <w:rFonts w:ascii="Cambria Math" w:hAnsi="Cambria Math"/>
                      </w:rPr>
                    </m:ctrlPr>
                  </m:accPr>
                  <m:e>
                    <m:r>
                      <m:rPr>
                        <m:sty m:val="p"/>
                      </m:rPr>
                      <w:rPr>
                        <w:rFonts w:ascii="Cambria Math" w:hAnsi="Cambria Math"/>
                      </w:rPr>
                      <m:t>Δ</m:t>
                    </m:r>
                    <m:r>
                      <m:rPr>
                        <m:scr m:val="script"/>
                        <m:sty m:val="bi"/>
                      </m:rPr>
                      <w:rPr>
                        <w:rFonts w:ascii="Cambria Math" w:hAnsi="Cambria Math"/>
                      </w:rPr>
                      <m:t>l</m:t>
                    </m:r>
                  </m:e>
                </m:acc>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T</m:t>
                    </m:r>
                  </m:sup>
                </m:sSup>
                <m:r>
                  <w:rPr>
                    <w:rFonts w:ascii="Cambria Math" w:hAnsi="Cambria Math"/>
                  </w:rPr>
                  <m:t>L</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m:t>
                </m:r>
                <m:r>
                  <m:rPr>
                    <m:sty m:val="p"/>
                  </m:rPr>
                  <w:rPr>
                    <w:rFonts w:ascii="Cambria Math" w:hAnsi="Cambria Math"/>
                  </w:rPr>
                  <m:t>Δ</m:t>
                </m:r>
                <m:r>
                  <m:rPr>
                    <m:sty m:val="bi"/>
                  </m:rPr>
                  <w:rPr>
                    <w:rFonts w:ascii="Cambria Math" w:hAnsi="Cambria Math"/>
                  </w:rPr>
                  <m:t>u</m:t>
                </m:r>
                <m:r>
                  <m:rPr>
                    <m:sty m:val="p"/>
                  </m:rPr>
                  <w:rPr>
                    <w:rFonts w:ascii="Cambria Math" w:hAnsi="Cambria Math"/>
                  </w:rPr>
                  <m:t>.</m:t>
                </m:r>
              </m:e>
            </m:mr>
          </m:m>
          <m:r>
            <w:rPr>
              <w:rFonts w:ascii="Cambria Math" w:hAnsi="Cambria Math"/>
            </w:rPr>
            <m:t>  </m:t>
          </m:r>
          <m:r>
            <m:rPr>
              <m:nor/>
            </m:rPr>
            <m:t>(8.14)</m:t>
          </m:r>
        </m:oMath>
      </m:oMathPara>
    </w:p>
    <w:p w14:paraId="375C4FBD" w14:textId="77777777" w:rsidR="003416EE" w:rsidRPr="00674711" w:rsidRDefault="006041B4">
      <w:pPr>
        <w:pStyle w:val="FirstParagraph"/>
        <w:rPr>
          <w:lang w:val="ru-RU"/>
          <w:rPrChange w:id="3358" w:author="Nik K" w:date="2026-10-29T00:17:00Z">
            <w:rPr/>
          </w:rPrChange>
        </w:rPr>
      </w:pPr>
      <w:r w:rsidRPr="00674711">
        <w:rPr>
          <w:lang w:val="ru-RU"/>
          <w:rPrChange w:id="3359" w:author="Nik K" w:date="2026-10-29T00:17:00Z">
            <w:rPr/>
          </w:rPrChange>
        </w:rPr>
        <w:t xml:space="preserve">Второе равенство требует обратимости матрицы. Здесь </w:t>
      </w:r>
      <m:oMath>
        <m:r>
          <m:rPr>
            <m:scr m:val="script"/>
            <m:sty m:val="bi"/>
          </m:rPr>
          <w:rPr>
            <w:rFonts w:ascii="Cambria Math" w:hAnsi="Cambria Math"/>
          </w:rPr>
          <m:t>l</m:t>
        </m:r>
        <m:r>
          <m:rPr>
            <m:sty m:val="p"/>
          </m:rPr>
          <w:rPr>
            <w:rFonts w:ascii="Cambria Math" w:hAnsi="Cambria Math"/>
            <w:lang w:val="ru-RU"/>
            <w:rPrChange w:id="3360" w:author="Nik K" w:date="2026-10-29T00:17:00Z">
              <w:rPr>
                <w:rFonts w:ascii="Cambria Math" w:hAnsi="Cambria Math"/>
              </w:rPr>
            </w:rPrChange>
          </w:rPr>
          <m:t>=</m:t>
        </m:r>
        <m:r>
          <m:rPr>
            <m:sty m:val="p"/>
          </m:rPr>
          <w:rPr>
            <w:rFonts w:ascii="Cambria Math" w:hAnsi="Cambria Math"/>
          </w:rPr>
          <m:t>log</m:t>
        </m:r>
        <m:r>
          <m:rPr>
            <m:sty m:val="p"/>
          </m:rPr>
          <w:rPr>
            <w:rFonts w:ascii="Cambria Math" w:hAnsi="Cambria Math"/>
            <w:lang w:val="ru-RU"/>
            <w:rPrChange w:id="3361" w:author="Nik K" w:date="2026-10-29T00:17:00Z">
              <w:rPr>
                <w:rFonts w:ascii="Cambria Math" w:hAnsi="Cambria Math"/>
              </w:rPr>
            </w:rPrChange>
          </w:rPr>
          <m:t>(</m:t>
        </m:r>
        <m:r>
          <m:rPr>
            <m:sty m:val="bi"/>
          </m:rPr>
          <w:rPr>
            <w:rFonts w:ascii="Cambria Math" w:hAnsi="Cambria Math"/>
          </w:rPr>
          <m:t>σ</m:t>
        </m:r>
        <m:r>
          <m:rPr>
            <m:sty m:val="p"/>
          </m:rPr>
          <w:rPr>
            <w:rFonts w:ascii="Cambria Math" w:hAnsi="Cambria Math"/>
            <w:lang w:val="ru-RU"/>
            <w:rPrChange w:id="3362" w:author="Nik K" w:date="2026-10-29T00:17:00Z">
              <w:rPr>
                <w:rFonts w:ascii="Cambria Math" w:hAnsi="Cambria Math"/>
              </w:rPr>
            </w:rPrChange>
          </w:rPr>
          <m:t>/</m:t>
        </m:r>
        <m:sSub>
          <m:sSubPr>
            <m:ctrlPr>
              <w:rPr>
                <w:rFonts w:ascii="Cambria Math" w:hAnsi="Cambria Math"/>
              </w:rPr>
            </m:ctrlPr>
          </m:sSubPr>
          <m:e>
            <m:r>
              <m:rPr>
                <m:sty m:val="bi"/>
              </m:rPr>
              <w:rPr>
                <w:rFonts w:ascii="Cambria Math" w:hAnsi="Cambria Math"/>
              </w:rPr>
              <m:t>σ</m:t>
            </m:r>
          </m:e>
          <m:sub>
            <m:r>
              <m:rPr>
                <m:sty m:val="p"/>
              </m:rPr>
              <w:rPr>
                <w:rFonts w:ascii="Cambria Math" w:hAnsi="Cambria Math"/>
              </w:rPr>
              <m:t>ref</m:t>
            </m:r>
          </m:sub>
        </m:sSub>
        <m:r>
          <m:rPr>
            <m:sty m:val="p"/>
          </m:rPr>
          <w:rPr>
            <w:rFonts w:ascii="Cambria Math" w:hAnsi="Cambria Math"/>
            <w:lang w:val="ru-RU"/>
            <w:rPrChange w:id="3363" w:author="Nik K" w:date="2026-10-29T00:17:00Z">
              <w:rPr>
                <w:rFonts w:ascii="Cambria Math" w:hAnsi="Cambria Math"/>
              </w:rPr>
            </w:rPrChange>
          </w:rPr>
          <m:t>)</m:t>
        </m:r>
      </m:oMath>
      <w:r w:rsidRPr="00674711">
        <w:rPr>
          <w:lang w:val="ru-RU"/>
          <w:rPrChange w:id="3364" w:author="Nik K" w:date="2026-10-29T00:17:00Z">
            <w:rPr/>
          </w:rPrChange>
        </w:rPr>
        <w:t xml:space="preserve">, </w:t>
      </w:r>
      <m:oMath>
        <m:r>
          <w:rPr>
            <w:rFonts w:ascii="Cambria Math" w:hAnsi="Cambria Math"/>
          </w:rPr>
          <m:t>L</m:t>
        </m:r>
      </m:oMath>
      <w:r w:rsidRPr="00674711">
        <w:rPr>
          <w:lang w:val="ru-RU"/>
          <w:rPrChange w:id="3365" w:author="Nik K" w:date="2026-10-29T00:17:00Z">
            <w:rPr/>
          </w:rPrChange>
        </w:rPr>
        <w:t xml:space="preserve"> задаёт штраф, </w:t>
      </w:r>
      <m:oMath>
        <m:r>
          <w:rPr>
            <w:rFonts w:ascii="Cambria Math" w:hAnsi="Cambria Math"/>
          </w:rPr>
          <m:t>α</m:t>
        </m:r>
      </m:oMath>
      <w:r w:rsidRPr="00674711">
        <w:rPr>
          <w:lang w:val="ru-RU"/>
          <w:rPrChange w:id="3366" w:author="Nik K" w:date="2026-10-29T00:17:00Z">
            <w:rPr/>
          </w:rPrChange>
        </w:rPr>
        <w:t xml:space="preserve"> — его масштаб. В библиотеке предусмотрены </w:t>
      </w:r>
      <m:oMath>
        <m:r>
          <w:rPr>
            <w:rFonts w:ascii="Cambria Math" w:hAnsi="Cambria Math"/>
          </w:rPr>
          <m:t>L</m:t>
        </m:r>
        <m:r>
          <m:rPr>
            <m:sty m:val="p"/>
          </m:rPr>
          <w:rPr>
            <w:rFonts w:ascii="Cambria Math" w:hAnsi="Cambria Math"/>
            <w:lang w:val="ru-RU"/>
            <w:rPrChange w:id="3367" w:author="Nik K" w:date="2026-10-29T00:17:00Z">
              <w:rPr>
                <w:rFonts w:ascii="Cambria Math" w:hAnsi="Cambria Math"/>
              </w:rPr>
            </w:rPrChange>
          </w:rPr>
          <m:t>=</m:t>
        </m:r>
        <m:r>
          <w:rPr>
            <w:rFonts w:ascii="Cambria Math" w:hAnsi="Cambria Math"/>
          </w:rPr>
          <m:t>I</m:t>
        </m:r>
      </m:oMath>
      <w:r w:rsidRPr="00674711">
        <w:rPr>
          <w:lang w:val="ru-RU"/>
          <w:rPrChange w:id="3368" w:author="Nik K" w:date="2026-10-29T00:17:00Z">
            <w:rPr/>
          </w:rPrChange>
        </w:rPr>
        <w:t xml:space="preserve">, </w:t>
      </w:r>
      <m:oMath>
        <m:r>
          <w:rPr>
            <w:rFonts w:ascii="Cambria Math" w:hAnsi="Cambria Math"/>
          </w:rPr>
          <m:t>α</m:t>
        </m:r>
        <m:r>
          <m:rPr>
            <m:sty m:val="p"/>
          </m:rPr>
          <w:rPr>
            <w:rFonts w:ascii="Cambria Math" w:hAnsi="Cambria Math"/>
            <w:lang w:val="ru-RU"/>
            <w:rPrChange w:id="3369" w:author="Nik K" w:date="2026-10-29T00:17:00Z">
              <w:rPr>
                <w:rFonts w:ascii="Cambria Math" w:hAnsi="Cambria Math"/>
              </w:rPr>
            </w:rPrChange>
          </w:rPr>
          <m:t>=</m:t>
        </m:r>
        <m:r>
          <w:rPr>
            <w:rFonts w:ascii="Cambria Math" w:hAnsi="Cambria Math"/>
          </w:rPr>
          <m:t>λ</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sidRPr="00674711">
        <w:rPr>
          <w:lang w:val="ru-RU"/>
          <w:rPrChange w:id="3370" w:author="Nik K" w:date="2026-10-29T00:17:00Z">
            <w:rPr/>
          </w:rPrChange>
        </w:rPr>
        <w:t xml:space="preserve">; при </w:t>
      </w:r>
      <m:oMath>
        <m:r>
          <w:rPr>
            <w:rFonts w:ascii="Cambria Math" w:hAnsi="Cambria Math"/>
          </w:rPr>
          <m:t>λ</m:t>
        </m:r>
        <m:r>
          <m:rPr>
            <m:sty m:val="p"/>
          </m:rPr>
          <w:rPr>
            <w:rFonts w:ascii="Cambria Math" w:hAnsi="Cambria Math"/>
            <w:lang w:val="ru-RU"/>
            <w:rPrChange w:id="3371" w:author="Nik K" w:date="2026-10-29T00:17:00Z">
              <w:rPr>
                <w:rFonts w:ascii="Cambria Math" w:hAnsi="Cambria Math"/>
              </w:rPr>
            </w:rPrChange>
          </w:rPr>
          <m:t>=</m:t>
        </m:r>
        <m:r>
          <w:rPr>
            <w:rFonts w:ascii="Cambria Math" w:hAnsi="Cambria Math"/>
            <w:lang w:val="ru-RU"/>
            <w:rPrChange w:id="3372" w:author="Nik K" w:date="2026-10-29T00:17:00Z">
              <w:rPr>
                <w:rFonts w:ascii="Cambria Math" w:hAnsi="Cambria Math"/>
              </w:rPr>
            </w:rPrChange>
          </w:rPr>
          <m:t>0</m:t>
        </m:r>
      </m:oMath>
      <w:r w:rsidRPr="00674711">
        <w:rPr>
          <w:lang w:val="ru-RU"/>
          <w:rPrChange w:id="3373" w:author="Nik K" w:date="2026-10-29T00:17:00Z">
            <w:rPr/>
          </w:rPrChange>
        </w:rPr>
        <w:t xml:space="preserve"> используется псевдообращение. Пульсовая проекция ниже выполнена без штрафа. Демпфирование итерац</w:t>
      </w:r>
      <w:proofErr w:type="spellStart"/>
      <w:r w:rsidRPr="00674711">
        <w:rPr>
          <w:lang w:val="ru-RU"/>
          <w:rPrChange w:id="3374" w:author="Nik K" w:date="2026-10-29T00:17:00Z">
            <w:rPr/>
          </w:rPrChange>
        </w:rPr>
        <w:t>ий</w:t>
      </w:r>
      <w:proofErr w:type="spellEnd"/>
      <w:r w:rsidRPr="00674711">
        <w:rPr>
          <w:lang w:val="ru-RU"/>
          <w:rPrChange w:id="3375" w:author="Nik K" w:date="2026-10-29T00:17:00Z">
            <w:rPr/>
          </w:rPrChange>
        </w:rPr>
        <w:t xml:space="preserve"> (8.12) и фиксирование тканей не являются независимой информацией о параметрах.</w:t>
      </w:r>
    </w:p>
    <w:p w14:paraId="6B6BD47B" w14:textId="77777777" w:rsidR="003416EE" w:rsidRDefault="006041B4">
      <w:pPr>
        <w:pStyle w:val="af"/>
      </w:pPr>
      <w:r>
        <w:t>Нормировка столбцов на единичную длину оценивает сходство направлений, теряя абсолютный масштаб чувствительности. Для сравнения физических эффектов отдельно задаются возмущения: 1% базового объёма, 1 мм сдвига и 1% базового сопротивления. Это диагностические масштабы, не физиологические распределения.</w:t>
      </w:r>
    </w:p>
    <w:p w14:paraId="22C3762F" w14:textId="77777777" w:rsidR="003416EE" w:rsidRDefault="006041B4">
      <w:pPr>
        <w:pStyle w:val="af"/>
      </w:pPr>
      <w:r>
        <w:t xml:space="preserve">Остаточная различимость направления </w:t>
      </w:r>
      <m:oMath>
        <m:r>
          <w:rPr>
            <w:rFonts w:ascii="Cambria Math" w:hAnsi="Cambria Math"/>
          </w:rPr>
          <m:t>j</m:t>
        </m:r>
      </m:oMath>
      <w:r>
        <w:t xml:space="preserve"> относительно остальных описывается величиной</w:t>
      </w:r>
    </w:p>
    <w:p w14:paraId="3F99BA86"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r>
            <m:rPr>
              <m:nor/>
            </m:rPr>
            <m:t>(8.15)</m:t>
          </m:r>
        </m:oMath>
      </m:oMathPara>
    </w:p>
    <w:p w14:paraId="07956B2B" w14:textId="77777777" w:rsidR="003416EE" w:rsidRPr="00674711" w:rsidRDefault="006041B4">
      <w:pPr>
        <w:pStyle w:val="FirstParagraph"/>
        <w:rPr>
          <w:lang w:val="ru-RU"/>
          <w:rPrChange w:id="3376" w:author="Nik K" w:date="2026-10-29T00:17:00Z">
            <w:rPr/>
          </w:rPrChange>
        </w:rPr>
      </w:pPr>
      <w:r w:rsidRPr="00674711">
        <w:rPr>
          <w:lang w:val="ru-RU"/>
          <w:rPrChange w:id="3377" w:author="Nik K" w:date="2026-10-29T00:17:00Z">
            <w:rPr/>
          </w:rPrChange>
        </w:rPr>
        <w:t xml:space="preserve">Здесь </w:t>
      </w:r>
      <m:oMath>
        <m:sSub>
          <m:sSubPr>
            <m:ctrlPr>
              <w:rPr>
                <w:rFonts w:ascii="Cambria Math" w:hAnsi="Cambria Math"/>
              </w:rPr>
            </m:ctrlPr>
          </m:sSubPr>
          <m:e>
            <m:r>
              <w:rPr>
                <w:rFonts w:ascii="Cambria Math" w:hAnsi="Cambria Math"/>
              </w:rPr>
              <m:t>P</m:t>
            </m:r>
          </m:e>
          <m:sub>
            <m:r>
              <m:rPr>
                <m:sty m:val="p"/>
              </m:rPr>
              <w:rPr>
                <w:rFonts w:ascii="Cambria Math" w:hAnsi="Cambria Math"/>
                <w:lang w:val="ru-RU"/>
                <w:rPrChange w:id="3378" w:author="Nik K" w:date="2026-10-29T00:17:00Z">
                  <w:rPr>
                    <w:rFonts w:ascii="Cambria Math" w:hAnsi="Cambria Math"/>
                  </w:rPr>
                </w:rPrChange>
              </w:rPr>
              <m:t>-</m:t>
            </m:r>
            <m:r>
              <w:rPr>
                <w:rFonts w:ascii="Cambria Math" w:hAnsi="Cambria Math"/>
              </w:rPr>
              <m:t>j</m:t>
            </m:r>
          </m:sub>
        </m:sSub>
      </m:oMath>
      <w:r w:rsidRPr="00674711">
        <w:rPr>
          <w:lang w:val="ru-RU"/>
          <w:rPrChange w:id="3379" w:author="Nik K" w:date="2026-10-29T00:17:00Z">
            <w:rPr/>
          </w:rPrChange>
        </w:rPr>
        <w:t xml:space="preserve"> проецирует на остальные столбцы. Безразмерная </w:t>
      </w:r>
      <m:oMath>
        <m:sSub>
          <m:sSubPr>
            <m:ctrlPr>
              <w:rPr>
                <w:rFonts w:ascii="Cambria Math" w:hAnsi="Cambria Math"/>
              </w:rPr>
            </m:ctrlPr>
          </m:sSubPr>
          <m:e>
            <m:r>
              <w:rPr>
                <w:rFonts w:ascii="Cambria Math" w:hAnsi="Cambria Math"/>
              </w:rPr>
              <m:t>η</m:t>
            </m:r>
          </m:e>
          <m:sub>
            <m:r>
              <w:rPr>
                <w:rFonts w:ascii="Cambria Math" w:hAnsi="Cambria Math"/>
              </w:rPr>
              <m:t>j</m:t>
            </m:r>
          </m:sub>
        </m:sSub>
      </m:oMath>
      <w:r w:rsidRPr="00674711">
        <w:rPr>
          <w:lang w:val="ru-RU"/>
          <w:rPrChange w:id="3380" w:author="Nik K" w:date="2026-10-29T00:17:00Z">
            <w:rPr/>
          </w:rPrChange>
        </w:rPr>
        <w:t xml:space="preserve"> определена при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lang w:val="ru-RU"/>
            <w:rPrChange w:id="3381" w:author="Nik K" w:date="2026-10-29T00:17:00Z">
              <w:rPr>
                <w:rFonts w:ascii="Cambria Math" w:hAnsi="Cambria Math"/>
              </w:rPr>
            </w:rPrChange>
          </w:rPr>
          <m:t>≠</m:t>
        </m:r>
        <m:r>
          <w:rPr>
            <w:rFonts w:ascii="Cambria Math" w:hAnsi="Cambria Math"/>
            <w:lang w:val="ru-RU"/>
            <w:rPrChange w:id="3382" w:author="Nik K" w:date="2026-10-29T00:17:00Z">
              <w:rPr>
                <w:rFonts w:ascii="Cambria Math" w:hAnsi="Cambria Math"/>
              </w:rPr>
            </w:rPrChange>
          </w:rPr>
          <m:t>0</m:t>
        </m:r>
      </m:oMath>
      <w:r w:rsidRPr="00674711">
        <w:rPr>
          <w:lang w:val="ru-RU"/>
          <w:rPrChange w:id="3383" w:author="Nik K" w:date="2026-10-29T00:17:00Z">
            <w:rPr/>
          </w:rPrChange>
        </w:rPr>
        <w:t>; малое значение означает воспроизводимость направления другими параметрами. Это отношение норм, не доля дисперсии. Полный машинный ранг ещё не устанавливает практическую разли</w:t>
      </w:r>
      <w:proofErr w:type="spellStart"/>
      <w:r w:rsidRPr="00674711">
        <w:rPr>
          <w:lang w:val="ru-RU"/>
          <w:rPrChange w:id="3384" w:author="Nik K" w:date="2026-10-29T00:17:00Z">
            <w:rPr/>
          </w:rPrChange>
        </w:rPr>
        <w:t>чимость</w:t>
      </w:r>
      <w:proofErr w:type="spellEnd"/>
      <w:r w:rsidRPr="00674711">
        <w:rPr>
          <w:lang w:val="ru-RU"/>
          <w:rPrChange w:id="3385" w:author="Nik K" w:date="2026-10-29T00:17:00Z">
            <w:rPr/>
          </w:rPrChange>
        </w:rPr>
        <w:t xml:space="preserve"> при контактных и анатомических ошибках.</w:t>
      </w:r>
    </w:p>
    <w:p w14:paraId="0A3D04DA" w14:textId="77777777" w:rsidR="003416EE" w:rsidRDefault="006041B4">
      <w:pPr>
        <w:pStyle w:val="af"/>
      </w:pPr>
      <w:r>
        <w:lastRenderedPageBreak/>
        <w:t xml:space="preserve">Если </w:t>
      </w:r>
      <m:oMath>
        <m:r>
          <m:rPr>
            <m:sty m:val="bi"/>
          </m:rPr>
          <w:rPr>
            <w:rFonts w:ascii="Cambria Math" w:hAnsi="Cambria Math"/>
          </w:rPr>
          <m:t>n</m:t>
        </m:r>
      </m:oMath>
      <w:r>
        <w:t xml:space="preserve"> лежит в нуль-пространстве тканевого оператора, ЭИТ не различает параметры с добавкой </w:t>
      </w:r>
      <m:oMath>
        <m:r>
          <m:rPr>
            <m:sty m:val="bi"/>
          </m:rPr>
          <w:rPr>
            <w:rFonts w:ascii="Cambria Math" w:hAnsi="Cambria Math"/>
          </w:rPr>
          <m:t>n</m:t>
        </m:r>
      </m:oMath>
      <w:r>
        <w:t xml:space="preserve">. Поправка ТТРКГ определима лишь при </w:t>
      </w:r>
      <m:oMath>
        <m:r>
          <w:rPr>
            <w:rFonts w:ascii="Cambria Math" w:hAnsi="Cambria Math"/>
          </w:rPr>
          <m:t>K</m:t>
        </m:r>
        <m:r>
          <m:rPr>
            <m:sty m:val="bi"/>
          </m:rPr>
          <w:rPr>
            <w:rFonts w:ascii="Cambria Math" w:hAnsi="Cambria Math"/>
          </w:rPr>
          <m:t>n</m:t>
        </m:r>
        <m:r>
          <m:rPr>
            <m:sty m:val="p"/>
          </m:rPr>
          <w:rPr>
            <w:rFonts w:ascii="Cambria Math" w:hAnsi="Cambria Math"/>
          </w:rPr>
          <m:t>=</m:t>
        </m:r>
        <m:r>
          <w:rPr>
            <w:rFonts w:ascii="Cambria Math" w:hAnsi="Cambria Math"/>
          </w:rPr>
          <m:t>0</m:t>
        </m:r>
      </m:oMath>
      <w:r>
        <w:t xml:space="preserve"> для всех таких направлений. Определимость функционала проверяется отдельно от определимости каждой ткани и не устраняет смещения из-за геометрии.</w:t>
      </w:r>
    </w:p>
    <w:p w14:paraId="61EFC375" w14:textId="77777777" w:rsidR="003416EE" w:rsidRDefault="006041B4">
      <w:pPr>
        <w:pStyle w:val="21"/>
      </w:pPr>
      <w:bookmarkStart w:id="3386" w:name="_Toc244123111"/>
      <w:bookmarkStart w:id="3387" w:name="индивидуальная-базовая-подгонка-эит"/>
      <w:bookmarkEnd w:id="3340"/>
      <w:r>
        <w:t>8.7 Индивидуальная базовая подгонка ЭИТ</w:t>
      </w:r>
      <w:bookmarkEnd w:id="3386"/>
    </w:p>
    <w:p w14:paraId="462A5C69" w14:textId="77777777" w:rsidR="003416EE" w:rsidRPr="00674711" w:rsidRDefault="006041B4">
      <w:pPr>
        <w:pStyle w:val="FirstParagraph"/>
        <w:rPr>
          <w:lang w:val="ru-RU"/>
          <w:rPrChange w:id="3388" w:author="Nik K" w:date="2026-10-29T00:17:00Z">
            <w:rPr/>
          </w:rPrChange>
        </w:rPr>
      </w:pPr>
      <w:r w:rsidRPr="00674711">
        <w:rPr>
          <w:lang w:val="ru-RU"/>
          <w:rPrChange w:id="3389" w:author="Nik K" w:date="2026-10-29T00:17:00Z">
            <w:rPr/>
          </w:rPrChange>
        </w:rPr>
        <w:t>Прочитаны 32 файла ЭИТ, 31 уникальная запись по хэшам. Четыре июльские записи Н содержат 208 измерений при 20 кадрах/с. Заголовки задают ток 7,234 мА и частоту 79,505 кГц; умолчание читателя 5 мА заменено. Коэффициенты перевода отсчётов в вольты в читателе обозначены оценочными. Независимая калибровка отсутствует; свободное усиление не подбиралось.</w:t>
      </w:r>
    </w:p>
    <w:p w14:paraId="6227FA1D" w14:textId="77777777" w:rsidR="003416EE" w:rsidRDefault="006041B4">
      <w:pPr>
        <w:pStyle w:val="af"/>
      </w:pPr>
      <w:r>
        <w:t xml:space="preserve">Использована сетка 494 051 узла и 2 266 380 тетраэдров с цилиндрическими продолжениями рук; координаты переведены из мм в м. По </w:t>
      </w:r>
      <w:proofErr w:type="spellStart"/>
      <w:r>
        <w:t>центроидам</w:t>
      </w:r>
      <w:proofErr w:type="spellEnd"/>
      <w:r>
        <w:t xml:space="preserve"> назначены фон, единые лёгкие, кости, сердце и жир. Сердечная маска получена автоматической сегментацией статической КТ; полнота камер и миокарда не подтверждена. Её сопротивление не является сопротивлением чистой крови.</w:t>
      </w:r>
    </w:p>
    <w:p w14:paraId="32B31FCD" w14:textId="77777777" w:rsidR="003416EE" w:rsidRDefault="006041B4">
      <w:pPr>
        <w:pStyle w:val="af"/>
      </w:pPr>
      <w:r>
        <w:t xml:space="preserve">Пояс из 16 контактов алгоритмически размещён на </w:t>
      </w:r>
      <m:oMath>
        <m:r>
          <w:rPr>
            <w:rFonts w:ascii="Cambria Math" w:hAnsi="Cambria Math"/>
          </w:rPr>
          <m:t>z</m:t>
        </m:r>
        <m:r>
          <m:rPr>
            <m:sty m:val="p"/>
          </m:rPr>
          <w:rPr>
            <w:rFonts w:ascii="Cambria Math" w:hAnsi="Cambria Math"/>
          </w:rPr>
          <m:t>=-</m:t>
        </m:r>
        <m:r>
          <w:rPr>
            <w:rFonts w:ascii="Cambria Math" w:hAnsi="Cambria Math"/>
          </w:rPr>
          <m:t>134</m:t>
        </m:r>
        <m:r>
          <m:rPr>
            <m:sty m:val="p"/>
          </m:rPr>
          <w:rPr>
            <w:rFonts w:ascii="Cambria Math" w:hAnsi="Cambria Math"/>
          </w:rPr>
          <m:t>,</m:t>
        </m:r>
        <m:r>
          <w:rPr>
            <w:rFonts w:ascii="Cambria Math" w:hAnsi="Cambria Math"/>
          </w:rPr>
          <m:t>49</m:t>
        </m:r>
      </m:oMath>
      <w:r>
        <w:t xml:space="preserve"> мм. Прямоугольники 30×40 мм и </w:t>
      </w:r>
      <m:oMath>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Ом·м² — допущения. Связность и площади контактов проверены, физическое положение пояса неизвестно. Смежный порядок возбуждения и измерений согласован с читателем; независимая аппаратная проверка не выполнена.</w:t>
      </w:r>
    </w:p>
    <w:p w14:paraId="1CD7B937" w14:textId="77777777" w:rsidR="003416EE" w:rsidRDefault="006041B4">
      <w:pPr>
        <w:pStyle w:val="af"/>
      </w:pPr>
      <w:r>
        <w:t xml:space="preserve">Опора — среднее 161 кадра записи 02, 36–44 с, индексы 721–881 включительно; кадровая сетка сверена с временем. Свободны фон, лёгкие и сердце, фиксированы кости и жир. Исправленный подбор продолжен из прежнего решения; старт в порядке «фон, лёгкие, кости, сердце, жир» равен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363939019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091002479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052225581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097441714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043359087</m:t>
        </m:r>
        <m:r>
          <m:rPr>
            <m:sty m:val="p"/>
          </m:rPr>
          <w:rPr>
            <w:rFonts w:ascii="Cambria Math" w:hAnsi="Cambria Math"/>
          </w:rPr>
          <m:t>)</m:t>
        </m:r>
      </m:oMath>
      <w:r>
        <w:t xml:space="preserve"> </w:t>
      </w:r>
      <w:r>
        <w:lastRenderedPageBreak/>
        <w:t>См/м. Исходное литературное назначение при 79,505 кГц остаётся сценарием.</w:t>
      </w:r>
    </w:p>
    <w:p w14:paraId="1AE9403C" w14:textId="77777777" w:rsidR="003416EE" w:rsidRDefault="006041B4">
      <w:pPr>
        <w:pStyle w:val="af"/>
      </w:pPr>
      <w:r>
        <w:t>В таблице 8.2 сопоставлены два подбора при одинаковых геометрии, контактах и фиксированных тканях. Вторая опора — 141 кадр записи 04, 30–37 с; началом служило исправленное решение записи 02.</w:t>
      </w:r>
    </w:p>
    <w:p w14:paraId="0151FBB1" w14:textId="77777777" w:rsidR="003416EE" w:rsidRDefault="006041B4">
      <w:pPr>
        <w:pStyle w:val="af5"/>
        <w:keepNext/>
      </w:pPr>
      <w:r>
        <w:t xml:space="preserve">Таблица 8.2 — Условные базовые параметры Н при двух </w:t>
      </w:r>
      <w:proofErr w:type="spellStart"/>
      <w:r>
        <w:t>кандидатных</w:t>
      </w:r>
      <w:proofErr w:type="spellEnd"/>
      <w:r>
        <w:t xml:space="preserve"> высоких плато</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918"/>
        <w:gridCol w:w="1765"/>
        <w:gridCol w:w="1729"/>
        <w:gridCol w:w="1729"/>
        <w:gridCol w:w="2354"/>
      </w:tblGrid>
      <w:tr w:rsidR="003416EE" w14:paraId="4F1ABC93" w14:textId="77777777">
        <w:trPr>
          <w:cantSplit/>
          <w:tblHeader/>
        </w:trPr>
        <w:tc>
          <w:tcPr>
            <w:tcW w:w="1890" w:type="dxa"/>
            <w:shd w:val="clear" w:color="auto" w:fill="EDEDED"/>
          </w:tcPr>
          <w:p w14:paraId="41316A20" w14:textId="77777777" w:rsidR="003416EE" w:rsidRDefault="006041B4">
            <w:pPr>
              <w:keepNext/>
              <w:spacing w:before="60" w:after="60" w:line="240" w:lineRule="auto"/>
              <w:ind w:firstLine="0"/>
              <w:jc w:val="left"/>
            </w:pPr>
            <w:r>
              <w:rPr>
                <w:b/>
                <w:sz w:val="22"/>
              </w:rPr>
              <w:t>Область</w:t>
            </w:r>
          </w:p>
        </w:tc>
        <w:tc>
          <w:tcPr>
            <w:tcW w:w="1739" w:type="dxa"/>
            <w:shd w:val="clear" w:color="auto" w:fill="EDEDED"/>
          </w:tcPr>
          <w:p w14:paraId="1FC129A4"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σ</m:t>
                  </m:r>
                </m:e>
                <m:sub>
                  <m:r>
                    <w:rPr>
                      <w:rFonts w:ascii="Cambria Math" w:hAnsi="Cambria Math"/>
                      <w:sz w:val="22"/>
                    </w:rPr>
                    <m:t>0</m:t>
                  </m:r>
                </m:sub>
              </m:sSub>
            </m:oMath>
            <w:r w:rsidR="006041B4">
              <w:rPr>
                <w:b/>
                <w:sz w:val="22"/>
              </w:rPr>
              <w:t xml:space="preserve"> записи 02, См/м</w:t>
            </w:r>
          </w:p>
        </w:tc>
        <w:tc>
          <w:tcPr>
            <w:tcW w:w="1703" w:type="dxa"/>
            <w:shd w:val="clear" w:color="auto" w:fill="EDEDED"/>
          </w:tcPr>
          <w:p w14:paraId="5067399D"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0</m:t>
                  </m:r>
                </m:sub>
              </m:sSub>
            </m:oMath>
            <w:r w:rsidR="006041B4">
              <w:rPr>
                <w:b/>
                <w:sz w:val="22"/>
              </w:rPr>
              <w:t xml:space="preserve"> записи 02, Ом·м</w:t>
            </w:r>
          </w:p>
        </w:tc>
        <w:tc>
          <w:tcPr>
            <w:tcW w:w="1703" w:type="dxa"/>
            <w:shd w:val="clear" w:color="auto" w:fill="EDEDED"/>
          </w:tcPr>
          <w:p w14:paraId="231A2F5A"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0</m:t>
                  </m:r>
                </m:sub>
              </m:sSub>
            </m:oMath>
            <w:r w:rsidR="006041B4">
              <w:rPr>
                <w:b/>
                <w:sz w:val="22"/>
              </w:rPr>
              <w:t xml:space="preserve"> записи 04, Ом·м</w:t>
            </w:r>
          </w:p>
        </w:tc>
        <w:tc>
          <w:tcPr>
            <w:tcW w:w="2319" w:type="dxa"/>
            <w:shd w:val="clear" w:color="auto" w:fill="EDEDED"/>
          </w:tcPr>
          <w:p w14:paraId="3E975814" w14:textId="77777777" w:rsidR="003416EE" w:rsidRDefault="006041B4">
            <w:pPr>
              <w:keepNext/>
              <w:spacing w:before="60" w:after="60" w:line="240" w:lineRule="auto"/>
              <w:ind w:firstLine="0"/>
              <w:jc w:val="left"/>
            </w:pPr>
            <w:r>
              <w:rPr>
                <w:b/>
                <w:sz w:val="22"/>
              </w:rPr>
              <w:t>Условие</w:t>
            </w:r>
          </w:p>
        </w:tc>
      </w:tr>
      <w:tr w:rsidR="003416EE" w14:paraId="1A28B990" w14:textId="77777777">
        <w:trPr>
          <w:cantSplit/>
        </w:trPr>
        <w:tc>
          <w:tcPr>
            <w:tcW w:w="1890" w:type="dxa"/>
          </w:tcPr>
          <w:p w14:paraId="4FC12DEA" w14:textId="77777777" w:rsidR="003416EE" w:rsidRDefault="006041B4">
            <w:pPr>
              <w:spacing w:before="60" w:after="60" w:line="240" w:lineRule="auto"/>
              <w:ind w:firstLine="0"/>
              <w:jc w:val="left"/>
            </w:pPr>
            <w:proofErr w:type="spellStart"/>
            <w:r>
              <w:rPr>
                <w:sz w:val="22"/>
              </w:rPr>
              <w:t>Мягкотканный</w:t>
            </w:r>
            <w:proofErr w:type="spellEnd"/>
            <w:r>
              <w:rPr>
                <w:sz w:val="22"/>
              </w:rPr>
              <w:t xml:space="preserve"> фон</w:t>
            </w:r>
          </w:p>
        </w:tc>
        <w:tc>
          <w:tcPr>
            <w:tcW w:w="1739" w:type="dxa"/>
          </w:tcPr>
          <w:p w14:paraId="410B5408" w14:textId="77777777" w:rsidR="003416EE" w:rsidRDefault="006041B4">
            <w:pPr>
              <w:spacing w:before="60" w:after="60" w:line="240" w:lineRule="auto"/>
              <w:ind w:firstLine="0"/>
              <w:jc w:val="left"/>
            </w:pPr>
            <w:r>
              <w:rPr>
                <w:sz w:val="22"/>
              </w:rPr>
              <w:t>0,350389211</w:t>
            </w:r>
          </w:p>
        </w:tc>
        <w:tc>
          <w:tcPr>
            <w:tcW w:w="1703" w:type="dxa"/>
          </w:tcPr>
          <w:p w14:paraId="6AA39191" w14:textId="77777777" w:rsidR="003416EE" w:rsidRDefault="006041B4">
            <w:pPr>
              <w:spacing w:before="60" w:after="60" w:line="240" w:lineRule="auto"/>
              <w:ind w:firstLine="0"/>
              <w:jc w:val="left"/>
            </w:pPr>
            <w:r>
              <w:rPr>
                <w:sz w:val="22"/>
              </w:rPr>
              <w:t>2,853969</w:t>
            </w:r>
          </w:p>
        </w:tc>
        <w:tc>
          <w:tcPr>
            <w:tcW w:w="1703" w:type="dxa"/>
          </w:tcPr>
          <w:p w14:paraId="20145FA3" w14:textId="77777777" w:rsidR="003416EE" w:rsidRDefault="006041B4">
            <w:pPr>
              <w:spacing w:before="60" w:after="60" w:line="240" w:lineRule="auto"/>
              <w:ind w:firstLine="0"/>
              <w:jc w:val="left"/>
            </w:pPr>
            <w:r>
              <w:rPr>
                <w:sz w:val="22"/>
              </w:rPr>
              <w:t>2,724398</w:t>
            </w:r>
          </w:p>
        </w:tc>
        <w:tc>
          <w:tcPr>
            <w:tcW w:w="2319" w:type="dxa"/>
          </w:tcPr>
          <w:p w14:paraId="48A5C2A3" w14:textId="77777777" w:rsidR="003416EE" w:rsidRDefault="006041B4">
            <w:pPr>
              <w:spacing w:before="60" w:after="60" w:line="240" w:lineRule="auto"/>
              <w:ind w:firstLine="0"/>
              <w:jc w:val="left"/>
            </w:pPr>
            <w:r>
              <w:rPr>
                <w:sz w:val="22"/>
              </w:rPr>
              <w:t>Подбор</w:t>
            </w:r>
          </w:p>
        </w:tc>
      </w:tr>
      <w:tr w:rsidR="003416EE" w14:paraId="36D4332B" w14:textId="77777777">
        <w:trPr>
          <w:cantSplit/>
        </w:trPr>
        <w:tc>
          <w:tcPr>
            <w:tcW w:w="1890" w:type="dxa"/>
          </w:tcPr>
          <w:p w14:paraId="276394B1" w14:textId="77777777" w:rsidR="003416EE" w:rsidRDefault="006041B4">
            <w:pPr>
              <w:spacing w:before="60" w:after="60" w:line="240" w:lineRule="auto"/>
              <w:ind w:firstLine="0"/>
              <w:jc w:val="left"/>
            </w:pPr>
            <w:r>
              <w:rPr>
                <w:sz w:val="22"/>
              </w:rPr>
              <w:t>Единые лёгкие</w:t>
            </w:r>
          </w:p>
        </w:tc>
        <w:tc>
          <w:tcPr>
            <w:tcW w:w="1739" w:type="dxa"/>
          </w:tcPr>
          <w:p w14:paraId="324C19CD" w14:textId="77777777" w:rsidR="003416EE" w:rsidRDefault="006041B4">
            <w:pPr>
              <w:spacing w:before="60" w:after="60" w:line="240" w:lineRule="auto"/>
              <w:ind w:firstLine="0"/>
              <w:jc w:val="left"/>
            </w:pPr>
            <w:r>
              <w:rPr>
                <w:sz w:val="22"/>
              </w:rPr>
              <w:t>0,054144991</w:t>
            </w:r>
          </w:p>
        </w:tc>
        <w:tc>
          <w:tcPr>
            <w:tcW w:w="1703" w:type="dxa"/>
          </w:tcPr>
          <w:p w14:paraId="2C869C99" w14:textId="77777777" w:rsidR="003416EE" w:rsidRDefault="006041B4">
            <w:pPr>
              <w:spacing w:before="60" w:after="60" w:line="240" w:lineRule="auto"/>
              <w:ind w:firstLine="0"/>
              <w:jc w:val="left"/>
            </w:pPr>
            <w:r>
              <w:rPr>
                <w:sz w:val="22"/>
              </w:rPr>
              <w:t>18,468929</w:t>
            </w:r>
          </w:p>
        </w:tc>
        <w:tc>
          <w:tcPr>
            <w:tcW w:w="1703" w:type="dxa"/>
          </w:tcPr>
          <w:p w14:paraId="43326C3A" w14:textId="77777777" w:rsidR="003416EE" w:rsidRDefault="006041B4">
            <w:pPr>
              <w:spacing w:before="60" w:after="60" w:line="240" w:lineRule="auto"/>
              <w:ind w:firstLine="0"/>
              <w:jc w:val="left"/>
            </w:pPr>
            <w:r>
              <w:rPr>
                <w:sz w:val="22"/>
              </w:rPr>
              <w:t>18,143062</w:t>
            </w:r>
          </w:p>
        </w:tc>
        <w:tc>
          <w:tcPr>
            <w:tcW w:w="2319" w:type="dxa"/>
          </w:tcPr>
          <w:p w14:paraId="006ED453" w14:textId="77777777" w:rsidR="003416EE" w:rsidRDefault="006041B4">
            <w:pPr>
              <w:spacing w:before="60" w:after="60" w:line="240" w:lineRule="auto"/>
              <w:ind w:firstLine="0"/>
              <w:jc w:val="left"/>
            </w:pPr>
            <w:r>
              <w:rPr>
                <w:sz w:val="22"/>
              </w:rPr>
              <w:t>Подбор</w:t>
            </w:r>
          </w:p>
        </w:tc>
      </w:tr>
      <w:tr w:rsidR="003416EE" w14:paraId="49FF0636" w14:textId="77777777">
        <w:trPr>
          <w:cantSplit/>
        </w:trPr>
        <w:tc>
          <w:tcPr>
            <w:tcW w:w="1890" w:type="dxa"/>
          </w:tcPr>
          <w:p w14:paraId="05BBC940" w14:textId="77777777" w:rsidR="003416EE" w:rsidRDefault="006041B4">
            <w:pPr>
              <w:spacing w:before="60" w:after="60" w:line="240" w:lineRule="auto"/>
              <w:ind w:firstLine="0"/>
              <w:jc w:val="left"/>
            </w:pPr>
            <w:r>
              <w:rPr>
                <w:sz w:val="22"/>
              </w:rPr>
              <w:t>Кости</w:t>
            </w:r>
          </w:p>
        </w:tc>
        <w:tc>
          <w:tcPr>
            <w:tcW w:w="1739" w:type="dxa"/>
          </w:tcPr>
          <w:p w14:paraId="102445EA" w14:textId="77777777" w:rsidR="003416EE" w:rsidRDefault="006041B4">
            <w:pPr>
              <w:spacing w:before="60" w:after="60" w:line="240" w:lineRule="auto"/>
              <w:ind w:firstLine="0"/>
              <w:jc w:val="left"/>
            </w:pPr>
            <w:r>
              <w:rPr>
                <w:sz w:val="22"/>
              </w:rPr>
              <w:t>0,052225581</w:t>
            </w:r>
          </w:p>
        </w:tc>
        <w:tc>
          <w:tcPr>
            <w:tcW w:w="1703" w:type="dxa"/>
          </w:tcPr>
          <w:p w14:paraId="5A9AD52F" w14:textId="77777777" w:rsidR="003416EE" w:rsidRDefault="006041B4">
            <w:pPr>
              <w:spacing w:before="60" w:after="60" w:line="240" w:lineRule="auto"/>
              <w:ind w:firstLine="0"/>
              <w:jc w:val="left"/>
            </w:pPr>
            <w:r>
              <w:rPr>
                <w:sz w:val="22"/>
              </w:rPr>
              <w:t>19,147705</w:t>
            </w:r>
          </w:p>
        </w:tc>
        <w:tc>
          <w:tcPr>
            <w:tcW w:w="1703" w:type="dxa"/>
          </w:tcPr>
          <w:p w14:paraId="00F1483D" w14:textId="77777777" w:rsidR="003416EE" w:rsidRDefault="006041B4">
            <w:pPr>
              <w:spacing w:before="60" w:after="60" w:line="240" w:lineRule="auto"/>
              <w:ind w:firstLine="0"/>
              <w:jc w:val="left"/>
            </w:pPr>
            <w:r>
              <w:rPr>
                <w:sz w:val="22"/>
              </w:rPr>
              <w:t>19,147705</w:t>
            </w:r>
          </w:p>
        </w:tc>
        <w:tc>
          <w:tcPr>
            <w:tcW w:w="2319" w:type="dxa"/>
          </w:tcPr>
          <w:p w14:paraId="436D0FAC" w14:textId="77777777" w:rsidR="003416EE" w:rsidRDefault="006041B4">
            <w:pPr>
              <w:spacing w:before="60" w:after="60" w:line="240" w:lineRule="auto"/>
              <w:ind w:firstLine="0"/>
              <w:jc w:val="left"/>
            </w:pPr>
            <w:r>
              <w:rPr>
                <w:sz w:val="22"/>
              </w:rPr>
              <w:t>Фиксированный сценарий</w:t>
            </w:r>
          </w:p>
        </w:tc>
      </w:tr>
      <w:tr w:rsidR="003416EE" w14:paraId="757CFD01" w14:textId="77777777">
        <w:trPr>
          <w:cantSplit/>
        </w:trPr>
        <w:tc>
          <w:tcPr>
            <w:tcW w:w="1890" w:type="dxa"/>
          </w:tcPr>
          <w:p w14:paraId="579E2AEB" w14:textId="77777777" w:rsidR="003416EE" w:rsidRDefault="006041B4">
            <w:pPr>
              <w:spacing w:before="60" w:after="60" w:line="240" w:lineRule="auto"/>
              <w:ind w:firstLine="0"/>
              <w:jc w:val="left"/>
            </w:pPr>
            <w:r>
              <w:rPr>
                <w:sz w:val="22"/>
              </w:rPr>
              <w:t>Сердечная область</w:t>
            </w:r>
          </w:p>
        </w:tc>
        <w:tc>
          <w:tcPr>
            <w:tcW w:w="1739" w:type="dxa"/>
          </w:tcPr>
          <w:p w14:paraId="69E16963" w14:textId="77777777" w:rsidR="003416EE" w:rsidRDefault="006041B4">
            <w:pPr>
              <w:spacing w:before="60" w:after="60" w:line="240" w:lineRule="auto"/>
              <w:ind w:firstLine="0"/>
              <w:jc w:val="left"/>
            </w:pPr>
            <w:r>
              <w:rPr>
                <w:sz w:val="22"/>
              </w:rPr>
              <w:t>0,045683817</w:t>
            </w:r>
          </w:p>
        </w:tc>
        <w:tc>
          <w:tcPr>
            <w:tcW w:w="1703" w:type="dxa"/>
          </w:tcPr>
          <w:p w14:paraId="0794EA03" w14:textId="77777777" w:rsidR="003416EE" w:rsidRDefault="006041B4">
            <w:pPr>
              <w:spacing w:before="60" w:after="60" w:line="240" w:lineRule="auto"/>
              <w:ind w:firstLine="0"/>
              <w:jc w:val="left"/>
            </w:pPr>
            <w:r>
              <w:rPr>
                <w:sz w:val="22"/>
              </w:rPr>
              <w:t>21,889590</w:t>
            </w:r>
          </w:p>
        </w:tc>
        <w:tc>
          <w:tcPr>
            <w:tcW w:w="1703" w:type="dxa"/>
          </w:tcPr>
          <w:p w14:paraId="76E22FE8" w14:textId="77777777" w:rsidR="003416EE" w:rsidRDefault="006041B4">
            <w:pPr>
              <w:spacing w:before="60" w:after="60" w:line="240" w:lineRule="auto"/>
              <w:ind w:firstLine="0"/>
              <w:jc w:val="left"/>
            </w:pPr>
            <w:r>
              <w:rPr>
                <w:sz w:val="22"/>
              </w:rPr>
              <w:t>40,097267</w:t>
            </w:r>
          </w:p>
        </w:tc>
        <w:tc>
          <w:tcPr>
            <w:tcW w:w="2319" w:type="dxa"/>
          </w:tcPr>
          <w:p w14:paraId="5E54C7AC" w14:textId="77777777" w:rsidR="003416EE" w:rsidRDefault="006041B4">
            <w:pPr>
              <w:spacing w:before="60" w:after="60" w:line="240" w:lineRule="auto"/>
              <w:ind w:firstLine="0"/>
              <w:jc w:val="left"/>
            </w:pPr>
            <w:r>
              <w:rPr>
                <w:sz w:val="22"/>
              </w:rPr>
              <w:t>Подбор эффективного параметра маски</w:t>
            </w:r>
          </w:p>
        </w:tc>
      </w:tr>
      <w:tr w:rsidR="003416EE" w14:paraId="0EBB468B" w14:textId="77777777">
        <w:trPr>
          <w:cantSplit/>
        </w:trPr>
        <w:tc>
          <w:tcPr>
            <w:tcW w:w="1890" w:type="dxa"/>
          </w:tcPr>
          <w:p w14:paraId="5703024D" w14:textId="77777777" w:rsidR="003416EE" w:rsidRDefault="006041B4">
            <w:pPr>
              <w:spacing w:before="60" w:after="60" w:line="240" w:lineRule="auto"/>
              <w:ind w:firstLine="0"/>
              <w:jc w:val="left"/>
            </w:pPr>
            <w:r>
              <w:rPr>
                <w:sz w:val="22"/>
              </w:rPr>
              <w:t>Жир</w:t>
            </w:r>
          </w:p>
        </w:tc>
        <w:tc>
          <w:tcPr>
            <w:tcW w:w="1739" w:type="dxa"/>
          </w:tcPr>
          <w:p w14:paraId="297C3664" w14:textId="77777777" w:rsidR="003416EE" w:rsidRDefault="006041B4">
            <w:pPr>
              <w:spacing w:before="60" w:after="60" w:line="240" w:lineRule="auto"/>
              <w:ind w:firstLine="0"/>
              <w:jc w:val="left"/>
            </w:pPr>
            <w:r>
              <w:rPr>
                <w:sz w:val="22"/>
              </w:rPr>
              <w:t>0,043359087</w:t>
            </w:r>
          </w:p>
        </w:tc>
        <w:tc>
          <w:tcPr>
            <w:tcW w:w="1703" w:type="dxa"/>
          </w:tcPr>
          <w:p w14:paraId="1D3F5BD1" w14:textId="77777777" w:rsidR="003416EE" w:rsidRDefault="006041B4">
            <w:pPr>
              <w:spacing w:before="60" w:after="60" w:line="240" w:lineRule="auto"/>
              <w:ind w:firstLine="0"/>
              <w:jc w:val="left"/>
            </w:pPr>
            <w:r>
              <w:rPr>
                <w:sz w:val="22"/>
              </w:rPr>
              <w:t>23,063216</w:t>
            </w:r>
          </w:p>
        </w:tc>
        <w:tc>
          <w:tcPr>
            <w:tcW w:w="1703" w:type="dxa"/>
          </w:tcPr>
          <w:p w14:paraId="22B23153" w14:textId="77777777" w:rsidR="003416EE" w:rsidRDefault="006041B4">
            <w:pPr>
              <w:spacing w:before="60" w:after="60" w:line="240" w:lineRule="auto"/>
              <w:ind w:firstLine="0"/>
              <w:jc w:val="left"/>
            </w:pPr>
            <w:r>
              <w:rPr>
                <w:sz w:val="22"/>
              </w:rPr>
              <w:t>23,063216</w:t>
            </w:r>
          </w:p>
        </w:tc>
        <w:tc>
          <w:tcPr>
            <w:tcW w:w="2319" w:type="dxa"/>
          </w:tcPr>
          <w:p w14:paraId="291B132C" w14:textId="77777777" w:rsidR="003416EE" w:rsidRDefault="006041B4">
            <w:pPr>
              <w:spacing w:before="60" w:after="60" w:line="240" w:lineRule="auto"/>
              <w:ind w:firstLine="0"/>
              <w:jc w:val="left"/>
            </w:pPr>
            <w:r>
              <w:rPr>
                <w:sz w:val="22"/>
              </w:rPr>
              <w:t>Фиксированный сценарий</w:t>
            </w:r>
          </w:p>
        </w:tc>
      </w:tr>
      <w:tr w:rsidR="003416EE" w14:paraId="4FDF8B1F" w14:textId="77777777">
        <w:trPr>
          <w:cantSplit/>
        </w:trPr>
        <w:tc>
          <w:tcPr>
            <w:tcW w:w="1890" w:type="dxa"/>
          </w:tcPr>
          <w:p w14:paraId="418E07E1" w14:textId="77777777" w:rsidR="003416EE" w:rsidRDefault="006041B4">
            <w:pPr>
              <w:spacing w:before="60" w:after="60" w:line="240" w:lineRule="auto"/>
              <w:ind w:firstLine="0"/>
              <w:jc w:val="left"/>
            </w:pPr>
            <w:r>
              <w:rPr>
                <w:sz w:val="22"/>
              </w:rPr>
              <w:t xml:space="preserve">Невзвешенная невязка </w:t>
            </w:r>
            <m:oMath>
              <m:sSub>
                <m:sSubPr>
                  <m:ctrlPr>
                    <w:rPr>
                      <w:rFonts w:ascii="Cambria Math" w:hAnsi="Cambria Math"/>
                    </w:rPr>
                  </m:ctrlPr>
                </m:sSubPr>
                <m:e>
                  <m:r>
                    <w:rPr>
                      <w:rFonts w:ascii="Cambria Math" w:hAnsi="Cambria Math"/>
                      <w:sz w:val="22"/>
                    </w:rPr>
                    <m:t>e</m:t>
                  </m:r>
                </m:e>
                <m:sub>
                  <m:r>
                    <w:rPr>
                      <w:rFonts w:ascii="Cambria Math" w:hAnsi="Cambria Math"/>
                      <w:sz w:val="22"/>
                    </w:rPr>
                    <m:t>V</m:t>
                  </m:r>
                </m:sub>
              </m:sSub>
            </m:oMath>
            <w:r>
              <w:rPr>
                <w:sz w:val="22"/>
              </w:rPr>
              <w:t>, %</w:t>
            </w:r>
          </w:p>
        </w:tc>
        <w:tc>
          <w:tcPr>
            <w:tcW w:w="1739" w:type="dxa"/>
          </w:tcPr>
          <w:p w14:paraId="00D12439" w14:textId="77777777" w:rsidR="003416EE" w:rsidRDefault="006041B4">
            <w:pPr>
              <w:spacing w:before="60" w:after="60" w:line="240" w:lineRule="auto"/>
              <w:ind w:firstLine="0"/>
              <w:jc w:val="left"/>
            </w:pPr>
            <w:r>
              <w:rPr>
                <w:sz w:val="22"/>
              </w:rPr>
              <w:t>—</w:t>
            </w:r>
          </w:p>
        </w:tc>
        <w:tc>
          <w:tcPr>
            <w:tcW w:w="1703" w:type="dxa"/>
          </w:tcPr>
          <w:p w14:paraId="72675E3E" w14:textId="77777777" w:rsidR="003416EE" w:rsidRDefault="006041B4">
            <w:pPr>
              <w:spacing w:before="60" w:after="60" w:line="240" w:lineRule="auto"/>
              <w:ind w:firstLine="0"/>
              <w:jc w:val="left"/>
            </w:pPr>
            <w:r>
              <w:rPr>
                <w:sz w:val="22"/>
              </w:rPr>
              <w:t>32,436531</w:t>
            </w:r>
          </w:p>
        </w:tc>
        <w:tc>
          <w:tcPr>
            <w:tcW w:w="1703" w:type="dxa"/>
          </w:tcPr>
          <w:p w14:paraId="029771EE" w14:textId="77777777" w:rsidR="003416EE" w:rsidRDefault="006041B4">
            <w:pPr>
              <w:spacing w:before="60" w:after="60" w:line="240" w:lineRule="auto"/>
              <w:ind w:firstLine="0"/>
              <w:jc w:val="left"/>
            </w:pPr>
            <w:r>
              <w:rPr>
                <w:sz w:val="22"/>
              </w:rPr>
              <w:t>30,288275</w:t>
            </w:r>
          </w:p>
        </w:tc>
        <w:tc>
          <w:tcPr>
            <w:tcW w:w="2319" w:type="dxa"/>
          </w:tcPr>
          <w:p w14:paraId="06FA6ACA" w14:textId="77777777" w:rsidR="003416EE" w:rsidRDefault="006041B4">
            <w:pPr>
              <w:spacing w:before="60" w:after="60" w:line="240" w:lineRule="auto"/>
              <w:ind w:firstLine="0"/>
              <w:jc w:val="left"/>
            </w:pPr>
            <w:r>
              <w:rPr>
                <w:sz w:val="22"/>
              </w:rPr>
              <w:t>Сравнение в одинаковой метрике</w:t>
            </w:r>
          </w:p>
        </w:tc>
      </w:tr>
    </w:tbl>
    <w:p w14:paraId="4DE8F686" w14:textId="77777777" w:rsidR="003416EE" w:rsidRDefault="006041B4">
      <w:pPr>
        <w:pStyle w:val="af"/>
      </w:pPr>
      <w:r>
        <w:t xml:space="preserve">После девяти шагов выполнена остановка: </w:t>
      </w: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4365</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6594</m:t>
        </m:r>
      </m:oMath>
      <w:r>
        <w:t>%. Начальные значения составляли 25,6142% и 41,0961% соответственно. Относительный критерий уменьшился, во</w:t>
      </w:r>
      <w:proofErr w:type="spellStart"/>
      <w:r>
        <w:t>льтовый</w:t>
      </w:r>
      <w:proofErr w:type="spellEnd"/>
      <w:r>
        <w:t xml:space="preserve"> вырос; прежние 25,61% не характеризуют итог исправленной инверсии.</w:t>
      </w:r>
    </w:p>
    <w:p w14:paraId="7D464E2A" w14:textId="77777777" w:rsidR="003416EE" w:rsidRDefault="006041B4">
      <w:pPr>
        <w:pStyle w:val="af"/>
      </w:pPr>
      <w:r>
        <w:t>Рисунок 8.1 показывает распределение невязки по измерительным строкам без подгонки усиления.</w:t>
      </w:r>
    </w:p>
    <w:p w14:paraId="0D319926" w14:textId="77777777" w:rsidR="003416EE" w:rsidRDefault="006041B4">
      <w:pPr>
        <w:pStyle w:val="af"/>
        <w:keepNext/>
        <w:ind w:firstLine="0"/>
        <w:jc w:val="center"/>
      </w:pPr>
      <w:r>
        <w:rPr>
          <w:noProof/>
        </w:rPr>
        <w:lastRenderedPageBreak/>
        <w:drawing>
          <wp:inline distT="0" distB="0" distL="0" distR="0" wp14:anchorId="0EBF928F" wp14:editId="666641E7">
            <wp:extent cx="5868000" cy="3422999"/>
            <wp:effectExtent l="0" t="0" r="0" b="0"/>
            <wp:docPr id="193" name="Picture" descr="Базовые напряжения и остатки индивидуальной подгонки"/>
            <wp:cNvGraphicFramePr/>
            <a:graphic xmlns:a="http://schemas.openxmlformats.org/drawingml/2006/main">
              <a:graphicData uri="http://schemas.openxmlformats.org/drawingml/2006/picture">
                <pic:pic xmlns:pic="http://schemas.openxmlformats.org/drawingml/2006/picture">
                  <pic:nvPicPr>
                    <pic:cNvPr id="194" name="Picture" descr="figures/f1a30147ff07.png"/>
                    <pic:cNvPicPr>
                      <a:picLocks noChangeAspect="1" noChangeArrowheads="1"/>
                    </pic:cNvPicPr>
                  </pic:nvPicPr>
                  <pic:blipFill>
                    <a:blip r:embed="rId45"/>
                    <a:stretch>
                      <a:fillRect/>
                    </a:stretch>
                  </pic:blipFill>
                  <pic:spPr bwMode="auto">
                    <a:xfrm>
                      <a:off x="0" y="0"/>
                      <a:ext cx="5868000" cy="3422999"/>
                    </a:xfrm>
                    <a:prstGeom prst="rect">
                      <a:avLst/>
                    </a:prstGeom>
                    <a:noFill/>
                    <a:ln w="9525">
                      <a:noFill/>
                      <a:headEnd/>
                      <a:tailEnd/>
                    </a:ln>
                  </pic:spPr>
                </pic:pic>
              </a:graphicData>
            </a:graphic>
          </wp:inline>
        </w:drawing>
      </w:r>
    </w:p>
    <w:p w14:paraId="42CCEBE5" w14:textId="77777777" w:rsidR="003416EE" w:rsidRDefault="006041B4">
      <w:pPr>
        <w:pStyle w:val="af5"/>
        <w:jc w:val="center"/>
      </w:pPr>
      <w:r>
        <w:t>Рисунок 8.1 — Базовая подгонка ЭИТ участника Н, запись 02, 36–44 с. По горизонтали — номер измерения из 208, безразмерный; по вертикали — напряжение в мВ. Синяя линия показывает измерения после чтения, оранжевая — FEM-прогноз; нижняя красная линия — измерение минус расчёт. Числа относятся к исправленной трёхпараметрической инверсии при фиксированных костях и жире.</w:t>
      </w:r>
    </w:p>
    <w:p w14:paraId="4A8286A9" w14:textId="77777777" w:rsidR="003416EE" w:rsidRDefault="006041B4">
      <w:pPr>
        <w:pStyle w:val="af"/>
      </w:pPr>
      <w:r>
        <w:t xml:space="preserve">На рисунке 8.1 воспроизводится общая структура, но сохраняются различия максимумов. Взаимность FEM выполнена с расхождением </w:t>
      </w:r>
      <m:oMath>
        <m:r>
          <w:rPr>
            <w:rFonts w:ascii="Cambria Math" w:hAnsi="Cambria Math"/>
          </w:rPr>
          <m:t>2</m:t>
        </m:r>
        <m:r>
          <m:rPr>
            <m:sty m:val="p"/>
          </m:rPr>
          <w:rPr>
            <w:rFonts w:ascii="Cambria Math" w:hAnsi="Cambria Math"/>
          </w:rPr>
          <m:t>,</m:t>
        </m:r>
        <m:r>
          <w:rPr>
            <w:rFonts w:ascii="Cambria Math" w:hAnsi="Cambria Math"/>
          </w:rPr>
          <m:t>91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m:t>
            </m:r>
          </m:sup>
        </m:sSup>
      </m:oMath>
      <w:r>
        <w:t>. Асимметрия взаимных измерений равна 0,1772%, нижняя граница ошибки симметричного описания — 0,0886%. Это не полный шум прибора и не объяснение невязки 32,44%.</w:t>
      </w:r>
    </w:p>
    <w:p w14:paraId="0C74CC67" w14:textId="77777777" w:rsidR="003416EE" w:rsidRDefault="006041B4">
      <w:pPr>
        <w:pStyle w:val="af"/>
      </w:pPr>
      <w:r>
        <w:t xml:space="preserve">Векторы двух плато различаются на 1,65238% от нормы первого; сопротивления сердца, фона и лёгких меняются на +83,1796%, −4,5400% и −1,7644%. Параметры имеют неодинаковую устойчивость. Физиологическое изменение не отделено от ошибок геометрии и контактов. Значения сердца 21,89 и 40,10 </w:t>
      </w:r>
      <w:proofErr w:type="spellStart"/>
      <w:r>
        <w:t>Ом·м</w:t>
      </w:r>
      <w:proofErr w:type="spellEnd"/>
      <w:r>
        <w:t xml:space="preserve"> отвергнуты как установленные свойства смеси крови и миокарда.</w:t>
      </w:r>
    </w:p>
    <w:p w14:paraId="77D23812" w14:textId="77777777" w:rsidR="003416EE" w:rsidRDefault="006041B4">
      <w:pPr>
        <w:pStyle w:val="af"/>
      </w:pPr>
      <w:r>
        <w:t xml:space="preserve">Освобождение пяти областей снизило </w:t>
      </w:r>
      <m:oMath>
        <m:sSub>
          <m:sSubPr>
            <m:ctrlPr>
              <w:rPr>
                <w:rFonts w:ascii="Cambria Math" w:hAnsi="Cambria Math"/>
              </w:rPr>
            </m:ctrlPr>
          </m:sSubPr>
          <m:e>
            <m:r>
              <w:rPr>
                <w:rFonts w:ascii="Cambria Math" w:hAnsi="Cambria Math"/>
              </w:rPr>
              <m:t>e</m:t>
            </m:r>
          </m:e>
          <m:sub>
            <m:r>
              <w:rPr>
                <w:rFonts w:ascii="Cambria Math" w:hAnsi="Cambria Math"/>
              </w:rPr>
              <m:t>V</m:t>
            </m:r>
          </m:sub>
        </m:sSub>
      </m:oMath>
      <w:r>
        <w:t xml:space="preserve"> до 26,4698%, но сходи</w:t>
      </w:r>
      <w:proofErr w:type="spellStart"/>
      <w:r>
        <w:t>мость</w:t>
      </w:r>
      <w:proofErr w:type="spellEnd"/>
      <w:r>
        <w:t xml:space="preserve"> не достигнута: </w:t>
      </w:r>
      <m:oMath>
        <m:r>
          <w:rPr>
            <w:rFonts w:ascii="Cambria Math" w:hAnsi="Cambria Math"/>
          </w:rPr>
          <m:t>σ</m:t>
        </m:r>
      </m:oMath>
      <w:r>
        <w:t xml:space="preserve"> кости упала до </w:t>
      </w:r>
      <m:oMath>
        <m:r>
          <w:rPr>
            <w:rFonts w:ascii="Cambria Math" w:hAnsi="Cambria Math"/>
          </w:rPr>
          <m:t>7</m:t>
        </m:r>
        <m:r>
          <m:rPr>
            <m:sty m:val="p"/>
          </m:rPr>
          <w:rPr>
            <w:rFonts w:ascii="Cambria Math" w:hAnsi="Cambria Math"/>
          </w:rPr>
          <m:t>,</m:t>
        </m:r>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См/м, формальное </w:t>
      </w:r>
      <m:oMath>
        <m:r>
          <w:rPr>
            <w:rFonts w:ascii="Cambria Math" w:hAnsi="Cambria Math"/>
          </w:rPr>
          <m:t>ρ</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40</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Ом·м сопровождалось вырождением матриц. Решение отвергнуто. Положительная параметризация и предел шага не исключают накопленного </w:t>
      </w:r>
      <w:r>
        <w:lastRenderedPageBreak/>
        <w:t>ухода. Локальная обусловленность пяти взвешенных логарифмических столбцов 30,65 не гарантирует нелинейной устойчивости.</w:t>
      </w:r>
    </w:p>
    <w:p w14:paraId="56BE14A1" w14:textId="77777777" w:rsidR="003416EE" w:rsidRDefault="006041B4">
      <w:pPr>
        <w:pStyle w:val="21"/>
      </w:pPr>
      <w:bookmarkStart w:id="3390" w:name="_Toc244123112"/>
      <w:bookmarkStart w:id="3391" w:name="Xe5d4639076c3c2a65c63985c62696888b5d4c7e"/>
      <w:bookmarkEnd w:id="3387"/>
      <w:r>
        <w:t>8.8 Пульсовая инверсия и сопоставление нормировок</w:t>
      </w:r>
      <w:bookmarkEnd w:id="3390"/>
    </w:p>
    <w:p w14:paraId="552A5BB3" w14:textId="77777777" w:rsidR="003416EE" w:rsidRPr="00674711" w:rsidRDefault="006041B4">
      <w:pPr>
        <w:pStyle w:val="FirstParagraph"/>
        <w:rPr>
          <w:lang w:val="ru-RU"/>
          <w:rPrChange w:id="3392" w:author="Nik K" w:date="2026-10-29T00:17:00Z">
            <w:rPr/>
          </w:rPrChange>
        </w:rPr>
      </w:pPr>
      <w:r w:rsidRPr="00674711">
        <w:rPr>
          <w:lang w:val="ru-RU"/>
          <w:rPrChange w:id="3393" w:author="Nik K" w:date="2026-10-29T00:17:00Z">
            <w:rPr/>
          </w:rPrChange>
        </w:rPr>
        <w:t xml:space="preserve">Полоса 0,7–3 Гц выделена фильтром </w:t>
      </w:r>
      <w:proofErr w:type="spellStart"/>
      <w:r w:rsidRPr="00674711">
        <w:rPr>
          <w:lang w:val="ru-RU"/>
          <w:rPrChange w:id="3394" w:author="Nik K" w:date="2026-10-29T00:17:00Z">
            <w:rPr/>
          </w:rPrChange>
        </w:rPr>
        <w:t>Баттерворта</w:t>
      </w:r>
      <w:proofErr w:type="spellEnd"/>
      <w:r w:rsidRPr="00674711">
        <w:rPr>
          <w:lang w:val="ru-RU"/>
          <w:rPrChange w:id="3395" w:author="Nik K" w:date="2026-10-29T00:17:00Z">
            <w:rPr/>
          </w:rPrChange>
        </w:rPr>
        <w:t xml:space="preserve"> третьего порядка вперёд и назад. В краевой диагностике исключены первые и последние 2 с; запись 03 длиной 4,95 с слишком коротка. Полоса не считается чисто сердечной: фильтрация не разделяет источники пульсации.</w:t>
      </w:r>
    </w:p>
    <w:p w14:paraId="550CBB7E" w14:textId="77777777" w:rsidR="003416EE" w:rsidRDefault="006041B4">
      <w:pPr>
        <w:pStyle w:val="af"/>
      </w:pPr>
      <w:r>
        <w:t>При фиксированных весах опоры записи 02 выполнялась проекция</w:t>
      </w:r>
    </w:p>
    <w:p w14:paraId="6481A5F7"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σ</m:t>
                  </m:r>
                </m:e>
              </m:acc>
            </m:e>
            <m:sub>
              <m:r>
                <w:rPr>
                  <w:rFonts w:ascii="Cambria Math" w:hAnsi="Cambria Math"/>
                </w:rPr>
                <m:t>f</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r>
            <m:rPr>
              <m:sty m:val="p"/>
            </m:rPr>
            <w:rPr>
              <w:rFonts w:ascii="Cambria Math" w:hAnsi="Cambria Math"/>
            </w:rPr>
            <m:t>Δ</m:t>
          </m:r>
          <m:sSub>
            <m:sSubPr>
              <m:ctrlPr>
                <w:rPr>
                  <w:rFonts w:ascii="Cambria Math" w:hAnsi="Cambria Math"/>
                </w:rPr>
              </m:ctrlPr>
            </m:sSubPr>
            <m:e>
              <m:r>
                <m:rPr>
                  <m:sty m:val="bi"/>
                </m:rPr>
                <w:rPr>
                  <w:rFonts w:ascii="Cambria Math" w:hAnsi="Cambria Math"/>
                </w:rPr>
                <m:t>u</m:t>
              </m:r>
            </m:e>
            <m:sub>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ii</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max(|</m:t>
              </m:r>
              <m:sSubSup>
                <m:sSubSupPr>
                  <m:ctrlPr>
                    <w:rPr>
                      <w:rFonts w:ascii="Cambria Math" w:hAnsi="Cambria Math"/>
                    </w:rPr>
                  </m:ctrlPr>
                </m:sSubSupPr>
                <m:e>
                  <m:r>
                    <w:rPr>
                      <w:rFonts w:ascii="Cambria Math" w:hAnsi="Cambria Math"/>
                    </w:rPr>
                    <m:t>u</m:t>
                  </m:r>
                </m:e>
                <m:sub>
                  <m:r>
                    <w:rPr>
                      <w:rFonts w:ascii="Cambria Math" w:hAnsi="Cambria Math"/>
                    </w:rPr>
                    <m:t>0i</m:t>
                  </m:r>
                </m:sub>
                <m:sup>
                  <m:r>
                    <m:rPr>
                      <m:sty m:val="p"/>
                    </m:rPr>
                    <w:rPr>
                      <w:rFonts w:ascii="Cambria Math" w:hAnsi="Cambria Math"/>
                    </w:rPr>
                    <m:t>mod</m:t>
                  </m:r>
                </m:sup>
              </m:sSubSup>
              <m:r>
                <m:rPr>
                  <m:sty m:val="p"/>
                </m:rPr>
                <w:rPr>
                  <w:rFonts w:ascii="Cambria Math" w:hAnsi="Cambria Math"/>
                </w:rPr>
                <m:t>|,</m:t>
              </m:r>
              <m:r>
                <w:rPr>
                  <w:rFonts w:ascii="Cambria Math" w:hAnsi="Cambria Math"/>
                </w:rPr>
                <m:t>ϵ</m:t>
              </m:r>
              <m:r>
                <m:rPr>
                  <m:sty m:val="p"/>
                </m:rPr>
                <w:rPr>
                  <w:rFonts w:ascii="Cambria Math" w:hAnsi="Cambria Math"/>
                </w:rPr>
                <m:t>)</m:t>
              </m:r>
            </m:den>
          </m:f>
          <m:r>
            <m:rPr>
              <m:sty m:val="p"/>
            </m:rPr>
            <w:rPr>
              <w:rFonts w:ascii="Cambria Math" w:hAnsi="Cambria Math"/>
            </w:rPr>
            <m:t>.</m:t>
          </m:r>
          <m:r>
            <w:rPr>
              <w:rFonts w:ascii="Cambria Math" w:hAnsi="Cambria Math"/>
            </w:rPr>
            <m:t>  </m:t>
          </m:r>
          <m:r>
            <m:rPr>
              <m:nor/>
            </m:rPr>
            <m:t>(8.16)</m:t>
          </m:r>
        </m:oMath>
      </m:oMathPara>
    </w:p>
    <w:p w14:paraId="5CC8E2B9" w14:textId="77777777" w:rsidR="003416EE" w:rsidRPr="00674711" w:rsidRDefault="006041B4">
      <w:pPr>
        <w:pStyle w:val="FirstParagraph"/>
        <w:keepNext/>
        <w:rPr>
          <w:lang w:val="ru-RU"/>
          <w:rPrChange w:id="3396" w:author="Nik K" w:date="2026-10-29T00:17:00Z">
            <w:rPr/>
          </w:rPrChange>
        </w:rPr>
      </w:pPr>
      <w:proofErr w:type="spellStart"/>
      <w:r w:rsidRPr="00674711">
        <w:rPr>
          <w:lang w:val="ru-RU"/>
          <w:rPrChange w:id="3397" w:author="Nik K" w:date="2026-10-29T00:17:00Z">
            <w:rPr/>
          </w:rPrChange>
        </w:rPr>
        <w:t>Псевдообращение</w:t>
      </w:r>
      <w:proofErr w:type="spellEnd"/>
      <w:r w:rsidRPr="00674711">
        <w:rPr>
          <w:lang w:val="ru-RU"/>
          <w:rPrChange w:id="3398" w:author="Nik K" w:date="2026-10-29T00:17:00Z">
            <w:rPr/>
          </w:rPrChange>
        </w:rPr>
        <w:t xml:space="preserve"> (знак «+») оценивает фон, лёгкие и сердце; изменения костей и жира заданы нулевыми. Вес фиксирован, в отличие от (8.11). Для других участков повторная база не подбиралась. Остаток и величина колебания описаны как</w:t>
      </w:r>
    </w:p>
    <w:p w14:paraId="21AEC5ED"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band</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r>
                <w:rPr>
                  <w:rFonts w:ascii="Cambria Math" w:hAnsi="Cambria Math"/>
                </w:rPr>
                <m:t>W</m:t>
              </m:r>
              <m:r>
                <m:rPr>
                  <m:sty m:val="p"/>
                </m:rPr>
                <w:rPr>
                  <w:rFonts w:ascii="Cambria Math" w:hAnsi="Cambria Math"/>
                </w:rPr>
                <m:t>(Δ</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ΔΣ</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r>
                <w:rPr>
                  <w:rFonts w:ascii="Cambria Math" w:hAnsi="Cambria Math"/>
                </w:rPr>
                <m:t>W</m:t>
              </m:r>
              <m:r>
                <m:rPr>
                  <m:sty m:val="p"/>
                </m:rPr>
                <w:rPr>
                  <w:rFonts w:ascii="Cambria Math" w:hAnsi="Cambria Math"/>
                </w:rPr>
                <m:t>Δ</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r>
            <w:rPr>
              <w:rFonts w:ascii="Cambria Math" w:hAnsi="Cambria Math"/>
            </w:rPr>
            <m:t>  </m:t>
          </m:r>
          <m:r>
            <m:rPr>
              <m:sty m:val="p"/>
            </m:rPr>
            <w:rPr>
              <w:rFonts w:ascii="Cambria Math" w:hAnsi="Cambria Math"/>
            </w:rPr>
            <m:t>RMS(</m:t>
          </m:r>
          <m:r>
            <w:rPr>
              <w:rFonts w:ascii="Cambria Math" w:hAnsi="Cambria Math"/>
            </w:rPr>
            <m:t>x</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x</m:t>
                  </m:r>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r>
            <m:rPr>
              <m:nor/>
            </m:rPr>
            <m:t>(8.17)</m:t>
          </m:r>
        </m:oMath>
      </m:oMathPara>
    </w:p>
    <w:p w14:paraId="48EBCC18" w14:textId="77777777" w:rsidR="003416EE" w:rsidRPr="00674711" w:rsidRDefault="006041B4">
      <w:pPr>
        <w:pStyle w:val="FirstParagraph"/>
        <w:rPr>
          <w:lang w:val="ru-RU"/>
          <w:rPrChange w:id="3399" w:author="Nik K" w:date="2026-10-29T00:17:00Z">
            <w:rPr/>
          </w:rPrChange>
        </w:rPr>
      </w:pPr>
      <w:r w:rsidRPr="00674711">
        <w:rPr>
          <w:lang w:val="ru-RU"/>
          <w:rPrChange w:id="3400" w:author="Nik K" w:date="2026-10-29T00:17:00Z">
            <w:rPr/>
          </w:rPrChange>
        </w:rPr>
        <w:t xml:space="preserve">Здесь </w:t>
      </w:r>
      <m:oMath>
        <m:r>
          <m:rPr>
            <m:sty m:val="p"/>
          </m:rPr>
          <w:rPr>
            <w:rFonts w:ascii="Cambria Math" w:hAnsi="Cambria Math"/>
          </w:rPr>
          <m:t>Δ</m:t>
        </m:r>
        <m:r>
          <w:rPr>
            <w:rFonts w:ascii="Cambria Math" w:hAnsi="Cambria Math"/>
          </w:rPr>
          <m:t>U</m:t>
        </m:r>
      </m:oMath>
      <w:r w:rsidRPr="00674711">
        <w:rPr>
          <w:lang w:val="ru-RU"/>
          <w:rPrChange w:id="3401" w:author="Nik K" w:date="2026-10-29T00:17:00Z">
            <w:rPr/>
          </w:rPrChange>
        </w:rPr>
        <w:t xml:space="preserve"> — матрица напряжений в В,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Σ</m:t>
            </m:r>
          </m:e>
          <m:sub>
            <m:r>
              <w:rPr>
                <w:rFonts w:ascii="Cambria Math" w:hAnsi="Cambria Math"/>
              </w:rPr>
              <m:t>f</m:t>
            </m:r>
          </m:sub>
        </m:sSub>
      </m:oMath>
      <w:r w:rsidRPr="00674711">
        <w:rPr>
          <w:lang w:val="ru-RU"/>
          <w:rPrChange w:id="3402" w:author="Nik K" w:date="2026-10-29T00:17:00Z">
            <w:rPr/>
          </w:rPrChange>
        </w:rPr>
        <w:t xml:space="preserve"> — проводимостей в См/м, </w:t>
      </w:r>
      <m:oMath>
        <m:r>
          <w:rPr>
            <w:rFonts w:ascii="Cambria Math" w:hAnsi="Cambria Math"/>
          </w:rPr>
          <m:t>T</m:t>
        </m:r>
      </m:oMath>
      <w:r w:rsidRPr="00674711">
        <w:rPr>
          <w:lang w:val="ru-RU"/>
          <w:rPrChange w:id="3403" w:author="Nik K" w:date="2026-10-29T00:17:00Z">
            <w:rPr/>
          </w:rPrChange>
        </w:rPr>
        <w:t xml:space="preserve"> — число отсчётов, </w:t>
      </w:r>
      <m:oMath>
        <m:r>
          <m:rPr>
            <m:sty m:val="p"/>
          </m:rPr>
          <w:rPr>
            <w:rFonts w:ascii="Cambria Math" w:hAnsi="Cambria Math"/>
            <w:lang w:val="ru-RU"/>
            <w:rPrChange w:id="3404" w:author="Nik K" w:date="2026-10-29T00:17:00Z">
              <w:rPr>
                <w:rFonts w:ascii="Cambria Math" w:hAnsi="Cambria Math"/>
              </w:rPr>
            </w:rPrChange>
          </w:rPr>
          <m:t>∥⋅</m:t>
        </m:r>
        <m:sSub>
          <m:sSubPr>
            <m:ctrlPr>
              <w:rPr>
                <w:rFonts w:ascii="Cambria Math" w:hAnsi="Cambria Math"/>
              </w:rPr>
            </m:ctrlPr>
          </m:sSubPr>
          <m:e>
            <m:r>
              <m:rPr>
                <m:sty m:val="p"/>
              </m:rPr>
              <w:rPr>
                <w:rFonts w:ascii="Cambria Math" w:hAnsi="Cambria Math"/>
                <w:lang w:val="ru-RU"/>
                <w:rPrChange w:id="3405" w:author="Nik K" w:date="2026-10-29T00:17:00Z">
                  <w:rPr>
                    <w:rFonts w:ascii="Cambria Math" w:hAnsi="Cambria Math"/>
                  </w:rPr>
                </w:rPrChange>
              </w:rPr>
              <m:t>∥</m:t>
            </m:r>
          </m:e>
          <m:sub>
            <m:r>
              <w:rPr>
                <w:rFonts w:ascii="Cambria Math" w:hAnsi="Cambria Math"/>
              </w:rPr>
              <m:t>F</m:t>
            </m:r>
          </m:sub>
        </m:sSub>
      </m:oMath>
      <w:r w:rsidRPr="00674711">
        <w:rPr>
          <w:lang w:val="ru-RU"/>
          <w:rPrChange w:id="3406" w:author="Nik K" w:date="2026-10-29T00:17:00Z">
            <w:rPr/>
          </w:rPrChange>
        </w:rPr>
        <w:t xml:space="preserve"> — норма Фробениуса. </w:t>
      </w:r>
      <w:r>
        <w:t>RMS</w:t>
      </w:r>
      <w:r w:rsidRPr="00674711">
        <w:rPr>
          <w:lang w:val="ru-RU"/>
          <w:rPrChange w:id="3407" w:author="Nik K" w:date="2026-10-29T00:17:00Z">
            <w:rPr/>
          </w:rPrChange>
        </w:rPr>
        <w:t xml:space="preserve"> не является ошибкой относительно истинного сигнала. Таблица 8.3 содержит остатки ЭИТ и проекции через оператор ТТРКГ §8.9.</w:t>
      </w:r>
    </w:p>
    <w:p w14:paraId="19019B00" w14:textId="77777777" w:rsidR="003416EE" w:rsidRDefault="006041B4">
      <w:pPr>
        <w:pStyle w:val="af5"/>
        <w:keepNext/>
      </w:pPr>
      <w:r>
        <w:t>Таблица 8.3 — Диагностическая полоса и условная проекция тканевых изменений в ТТРКГ</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44"/>
        <w:gridCol w:w="1707"/>
        <w:gridCol w:w="1811"/>
        <w:gridCol w:w="1850"/>
        <w:gridCol w:w="1983"/>
      </w:tblGrid>
      <w:tr w:rsidR="003416EE" w14:paraId="37DA0E21" w14:textId="77777777">
        <w:trPr>
          <w:cantSplit/>
          <w:tblHeader/>
        </w:trPr>
        <w:tc>
          <w:tcPr>
            <w:tcW w:w="2111" w:type="dxa"/>
            <w:shd w:val="clear" w:color="auto" w:fill="EDEDED"/>
          </w:tcPr>
          <w:p w14:paraId="6DA40027" w14:textId="77777777" w:rsidR="003416EE" w:rsidRDefault="006041B4">
            <w:pPr>
              <w:keepNext/>
              <w:spacing w:before="60" w:after="60" w:line="240" w:lineRule="auto"/>
              <w:ind w:firstLine="0"/>
              <w:jc w:val="left"/>
            </w:pPr>
            <w:r>
              <w:rPr>
                <w:b/>
                <w:sz w:val="22"/>
              </w:rPr>
              <w:t>Запись, интервал, с</w:t>
            </w:r>
          </w:p>
        </w:tc>
        <w:tc>
          <w:tcPr>
            <w:tcW w:w="1682" w:type="dxa"/>
            <w:shd w:val="clear" w:color="auto" w:fill="EDEDED"/>
          </w:tcPr>
          <w:p w14:paraId="47A6B800"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e</m:t>
                  </m:r>
                </m:e>
                <m:sub>
                  <m:r>
                    <m:rPr>
                      <m:sty m:val="p"/>
                    </m:rPr>
                    <w:rPr>
                      <w:rFonts w:ascii="Cambria Math" w:hAnsi="Cambria Math"/>
                      <w:sz w:val="22"/>
                    </w:rPr>
                    <m:t>band</m:t>
                  </m:r>
                </m:sub>
              </m:sSub>
            </m:oMath>
            <w:r w:rsidR="006041B4">
              <w:rPr>
                <w:b/>
                <w:sz w:val="22"/>
              </w:rPr>
              <w:t>, %</w:t>
            </w:r>
          </w:p>
        </w:tc>
        <w:tc>
          <w:tcPr>
            <w:tcW w:w="1784" w:type="dxa"/>
            <w:shd w:val="clear" w:color="auto" w:fill="EDEDED"/>
          </w:tcPr>
          <w:p w14:paraId="61EDBE20" w14:textId="77777777" w:rsidR="003416EE" w:rsidRDefault="006041B4">
            <w:pPr>
              <w:keepNext/>
              <w:spacing w:before="60" w:after="60" w:line="240" w:lineRule="auto"/>
              <w:ind w:firstLine="0"/>
              <w:jc w:val="left"/>
            </w:pPr>
            <w:r>
              <w:rPr>
                <w:b/>
                <w:sz w:val="22"/>
              </w:rPr>
              <w:t>RMS фона, мОм</w:t>
            </w:r>
          </w:p>
        </w:tc>
        <w:tc>
          <w:tcPr>
            <w:tcW w:w="1823" w:type="dxa"/>
            <w:shd w:val="clear" w:color="auto" w:fill="EDEDED"/>
          </w:tcPr>
          <w:p w14:paraId="78A3C191" w14:textId="77777777" w:rsidR="003416EE" w:rsidRDefault="006041B4">
            <w:pPr>
              <w:keepNext/>
              <w:spacing w:before="60" w:after="60" w:line="240" w:lineRule="auto"/>
              <w:ind w:firstLine="0"/>
              <w:jc w:val="left"/>
            </w:pPr>
            <w:r>
              <w:rPr>
                <w:b/>
                <w:sz w:val="22"/>
              </w:rPr>
              <w:t>RMS лёгких, мОм</w:t>
            </w:r>
          </w:p>
        </w:tc>
        <w:tc>
          <w:tcPr>
            <w:tcW w:w="1954" w:type="dxa"/>
            <w:shd w:val="clear" w:color="auto" w:fill="EDEDED"/>
          </w:tcPr>
          <w:p w14:paraId="3D45BFC0" w14:textId="77777777" w:rsidR="003416EE" w:rsidRDefault="006041B4">
            <w:pPr>
              <w:keepNext/>
              <w:spacing w:before="60" w:after="60" w:line="240" w:lineRule="auto"/>
              <w:ind w:firstLine="0"/>
              <w:jc w:val="left"/>
            </w:pPr>
            <w:r>
              <w:rPr>
                <w:b/>
                <w:sz w:val="22"/>
              </w:rPr>
              <w:t>RMS сердечной области, мОм</w:t>
            </w:r>
          </w:p>
        </w:tc>
      </w:tr>
      <w:tr w:rsidR="003416EE" w14:paraId="792970A5" w14:textId="77777777">
        <w:trPr>
          <w:cantSplit/>
        </w:trPr>
        <w:tc>
          <w:tcPr>
            <w:tcW w:w="2111" w:type="dxa"/>
          </w:tcPr>
          <w:p w14:paraId="435CD89C" w14:textId="77777777" w:rsidR="003416EE" w:rsidRDefault="006041B4">
            <w:pPr>
              <w:spacing w:before="60" w:after="60" w:line="240" w:lineRule="auto"/>
              <w:ind w:firstLine="0"/>
              <w:jc w:val="left"/>
            </w:pPr>
            <w:r>
              <w:rPr>
                <w:sz w:val="22"/>
              </w:rPr>
              <w:t>02-A, 36–44</w:t>
            </w:r>
          </w:p>
        </w:tc>
        <w:tc>
          <w:tcPr>
            <w:tcW w:w="1682" w:type="dxa"/>
          </w:tcPr>
          <w:p w14:paraId="5BEEC398" w14:textId="77777777" w:rsidR="003416EE" w:rsidRDefault="006041B4">
            <w:pPr>
              <w:spacing w:before="60" w:after="60" w:line="240" w:lineRule="auto"/>
              <w:ind w:firstLine="0"/>
              <w:jc w:val="left"/>
            </w:pPr>
            <w:r>
              <w:rPr>
                <w:sz w:val="22"/>
              </w:rPr>
              <w:t>61,12698</w:t>
            </w:r>
          </w:p>
        </w:tc>
        <w:tc>
          <w:tcPr>
            <w:tcW w:w="1784" w:type="dxa"/>
          </w:tcPr>
          <w:p w14:paraId="71D27FC6" w14:textId="77777777" w:rsidR="003416EE" w:rsidRDefault="006041B4">
            <w:pPr>
              <w:spacing w:before="60" w:after="60" w:line="240" w:lineRule="auto"/>
              <w:ind w:firstLine="0"/>
              <w:jc w:val="left"/>
            </w:pPr>
            <w:r>
              <w:rPr>
                <w:sz w:val="22"/>
              </w:rPr>
              <w:t>73,03796</w:t>
            </w:r>
          </w:p>
        </w:tc>
        <w:tc>
          <w:tcPr>
            <w:tcW w:w="1823" w:type="dxa"/>
          </w:tcPr>
          <w:p w14:paraId="337CBBCD" w14:textId="77777777" w:rsidR="003416EE" w:rsidRDefault="006041B4">
            <w:pPr>
              <w:spacing w:before="60" w:after="60" w:line="240" w:lineRule="auto"/>
              <w:ind w:firstLine="0"/>
              <w:jc w:val="left"/>
            </w:pPr>
            <w:r>
              <w:rPr>
                <w:sz w:val="22"/>
              </w:rPr>
              <w:t>32,53379</w:t>
            </w:r>
          </w:p>
        </w:tc>
        <w:tc>
          <w:tcPr>
            <w:tcW w:w="1954" w:type="dxa"/>
          </w:tcPr>
          <w:p w14:paraId="533D7E77" w14:textId="77777777" w:rsidR="003416EE" w:rsidRDefault="006041B4">
            <w:pPr>
              <w:spacing w:before="60" w:after="60" w:line="240" w:lineRule="auto"/>
              <w:ind w:firstLine="0"/>
              <w:jc w:val="left"/>
            </w:pPr>
            <w:r>
              <w:rPr>
                <w:sz w:val="22"/>
              </w:rPr>
              <w:t>2,35676</w:t>
            </w:r>
          </w:p>
        </w:tc>
      </w:tr>
      <w:tr w:rsidR="003416EE" w14:paraId="0330A543" w14:textId="77777777">
        <w:trPr>
          <w:cantSplit/>
        </w:trPr>
        <w:tc>
          <w:tcPr>
            <w:tcW w:w="2111" w:type="dxa"/>
          </w:tcPr>
          <w:p w14:paraId="45D36CD7" w14:textId="77777777" w:rsidR="003416EE" w:rsidRDefault="006041B4">
            <w:pPr>
              <w:spacing w:before="60" w:after="60" w:line="240" w:lineRule="auto"/>
              <w:ind w:firstLine="0"/>
              <w:jc w:val="left"/>
            </w:pPr>
            <w:r>
              <w:rPr>
                <w:sz w:val="22"/>
              </w:rPr>
              <w:t>02-B, 51–59</w:t>
            </w:r>
          </w:p>
        </w:tc>
        <w:tc>
          <w:tcPr>
            <w:tcW w:w="1682" w:type="dxa"/>
          </w:tcPr>
          <w:p w14:paraId="5B035A88" w14:textId="77777777" w:rsidR="003416EE" w:rsidRDefault="006041B4">
            <w:pPr>
              <w:spacing w:before="60" w:after="60" w:line="240" w:lineRule="auto"/>
              <w:ind w:firstLine="0"/>
              <w:jc w:val="left"/>
            </w:pPr>
            <w:r>
              <w:rPr>
                <w:sz w:val="22"/>
              </w:rPr>
              <w:t>77,61856</w:t>
            </w:r>
          </w:p>
        </w:tc>
        <w:tc>
          <w:tcPr>
            <w:tcW w:w="1784" w:type="dxa"/>
          </w:tcPr>
          <w:p w14:paraId="2AB4F8DC" w14:textId="77777777" w:rsidR="003416EE" w:rsidRDefault="006041B4">
            <w:pPr>
              <w:spacing w:before="60" w:after="60" w:line="240" w:lineRule="auto"/>
              <w:ind w:firstLine="0"/>
              <w:jc w:val="left"/>
            </w:pPr>
            <w:r>
              <w:rPr>
                <w:sz w:val="22"/>
              </w:rPr>
              <w:t>32,39835</w:t>
            </w:r>
          </w:p>
        </w:tc>
        <w:tc>
          <w:tcPr>
            <w:tcW w:w="1823" w:type="dxa"/>
          </w:tcPr>
          <w:p w14:paraId="7BBBE782" w14:textId="77777777" w:rsidR="003416EE" w:rsidRDefault="006041B4">
            <w:pPr>
              <w:spacing w:before="60" w:after="60" w:line="240" w:lineRule="auto"/>
              <w:ind w:firstLine="0"/>
              <w:jc w:val="left"/>
            </w:pPr>
            <w:r>
              <w:rPr>
                <w:sz w:val="22"/>
              </w:rPr>
              <w:t>45,93089</w:t>
            </w:r>
          </w:p>
        </w:tc>
        <w:tc>
          <w:tcPr>
            <w:tcW w:w="1954" w:type="dxa"/>
          </w:tcPr>
          <w:p w14:paraId="72AD7364" w14:textId="77777777" w:rsidR="003416EE" w:rsidRDefault="006041B4">
            <w:pPr>
              <w:spacing w:before="60" w:after="60" w:line="240" w:lineRule="auto"/>
              <w:ind w:firstLine="0"/>
              <w:jc w:val="left"/>
            </w:pPr>
            <w:r>
              <w:rPr>
                <w:sz w:val="22"/>
              </w:rPr>
              <w:t>1,27104</w:t>
            </w:r>
          </w:p>
        </w:tc>
      </w:tr>
      <w:tr w:rsidR="003416EE" w14:paraId="1394237D" w14:textId="77777777">
        <w:trPr>
          <w:cantSplit/>
        </w:trPr>
        <w:tc>
          <w:tcPr>
            <w:tcW w:w="2111" w:type="dxa"/>
          </w:tcPr>
          <w:p w14:paraId="7C40BE66" w14:textId="77777777" w:rsidR="003416EE" w:rsidRDefault="006041B4">
            <w:pPr>
              <w:spacing w:before="60" w:after="60" w:line="240" w:lineRule="auto"/>
              <w:ind w:firstLine="0"/>
              <w:jc w:val="left"/>
            </w:pPr>
            <w:r>
              <w:rPr>
                <w:sz w:val="22"/>
              </w:rPr>
              <w:t>04-A, 19–25</w:t>
            </w:r>
          </w:p>
        </w:tc>
        <w:tc>
          <w:tcPr>
            <w:tcW w:w="1682" w:type="dxa"/>
          </w:tcPr>
          <w:p w14:paraId="5AD53EB3" w14:textId="77777777" w:rsidR="003416EE" w:rsidRDefault="006041B4">
            <w:pPr>
              <w:spacing w:before="60" w:after="60" w:line="240" w:lineRule="auto"/>
              <w:ind w:firstLine="0"/>
              <w:jc w:val="left"/>
            </w:pPr>
            <w:r>
              <w:rPr>
                <w:sz w:val="22"/>
              </w:rPr>
              <w:t>81,04188</w:t>
            </w:r>
          </w:p>
        </w:tc>
        <w:tc>
          <w:tcPr>
            <w:tcW w:w="1784" w:type="dxa"/>
          </w:tcPr>
          <w:p w14:paraId="41D33C4F" w14:textId="77777777" w:rsidR="003416EE" w:rsidRDefault="006041B4">
            <w:pPr>
              <w:spacing w:before="60" w:after="60" w:line="240" w:lineRule="auto"/>
              <w:ind w:firstLine="0"/>
              <w:jc w:val="left"/>
            </w:pPr>
            <w:r>
              <w:rPr>
                <w:sz w:val="22"/>
              </w:rPr>
              <w:t>33,99802</w:t>
            </w:r>
          </w:p>
        </w:tc>
        <w:tc>
          <w:tcPr>
            <w:tcW w:w="1823" w:type="dxa"/>
          </w:tcPr>
          <w:p w14:paraId="5FBD7006" w14:textId="77777777" w:rsidR="003416EE" w:rsidRDefault="006041B4">
            <w:pPr>
              <w:spacing w:before="60" w:after="60" w:line="240" w:lineRule="auto"/>
              <w:ind w:firstLine="0"/>
              <w:jc w:val="left"/>
            </w:pPr>
            <w:r>
              <w:rPr>
                <w:sz w:val="22"/>
              </w:rPr>
              <w:t>42,77910</w:t>
            </w:r>
          </w:p>
        </w:tc>
        <w:tc>
          <w:tcPr>
            <w:tcW w:w="1954" w:type="dxa"/>
          </w:tcPr>
          <w:p w14:paraId="017F8168" w14:textId="77777777" w:rsidR="003416EE" w:rsidRDefault="006041B4">
            <w:pPr>
              <w:spacing w:before="60" w:after="60" w:line="240" w:lineRule="auto"/>
              <w:ind w:firstLine="0"/>
              <w:jc w:val="left"/>
            </w:pPr>
            <w:r>
              <w:rPr>
                <w:sz w:val="22"/>
              </w:rPr>
              <w:t>1,79885</w:t>
            </w:r>
          </w:p>
        </w:tc>
      </w:tr>
      <w:tr w:rsidR="003416EE" w14:paraId="418560F4" w14:textId="77777777">
        <w:trPr>
          <w:cantSplit/>
        </w:trPr>
        <w:tc>
          <w:tcPr>
            <w:tcW w:w="2111" w:type="dxa"/>
          </w:tcPr>
          <w:p w14:paraId="35222870" w14:textId="77777777" w:rsidR="003416EE" w:rsidRDefault="006041B4">
            <w:pPr>
              <w:spacing w:before="60" w:after="60" w:line="240" w:lineRule="auto"/>
              <w:ind w:firstLine="0"/>
              <w:jc w:val="left"/>
            </w:pPr>
            <w:r>
              <w:rPr>
                <w:sz w:val="22"/>
              </w:rPr>
              <w:t>04-B, 30–37</w:t>
            </w:r>
          </w:p>
        </w:tc>
        <w:tc>
          <w:tcPr>
            <w:tcW w:w="1682" w:type="dxa"/>
          </w:tcPr>
          <w:p w14:paraId="7A760E3D" w14:textId="77777777" w:rsidR="003416EE" w:rsidRDefault="006041B4">
            <w:pPr>
              <w:spacing w:before="60" w:after="60" w:line="240" w:lineRule="auto"/>
              <w:ind w:firstLine="0"/>
              <w:jc w:val="left"/>
            </w:pPr>
            <w:r>
              <w:rPr>
                <w:sz w:val="22"/>
              </w:rPr>
              <w:t>62,75856</w:t>
            </w:r>
          </w:p>
        </w:tc>
        <w:tc>
          <w:tcPr>
            <w:tcW w:w="1784" w:type="dxa"/>
          </w:tcPr>
          <w:p w14:paraId="1E0D2F8A" w14:textId="77777777" w:rsidR="003416EE" w:rsidRDefault="006041B4">
            <w:pPr>
              <w:spacing w:before="60" w:after="60" w:line="240" w:lineRule="auto"/>
              <w:ind w:firstLine="0"/>
              <w:jc w:val="left"/>
            </w:pPr>
            <w:r>
              <w:rPr>
                <w:sz w:val="22"/>
              </w:rPr>
              <w:t>63,77619</w:t>
            </w:r>
          </w:p>
        </w:tc>
        <w:tc>
          <w:tcPr>
            <w:tcW w:w="1823" w:type="dxa"/>
          </w:tcPr>
          <w:p w14:paraId="7AE57641" w14:textId="77777777" w:rsidR="003416EE" w:rsidRDefault="006041B4">
            <w:pPr>
              <w:spacing w:before="60" w:after="60" w:line="240" w:lineRule="auto"/>
              <w:ind w:firstLine="0"/>
              <w:jc w:val="left"/>
            </w:pPr>
            <w:r>
              <w:rPr>
                <w:sz w:val="22"/>
              </w:rPr>
              <w:t>26,41297</w:t>
            </w:r>
          </w:p>
        </w:tc>
        <w:tc>
          <w:tcPr>
            <w:tcW w:w="1954" w:type="dxa"/>
          </w:tcPr>
          <w:p w14:paraId="4FF6937F" w14:textId="77777777" w:rsidR="003416EE" w:rsidRDefault="006041B4">
            <w:pPr>
              <w:spacing w:before="60" w:after="60" w:line="240" w:lineRule="auto"/>
              <w:ind w:firstLine="0"/>
              <w:jc w:val="left"/>
            </w:pPr>
            <w:r>
              <w:rPr>
                <w:sz w:val="22"/>
              </w:rPr>
              <w:t>1,77044</w:t>
            </w:r>
          </w:p>
        </w:tc>
      </w:tr>
    </w:tbl>
    <w:p w14:paraId="34E5471C" w14:textId="77777777" w:rsidR="003416EE" w:rsidRDefault="006041B4">
      <w:pPr>
        <w:pStyle w:val="af"/>
      </w:pPr>
      <w:r>
        <w:lastRenderedPageBreak/>
        <w:t>Большой остаток таблицы 8.3 исключает интерпретацию её столбцов как измеренных физиологических долей. A/B — метки участков, не подтверждённые состояния дыхания.</w:t>
      </w:r>
    </w:p>
    <w:p w14:paraId="5AE5C82C" w14:textId="77777777" w:rsidR="003416EE" w:rsidRDefault="006041B4">
      <w:pPr>
        <w:pStyle w:val="af"/>
      </w:pPr>
      <w:r>
        <w:t>Знак и фаза, потерянные в RMS, показаны на рисунке 8.2.</w:t>
      </w:r>
    </w:p>
    <w:p w14:paraId="3C3D395E" w14:textId="77777777" w:rsidR="003416EE" w:rsidRDefault="006041B4">
      <w:pPr>
        <w:pStyle w:val="af"/>
        <w:keepNext/>
        <w:ind w:firstLine="0"/>
        <w:jc w:val="center"/>
      </w:pPr>
      <w:r>
        <w:rPr>
          <w:noProof/>
        </w:rPr>
        <w:drawing>
          <wp:inline distT="0" distB="0" distL="0" distR="0" wp14:anchorId="7BFB1F78" wp14:editId="6BF335A7">
            <wp:extent cx="5868000" cy="4889999"/>
            <wp:effectExtent l="0" t="0" r="0" b="0"/>
            <wp:docPr id="197" name="Picture" descr="Условные тканевые вклады диагностической полосы"/>
            <wp:cNvGraphicFramePr/>
            <a:graphic xmlns:a="http://schemas.openxmlformats.org/drawingml/2006/main">
              <a:graphicData uri="http://schemas.openxmlformats.org/drawingml/2006/picture">
                <pic:pic xmlns:pic="http://schemas.openxmlformats.org/drawingml/2006/picture">
                  <pic:nvPicPr>
                    <pic:cNvPr id="198" name="Picture" descr="figures/ee60fc3b2861.png"/>
                    <pic:cNvPicPr>
                      <a:picLocks noChangeAspect="1" noChangeArrowheads="1"/>
                    </pic:cNvPicPr>
                  </pic:nvPicPr>
                  <pic:blipFill>
                    <a:blip r:embed="rId46"/>
                    <a:stretch>
                      <a:fillRect/>
                    </a:stretch>
                  </pic:blipFill>
                  <pic:spPr bwMode="auto">
                    <a:xfrm>
                      <a:off x="0" y="0"/>
                      <a:ext cx="5868000" cy="4889999"/>
                    </a:xfrm>
                    <a:prstGeom prst="rect">
                      <a:avLst/>
                    </a:prstGeom>
                    <a:noFill/>
                    <a:ln w="9525">
                      <a:noFill/>
                      <a:headEnd/>
                      <a:tailEnd/>
                    </a:ln>
                  </pic:spPr>
                </pic:pic>
              </a:graphicData>
            </a:graphic>
          </wp:inline>
        </w:drawing>
      </w:r>
    </w:p>
    <w:p w14:paraId="13CEAEE2" w14:textId="77777777" w:rsidR="003416EE" w:rsidRDefault="006041B4">
      <w:pPr>
        <w:pStyle w:val="af5"/>
        <w:jc w:val="center"/>
      </w:pPr>
      <w:r>
        <w:t>Рисунок 8.2 — Расчётные вклады фона, единых лёгких и сердечной области в отдельное отведение «рука–рука» для четырёх плато Н. По горизонтали — время внутри соответствующей записи ЭИТ, с; по вертикали — вклад в мОм. Синие линии — мягкий фон, оранжевые — лёгкие, зелёные — сердечная область. Полоса 0,7–3 Гц, общая опора записи 02, частота электрической модели 79,505 кГц. Одновременно измеренная ТТРКГ на рисунке отсутствует.</w:t>
      </w:r>
    </w:p>
    <w:p w14:paraId="7B17BE82" w14:textId="77777777" w:rsidR="003416EE" w:rsidRDefault="006041B4">
      <w:pPr>
        <w:pStyle w:val="af"/>
      </w:pPr>
      <w:r>
        <w:t>Кривые рисунка 8.2 различаются по фазе и амплитуде: RMS нельзя складывать как синхронные амплитуды. Малый сердечный вклад здесь относится к проводимости фиксированной области и не ограничивает вклад изменения формы и положения.</w:t>
      </w:r>
    </w:p>
    <w:p w14:paraId="58F47A16" w14:textId="77777777" w:rsidR="003416EE" w:rsidRDefault="006041B4">
      <w:pPr>
        <w:pStyle w:val="af"/>
        <w:keepNext/>
      </w:pPr>
      <w:r>
        <w:t xml:space="preserve">Позднее сравнивались две нормировки. Первая минимизирует </w:t>
      </w:r>
      <m:oMath>
        <m:r>
          <m:rPr>
            <m:sty m:val="p"/>
          </m:rPr>
          <w:rPr>
            <w:rFonts w:ascii="Cambria Math" w:hAnsi="Cambria Math"/>
          </w:rPr>
          <m:t>∥diag(</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mod</m:t>
            </m:r>
          </m:sup>
        </m:sSubSup>
        <m:r>
          <m:rPr>
            <m:sty m:val="p"/>
          </m:rPr>
          <w:rPr>
            <w:rFonts w:ascii="Cambria Math" w:hAnsi="Cambria Math"/>
          </w:rPr>
          <m:t>|)(Δ</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xml:space="preserve">, где </w:t>
      </w:r>
      <m:oMath>
        <m:sSub>
          <m:sSubPr>
            <m:ctrlPr>
              <w:rPr>
                <w:rFonts w:ascii="Cambria Math" w:hAnsi="Cambria Math"/>
              </w:rPr>
            </m:ctrlPr>
          </m:sSubPr>
          <m:e>
            <m:r>
              <w:rPr>
                <w:rFonts w:ascii="Cambria Math" w:hAnsi="Cambria Math"/>
              </w:rPr>
              <m:t>A</m:t>
            </m:r>
          </m:e>
          <m:sub>
            <m:r>
              <w:rPr>
                <w:rFonts w:ascii="Cambria Math" w:hAnsi="Cambria Math"/>
              </w:rPr>
              <m:t>p</m:t>
            </m:r>
          </m:sub>
        </m:sSub>
      </m:oMath>
      <w:r>
        <w:t xml:space="preserve"> — физические производные. </w:t>
      </w:r>
      <w:r>
        <w:lastRenderedPageBreak/>
        <w:t>Вторая нормирует каждую пару на собственные измеренную и модельную базы:</w:t>
      </w:r>
    </w:p>
    <w:p w14:paraId="35FC7762"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p>
                  <m:sSupPr>
                    <m:ctrlPr>
                      <w:rPr>
                        <w:rFonts w:ascii="Cambria Math" w:hAnsi="Cambria Math"/>
                      </w:rPr>
                    </m:ctrlPr>
                  </m:sSupPr>
                  <m:e>
                    <m:r>
                      <m:rPr>
                        <m:sty m:val="bi"/>
                      </m:rPr>
                      <w:rPr>
                        <w:rFonts w:ascii="Cambria Math" w:hAnsi="Cambria Math"/>
                      </w:rPr>
                      <m:t>r</m:t>
                    </m:r>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Δ</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meas</m:t>
                    </m:r>
                  </m:sup>
                </m:sSup>
                <m:r>
                  <m:rPr>
                    <m:sty m:val="p"/>
                  </m:rP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=diag(</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meas</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=diag(</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0</m:t>
                    </m:r>
                  </m:sub>
                  <m:sup>
                    <m:r>
                      <m:rPr>
                        <m:sty m:val="p"/>
                      </m:rPr>
                      <w:rPr>
                        <w:rFonts w:ascii="Cambria Math" w:hAnsi="Cambria Math"/>
                      </w:rPr>
                      <m:t>mod</m:t>
                    </m:r>
                  </m:sup>
                </m:sSubSup>
                <m:r>
                  <m:rPr>
                    <m:sty m:val="p"/>
                  </m:rPr>
                  <w:rPr>
                    <w:rFonts w:ascii="Cambria Math" w:hAnsi="Cambria Math"/>
                  </w:rPr>
                  <m:t>),</m:t>
                </m:r>
              </m:e>
            </m:mr>
            <m:mr>
              <m:e>
                <m:acc>
                  <m:accPr>
                    <m:ctrlPr>
                      <w:rPr>
                        <w:rFonts w:ascii="Cambria Math" w:hAnsi="Cambria Math"/>
                      </w:rPr>
                    </m:ctrlPr>
                  </m:accPr>
                  <m:e>
                    <m:r>
                      <m:rPr>
                        <m:sty m:val="bi"/>
                      </m:rPr>
                      <w:rPr>
                        <w:rFonts w:ascii="Cambria Math" w:hAnsi="Cambria Math"/>
                      </w:rPr>
                      <m:t>x</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x</m:t>
                    </m:r>
                  </m:lim>
                </m:limLow>
                <m:r>
                  <m:rPr>
                    <m:sty m:val="p"/>
                  </m:rPr>
                  <w:rPr>
                    <w:rFonts w:ascii="Cambria Math" w:hAnsi="Cambria Math"/>
                  </w:rPr>
                  <m:t>∥</m:t>
                </m:r>
                <m:sSup>
                  <m:sSupPr>
                    <m:ctrlPr>
                      <w:rPr>
                        <w:rFonts w:ascii="Cambria Math" w:hAnsi="Cambria Math"/>
                      </w:rPr>
                    </m:ctrlPr>
                  </m:sSupPr>
                  <m:e>
                    <m:r>
                      <m:rPr>
                        <m:sty m:val="bi"/>
                      </m:rPr>
                      <w:rPr>
                        <w:rFonts w:ascii="Cambria Math" w:hAnsi="Cambria Math"/>
                      </w:rPr>
                      <m:t>r</m:t>
                    </m:r>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r>
                  <m:rPr>
                    <m:sty m:val="bi"/>
                  </m:rP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e>
            </m:mr>
          </m:m>
          <m:r>
            <w:rPr>
              <w:rFonts w:ascii="Cambria Math" w:hAnsi="Cambria Math"/>
            </w:rPr>
            <m:t>  </m:t>
          </m:r>
          <m:r>
            <m:rPr>
              <m:nor/>
            </m:rPr>
            <m:t>(8.18)</m:t>
          </m:r>
        </m:oMath>
      </m:oMathPara>
    </w:p>
    <w:p w14:paraId="317CB8D4" w14:textId="77777777" w:rsidR="003416EE" w:rsidRPr="00674711" w:rsidRDefault="006041B4">
      <w:pPr>
        <w:pStyle w:val="FirstParagraph"/>
        <w:rPr>
          <w:lang w:val="ru-RU"/>
          <w:rPrChange w:id="3408" w:author="Nik K" w:date="2026-10-29T00:18:00Z">
            <w:rPr/>
          </w:rPrChange>
        </w:rPr>
      </w:pPr>
      <w:r w:rsidRPr="00674711">
        <w:rPr>
          <w:lang w:val="ru-RU"/>
          <w:rPrChange w:id="3409" w:author="Nik K" w:date="2026-10-29T00:18:00Z">
            <w:rPr/>
          </w:rPrChange>
        </w:rPr>
        <w:t xml:space="preserve">Здесь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674711">
        <w:rPr>
          <w:lang w:val="ru-RU"/>
          <w:rPrChange w:id="3410" w:author="Nik K" w:date="2026-10-29T00:18:00Z">
            <w:rPr/>
          </w:rPrChange>
        </w:rPr>
        <w:t xml:space="preserve"> содержит геометрический сердечный столбец, при заданном законе состава — с его проводимостной производной, и тканевые столбцы фона и лёгкого. Эта совместная инверсия ЭИТ я</w:t>
      </w:r>
      <w:proofErr w:type="spellStart"/>
      <w:r w:rsidRPr="00674711">
        <w:rPr>
          <w:lang w:val="ru-RU"/>
          <w:rPrChange w:id="3411" w:author="Nik K" w:date="2026-10-29T00:18:00Z">
            <w:rPr/>
          </w:rPrChange>
        </w:rPr>
        <w:t>вляется</w:t>
      </w:r>
      <w:proofErr w:type="spellEnd"/>
      <w:r w:rsidRPr="00674711">
        <w:rPr>
          <w:lang w:val="ru-RU"/>
          <w:rPrChange w:id="3412" w:author="Nik K" w:date="2026-10-29T00:18:00Z">
            <w:rPr/>
          </w:rPrChange>
        </w:rPr>
        <w:t xml:space="preserve"> диагностикой нормировки и смешения, не операционным восстановлением объёма по ЭИТ.</w:t>
      </w:r>
    </w:p>
    <w:p w14:paraId="18CB68C5" w14:textId="77777777" w:rsidR="003416EE" w:rsidRDefault="006041B4">
      <w:pPr>
        <w:pStyle w:val="af"/>
      </w:pPr>
      <w:r>
        <w:t xml:space="preserve">Постоянное усиление пары сокращается в </w:t>
      </w:r>
      <m:oMath>
        <m:r>
          <m:rPr>
            <m:sty m:val="p"/>
          </m:rPr>
          <w:rPr>
            <w:rFonts w:ascii="Cambria Math" w:hAnsi="Cambria Math"/>
          </w:rPr>
          <m:t>Δ</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oMath>
      <w:r>
        <w:t>, если одинаково в числителе и знаменателе. Смещения, переменное усиление и межканальное смешение остаются. Поскольку модельная база ранее подбиралась по абсолютным напряжениям, вся методика не становится независимой от абсолютной калибровки.</w:t>
      </w:r>
    </w:p>
    <w:p w14:paraId="4E7F198B" w14:textId="77777777" w:rsidR="003416EE" w:rsidRDefault="006041B4">
      <w:pPr>
        <w:pStyle w:val="af"/>
        <w:keepNext/>
      </w:pPr>
      <w:r>
        <w:t>Оба результата сравнивались в общей измеренной относительной метрике:</w:t>
      </w:r>
    </w:p>
    <w:p w14:paraId="7D03CA60"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rel</m:t>
              </m:r>
            </m:sub>
          </m:sSub>
          <m:r>
            <m:rPr>
              <m:sty m:val="p"/>
            </m:rPr>
            <w:rPr>
              <w:rFonts w:ascii="Cambria Math" w:hAnsi="Cambria Math"/>
            </w:rPr>
            <m:t>=</m:t>
          </m:r>
          <m:r>
            <w:rPr>
              <w:rFonts w:ascii="Cambria Math" w:hAnsi="Cambria Math"/>
            </w:rPr>
            <m:t>100</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(Δ</m:t>
              </m:r>
              <m:sSup>
                <m:sSupPr>
                  <m:ctrlPr>
                    <w:rPr>
                      <w:rFonts w:ascii="Cambria Math" w:hAnsi="Cambria Math"/>
                    </w:rPr>
                  </m:ctrlPr>
                </m:sSupPr>
                <m:e>
                  <m:r>
                    <w:rPr>
                      <w:rFonts w:ascii="Cambria Math" w:hAnsi="Cambria Math"/>
                    </w:rPr>
                    <m:t>U</m:t>
                  </m:r>
                </m:e>
                <m:sup>
                  <m:r>
                    <m:rPr>
                      <m:sty m:val="p"/>
                    </m:rPr>
                    <w:rPr>
                      <w:rFonts w:ascii="Cambria Math" w:hAnsi="Cambria Math"/>
                    </w:rPr>
                    <m:t>meas</m:t>
                  </m:r>
                </m:sup>
              </m:sSup>
              <m:r>
                <m:rPr>
                  <m:sty m:val="p"/>
                </m:rPr>
                <w:rPr>
                  <w:rFonts w:ascii="Cambria Math" w:hAnsi="Cambria Math"/>
                </w:rPr>
                <m:t>-Δ</m:t>
              </m:r>
              <m:sSup>
                <m:sSupPr>
                  <m:ctrlPr>
                    <w:rPr>
                      <w:rFonts w:ascii="Cambria Math" w:hAnsi="Cambria Math"/>
                    </w:rPr>
                  </m:ctrlPr>
                </m:sSupPr>
                <m:e>
                  <m:acc>
                    <m:accPr>
                      <m:ctrlPr>
                        <w:rPr>
                          <w:rFonts w:ascii="Cambria Math" w:hAnsi="Cambria Math"/>
                        </w:rPr>
                      </m:ctrlPr>
                    </m:accPr>
                    <m:e>
                      <m:r>
                        <w:rPr>
                          <w:rFonts w:ascii="Cambria Math" w:hAnsi="Cambria Math"/>
                        </w:rPr>
                        <m:t>U</m:t>
                      </m:r>
                    </m:e>
                  </m:acc>
                </m:e>
                <m:sup>
                  <m:r>
                    <m:rPr>
                      <m:sty m:val="p"/>
                    </m:rPr>
                    <w:rPr>
                      <w:rFonts w:ascii="Cambria Math" w:hAnsi="Cambria Math"/>
                    </w:rPr>
                    <m:t>meas</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Δ</m:t>
              </m:r>
              <m:sSup>
                <m:sSupPr>
                  <m:ctrlPr>
                    <w:rPr>
                      <w:rFonts w:ascii="Cambria Math" w:hAnsi="Cambria Math"/>
                    </w:rPr>
                  </m:ctrlPr>
                </m:sSupPr>
                <m:e>
                  <m:r>
                    <w:rPr>
                      <w:rFonts w:ascii="Cambria Math" w:hAnsi="Cambria Math"/>
                    </w:rPr>
                    <m:t>U</m:t>
                  </m:r>
                </m:e>
                <m:sup>
                  <m:r>
                    <m:rPr>
                      <m:sty m:val="p"/>
                    </m:rPr>
                    <w:rPr>
                      <w:rFonts w:ascii="Cambria Math" w:hAnsi="Cambria Math"/>
                    </w:rPr>
                    <m:t>meas</m:t>
                  </m:r>
                </m:sup>
              </m:sSup>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r>
            <w:rPr>
              <w:rFonts w:ascii="Cambria Math" w:hAnsi="Cambria Math"/>
            </w:rPr>
            <m:t>  </m:t>
          </m:r>
          <m:r>
            <m:rPr>
              <m:nor/>
            </m:rPr>
            <m:t>(8.19)</m:t>
          </m:r>
        </m:oMath>
      </m:oMathPara>
    </w:p>
    <w:p w14:paraId="1577BFC3" w14:textId="77777777" w:rsidR="003416EE" w:rsidRPr="00674711" w:rsidRDefault="006041B4">
      <w:pPr>
        <w:pStyle w:val="FirstParagraph"/>
        <w:rPr>
          <w:lang w:val="ru-RU"/>
          <w:rPrChange w:id="3413" w:author="Nik K" w:date="2026-10-29T00:18:00Z">
            <w:rPr/>
          </w:rPrChange>
        </w:rPr>
      </w:pPr>
      <w:r w:rsidRPr="00674711">
        <w:rPr>
          <w:lang w:val="ru-RU"/>
          <w:rPrChange w:id="3414" w:author="Nik K" w:date="2026-10-29T00:18:00Z">
            <w:rPr/>
          </w:rPrChange>
        </w:rPr>
        <w:t xml:space="preserve">Для (8.18) прогноз в измеренной шкале равен </w:t>
      </w:r>
      <m:oMath>
        <m:r>
          <m:rPr>
            <m:sty m:val="p"/>
          </m:rPr>
          <w:rPr>
            <w:rFonts w:ascii="Cambria Math" w:hAnsi="Cambria Math"/>
          </w:rPr>
          <m:t>Δ</m:t>
        </m:r>
        <m:sSup>
          <m:sSupPr>
            <m:ctrlPr>
              <w:rPr>
                <w:rFonts w:ascii="Cambria Math" w:hAnsi="Cambria Math"/>
              </w:rPr>
            </m:ctrlPr>
          </m:sSupPr>
          <m:e>
            <m:acc>
              <m:accPr>
                <m:ctrlPr>
                  <w:rPr>
                    <w:rFonts w:ascii="Cambria Math" w:hAnsi="Cambria Math"/>
                  </w:rPr>
                </m:ctrlPr>
              </m:accPr>
              <m:e>
                <m:r>
                  <w:rPr>
                    <w:rFonts w:ascii="Cambria Math" w:hAnsi="Cambria Math"/>
                  </w:rPr>
                  <m:t>U</m:t>
                </m:r>
              </m:e>
            </m:acc>
          </m:e>
          <m:sup>
            <m:r>
              <m:rPr>
                <m:sty m:val="p"/>
              </m:rPr>
              <w:rPr>
                <w:rFonts w:ascii="Cambria Math" w:hAnsi="Cambria Math"/>
              </w:rPr>
              <m:t>meas</m:t>
            </m:r>
          </m:sup>
        </m:sSup>
        <m:r>
          <m:rPr>
            <m:sty m:val="p"/>
          </m:rPr>
          <w:rPr>
            <w:rFonts w:ascii="Cambria Math" w:hAnsi="Cambria Math"/>
            <w:lang w:val="ru-RU"/>
            <w:rPrChange w:id="3415" w:author="Nik K" w:date="2026-10-29T00:18:00Z">
              <w:rPr>
                <w:rFonts w:ascii="Cambria Math" w:hAnsi="Cambria Math"/>
              </w:rPr>
            </w:rPrChange>
          </w:rPr>
          <m:t>=</m:t>
        </m:r>
        <m:sSubSup>
          <m:sSubSupPr>
            <m:ctrlPr>
              <w:rPr>
                <w:rFonts w:ascii="Cambria Math" w:hAnsi="Cambria Math"/>
              </w:rPr>
            </m:ctrlPr>
          </m:sSubSupPr>
          <m:e>
            <m:r>
              <w:rPr>
                <w:rFonts w:ascii="Cambria Math" w:hAnsi="Cambria Math"/>
              </w:rPr>
              <m:t>D</m:t>
            </m:r>
          </m:e>
          <m:sub>
            <m:r>
              <w:rPr>
                <w:rFonts w:ascii="Cambria Math" w:hAnsi="Cambria Math"/>
              </w:rPr>
              <m:t>m</m:t>
            </m:r>
          </m:sub>
          <m:sup>
            <m:r>
              <m:rPr>
                <m:sty m:val="p"/>
              </m:rPr>
              <w:rPr>
                <w:rFonts w:ascii="Cambria Math" w:hAnsi="Cambria Math"/>
                <w:lang w:val="ru-RU"/>
                <w:rPrChange w:id="3416" w:author="Nik K" w:date="2026-10-29T00:18:00Z">
                  <w:rPr>
                    <w:rFonts w:ascii="Cambria Math" w:hAnsi="Cambria Math"/>
                  </w:rPr>
                </w:rPrChange>
              </w:rPr>
              <m:t>-</m:t>
            </m:r>
            <m:r>
              <w:rPr>
                <w:rFonts w:ascii="Cambria Math" w:hAnsi="Cambria Math"/>
                <w:lang w:val="ru-RU"/>
                <w:rPrChange w:id="3417" w:author="Nik K" w:date="2026-10-29T00:18:00Z">
                  <w:rPr>
                    <w:rFonts w:ascii="Cambria Math" w:hAnsi="Cambria Math"/>
                  </w:rPr>
                </w:rPrChange>
              </w:rPr>
              <m:t>1</m:t>
            </m:r>
          </m:sup>
        </m:sSubSup>
        <m:sSub>
          <m:sSubPr>
            <m:ctrlPr>
              <w:rPr>
                <w:rFonts w:ascii="Cambria Math" w:hAnsi="Cambria Math"/>
              </w:rPr>
            </m:ctrlPr>
          </m:sSubPr>
          <m:e>
            <m:r>
              <w:rPr>
                <w:rFonts w:ascii="Cambria Math" w:hAnsi="Cambria Math"/>
              </w:rPr>
              <m:t>D</m:t>
            </m:r>
          </m:e>
          <m:sub>
            <m:r>
              <w:rPr>
                <w:rFonts w:ascii="Cambria Math" w:hAnsi="Cambria Math"/>
              </w:rPr>
              <m:t>p</m:t>
            </m:r>
          </m:sub>
        </m:sSub>
        <m:sSub>
          <m:sSubPr>
            <m:ctrlPr>
              <w:rPr>
                <w:rFonts w:ascii="Cambria Math" w:hAnsi="Cambria Math"/>
              </w:rPr>
            </m:ctrlPr>
          </m:sSubPr>
          <m:e>
            <m:r>
              <w:rPr>
                <w:rFonts w:ascii="Cambria Math" w:hAnsi="Cambria Math"/>
              </w:rPr>
              <m:t>A</m:t>
            </m:r>
          </m:e>
          <m:sub>
            <m:r>
              <w:rPr>
                <w:rFonts w:ascii="Cambria Math" w:hAnsi="Cambria Math"/>
              </w:rPr>
              <m:t>p</m:t>
            </m:r>
          </m:sub>
        </m:sSub>
        <m:acc>
          <m:accPr>
            <m:ctrlPr>
              <w:rPr>
                <w:rFonts w:ascii="Cambria Math" w:hAnsi="Cambria Math"/>
              </w:rPr>
            </m:ctrlPr>
          </m:accPr>
          <m:e>
            <m:r>
              <w:rPr>
                <w:rFonts w:ascii="Cambria Math" w:hAnsi="Cambria Math"/>
              </w:rPr>
              <m:t>X</m:t>
            </m:r>
          </m:e>
        </m:acc>
      </m:oMath>
      <w:r w:rsidRPr="00674711">
        <w:rPr>
          <w:lang w:val="ru-RU"/>
          <w:rPrChange w:id="3418" w:author="Nik K" w:date="2026-10-29T00:18:00Z">
            <w:rPr/>
          </w:rPrChange>
        </w:rPr>
        <w:t>. Исключались восемь групп строк с сохранением взаимных измерений вместе: 208 строк образуют 104 пары. База определена по всем строкам; проверка независима только от исключённых п</w:t>
      </w:r>
      <w:proofErr w:type="spellStart"/>
      <w:r w:rsidRPr="00674711">
        <w:rPr>
          <w:lang w:val="ru-RU"/>
          <w:rPrChange w:id="3419" w:author="Nik K" w:date="2026-10-29T00:18:00Z">
            <w:rPr/>
          </w:rPrChange>
        </w:rPr>
        <w:t>ульсовых</w:t>
      </w:r>
      <w:proofErr w:type="spellEnd"/>
      <w:r w:rsidRPr="00674711">
        <w:rPr>
          <w:lang w:val="ru-RU"/>
          <w:rPrChange w:id="3420" w:author="Nik K" w:date="2026-10-29T00:18:00Z">
            <w:rPr/>
          </w:rPrChange>
        </w:rPr>
        <w:t xml:space="preserve"> строк.</w:t>
      </w:r>
    </w:p>
    <w:p w14:paraId="2E044B1F" w14:textId="77777777" w:rsidR="003416EE" w:rsidRDefault="006041B4">
      <w:pPr>
        <w:pStyle w:val="af"/>
      </w:pPr>
      <w:r>
        <w:t>Таблица 8.4 относится к постоянной доле крови с нулевой производной состава. Полные 336 вариантов — комбинации шести опор, семи законов, двух правил смеси, двух нормировок и двух записей, не независимые эксперименты.</w:t>
      </w:r>
    </w:p>
    <w:p w14:paraId="75C2AF56" w14:textId="77777777" w:rsidR="003416EE" w:rsidRDefault="006041B4">
      <w:pPr>
        <w:pStyle w:val="af5"/>
        <w:keepNext/>
      </w:pPr>
      <w:r>
        <w:lastRenderedPageBreak/>
        <w:t>Таблица 8.4 — Влияние нормировки на пульсовой расчёт при постоянной доле крови</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095"/>
        <w:gridCol w:w="1200"/>
        <w:gridCol w:w="1420"/>
        <w:gridCol w:w="1981"/>
        <w:gridCol w:w="1599"/>
        <w:gridCol w:w="1200"/>
      </w:tblGrid>
      <w:tr w:rsidR="003416EE" w14:paraId="57E9FC98" w14:textId="77777777">
        <w:trPr>
          <w:cantSplit/>
          <w:tblHeader/>
        </w:trPr>
        <w:tc>
          <w:tcPr>
            <w:tcW w:w="2065" w:type="dxa"/>
            <w:shd w:val="clear" w:color="auto" w:fill="EDEDED"/>
          </w:tcPr>
          <w:p w14:paraId="48CD7698" w14:textId="77777777" w:rsidR="003416EE" w:rsidRDefault="006041B4">
            <w:pPr>
              <w:keepNext/>
              <w:spacing w:before="60" w:after="60" w:line="240" w:lineRule="auto"/>
              <w:ind w:firstLine="0"/>
              <w:jc w:val="left"/>
            </w:pPr>
            <w:r>
              <w:rPr>
                <w:b/>
                <w:sz w:val="22"/>
              </w:rPr>
              <w:t>Геометрия и условия</w:t>
            </w:r>
          </w:p>
        </w:tc>
        <w:tc>
          <w:tcPr>
            <w:tcW w:w="1182" w:type="dxa"/>
            <w:shd w:val="clear" w:color="auto" w:fill="EDEDED"/>
          </w:tcPr>
          <w:p w14:paraId="0D4B84E8" w14:textId="77777777" w:rsidR="003416EE" w:rsidRDefault="006041B4">
            <w:pPr>
              <w:keepNext/>
              <w:spacing w:before="60" w:after="60" w:line="240" w:lineRule="auto"/>
              <w:ind w:firstLine="0"/>
              <w:jc w:val="left"/>
            </w:pPr>
            <w:r>
              <w:rPr>
                <w:b/>
                <w:sz w:val="22"/>
              </w:rPr>
              <w:t>Запись</w:t>
            </w:r>
          </w:p>
        </w:tc>
        <w:tc>
          <w:tcPr>
            <w:tcW w:w="1399" w:type="dxa"/>
            <w:shd w:val="clear" w:color="auto" w:fill="EDEDED"/>
          </w:tcPr>
          <w:p w14:paraId="25366A09" w14:textId="77777777" w:rsidR="003416EE" w:rsidRDefault="006041B4">
            <w:pPr>
              <w:keepNext/>
              <w:spacing w:before="60" w:after="60" w:line="240" w:lineRule="auto"/>
              <w:ind w:firstLine="0"/>
              <w:jc w:val="left"/>
            </w:pPr>
            <w:r>
              <w:rPr>
                <w:b/>
                <w:sz w:val="22"/>
              </w:rPr>
              <w:t xml:space="preserve">RMS </w:t>
            </w:r>
            <m:oMath>
              <m:r>
                <m:rPr>
                  <m:sty m:val="p"/>
                </m:rPr>
                <w:rPr>
                  <w:rFonts w:ascii="Cambria Math" w:hAnsi="Cambria Math"/>
                  <w:sz w:val="22"/>
                </w:rPr>
                <m:t>Δ</m:t>
              </m:r>
              <m:r>
                <w:rPr>
                  <w:rFonts w:ascii="Cambria Math" w:hAnsi="Cambria Math"/>
                  <w:sz w:val="22"/>
                </w:rPr>
                <m:t>V</m:t>
              </m:r>
            </m:oMath>
            <w:r>
              <w:rPr>
                <w:b/>
                <w:sz w:val="22"/>
              </w:rPr>
              <w:t>, мл, относительная задача</w:t>
            </w:r>
          </w:p>
        </w:tc>
        <w:tc>
          <w:tcPr>
            <w:tcW w:w="1952" w:type="dxa"/>
            <w:shd w:val="clear" w:color="auto" w:fill="EDEDED"/>
          </w:tcPr>
          <w:p w14:paraId="338EA620"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E</m:t>
                  </m:r>
                </m:e>
                <m:sub>
                  <m:r>
                    <m:rPr>
                      <m:sty m:val="p"/>
                    </m:rPr>
                    <w:rPr>
                      <w:rFonts w:ascii="Cambria Math" w:hAnsi="Cambria Math"/>
                      <w:sz w:val="22"/>
                    </w:rPr>
                    <m:t>rel</m:t>
                  </m:r>
                </m:sub>
              </m:sSub>
            </m:oMath>
            <w:r w:rsidR="006041B4">
              <w:rPr>
                <w:b/>
                <w:sz w:val="22"/>
              </w:rPr>
              <w:t xml:space="preserve"> на исключённых парах, прежняя → относительная, %</w:t>
            </w:r>
          </w:p>
        </w:tc>
        <w:tc>
          <w:tcPr>
            <w:tcW w:w="1575" w:type="dxa"/>
            <w:shd w:val="clear" w:color="auto" w:fill="EDEDED"/>
          </w:tcPr>
          <w:p w14:paraId="0287DEB7" w14:textId="77777777" w:rsidR="003416EE" w:rsidRDefault="006041B4">
            <w:pPr>
              <w:keepNext/>
              <w:spacing w:before="60" w:after="60" w:line="240" w:lineRule="auto"/>
              <w:ind w:firstLine="0"/>
              <w:jc w:val="left"/>
            </w:pPr>
            <w:r>
              <w:rPr>
                <w:b/>
                <w:sz w:val="22"/>
              </w:rPr>
              <w:t>Вольтовый остаток относительного решения, %</w:t>
            </w:r>
          </w:p>
        </w:tc>
        <w:tc>
          <w:tcPr>
            <w:tcW w:w="1182" w:type="dxa"/>
            <w:shd w:val="clear" w:color="auto" w:fill="EDEDED"/>
          </w:tcPr>
          <w:p w14:paraId="3177B1BA" w14:textId="77777777" w:rsidR="003416EE" w:rsidRDefault="006041B4">
            <w:pPr>
              <w:keepNext/>
              <w:spacing w:before="60" w:after="60" w:line="240" w:lineRule="auto"/>
              <w:ind w:firstLine="0"/>
              <w:jc w:val="left"/>
            </w:pPr>
            <w:r>
              <w:rPr>
                <w:b/>
                <w:sz w:val="22"/>
              </w:rPr>
              <w:t>Отсчёты вне объёмных проб, %</w:t>
            </w:r>
          </w:p>
        </w:tc>
      </w:tr>
      <w:tr w:rsidR="003416EE" w14:paraId="7E7FCD40" w14:textId="77777777">
        <w:trPr>
          <w:cantSplit/>
        </w:trPr>
        <w:tc>
          <w:tcPr>
            <w:tcW w:w="2065" w:type="dxa"/>
          </w:tcPr>
          <w:p w14:paraId="468C43C3" w14:textId="77777777" w:rsidR="003416EE" w:rsidRDefault="006041B4">
            <w:pPr>
              <w:spacing w:before="60" w:after="60" w:line="240" w:lineRule="auto"/>
              <w:ind w:firstLine="0"/>
              <w:jc w:val="left"/>
            </w:pPr>
            <w:r>
              <w:rPr>
                <w:sz w:val="22"/>
              </w:rPr>
              <w:t>Исходная STL, исходный пояс, собственная условная база</w:t>
            </w:r>
          </w:p>
        </w:tc>
        <w:tc>
          <w:tcPr>
            <w:tcW w:w="1182" w:type="dxa"/>
          </w:tcPr>
          <w:p w14:paraId="0E1062F0" w14:textId="77777777" w:rsidR="003416EE" w:rsidRDefault="006041B4">
            <w:pPr>
              <w:spacing w:before="60" w:after="60" w:line="240" w:lineRule="auto"/>
              <w:ind w:firstLine="0"/>
              <w:jc w:val="left"/>
            </w:pPr>
            <w:r>
              <w:rPr>
                <w:sz w:val="22"/>
              </w:rPr>
              <w:t>02</w:t>
            </w:r>
          </w:p>
        </w:tc>
        <w:tc>
          <w:tcPr>
            <w:tcW w:w="1399" w:type="dxa"/>
          </w:tcPr>
          <w:p w14:paraId="25B05586" w14:textId="77777777" w:rsidR="003416EE" w:rsidRDefault="006041B4">
            <w:pPr>
              <w:spacing w:before="60" w:after="60" w:line="240" w:lineRule="auto"/>
              <w:ind w:firstLine="0"/>
              <w:jc w:val="left"/>
            </w:pPr>
            <w:r>
              <w:rPr>
                <w:sz w:val="22"/>
              </w:rPr>
              <w:t>2,8129</w:t>
            </w:r>
          </w:p>
        </w:tc>
        <w:tc>
          <w:tcPr>
            <w:tcW w:w="1952" w:type="dxa"/>
          </w:tcPr>
          <w:p w14:paraId="78CDC254" w14:textId="77777777" w:rsidR="003416EE" w:rsidRDefault="006041B4">
            <w:pPr>
              <w:spacing w:before="60" w:after="60" w:line="240" w:lineRule="auto"/>
              <w:ind w:firstLine="0"/>
              <w:jc w:val="left"/>
            </w:pPr>
            <w:r>
              <w:rPr>
                <w:sz w:val="22"/>
              </w:rPr>
              <w:t>71,973 → 50,493</w:t>
            </w:r>
          </w:p>
        </w:tc>
        <w:tc>
          <w:tcPr>
            <w:tcW w:w="1575" w:type="dxa"/>
          </w:tcPr>
          <w:p w14:paraId="08A509C1" w14:textId="77777777" w:rsidR="003416EE" w:rsidRDefault="006041B4">
            <w:pPr>
              <w:spacing w:before="60" w:after="60" w:line="240" w:lineRule="auto"/>
              <w:ind w:firstLine="0"/>
              <w:jc w:val="left"/>
            </w:pPr>
            <w:r>
              <w:rPr>
                <w:sz w:val="22"/>
              </w:rPr>
              <w:t>132,679</w:t>
            </w:r>
          </w:p>
        </w:tc>
        <w:tc>
          <w:tcPr>
            <w:tcW w:w="1182" w:type="dxa"/>
          </w:tcPr>
          <w:p w14:paraId="3E73E0B1" w14:textId="77777777" w:rsidR="003416EE" w:rsidRDefault="006041B4">
            <w:pPr>
              <w:spacing w:before="60" w:after="60" w:line="240" w:lineRule="auto"/>
              <w:ind w:firstLine="0"/>
              <w:jc w:val="left"/>
            </w:pPr>
            <w:r>
              <w:rPr>
                <w:sz w:val="22"/>
              </w:rPr>
              <w:t>0</w:t>
            </w:r>
          </w:p>
        </w:tc>
      </w:tr>
      <w:tr w:rsidR="003416EE" w14:paraId="0319EEB4" w14:textId="77777777">
        <w:trPr>
          <w:cantSplit/>
        </w:trPr>
        <w:tc>
          <w:tcPr>
            <w:tcW w:w="2065" w:type="dxa"/>
          </w:tcPr>
          <w:p w14:paraId="07F2001F" w14:textId="77777777" w:rsidR="003416EE" w:rsidRDefault="006041B4">
            <w:pPr>
              <w:spacing w:before="60" w:after="60" w:line="240" w:lineRule="auto"/>
              <w:ind w:firstLine="0"/>
              <w:jc w:val="left"/>
            </w:pPr>
            <w:r>
              <w:rPr>
                <w:sz w:val="22"/>
              </w:rPr>
              <w:t>То же</w:t>
            </w:r>
          </w:p>
        </w:tc>
        <w:tc>
          <w:tcPr>
            <w:tcW w:w="1182" w:type="dxa"/>
          </w:tcPr>
          <w:p w14:paraId="69FB6014" w14:textId="77777777" w:rsidR="003416EE" w:rsidRDefault="006041B4">
            <w:pPr>
              <w:spacing w:before="60" w:after="60" w:line="240" w:lineRule="auto"/>
              <w:ind w:firstLine="0"/>
              <w:jc w:val="left"/>
            </w:pPr>
            <w:r>
              <w:rPr>
                <w:sz w:val="22"/>
              </w:rPr>
              <w:t>04</w:t>
            </w:r>
          </w:p>
        </w:tc>
        <w:tc>
          <w:tcPr>
            <w:tcW w:w="1399" w:type="dxa"/>
          </w:tcPr>
          <w:p w14:paraId="6BA1CFA8" w14:textId="77777777" w:rsidR="003416EE" w:rsidRDefault="006041B4">
            <w:pPr>
              <w:spacing w:before="60" w:after="60" w:line="240" w:lineRule="auto"/>
              <w:ind w:firstLine="0"/>
              <w:jc w:val="left"/>
            </w:pPr>
            <w:r>
              <w:rPr>
                <w:sz w:val="22"/>
              </w:rPr>
              <w:t>2,1081</w:t>
            </w:r>
          </w:p>
        </w:tc>
        <w:tc>
          <w:tcPr>
            <w:tcW w:w="1952" w:type="dxa"/>
          </w:tcPr>
          <w:p w14:paraId="39A84B8E" w14:textId="77777777" w:rsidR="003416EE" w:rsidRDefault="006041B4">
            <w:pPr>
              <w:spacing w:before="60" w:after="60" w:line="240" w:lineRule="auto"/>
              <w:ind w:firstLine="0"/>
              <w:jc w:val="left"/>
            </w:pPr>
            <w:r>
              <w:rPr>
                <w:sz w:val="22"/>
              </w:rPr>
              <w:t>73,632 → 52,385</w:t>
            </w:r>
          </w:p>
        </w:tc>
        <w:tc>
          <w:tcPr>
            <w:tcW w:w="1575" w:type="dxa"/>
          </w:tcPr>
          <w:p w14:paraId="0867533E" w14:textId="77777777" w:rsidR="003416EE" w:rsidRDefault="006041B4">
            <w:pPr>
              <w:spacing w:before="60" w:after="60" w:line="240" w:lineRule="auto"/>
              <w:ind w:firstLine="0"/>
              <w:jc w:val="left"/>
            </w:pPr>
            <w:r>
              <w:rPr>
                <w:sz w:val="22"/>
              </w:rPr>
              <w:t>126,465</w:t>
            </w:r>
          </w:p>
        </w:tc>
        <w:tc>
          <w:tcPr>
            <w:tcW w:w="1182" w:type="dxa"/>
          </w:tcPr>
          <w:p w14:paraId="7EF11E07" w14:textId="77777777" w:rsidR="003416EE" w:rsidRDefault="006041B4">
            <w:pPr>
              <w:spacing w:before="60" w:after="60" w:line="240" w:lineRule="auto"/>
              <w:ind w:firstLine="0"/>
              <w:jc w:val="left"/>
            </w:pPr>
            <w:r>
              <w:rPr>
                <w:sz w:val="22"/>
              </w:rPr>
              <w:t>0</w:t>
            </w:r>
          </w:p>
        </w:tc>
      </w:tr>
      <w:tr w:rsidR="003416EE" w14:paraId="6A939118" w14:textId="77777777">
        <w:trPr>
          <w:cantSplit/>
        </w:trPr>
        <w:tc>
          <w:tcPr>
            <w:tcW w:w="2065" w:type="dxa"/>
          </w:tcPr>
          <w:p w14:paraId="14E7221F" w14:textId="77777777" w:rsidR="003416EE" w:rsidRDefault="006041B4">
            <w:pPr>
              <w:spacing w:before="60" w:after="60" w:line="240" w:lineRule="auto"/>
              <w:ind w:firstLine="0"/>
              <w:jc w:val="left"/>
            </w:pPr>
            <w:r>
              <w:rPr>
                <w:sz w:val="22"/>
              </w:rPr>
              <w:t xml:space="preserve">Исходная STL, пояс ниже на 20 мм, </w:t>
            </w:r>
            <m:oMath>
              <m:sSub>
                <m:sSubPr>
                  <m:ctrlPr>
                    <w:rPr>
                      <w:rFonts w:ascii="Cambria Math" w:hAnsi="Cambria Math"/>
                    </w:rPr>
                  </m:ctrlPr>
                </m:sSubPr>
                <m:e>
                  <m:r>
                    <w:rPr>
                      <w:rFonts w:ascii="Cambria Math" w:hAnsi="Cambria Math"/>
                      <w:sz w:val="22"/>
                    </w:rPr>
                    <m:t>ρ</m:t>
                  </m:r>
                </m:e>
                <m:sub>
                  <m:r>
                    <w:rPr>
                      <w:rFonts w:ascii="Cambria Math" w:hAnsi="Cambria Math"/>
                      <w:sz w:val="22"/>
                    </w:rPr>
                    <m:t>H</m:t>
                  </m:r>
                </m:sub>
              </m:sSub>
              <m:r>
                <m:rPr>
                  <m:sty m:val="p"/>
                </m:rPr>
                <w:rPr>
                  <w:rFonts w:ascii="Cambria Math" w:hAnsi="Cambria Math"/>
                  <w:sz w:val="22"/>
                </w:rPr>
                <m:t>=</m:t>
              </m:r>
              <m:r>
                <w:rPr>
                  <w:rFonts w:ascii="Cambria Math" w:hAnsi="Cambria Math"/>
                  <w:sz w:val="22"/>
                </w:rPr>
                <m:t>4</m:t>
              </m:r>
            </m:oMath>
            <w:r>
              <w:rPr>
                <w:sz w:val="22"/>
              </w:rPr>
              <w:t xml:space="preserve"> Ом·м</w:t>
            </w:r>
          </w:p>
        </w:tc>
        <w:tc>
          <w:tcPr>
            <w:tcW w:w="1182" w:type="dxa"/>
          </w:tcPr>
          <w:p w14:paraId="0214B19F" w14:textId="77777777" w:rsidR="003416EE" w:rsidRDefault="006041B4">
            <w:pPr>
              <w:spacing w:before="60" w:after="60" w:line="240" w:lineRule="auto"/>
              <w:ind w:firstLine="0"/>
              <w:jc w:val="left"/>
            </w:pPr>
            <w:r>
              <w:rPr>
                <w:sz w:val="22"/>
              </w:rPr>
              <w:t>02</w:t>
            </w:r>
          </w:p>
        </w:tc>
        <w:tc>
          <w:tcPr>
            <w:tcW w:w="1399" w:type="dxa"/>
          </w:tcPr>
          <w:p w14:paraId="6EEEC746" w14:textId="77777777" w:rsidR="003416EE" w:rsidRDefault="006041B4">
            <w:pPr>
              <w:spacing w:before="60" w:after="60" w:line="240" w:lineRule="auto"/>
              <w:ind w:firstLine="0"/>
              <w:jc w:val="left"/>
            </w:pPr>
            <w:r>
              <w:rPr>
                <w:sz w:val="22"/>
              </w:rPr>
              <w:t>43,4365</w:t>
            </w:r>
          </w:p>
        </w:tc>
        <w:tc>
          <w:tcPr>
            <w:tcW w:w="1952" w:type="dxa"/>
          </w:tcPr>
          <w:p w14:paraId="595FB035" w14:textId="77777777" w:rsidR="003416EE" w:rsidRDefault="006041B4">
            <w:pPr>
              <w:spacing w:before="60" w:after="60" w:line="240" w:lineRule="auto"/>
              <w:ind w:firstLine="0"/>
              <w:jc w:val="left"/>
            </w:pPr>
            <w:r>
              <w:rPr>
                <w:sz w:val="22"/>
              </w:rPr>
              <w:t>73,376 → 58,379</w:t>
            </w:r>
          </w:p>
        </w:tc>
        <w:tc>
          <w:tcPr>
            <w:tcW w:w="1575" w:type="dxa"/>
          </w:tcPr>
          <w:p w14:paraId="46F7C1B0" w14:textId="77777777" w:rsidR="003416EE" w:rsidRDefault="006041B4">
            <w:pPr>
              <w:spacing w:before="60" w:after="60" w:line="240" w:lineRule="auto"/>
              <w:ind w:firstLine="0"/>
              <w:jc w:val="left"/>
            </w:pPr>
            <w:r>
              <w:rPr>
                <w:sz w:val="22"/>
              </w:rPr>
              <w:t>148,908</w:t>
            </w:r>
          </w:p>
        </w:tc>
        <w:tc>
          <w:tcPr>
            <w:tcW w:w="1182" w:type="dxa"/>
          </w:tcPr>
          <w:p w14:paraId="29CE4E03" w14:textId="77777777" w:rsidR="003416EE" w:rsidRDefault="006041B4">
            <w:pPr>
              <w:spacing w:before="60" w:after="60" w:line="240" w:lineRule="auto"/>
              <w:ind w:firstLine="0"/>
              <w:jc w:val="left"/>
            </w:pPr>
            <w:r>
              <w:rPr>
                <w:sz w:val="22"/>
              </w:rPr>
              <w:t>53,42</w:t>
            </w:r>
          </w:p>
        </w:tc>
      </w:tr>
      <w:tr w:rsidR="003416EE" w14:paraId="73C1393A" w14:textId="77777777">
        <w:trPr>
          <w:cantSplit/>
        </w:trPr>
        <w:tc>
          <w:tcPr>
            <w:tcW w:w="2065" w:type="dxa"/>
          </w:tcPr>
          <w:p w14:paraId="3A3234EA" w14:textId="77777777" w:rsidR="003416EE" w:rsidRDefault="006041B4">
            <w:pPr>
              <w:spacing w:before="60" w:after="60" w:line="240" w:lineRule="auto"/>
              <w:ind w:firstLine="0"/>
              <w:jc w:val="left"/>
            </w:pPr>
            <w:r>
              <w:rPr>
                <w:sz w:val="22"/>
              </w:rPr>
              <w:t>То же</w:t>
            </w:r>
          </w:p>
        </w:tc>
        <w:tc>
          <w:tcPr>
            <w:tcW w:w="1182" w:type="dxa"/>
          </w:tcPr>
          <w:p w14:paraId="3324BDC4" w14:textId="77777777" w:rsidR="003416EE" w:rsidRDefault="006041B4">
            <w:pPr>
              <w:spacing w:before="60" w:after="60" w:line="240" w:lineRule="auto"/>
              <w:ind w:firstLine="0"/>
              <w:jc w:val="left"/>
            </w:pPr>
            <w:r>
              <w:rPr>
                <w:sz w:val="22"/>
              </w:rPr>
              <w:t>04</w:t>
            </w:r>
          </w:p>
        </w:tc>
        <w:tc>
          <w:tcPr>
            <w:tcW w:w="1399" w:type="dxa"/>
          </w:tcPr>
          <w:p w14:paraId="2390C9FE" w14:textId="77777777" w:rsidR="003416EE" w:rsidRDefault="006041B4">
            <w:pPr>
              <w:spacing w:before="60" w:after="60" w:line="240" w:lineRule="auto"/>
              <w:ind w:firstLine="0"/>
              <w:jc w:val="left"/>
            </w:pPr>
            <w:r>
              <w:rPr>
                <w:sz w:val="22"/>
              </w:rPr>
              <w:t>22,7022</w:t>
            </w:r>
          </w:p>
        </w:tc>
        <w:tc>
          <w:tcPr>
            <w:tcW w:w="1952" w:type="dxa"/>
          </w:tcPr>
          <w:p w14:paraId="04A1DB2F" w14:textId="77777777" w:rsidR="003416EE" w:rsidRDefault="006041B4">
            <w:pPr>
              <w:spacing w:before="60" w:after="60" w:line="240" w:lineRule="auto"/>
              <w:ind w:firstLine="0"/>
              <w:jc w:val="left"/>
            </w:pPr>
            <w:r>
              <w:rPr>
                <w:sz w:val="22"/>
              </w:rPr>
              <w:t>73,771 → 58,534</w:t>
            </w:r>
          </w:p>
        </w:tc>
        <w:tc>
          <w:tcPr>
            <w:tcW w:w="1575" w:type="dxa"/>
          </w:tcPr>
          <w:p w14:paraId="50625F9B" w14:textId="77777777" w:rsidR="003416EE" w:rsidRDefault="006041B4">
            <w:pPr>
              <w:spacing w:before="60" w:after="60" w:line="240" w:lineRule="auto"/>
              <w:ind w:firstLine="0"/>
              <w:jc w:val="left"/>
            </w:pPr>
            <w:r>
              <w:rPr>
                <w:sz w:val="22"/>
              </w:rPr>
              <w:t>144,581</w:t>
            </w:r>
          </w:p>
        </w:tc>
        <w:tc>
          <w:tcPr>
            <w:tcW w:w="1182" w:type="dxa"/>
          </w:tcPr>
          <w:p w14:paraId="68FAACBA" w14:textId="77777777" w:rsidR="003416EE" w:rsidRDefault="006041B4">
            <w:pPr>
              <w:spacing w:before="60" w:after="60" w:line="240" w:lineRule="auto"/>
              <w:ind w:firstLine="0"/>
              <w:jc w:val="left"/>
            </w:pPr>
            <w:r>
              <w:rPr>
                <w:sz w:val="22"/>
              </w:rPr>
              <w:t>18,44</w:t>
            </w:r>
          </w:p>
        </w:tc>
      </w:tr>
    </w:tbl>
    <w:p w14:paraId="56BD6838" w14:textId="77777777" w:rsidR="003416EE" w:rsidRDefault="006041B4">
      <w:pPr>
        <w:pStyle w:val="af"/>
      </w:pPr>
      <w:r>
        <w:t xml:space="preserve">Относительная инверсия улучшила </w:t>
      </w:r>
      <m:oMath>
        <m:sSub>
          <m:sSubPr>
            <m:ctrlPr>
              <w:rPr>
                <w:rFonts w:ascii="Cambria Math" w:hAnsi="Cambria Math"/>
              </w:rPr>
            </m:ctrlPr>
          </m:sSubPr>
          <m:e>
            <m:r>
              <w:rPr>
                <w:rFonts w:ascii="Cambria Math" w:hAnsi="Cambria Math"/>
              </w:rPr>
              <m:t>E</m:t>
            </m:r>
          </m:e>
          <m:sub>
            <m:r>
              <m:rPr>
                <m:sty m:val="p"/>
              </m:rPr>
              <w:rPr>
                <w:rFonts w:ascii="Cambria Math" w:hAnsi="Cambria Math"/>
              </w:rPr>
              <m:t>rel</m:t>
            </m:r>
          </m:sub>
        </m:sSub>
      </m:oMath>
      <w:r>
        <w:t xml:space="preserve"> на исключённых парах, но вольтовые остатки превышают 100%: в этой норме результат хуже нулевого пульсового прогноза. RMS </w:t>
      </w:r>
      <m:oMath>
        <m:r>
          <m:rPr>
            <m:sty m:val="p"/>
          </m:rPr>
          <w:rPr>
            <w:rFonts w:ascii="Cambria Math" w:hAnsi="Cambria Math"/>
          </w:rPr>
          <m:t>Δ</m:t>
        </m:r>
        <m:r>
          <w:rPr>
            <w:rFonts w:ascii="Cambria Math" w:hAnsi="Cambria Math"/>
          </w:rPr>
          <m:t>V</m:t>
        </m:r>
      </m:oMath>
      <w:r>
        <w:t xml:space="preserve"> не является ошибкой или УО. При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большая доля отсчётов выход</w:t>
      </w:r>
      <w:proofErr w:type="spellStart"/>
      <w:r>
        <w:t>ит</w:t>
      </w:r>
      <w:proofErr w:type="spellEnd"/>
      <w:r>
        <w:t xml:space="preserve"> за объёмные пробы; объёмная интерпретация решения не подтверждена. Это не универсальный отказ от выбранной формы.</w:t>
      </w:r>
    </w:p>
    <w:p w14:paraId="3B5419D1" w14:textId="77777777" w:rsidR="003416EE" w:rsidRDefault="006041B4">
      <w:pPr>
        <w:pStyle w:val="21"/>
      </w:pPr>
      <w:bookmarkStart w:id="3421" w:name="_Toc244123113"/>
      <w:bookmarkStart w:id="3422" w:name="Xc16b73ecd3fd50cd0d2f8b354870bfbedc5cc62"/>
      <w:bookmarkEnd w:id="3391"/>
      <w:r>
        <w:t>8.9 Перенос тканевых изменений в монтаж «рука–рука»</w:t>
      </w:r>
      <w:bookmarkEnd w:id="3421"/>
    </w:p>
    <w:p w14:paraId="246F28DD" w14:textId="77777777" w:rsidR="003416EE" w:rsidRPr="00674711" w:rsidRDefault="006041B4">
      <w:pPr>
        <w:pStyle w:val="FirstParagraph"/>
        <w:rPr>
          <w:lang w:val="ru-RU"/>
          <w:rPrChange w:id="3423" w:author="Nik K" w:date="2026-10-29T00:18:00Z">
            <w:rPr/>
          </w:rPrChange>
        </w:rPr>
      </w:pPr>
      <w:r w:rsidRPr="00674711">
        <w:rPr>
          <w:lang w:val="ru-RU"/>
          <w:rPrChange w:id="3424" w:author="Nik K" w:date="2026-10-29T00:18:00Z">
            <w:rPr/>
          </w:rPrChange>
        </w:rPr>
        <w:t xml:space="preserve">Для перевода </w:t>
      </w:r>
      <w:proofErr w:type="spellStart"/>
      <w:r w:rsidRPr="00674711">
        <w:rPr>
          <w:lang w:val="ru-RU"/>
          <w:rPrChange w:id="3425" w:author="Nik K" w:date="2026-10-29T00:18:00Z">
            <w:rPr/>
          </w:rPrChange>
        </w:rPr>
        <w:t>Ом·м</w:t>
      </w:r>
      <w:proofErr w:type="spellEnd"/>
      <w:r w:rsidRPr="00674711">
        <w:rPr>
          <w:lang w:val="ru-RU"/>
          <w:rPrChange w:id="3426" w:author="Nik K" w:date="2026-10-29T00:18:00Z">
            <w:rPr/>
          </w:rPrChange>
        </w:rPr>
        <w:t xml:space="preserve"> в импеданс необходим оператор фактического монтажа ТТРКГ. Пусть </w:t>
      </w:r>
      <m:oMath>
        <m:sSub>
          <m:sSubPr>
            <m:ctrlPr>
              <w:rPr>
                <w:rFonts w:ascii="Cambria Math" w:hAnsi="Cambria Math"/>
              </w:rPr>
            </m:ctrlPr>
          </m:sSubPr>
          <m:e>
            <m:r>
              <w:rPr>
                <w:rFonts w:ascii="Cambria Math" w:hAnsi="Cambria Math"/>
              </w:rPr>
              <m:t>F</m:t>
            </m:r>
          </m:e>
          <m:sub>
            <m:r>
              <w:rPr>
                <w:rFonts w:ascii="Cambria Math" w:hAnsi="Cambria Math"/>
              </w:rPr>
              <m:t>TT</m:t>
            </m:r>
          </m:sub>
        </m:sSub>
      </m:oMath>
      <w:r w:rsidRPr="00674711">
        <w:rPr>
          <w:lang w:val="ru-RU"/>
          <w:rPrChange w:id="3427" w:author="Nik K" w:date="2026-10-29T00:18:00Z">
            <w:rPr/>
          </w:rPrChange>
        </w:rPr>
        <w:t xml:space="preserve"> возвращает напряжение </w:t>
      </w:r>
      <w:proofErr w:type="gramStart"/>
      <w:r w:rsidRPr="00674711">
        <w:rPr>
          <w:lang w:val="ru-RU"/>
          <w:rPrChange w:id="3428" w:author="Nik K" w:date="2026-10-29T00:18:00Z">
            <w:rPr/>
          </w:rPrChange>
        </w:rPr>
        <w:t>в</w:t>
      </w:r>
      <w:proofErr w:type="gramEnd"/>
      <w:r w:rsidRPr="00674711">
        <w:rPr>
          <w:lang w:val="ru-RU"/>
          <w:rPrChange w:id="3429" w:author="Nik K" w:date="2026-10-29T00:18:00Z">
            <w:rPr/>
          </w:rPrChange>
        </w:rPr>
        <w:t xml:space="preserve"> В при токе </w:t>
      </w:r>
      <m:oMath>
        <m:sSub>
          <m:sSubPr>
            <m:ctrlPr>
              <w:rPr>
                <w:rFonts w:ascii="Cambria Math" w:hAnsi="Cambria Math"/>
              </w:rPr>
            </m:ctrlPr>
          </m:sSubPr>
          <m:e>
            <m:r>
              <w:rPr>
                <w:rFonts w:ascii="Cambria Math" w:hAnsi="Cambria Math"/>
              </w:rPr>
              <m:t>I</m:t>
            </m:r>
          </m:e>
          <m:sub>
            <m:r>
              <w:rPr>
                <w:rFonts w:ascii="Cambria Math" w:hAnsi="Cambria Math"/>
              </w:rPr>
              <m:t>TT</m:t>
            </m:r>
          </m:sub>
        </m:sSub>
      </m:oMath>
      <w:r w:rsidRPr="00674711">
        <w:rPr>
          <w:lang w:val="ru-RU"/>
          <w:rPrChange w:id="3430" w:author="Nik K" w:date="2026-10-29T00:18:00Z">
            <w:rPr/>
          </w:rPrChange>
        </w:rPr>
        <w:t xml:space="preserve">, </w:t>
      </w:r>
      <m:oMath>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lang w:val="ru-RU"/>
            <w:rPrChange w:id="3431" w:author="Nik K" w:date="2026-10-29T00:18:00Z">
              <w:rPr>
                <w:rFonts w:ascii="Cambria Math" w:hAnsi="Cambria Math"/>
              </w:rPr>
            </w:rPrChange>
          </w:rPr>
          <m:t>=</m:t>
        </m:r>
        <m:sSub>
          <m:sSubPr>
            <m:ctrlPr>
              <w:rPr>
                <w:rFonts w:ascii="Cambria Math" w:hAnsi="Cambria Math"/>
              </w:rPr>
            </m:ctrlPr>
          </m:sSubPr>
          <m:e>
            <m:r>
              <w:rPr>
                <w:rFonts w:ascii="Cambria Math" w:hAnsi="Cambria Math"/>
              </w:rPr>
              <m:t>F</m:t>
            </m:r>
          </m:e>
          <m:sub>
            <m:r>
              <w:rPr>
                <w:rFonts w:ascii="Cambria Math" w:hAnsi="Cambria Math"/>
              </w:rPr>
              <m:t>TT</m:t>
            </m:r>
          </m:sub>
        </m:sSub>
        <m:r>
          <m:rPr>
            <m:sty m:val="p"/>
          </m:rPr>
          <w:rPr>
            <w:rFonts w:ascii="Cambria Math" w:hAnsi="Cambria Math"/>
            <w:lang w:val="ru-RU"/>
            <w:rPrChange w:id="3432" w:author="Nik K" w:date="2026-10-29T00:18:00Z">
              <w:rPr>
                <w:rFonts w:ascii="Cambria Math" w:hAnsi="Cambria Math"/>
              </w:rPr>
            </w:rPrChange>
          </w:rPr>
          <m:t>/</m:t>
        </m:r>
        <m:sSub>
          <m:sSubPr>
            <m:ctrlPr>
              <w:rPr>
                <w:rFonts w:ascii="Cambria Math" w:hAnsi="Cambria Math"/>
              </w:rPr>
            </m:ctrlPr>
          </m:sSubPr>
          <m:e>
            <m:r>
              <w:rPr>
                <w:rFonts w:ascii="Cambria Math" w:hAnsi="Cambria Math"/>
              </w:rPr>
              <m:t>I</m:t>
            </m:r>
          </m:e>
          <m:sub>
            <m:r>
              <w:rPr>
                <w:rFonts w:ascii="Cambria Math" w:hAnsi="Cambria Math"/>
              </w:rPr>
              <m:t>TT</m:t>
            </m:r>
          </m:sub>
        </m:sSub>
      </m:oMath>
      <w:r w:rsidRPr="00674711">
        <w:rPr>
          <w:lang w:val="ru-RU"/>
          <w:rPrChange w:id="3433" w:author="Nik K" w:date="2026-10-29T00:18:00Z">
            <w:rPr/>
          </w:rPrChange>
        </w:rPr>
        <w:t>. Тогда</w:t>
      </w:r>
    </w:p>
    <w:p w14:paraId="577F7A21"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I</m:t>
                        </m:r>
                      </m:e>
                      <m:sub>
                        <m:r>
                          <w:rPr>
                            <w:rFonts w:ascii="Cambria Math" w:hAnsi="Cambria Math"/>
                          </w:rPr>
                          <m:t>TT</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TT</m:t>
                        </m:r>
                      </m:sub>
                    </m:sSub>
                  </m:num>
                  <m:den>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den>
                </m:f>
                <m:r>
                  <m:rPr>
                    <m:sty m:val="p"/>
                  </m:rPr>
                  <w:rPr>
                    <w:rFonts w:ascii="Cambria Math" w:hAnsi="Cambria Math"/>
                  </w:rPr>
                  <m:t>,</m:t>
                </m:r>
              </m:e>
            </m:mr>
            <m:mr>
              <m:e>
                <m:sSubSup>
                  <m:sSubSupPr>
                    <m:ctrlPr>
                      <w:rPr>
                        <w:rFonts w:ascii="Cambria Math" w:hAnsi="Cambria Math"/>
                      </w:rPr>
                    </m:ctrlPr>
                  </m:sSubSup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up>
                    <m:r>
                      <w:rPr>
                        <w:rFonts w:ascii="Cambria Math" w:hAnsi="Cambria Math"/>
                      </w:rPr>
                      <m:t>TT</m:t>
                    </m:r>
                  </m:sup>
                </m:sSubSup>
                <m:sSubSup>
                  <m:sSubSupPr>
                    <m:ctrlPr>
                      <w:rPr>
                        <w:rFonts w:ascii="Cambria Math" w:hAnsi="Cambria Math"/>
                      </w:rPr>
                    </m:ctrlPr>
                  </m:sSubSup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2</m:t>
                    </m:r>
                  </m:sup>
                </m:sSubSup>
                <m:r>
                  <m:rPr>
                    <m:sty m:val="p"/>
                  </m:rPr>
                  <w:rPr>
                    <w:rFonts w:ascii="Cambria Math" w:hAnsi="Cambria Math"/>
                  </w:rPr>
                  <m:t>,</m:t>
                </m:r>
              </m:e>
            </m:mr>
            <m:mr>
              <m:e>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TT</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Δ</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ρ</m:t>
                    </m:r>
                    <m:r>
                      <m:rPr>
                        <m:sty m:val="p"/>
                      </m:rPr>
                      <w:rPr>
                        <w:rFonts w:ascii="Cambria Math" w:hAnsi="Cambria Math"/>
                      </w:rPr>
                      <m:t>,</m:t>
                    </m:r>
                    <m:r>
                      <w:rPr>
                        <w:rFonts w:ascii="Cambria Math" w:hAnsi="Cambria Math"/>
                      </w:rPr>
                      <m:t>k</m:t>
                    </m:r>
                  </m:sub>
                  <m:sup>
                    <m:r>
                      <w:rPr>
                        <w:rFonts w:ascii="Cambria Math" w:hAnsi="Cambria Math"/>
                      </w:rPr>
                      <m:t>TT</m:t>
                    </m:r>
                  </m:sup>
                </m:sSubSup>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e>
            </m:mr>
          </m:m>
          <m:r>
            <w:rPr>
              <w:rFonts w:ascii="Cambria Math" w:hAnsi="Cambria Math"/>
            </w:rPr>
            <m:t>  </m:t>
          </m:r>
          <m:r>
            <m:rPr>
              <m:nor/>
            </m:rPr>
            <m:t>(8.20)</m:t>
          </m:r>
        </m:oMath>
      </m:oMathPara>
    </w:p>
    <w:p w14:paraId="507D27A4" w14:textId="77777777" w:rsidR="003416EE" w:rsidRPr="00674711" w:rsidRDefault="006041B4">
      <w:pPr>
        <w:pStyle w:val="FirstParagraph"/>
        <w:rPr>
          <w:lang w:val="ru-RU"/>
          <w:rPrChange w:id="3434" w:author="Nik K" w:date="2026-10-29T00:18:00Z">
            <w:rPr/>
          </w:rPrChange>
        </w:rPr>
      </w:pPr>
      <w:r w:rsidRPr="00674711">
        <w:rPr>
          <w:lang w:val="ru-RU"/>
          <w:rPrChange w:id="3435" w:author="Nik K" w:date="2026-10-29T00:18:00Z">
            <w:rPr/>
          </w:rPrChange>
        </w:rPr>
        <w:t xml:space="preserve">Размерности </w:t>
      </w:r>
      <m:oMath>
        <m:sSub>
          <m:sSubPr>
            <m:ctrlPr>
              <w:rPr>
                <w:rFonts w:ascii="Cambria Math" w:hAnsi="Cambria Math"/>
              </w:rPr>
            </m:ctrlPr>
          </m:sSubPr>
          <m:e>
            <m:r>
              <w:rPr>
                <w:rFonts w:ascii="Cambria Math" w:hAnsi="Cambria Math"/>
              </w:rPr>
              <m:t>K</m:t>
            </m:r>
          </m:e>
          <m:sub>
            <m:r>
              <w:rPr>
                <w:rFonts w:ascii="Cambria Math" w:hAnsi="Cambria Math"/>
              </w:rPr>
              <m:t>σ</m:t>
            </m:r>
          </m:sub>
        </m:sSub>
      </m:oMath>
      <w:r w:rsidRPr="00674711">
        <w:rPr>
          <w:lang w:val="ru-RU"/>
          <w:rPrChange w:id="3436" w:author="Nik K" w:date="2026-10-29T00:18:00Z">
            <w:rPr/>
          </w:rPrChange>
        </w:rPr>
        <w:t xml:space="preserve"> и </w:t>
      </w:r>
      <m:oMath>
        <m:sSub>
          <m:sSubPr>
            <m:ctrlPr>
              <w:rPr>
                <w:rFonts w:ascii="Cambria Math" w:hAnsi="Cambria Math"/>
              </w:rPr>
            </m:ctrlPr>
          </m:sSubPr>
          <m:e>
            <m:r>
              <w:rPr>
                <w:rFonts w:ascii="Cambria Math" w:hAnsi="Cambria Math"/>
              </w:rPr>
              <m:t>K</m:t>
            </m:r>
          </m:e>
          <m:sub>
            <m:r>
              <w:rPr>
                <w:rFonts w:ascii="Cambria Math" w:hAnsi="Cambria Math"/>
              </w:rPr>
              <m:t>ρ</m:t>
            </m:r>
          </m:sub>
        </m:sSub>
      </m:oMath>
      <w:r w:rsidRPr="00674711">
        <w:rPr>
          <w:lang w:val="ru-RU"/>
          <w:rPrChange w:id="3437" w:author="Nik K" w:date="2026-10-29T00:18:00Z">
            <w:rPr/>
          </w:rPrChange>
        </w:rPr>
        <w:t xml:space="preserve"> — Ом/(См/м) и м⁻¹; обращение параметра меняет знак производной. Поясной якобиан ЭИТ не заменяет коэффициенты другого возбуждения и измерительного монтажа.</w:t>
      </w:r>
    </w:p>
    <w:p w14:paraId="6C66AEBE" w14:textId="77777777" w:rsidR="003416EE" w:rsidRDefault="006041B4">
      <w:pPr>
        <w:pStyle w:val="af"/>
      </w:pPr>
      <w:r>
        <w:lastRenderedPageBreak/>
        <w:t xml:space="preserve">На той же сетке построено отдельное </w:t>
      </w:r>
      <w:proofErr w:type="spellStart"/>
      <w:r>
        <w:t>четырёхконтактное</w:t>
      </w:r>
      <w:proofErr w:type="spellEnd"/>
      <w:r>
        <w:t xml:space="preserve"> отведение на продолжениях рук без пояса ЭИТ. Расстояние ток–напряжение — 100 мм на каждой стороне; диаметр дисков — 5 мм, площади — 19,85–20,25 мм². Центры модельные, их соответствие записи не подтверждено. Частота 79,505 кГц сохранена; перенос на 100 кГц собственной системы не выполнен.</w:t>
      </w:r>
    </w:p>
    <w:p w14:paraId="3A4AAC01" w14:textId="77777777" w:rsidR="003416EE" w:rsidRDefault="006041B4">
      <w:pPr>
        <w:pStyle w:val="af"/>
      </w:pPr>
      <w:r>
        <w:t>База отведения равна 93,5165 Ом. Таблица 8.5 даёт оператор при свойствах записи 02 из таблицы 8.2; он использован в рисунке 8.2.</w:t>
      </w:r>
    </w:p>
    <w:p w14:paraId="5DB57B4D" w14:textId="77777777" w:rsidR="003416EE" w:rsidRDefault="006041B4">
      <w:pPr>
        <w:pStyle w:val="af5"/>
        <w:keepNext/>
      </w:pPr>
      <w:r>
        <w:t>Таблица 8.5 — Чувствительность расчётного отведения «рука–рука» к тканевым свойствам</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231"/>
        <w:gridCol w:w="3257"/>
        <w:gridCol w:w="2866"/>
      </w:tblGrid>
      <w:tr w:rsidR="003416EE" w14:paraId="576D88B9" w14:textId="77777777">
        <w:trPr>
          <w:cantSplit/>
          <w:tblHeader/>
        </w:trPr>
        <w:tc>
          <w:tcPr>
            <w:tcW w:w="3231" w:type="dxa"/>
            <w:shd w:val="clear" w:color="auto" w:fill="EDEDED"/>
          </w:tcPr>
          <w:p w14:paraId="16482A1E" w14:textId="77777777" w:rsidR="003416EE" w:rsidRDefault="006041B4">
            <w:pPr>
              <w:keepNext/>
              <w:spacing w:before="60" w:after="60" w:line="240" w:lineRule="auto"/>
              <w:ind w:firstLine="0"/>
              <w:jc w:val="left"/>
            </w:pPr>
            <w:r>
              <w:rPr>
                <w:b/>
                <w:sz w:val="22"/>
              </w:rPr>
              <w:t>Область</w:t>
            </w:r>
          </w:p>
        </w:tc>
        <w:tc>
          <w:tcPr>
            <w:tcW w:w="3257" w:type="dxa"/>
            <w:shd w:val="clear" w:color="auto" w:fill="EDEDED"/>
          </w:tcPr>
          <w:p w14:paraId="69847F03"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σ</m:t>
                  </m:r>
                </m:sub>
              </m:sSub>
            </m:oMath>
            <w:r w:rsidR="006041B4">
              <w:rPr>
                <w:b/>
                <w:sz w:val="22"/>
              </w:rPr>
              <w:t>, Ом/(См/м)</w:t>
            </w:r>
          </w:p>
        </w:tc>
        <w:tc>
          <w:tcPr>
            <w:tcW w:w="2866" w:type="dxa"/>
            <w:shd w:val="clear" w:color="auto" w:fill="EDEDED"/>
          </w:tcPr>
          <w:p w14:paraId="1B09862F"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ρ</m:t>
                  </m:r>
                </m:sub>
              </m:sSub>
            </m:oMath>
            <w:r w:rsidR="006041B4">
              <w:rPr>
                <w:b/>
                <w:sz w:val="22"/>
              </w:rPr>
              <w:t>, м⁻¹</w:t>
            </w:r>
          </w:p>
        </w:tc>
      </w:tr>
      <w:tr w:rsidR="003416EE" w14:paraId="53B2FB8D" w14:textId="77777777">
        <w:trPr>
          <w:cantSplit/>
        </w:trPr>
        <w:tc>
          <w:tcPr>
            <w:tcW w:w="3231" w:type="dxa"/>
          </w:tcPr>
          <w:p w14:paraId="2022FE45" w14:textId="77777777" w:rsidR="003416EE" w:rsidRDefault="006041B4">
            <w:pPr>
              <w:spacing w:before="60" w:after="60" w:line="240" w:lineRule="auto"/>
              <w:ind w:firstLine="0"/>
              <w:jc w:val="left"/>
            </w:pPr>
            <w:proofErr w:type="spellStart"/>
            <w:r>
              <w:rPr>
                <w:sz w:val="22"/>
              </w:rPr>
              <w:t>Мягкотканный</w:t>
            </w:r>
            <w:proofErr w:type="spellEnd"/>
            <w:r>
              <w:rPr>
                <w:sz w:val="22"/>
              </w:rPr>
              <w:t xml:space="preserve"> фон</w:t>
            </w:r>
          </w:p>
        </w:tc>
        <w:tc>
          <w:tcPr>
            <w:tcW w:w="3257" w:type="dxa"/>
          </w:tcPr>
          <w:p w14:paraId="79816778" w14:textId="77777777" w:rsidR="003416EE" w:rsidRDefault="006041B4">
            <w:pPr>
              <w:spacing w:before="60" w:after="60" w:line="240" w:lineRule="auto"/>
              <w:ind w:firstLine="0"/>
              <w:jc w:val="left"/>
            </w:pPr>
            <w:r>
              <w:rPr>
                <w:sz w:val="22"/>
              </w:rPr>
              <w:t>−221,763732</w:t>
            </w:r>
          </w:p>
        </w:tc>
        <w:tc>
          <w:tcPr>
            <w:tcW w:w="2866" w:type="dxa"/>
          </w:tcPr>
          <w:p w14:paraId="746B4E97" w14:textId="77777777" w:rsidR="003416EE" w:rsidRDefault="006041B4">
            <w:pPr>
              <w:spacing w:before="60" w:after="60" w:line="240" w:lineRule="auto"/>
              <w:ind w:firstLine="0"/>
              <w:jc w:val="left"/>
            </w:pPr>
            <w:r>
              <w:rPr>
                <w:sz w:val="22"/>
              </w:rPr>
              <w:t>27,226510</w:t>
            </w:r>
          </w:p>
        </w:tc>
      </w:tr>
      <w:tr w:rsidR="003416EE" w14:paraId="5935D549" w14:textId="77777777">
        <w:trPr>
          <w:cantSplit/>
        </w:trPr>
        <w:tc>
          <w:tcPr>
            <w:tcW w:w="3231" w:type="dxa"/>
          </w:tcPr>
          <w:p w14:paraId="14694470" w14:textId="77777777" w:rsidR="003416EE" w:rsidRDefault="006041B4">
            <w:pPr>
              <w:spacing w:before="60" w:after="60" w:line="240" w:lineRule="auto"/>
              <w:ind w:firstLine="0"/>
              <w:jc w:val="left"/>
            </w:pPr>
            <w:r>
              <w:rPr>
                <w:sz w:val="22"/>
              </w:rPr>
              <w:t>Единые лёгкие</w:t>
            </w:r>
          </w:p>
        </w:tc>
        <w:tc>
          <w:tcPr>
            <w:tcW w:w="3257" w:type="dxa"/>
          </w:tcPr>
          <w:p w14:paraId="25734BF7" w14:textId="77777777" w:rsidR="003416EE" w:rsidRDefault="006041B4">
            <w:pPr>
              <w:spacing w:before="60" w:after="60" w:line="240" w:lineRule="auto"/>
              <w:ind w:firstLine="0"/>
              <w:jc w:val="left"/>
            </w:pPr>
            <w:r>
              <w:rPr>
                <w:sz w:val="22"/>
              </w:rPr>
              <w:t>−92,458766</w:t>
            </w:r>
          </w:p>
        </w:tc>
        <w:tc>
          <w:tcPr>
            <w:tcW w:w="2866" w:type="dxa"/>
          </w:tcPr>
          <w:p w14:paraId="5335FCF3" w14:textId="77777777" w:rsidR="003416EE" w:rsidRDefault="006041B4">
            <w:pPr>
              <w:spacing w:before="60" w:after="60" w:line="240" w:lineRule="auto"/>
              <w:ind w:firstLine="0"/>
              <w:jc w:val="left"/>
            </w:pPr>
            <w:r>
              <w:rPr>
                <w:sz w:val="22"/>
              </w:rPr>
              <w:t>0,271060</w:t>
            </w:r>
          </w:p>
        </w:tc>
      </w:tr>
      <w:tr w:rsidR="003416EE" w14:paraId="48196127" w14:textId="77777777">
        <w:trPr>
          <w:cantSplit/>
        </w:trPr>
        <w:tc>
          <w:tcPr>
            <w:tcW w:w="3231" w:type="dxa"/>
          </w:tcPr>
          <w:p w14:paraId="014437A7" w14:textId="77777777" w:rsidR="003416EE" w:rsidRDefault="006041B4">
            <w:pPr>
              <w:spacing w:before="60" w:after="60" w:line="240" w:lineRule="auto"/>
              <w:ind w:firstLine="0"/>
              <w:jc w:val="left"/>
            </w:pPr>
            <w:r>
              <w:rPr>
                <w:sz w:val="22"/>
              </w:rPr>
              <w:t>Кости</w:t>
            </w:r>
          </w:p>
        </w:tc>
        <w:tc>
          <w:tcPr>
            <w:tcW w:w="3257" w:type="dxa"/>
          </w:tcPr>
          <w:p w14:paraId="3117A4E3" w14:textId="77777777" w:rsidR="003416EE" w:rsidRDefault="006041B4">
            <w:pPr>
              <w:spacing w:before="60" w:after="60" w:line="240" w:lineRule="auto"/>
              <w:ind w:firstLine="0"/>
              <w:jc w:val="left"/>
            </w:pPr>
            <w:r>
              <w:rPr>
                <w:sz w:val="22"/>
              </w:rPr>
              <w:t>−68,813282</w:t>
            </w:r>
          </w:p>
        </w:tc>
        <w:tc>
          <w:tcPr>
            <w:tcW w:w="2866" w:type="dxa"/>
          </w:tcPr>
          <w:p w14:paraId="731D5A2D" w14:textId="77777777" w:rsidR="003416EE" w:rsidRDefault="006041B4">
            <w:pPr>
              <w:spacing w:before="60" w:after="60" w:line="240" w:lineRule="auto"/>
              <w:ind w:firstLine="0"/>
              <w:jc w:val="left"/>
            </w:pPr>
            <w:r>
              <w:rPr>
                <w:sz w:val="22"/>
              </w:rPr>
              <w:t>0,187689</w:t>
            </w:r>
          </w:p>
        </w:tc>
      </w:tr>
      <w:tr w:rsidR="003416EE" w14:paraId="390B32A9" w14:textId="77777777">
        <w:trPr>
          <w:cantSplit/>
        </w:trPr>
        <w:tc>
          <w:tcPr>
            <w:tcW w:w="3231" w:type="dxa"/>
          </w:tcPr>
          <w:p w14:paraId="10B0ED83" w14:textId="77777777" w:rsidR="003416EE" w:rsidRDefault="006041B4">
            <w:pPr>
              <w:spacing w:before="60" w:after="60" w:line="240" w:lineRule="auto"/>
              <w:ind w:firstLine="0"/>
              <w:jc w:val="left"/>
            </w:pPr>
            <w:r>
              <w:rPr>
                <w:sz w:val="22"/>
              </w:rPr>
              <w:t>Сердечная область</w:t>
            </w:r>
          </w:p>
        </w:tc>
        <w:tc>
          <w:tcPr>
            <w:tcW w:w="3257" w:type="dxa"/>
          </w:tcPr>
          <w:p w14:paraId="6E9473FB" w14:textId="77777777" w:rsidR="003416EE" w:rsidRDefault="006041B4">
            <w:pPr>
              <w:spacing w:before="60" w:after="60" w:line="240" w:lineRule="auto"/>
              <w:ind w:firstLine="0"/>
              <w:jc w:val="left"/>
            </w:pPr>
            <w:r>
              <w:rPr>
                <w:sz w:val="22"/>
              </w:rPr>
              <w:t>−3,206831</w:t>
            </w:r>
          </w:p>
        </w:tc>
        <w:tc>
          <w:tcPr>
            <w:tcW w:w="2866" w:type="dxa"/>
          </w:tcPr>
          <w:p w14:paraId="503269A1" w14:textId="77777777" w:rsidR="003416EE" w:rsidRDefault="006041B4">
            <w:pPr>
              <w:spacing w:before="60" w:after="60" w:line="240" w:lineRule="auto"/>
              <w:ind w:firstLine="0"/>
              <w:jc w:val="left"/>
            </w:pPr>
            <w:r>
              <w:rPr>
                <w:sz w:val="22"/>
              </w:rPr>
              <w:t>0,006693</w:t>
            </w:r>
          </w:p>
        </w:tc>
      </w:tr>
      <w:tr w:rsidR="003416EE" w14:paraId="4E9F9B6C" w14:textId="77777777">
        <w:trPr>
          <w:cantSplit/>
        </w:trPr>
        <w:tc>
          <w:tcPr>
            <w:tcW w:w="3231" w:type="dxa"/>
          </w:tcPr>
          <w:p w14:paraId="7DA349D1" w14:textId="77777777" w:rsidR="003416EE" w:rsidRDefault="006041B4">
            <w:pPr>
              <w:spacing w:before="60" w:after="60" w:line="240" w:lineRule="auto"/>
              <w:ind w:firstLine="0"/>
              <w:jc w:val="left"/>
            </w:pPr>
            <w:r>
              <w:rPr>
                <w:sz w:val="22"/>
              </w:rPr>
              <w:t>Жир</w:t>
            </w:r>
          </w:p>
        </w:tc>
        <w:tc>
          <w:tcPr>
            <w:tcW w:w="3257" w:type="dxa"/>
          </w:tcPr>
          <w:p w14:paraId="7C53E19D" w14:textId="77777777" w:rsidR="003416EE" w:rsidRDefault="006041B4">
            <w:pPr>
              <w:spacing w:before="60" w:after="60" w:line="240" w:lineRule="auto"/>
              <w:ind w:firstLine="0"/>
              <w:jc w:val="left"/>
            </w:pPr>
            <w:r>
              <w:rPr>
                <w:sz w:val="22"/>
              </w:rPr>
              <w:t>−162,987128</w:t>
            </w:r>
          </w:p>
        </w:tc>
        <w:tc>
          <w:tcPr>
            <w:tcW w:w="2866" w:type="dxa"/>
          </w:tcPr>
          <w:p w14:paraId="39034CA1" w14:textId="77777777" w:rsidR="003416EE" w:rsidRDefault="006041B4">
            <w:pPr>
              <w:spacing w:before="60" w:after="60" w:line="240" w:lineRule="auto"/>
              <w:ind w:firstLine="0"/>
              <w:jc w:val="left"/>
            </w:pPr>
            <w:r>
              <w:rPr>
                <w:sz w:val="22"/>
              </w:rPr>
              <w:t>0,306418</w:t>
            </w:r>
          </w:p>
        </w:tc>
      </w:tr>
    </w:tbl>
    <w:p w14:paraId="5C1A5D64" w14:textId="77777777" w:rsidR="003416EE" w:rsidRDefault="006041B4">
      <w:pPr>
        <w:pStyle w:val="af"/>
      </w:pPr>
      <w:r>
        <w:t xml:space="preserve">Сердечная производная проверена центральными разностями EIDORS с относительным шагом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расхождение </w:t>
      </w:r>
      <m:oMath>
        <m:r>
          <w:rPr>
            <w:rFonts w:ascii="Cambria Math" w:hAnsi="Cambria Math"/>
          </w:rPr>
          <m:t>2</m:t>
        </m:r>
        <m:r>
          <m:rPr>
            <m:sty m:val="p"/>
          </m:rPr>
          <w:rPr>
            <w:rFonts w:ascii="Cambria Math" w:hAnsi="Cambria Math"/>
          </w:rPr>
          <m:t>,</m:t>
        </m:r>
        <m:r>
          <w:rPr>
            <w:rFonts w:ascii="Cambria Math" w:hAnsi="Cambria Math"/>
          </w:rPr>
          <m:t>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Это проверка реализации и единиц. Сравнение физиологических вкладов требует ещё масштабов </w:t>
      </w:r>
      <m:oMath>
        <m:r>
          <m:rPr>
            <m:sty m:val="p"/>
          </m:rPr>
          <w:rPr>
            <w:rFonts w:ascii="Cambria Math" w:hAnsi="Cambria Math"/>
          </w:rPr>
          <m:t>Δ</m:t>
        </m:r>
        <m:r>
          <w:rPr>
            <w:rFonts w:ascii="Cambria Math" w:hAnsi="Cambria Math"/>
          </w:rPr>
          <m:t>σ</m:t>
        </m:r>
      </m:oMath>
      <w:r>
        <w:t xml:space="preserve"> или </w:t>
      </w:r>
      <m:oMath>
        <m:r>
          <m:rPr>
            <m:sty m:val="p"/>
          </m:rPr>
          <w:rPr>
            <w:rFonts w:ascii="Cambria Math" w:hAnsi="Cambria Math"/>
          </w:rPr>
          <m:t>Δ</m:t>
        </m:r>
        <m:r>
          <w:rPr>
            <w:rFonts w:ascii="Cambria Math" w:hAnsi="Cambria Math"/>
          </w:rPr>
          <m:t>ρ</m:t>
        </m:r>
      </m:oMath>
      <w:r>
        <w:t>, а также проверки монтажа и частоты.</w:t>
      </w:r>
    </w:p>
    <w:p w14:paraId="7A7DB964" w14:textId="77777777" w:rsidR="003416EE" w:rsidRDefault="006041B4">
      <w:pPr>
        <w:pStyle w:val="af"/>
        <w:keepNext/>
      </w:pPr>
      <w:r>
        <w:t>В нелинейной постановке тканевая поправка при фиксированной геометрии определяется разностью прямых решений:</w:t>
      </w:r>
    </w:p>
    <w:p w14:paraId="443E1907"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ρ</m:t>
                    </m:r>
                  </m:e>
                  <m:sub>
                    <m:r>
                      <w:rPr>
                        <w:rFonts w:ascii="Cambria Math" w:hAnsi="Cambria Math"/>
                      </w:rPr>
                      <m:t>0</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ρ</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TT</m:t>
                    </m:r>
                  </m:sub>
                </m:sSub>
                <m:r>
                  <m:rPr>
                    <m:sty m:val="p"/>
                  </m:rPr>
                  <w:rPr>
                    <w:rFonts w:ascii="Cambria Math" w:hAnsi="Cambria Math"/>
                  </w:rPr>
                  <m:t>),</m:t>
                </m:r>
              </m:e>
            </m:mr>
            <m:mr>
              <m:e>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corr</m:t>
                    </m:r>
                  </m:sub>
                </m:sSub>
                <m:r>
                  <m:rPr>
                    <m:sty m:val="p"/>
                  </m:rPr>
                  <w:rPr>
                    <w:rFonts w:ascii="Cambria Math" w:hAnsi="Cambria Math"/>
                  </w:rPr>
                  <m:t>(</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TT</m:t>
                    </m:r>
                  </m:sub>
                </m:sSub>
                <m:r>
                  <m:rPr>
                    <m:sty m:val="p"/>
                  </m:rPr>
                  <w:rPr>
                    <w:rFonts w:ascii="Cambria Math" w:hAnsi="Cambria Math"/>
                  </w:rPr>
                  <m:t>(</m:t>
                </m:r>
                <m:r>
                  <w:rPr>
                    <w:rFonts w:ascii="Cambria Math" w:hAnsi="Cambria Math"/>
                  </w:rPr>
                  <m:t>t</m:t>
                </m:r>
                <m:r>
                  <m:rPr>
                    <m:sty m:val="p"/>
                  </m:rPr>
                  <w:rPr>
                    <w:rFonts w:ascii="Cambria Math" w:hAnsi="Cambria Math"/>
                  </w:rPr>
                  <m:t>).</m:t>
                </m:r>
              </m:e>
            </m:mr>
          </m:m>
          <m:r>
            <w:rPr>
              <w:rFonts w:ascii="Cambria Math" w:hAnsi="Cambria Math"/>
            </w:rPr>
            <m:t>  </m:t>
          </m:r>
          <m:r>
            <m:rPr>
              <m:nor/>
            </m:rPr>
            <m:t>(8.21)</m:t>
          </m:r>
        </m:oMath>
      </m:oMathPara>
    </w:p>
    <w:p w14:paraId="1D530A5F" w14:textId="77777777" w:rsidR="003416EE" w:rsidRPr="00674711" w:rsidRDefault="006041B4">
      <w:pPr>
        <w:pStyle w:val="FirstParagraph"/>
        <w:rPr>
          <w:lang w:val="ru-RU"/>
          <w:rPrChange w:id="3438" w:author="Nik K" w:date="2026-10-29T00:18:00Z">
            <w:rPr/>
          </w:rPrChange>
        </w:rPr>
      </w:pPr>
      <w:r w:rsidRPr="00674711">
        <w:rPr>
          <w:lang w:val="ru-RU"/>
          <w:rPrChange w:id="3439" w:author="Nik K" w:date="2026-10-29T00:18:00Z">
            <w:rPr/>
          </w:rPrChange>
        </w:rPr>
        <w:t>Слагаемые имеют единицы Ом. Геометрия, контакты и частота двух решений должны совпадать; совместное изменение свойств и геометрии создаёт нелинейный остаток. Сердечное сопротивление включается в поправку только при отделении его изменения от геометрии и закона состава: один эффект нельзя повторно учесть независимыми параметрами.</w:t>
      </w:r>
    </w:p>
    <w:p w14:paraId="15C19669" w14:textId="77777777" w:rsidR="003416EE" w:rsidRDefault="006041B4">
      <w:pPr>
        <w:pStyle w:val="af"/>
      </w:pPr>
      <w:r>
        <w:t xml:space="preserve">Будущая синхронная регистрация требует общей временной шкалы, проверки задержек и базового интервала. ЭКГ задаёт время, но не локализует </w:t>
      </w:r>
      <w:r>
        <w:lastRenderedPageBreak/>
        <w:t>источник. Фазовое совмещение нынешних раздельных сеансов не создаёт синхронной поправки.</w:t>
      </w:r>
    </w:p>
    <w:p w14:paraId="3EB400F4" w14:textId="77777777" w:rsidR="003416EE" w:rsidRDefault="006041B4">
      <w:pPr>
        <w:pStyle w:val="21"/>
      </w:pPr>
      <w:bookmarkStart w:id="3440" w:name="_Toc244123114"/>
      <w:bookmarkStart w:id="3441" w:name="X83c3937b9266e37b3f1a8e5e01254cf03c6748f"/>
      <w:bookmarkEnd w:id="3422"/>
      <w:r>
        <w:t>8.10 Геометрический сигнал в тканевой инверсии</w:t>
      </w:r>
      <w:bookmarkEnd w:id="3440"/>
    </w:p>
    <w:p w14:paraId="1A955D12" w14:textId="77777777" w:rsidR="003416EE" w:rsidRPr="00674711" w:rsidRDefault="006041B4">
      <w:pPr>
        <w:pStyle w:val="FirstParagraph"/>
        <w:keepNext/>
        <w:rPr>
          <w:lang w:val="ru-RU"/>
          <w:rPrChange w:id="3442" w:author="Nik K" w:date="2026-10-29T00:18:00Z">
            <w:rPr/>
          </w:rPrChange>
        </w:rPr>
      </w:pPr>
      <w:r w:rsidRPr="00674711">
        <w:rPr>
          <w:lang w:val="ru-RU"/>
          <w:rPrChange w:id="3443" w:author="Nik K" w:date="2026-10-29T00:18:00Z">
            <w:rPr/>
          </w:rPrChange>
        </w:rPr>
        <w:t xml:space="preserve">В контрольном </w:t>
      </w:r>
      <w:r>
        <w:t>FEM</w:t>
      </w:r>
      <w:r w:rsidRPr="00674711">
        <w:rPr>
          <w:lang w:val="ru-RU"/>
          <w:rPrChange w:id="3444" w:author="Nik K" w:date="2026-10-29T00:18:00Z">
            <w:rPr/>
          </w:rPrChange>
        </w:rPr>
        <w:t xml:space="preserve">-опыте свойства постоянны, меняется только геометрия. Пусть </w:t>
      </w:r>
      <m:oMath>
        <m:r>
          <m:rPr>
            <m:sty m:val="bi"/>
          </m:rPr>
          <w:rPr>
            <w:rFonts w:ascii="Cambria Math" w:hAnsi="Cambria Math"/>
          </w:rPr>
          <m:t>q</m:t>
        </m:r>
        <m:r>
          <m:rPr>
            <m:sty m:val="p"/>
          </m:rPr>
          <w:rPr>
            <w:rFonts w:ascii="Cambria Math" w:hAnsi="Cambria Math"/>
            <w:lang w:val="ru-RU"/>
            <w:rPrChange w:id="3445" w:author="Nik K" w:date="2026-10-29T00:18:00Z">
              <w:rPr>
                <w:rFonts w:ascii="Cambria Math" w:hAnsi="Cambria Math"/>
              </w:rPr>
            </w:rPrChange>
          </w:rPr>
          <m:t>=(</m:t>
        </m:r>
        <m:r>
          <w:rPr>
            <w:rFonts w:ascii="Cambria Math" w:hAnsi="Cambria Math"/>
          </w:rPr>
          <m:t>V</m:t>
        </m:r>
        <m:r>
          <m:rPr>
            <m:sty m:val="p"/>
          </m:rPr>
          <w:rPr>
            <w:rFonts w:ascii="Cambria Math" w:hAnsi="Cambria Math"/>
            <w:lang w:val="ru-RU"/>
            <w:rPrChange w:id="3446" w:author="Nik K" w:date="2026-10-29T00:18:00Z">
              <w:rPr>
                <w:rFonts w:ascii="Cambria Math" w:hAnsi="Cambria Math"/>
              </w:rPr>
            </w:rPrChange>
          </w:rPr>
          <m:t>,</m:t>
        </m:r>
        <m:r>
          <w:rPr>
            <w:rFonts w:ascii="Cambria Math" w:hAnsi="Cambria Math"/>
          </w:rPr>
          <m:t>x</m:t>
        </m:r>
        <m:r>
          <m:rPr>
            <m:sty m:val="p"/>
          </m:rPr>
          <w:rPr>
            <w:rFonts w:ascii="Cambria Math" w:hAnsi="Cambria Math"/>
            <w:lang w:val="ru-RU"/>
            <w:rPrChange w:id="3447" w:author="Nik K" w:date="2026-10-29T00:18:00Z">
              <w:rPr>
                <w:rFonts w:ascii="Cambria Math" w:hAnsi="Cambria Math"/>
              </w:rPr>
            </w:rPrChange>
          </w:rPr>
          <m:t>,</m:t>
        </m:r>
        <m:r>
          <w:rPr>
            <w:rFonts w:ascii="Cambria Math" w:hAnsi="Cambria Math"/>
          </w:rPr>
          <m:t>y</m:t>
        </m:r>
        <m:r>
          <m:rPr>
            <m:sty m:val="p"/>
          </m:rPr>
          <w:rPr>
            <w:rFonts w:ascii="Cambria Math" w:hAnsi="Cambria Math"/>
            <w:lang w:val="ru-RU"/>
            <w:rPrChange w:id="3448" w:author="Nik K" w:date="2026-10-29T00:18:00Z">
              <w:rPr>
                <w:rFonts w:ascii="Cambria Math" w:hAnsi="Cambria Math"/>
              </w:rPr>
            </w:rPrChange>
          </w:rPr>
          <m:t>,</m:t>
        </m:r>
        <m:r>
          <w:rPr>
            <w:rFonts w:ascii="Cambria Math" w:hAnsi="Cambria Math"/>
          </w:rPr>
          <m:t>z</m:t>
        </m:r>
        <m:sSup>
          <m:sSupPr>
            <m:ctrlPr>
              <w:rPr>
                <w:rFonts w:ascii="Cambria Math" w:hAnsi="Cambria Math"/>
              </w:rPr>
            </m:ctrlPr>
          </m:sSupPr>
          <m:e>
            <m:r>
              <m:rPr>
                <m:sty m:val="p"/>
              </m:rPr>
              <w:rPr>
                <w:rFonts w:ascii="Cambria Math" w:hAnsi="Cambria Math"/>
                <w:lang w:val="ru-RU"/>
                <w:rPrChange w:id="3449" w:author="Nik K" w:date="2026-10-29T00:18:00Z">
                  <w:rPr>
                    <w:rFonts w:ascii="Cambria Math" w:hAnsi="Cambria Math"/>
                  </w:rPr>
                </w:rPrChange>
              </w:rPr>
              <m:t>)</m:t>
            </m:r>
          </m:e>
          <m:sup>
            <m:r>
              <w:rPr>
                <w:rFonts w:ascii="Cambria Math" w:hAnsi="Cambria Math"/>
              </w:rPr>
              <m:t>T</m:t>
            </m:r>
          </m:sup>
        </m:sSup>
      </m:oMath>
      <w:r w:rsidRPr="00674711">
        <w:rPr>
          <w:lang w:val="ru-RU"/>
          <w:rPrChange w:id="3450" w:author="Nik K" w:date="2026-10-29T00:18:00Z">
            <w:rPr/>
          </w:rPrChange>
        </w:rPr>
        <w:t xml:space="preserve">, где </w:t>
      </w:r>
      <m:oMath>
        <m:r>
          <w:rPr>
            <w:rFonts w:ascii="Cambria Math" w:hAnsi="Cambria Math"/>
          </w:rPr>
          <m:t>V</m:t>
        </m:r>
      </m:oMath>
      <w:r w:rsidRPr="00674711">
        <w:rPr>
          <w:lang w:val="ru-RU"/>
          <w:rPrChange w:id="3451" w:author="Nik K" w:date="2026-10-29T00:18:00Z">
            <w:rPr/>
          </w:rPrChange>
        </w:rPr>
        <w:t xml:space="preserve"> задан в мл, координаты — в мм; </w:t>
      </w:r>
      <m:oMath>
        <m:sSub>
          <m:sSubPr>
            <m:ctrlPr>
              <w:rPr>
                <w:rFonts w:ascii="Cambria Math" w:hAnsi="Cambria Math"/>
              </w:rPr>
            </m:ctrlPr>
          </m:sSubPr>
          <m:e>
            <m:r>
              <w:rPr>
                <w:rFonts w:ascii="Cambria Math" w:hAnsi="Cambria Math"/>
              </w:rPr>
              <m:t>G</m:t>
            </m:r>
          </m:e>
          <m:sub>
            <m:r>
              <w:rPr>
                <w:rFonts w:ascii="Cambria Math" w:hAnsi="Cambria Math"/>
              </w:rPr>
              <m:t>q</m:t>
            </m:r>
          </m:sub>
        </m:sSub>
      </m:oMath>
      <w:r w:rsidRPr="00674711">
        <w:rPr>
          <w:lang w:val="ru-RU"/>
          <w:rPrChange w:id="3452" w:author="Nik K" w:date="2026-10-29T00:18:00Z">
            <w:rPr/>
          </w:rPrChange>
        </w:rPr>
        <w:t xml:space="preserve"> содержит производные напряжений ЭИТ по этим параметрам, </w:t>
      </w:r>
      <m:oMath>
        <m:sSub>
          <m:sSubPr>
            <m:ctrlPr>
              <w:rPr>
                <w:rFonts w:ascii="Cambria Math" w:hAnsi="Cambria Math"/>
              </w:rPr>
            </m:ctrlPr>
          </m:sSubPr>
          <m:e>
            <m:r>
              <w:rPr>
                <w:rFonts w:ascii="Cambria Math" w:hAnsi="Cambria Math"/>
              </w:rPr>
              <m:t>S</m:t>
            </m:r>
          </m:e>
          <m:sub>
            <m:r>
              <w:rPr>
                <w:rFonts w:ascii="Cambria Math" w:hAnsi="Cambria Math"/>
              </w:rPr>
              <m:t>ρ</m:t>
            </m:r>
          </m:sub>
        </m:sSub>
      </m:oMath>
      <w:r w:rsidRPr="00674711">
        <w:rPr>
          <w:lang w:val="ru-RU"/>
          <w:rPrChange w:id="3453" w:author="Nik K" w:date="2026-10-29T00:18:00Z">
            <w:rPr/>
          </w:rPrChange>
        </w:rPr>
        <w:t xml:space="preserve"> — по сопротивлениям в Ом·м. Инверсия при неподвижной геометрии даёт ложные тканевые изменения:</w:t>
      </w:r>
    </w:p>
    <w:p w14:paraId="6F203981"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e>
            <m:sub>
              <m:r>
                <m:rPr>
                  <m:sty m:val="p"/>
                </m:rPr>
                <w:rPr>
                  <w:rFonts w:ascii="Cambria Math" w:hAnsi="Cambria Math"/>
                </w:rPr>
                <m:t>false</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m:t>
          </m:r>
          <m:r>
            <w:rPr>
              <w:rFonts w:ascii="Cambria Math" w:hAnsi="Cambria Math"/>
            </w:rPr>
            <m:t>  </m:t>
          </m:r>
          <m:r>
            <m:rPr>
              <m:nor/>
            </m:rPr>
            <m:t>(8.22)</m:t>
          </m:r>
        </m:oMath>
      </m:oMathPara>
    </w:p>
    <w:p w14:paraId="424AEC05" w14:textId="77777777" w:rsidR="003416EE" w:rsidRPr="00674711" w:rsidRDefault="006041B4">
      <w:pPr>
        <w:pStyle w:val="FirstParagraph"/>
        <w:rPr>
          <w:lang w:val="ru-RU"/>
          <w:rPrChange w:id="3454" w:author="Nik K" w:date="2026-10-29T00:18:00Z">
            <w:rPr/>
          </w:rPrChange>
        </w:rPr>
      </w:pPr>
      <w:r w:rsidRPr="00674711">
        <w:rPr>
          <w:lang w:val="ru-RU"/>
          <w:rPrChange w:id="3455" w:author="Nik K" w:date="2026-10-29T00:18:00Z">
            <w:rPr/>
          </w:rPrChange>
        </w:rPr>
        <w:t xml:space="preserve">Здесь </w:t>
      </w:r>
      <m:oMath>
        <m:sSub>
          <m:sSubPr>
            <m:ctrlPr>
              <w:rPr>
                <w:rFonts w:ascii="Cambria Math" w:hAnsi="Cambria Math"/>
              </w:rPr>
            </m:ctrlPr>
          </m:sSubPr>
          <m:e>
            <m:r>
              <w:rPr>
                <w:rFonts w:ascii="Cambria Math" w:hAnsi="Cambria Math"/>
              </w:rPr>
              <m:t>K</m:t>
            </m:r>
          </m:e>
          <m:sub>
            <m:r>
              <w:rPr>
                <w:rFonts w:ascii="Cambria Math" w:hAnsi="Cambria Math"/>
              </w:rPr>
              <m:t>q</m:t>
            </m:r>
          </m:sub>
        </m:sSub>
      </m:oMath>
      <w:r w:rsidRPr="00674711">
        <w:rPr>
          <w:lang w:val="ru-RU"/>
          <w:rPrChange w:id="3456" w:author="Nik K" w:date="2026-10-29T00:18:00Z">
            <w:rPr/>
          </w:rPrChange>
        </w:rPr>
        <w:t xml:space="preserve"> и </w:t>
      </w:r>
      <m:oMath>
        <m:sSub>
          <m:sSubPr>
            <m:ctrlPr>
              <w:rPr>
                <w:rFonts w:ascii="Cambria Math" w:hAnsi="Cambria Math"/>
              </w:rPr>
            </m:ctrlPr>
          </m:sSubPr>
          <m:e>
            <m:r>
              <w:rPr>
                <w:rFonts w:ascii="Cambria Math" w:hAnsi="Cambria Math"/>
              </w:rPr>
              <m:t>K</m:t>
            </m:r>
          </m:e>
          <m:sub>
            <m:r>
              <w:rPr>
                <w:rFonts w:ascii="Cambria Math" w:hAnsi="Cambria Math"/>
              </w:rPr>
              <m:t>ρ</m:t>
            </m:r>
          </m:sub>
        </m:sSub>
      </m:oMath>
      <w:r w:rsidRPr="00674711">
        <w:rPr>
          <w:lang w:val="ru-RU"/>
          <w:rPrChange w:id="3457" w:author="Nik K" w:date="2026-10-29T00:18:00Z">
            <w:rPr/>
          </w:rPrChange>
        </w:rPr>
        <w:t xml:space="preserve"> — геометрические и тканевые производные ТТРКГ. Подстановка тканевой прое</w:t>
      </w:r>
      <w:proofErr w:type="spellStart"/>
      <w:r w:rsidRPr="00674711">
        <w:rPr>
          <w:lang w:val="ru-RU"/>
          <w:rPrChange w:id="3458" w:author="Nik K" w:date="2026-10-29T00:18:00Z">
            <w:rPr/>
          </w:rPrChange>
        </w:rPr>
        <w:t>кции</w:t>
      </w:r>
      <w:proofErr w:type="spellEnd"/>
      <w:r w:rsidRPr="00674711">
        <w:rPr>
          <w:lang w:val="ru-RU"/>
          <w:rPrChange w:id="3459" w:author="Nik K" w:date="2026-10-29T00:18:00Z">
            <w:rPr/>
          </w:rPrChange>
        </w:rPr>
        <w:t xml:space="preserve"> в (8.21) даёт остаточный оператор </w:t>
      </w:r>
      <m:oMath>
        <m:sSub>
          <m:sSubPr>
            <m:ctrlPr>
              <w:rPr>
                <w:rFonts w:ascii="Cambria Math" w:hAnsi="Cambria Math"/>
              </w:rPr>
            </m:ctrlPr>
          </m:sSubPr>
          <m:e>
            <m:r>
              <w:rPr>
                <w:rFonts w:ascii="Cambria Math" w:hAnsi="Cambria Math"/>
              </w:rPr>
              <m:t>K</m:t>
            </m:r>
          </m:e>
          <m:sub>
            <m:r>
              <m:rPr>
                <m:sty m:val="p"/>
              </m:rPr>
              <w:rPr>
                <w:rFonts w:ascii="Cambria Math" w:hAnsi="Cambria Math"/>
              </w:rPr>
              <m:t>eff</m:t>
            </m:r>
          </m:sub>
        </m:sSub>
      </m:oMath>
      <w:r w:rsidRPr="00674711">
        <w:rPr>
          <w:lang w:val="ru-RU"/>
          <w:rPrChange w:id="3460" w:author="Nik K" w:date="2026-10-29T00:18:00Z">
            <w:rPr/>
          </w:rPrChange>
        </w:rPr>
        <w:t xml:space="preserve">. Истинное </w:t>
      </w:r>
      <m:oMath>
        <m:r>
          <m:rPr>
            <m:sty m:val="p"/>
          </m:rPr>
          <w:rPr>
            <w:rFonts w:ascii="Cambria Math" w:hAnsi="Cambria Math"/>
          </w:rPr>
          <m:t>Δ</m:t>
        </m:r>
        <m:r>
          <m:rPr>
            <m:sty m:val="bi"/>
          </m:rPr>
          <w:rPr>
            <w:rFonts w:ascii="Cambria Math" w:hAnsi="Cambria Math"/>
          </w:rPr>
          <m:t>ρ</m:t>
        </m:r>
        <m:r>
          <m:rPr>
            <m:sty m:val="p"/>
          </m:rPr>
          <w:rPr>
            <w:rFonts w:ascii="Cambria Math" w:hAnsi="Cambria Math"/>
            <w:lang w:val="ru-RU"/>
            <w:rPrChange w:id="3461" w:author="Nik K" w:date="2026-10-29T00:18:00Z">
              <w:rPr>
                <w:rFonts w:ascii="Cambria Math" w:hAnsi="Cambria Math"/>
              </w:rPr>
            </w:rPrChange>
          </w:rPr>
          <m:t>=</m:t>
        </m:r>
        <m:r>
          <w:rPr>
            <w:rFonts w:ascii="Cambria Math" w:hAnsi="Cambria Math"/>
            <w:lang w:val="ru-RU"/>
            <w:rPrChange w:id="3462" w:author="Nik K" w:date="2026-10-29T00:18:00Z">
              <w:rPr>
                <w:rFonts w:ascii="Cambria Math" w:hAnsi="Cambria Math"/>
              </w:rPr>
            </w:rPrChange>
          </w:rPr>
          <m:t>0</m:t>
        </m:r>
      </m:oMath>
      <w:r w:rsidRPr="00674711">
        <w:rPr>
          <w:lang w:val="ru-RU"/>
          <w:rPrChange w:id="3463" w:author="Nik K" w:date="2026-10-29T00:18:00Z">
            <w:rPr/>
          </w:rPrChange>
        </w:rPr>
        <w:t>, поэтому найденное изменение является смешением эффектов.</w:t>
      </w:r>
    </w:p>
    <w:p w14:paraId="4F4D53DB" w14:textId="77777777" w:rsidR="003416EE" w:rsidRDefault="006041B4">
      <w:pPr>
        <w:pStyle w:val="af"/>
      </w:pPr>
      <w:r>
        <w:t xml:space="preserve">Сравниваются STL, равновеликая сфера G1 и моментный эллипсоид L1 при общих свойствах. Первая опора: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фон 2,853969, лёгкие 18,468929 </w:t>
      </w:r>
      <w:proofErr w:type="spellStart"/>
      <w:r>
        <w:t>Ом·м</w:t>
      </w:r>
      <w:proofErr w:type="spellEnd"/>
      <w:r>
        <w:t xml:space="preserve">. Вторая: условная подгонка STL с сердцем 23,468976, фоном 2,888793, лёгкими 17,997668 </w:t>
      </w:r>
      <w:proofErr w:type="spellStart"/>
      <w:r>
        <w:t>Ом·м</w:t>
      </w:r>
      <w:proofErr w:type="spellEnd"/>
      <w:r>
        <w:t xml:space="preserve">. Кости и жир в обеих равны 19,147705 и 23,063216 </w:t>
      </w:r>
      <w:proofErr w:type="spellStart"/>
      <w:r>
        <w:t>Ом·м</w:t>
      </w:r>
      <w:proofErr w:type="spellEnd"/>
      <w:r>
        <w:t>. Это сценарии; различие опор не изолирует только сердечное сопротивление.</w:t>
      </w:r>
    </w:p>
    <w:p w14:paraId="6496E2CE" w14:textId="77777777" w:rsidR="003416EE" w:rsidRDefault="006041B4">
      <w:pPr>
        <w:pStyle w:val="af"/>
      </w:pPr>
      <w:r>
        <w:t>Номинальный объём — 578,720801 мл; воздействия — 0,95 и 1,05 исходного объёма и сдвиги ±5 мм. Фон одинаков, сердечная квадратура q64. Таблица 8.6 использует общие относительные веса STL и поправку численного изменения объёма при переносе; сходимость этим не доказана. S3 — свободные фон, лёгкие, сердце; S2 — фон и лёгкие при фиксированном сердце.</w:t>
      </w:r>
    </w:p>
    <w:p w14:paraId="0B87E868" w14:textId="77777777" w:rsidR="003416EE" w:rsidRDefault="006041B4">
      <w:pPr>
        <w:pStyle w:val="af5"/>
        <w:keepNext/>
      </w:pPr>
      <w:r>
        <w:lastRenderedPageBreak/>
        <w:t>Таблица 8.6 — Объёмный коэффициент ТТРКГ до и после ложной тканевой поправки, мОм/мл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17"/>
        <w:gridCol w:w="1794"/>
        <w:gridCol w:w="1902"/>
        <w:gridCol w:w="1825"/>
        <w:gridCol w:w="1857"/>
      </w:tblGrid>
      <w:tr w:rsidR="003416EE" w14:paraId="67F22822" w14:textId="77777777">
        <w:trPr>
          <w:cantSplit/>
          <w:tblHeader/>
        </w:trPr>
        <w:tc>
          <w:tcPr>
            <w:tcW w:w="2086" w:type="dxa"/>
            <w:shd w:val="clear" w:color="auto" w:fill="EDEDED"/>
          </w:tcPr>
          <w:p w14:paraId="77EBA303" w14:textId="77777777" w:rsidR="003416EE" w:rsidRDefault="006041B4">
            <w:pPr>
              <w:keepNext/>
              <w:spacing w:before="60" w:after="60" w:line="240" w:lineRule="auto"/>
              <w:ind w:firstLine="0"/>
              <w:jc w:val="left"/>
            </w:pPr>
            <w:r>
              <w:rPr>
                <w:b/>
                <w:sz w:val="22"/>
              </w:rPr>
              <w:t>Материальная опора</w:t>
            </w:r>
          </w:p>
        </w:tc>
        <w:tc>
          <w:tcPr>
            <w:tcW w:w="1767" w:type="dxa"/>
            <w:shd w:val="clear" w:color="auto" w:fill="EDEDED"/>
          </w:tcPr>
          <w:p w14:paraId="25D9A400" w14:textId="77777777" w:rsidR="003416EE" w:rsidRDefault="006041B4">
            <w:pPr>
              <w:keepNext/>
              <w:spacing w:before="60" w:after="60" w:line="240" w:lineRule="auto"/>
              <w:ind w:firstLine="0"/>
              <w:jc w:val="left"/>
            </w:pPr>
            <w:r>
              <w:rPr>
                <w:b/>
                <w:sz w:val="22"/>
              </w:rPr>
              <w:t>Форма</w:t>
            </w:r>
          </w:p>
        </w:tc>
        <w:tc>
          <w:tcPr>
            <w:tcW w:w="1874" w:type="dxa"/>
            <w:shd w:val="clear" w:color="auto" w:fill="EDEDED"/>
          </w:tcPr>
          <w:p w14:paraId="29755BDC" w14:textId="77777777" w:rsidR="003416EE" w:rsidRDefault="006041B4">
            <w:pPr>
              <w:keepNext/>
              <w:spacing w:before="60" w:after="60" w:line="240" w:lineRule="auto"/>
              <w:ind w:firstLine="0"/>
              <w:jc w:val="left"/>
            </w:pPr>
            <w:r>
              <w:rPr>
                <w:b/>
                <w:sz w:val="22"/>
              </w:rPr>
              <w:t xml:space="preserve">Исходный </w:t>
            </w:r>
            <m:oMath>
              <m:sSub>
                <m:sSubPr>
                  <m:ctrlPr>
                    <w:rPr>
                      <w:rFonts w:ascii="Cambria Math" w:hAnsi="Cambria Math"/>
                    </w:rPr>
                  </m:ctrlPr>
                </m:sSubPr>
                <m:e>
                  <m:r>
                    <w:rPr>
                      <w:rFonts w:ascii="Cambria Math" w:hAnsi="Cambria Math"/>
                      <w:sz w:val="22"/>
                    </w:rPr>
                    <m:t>K</m:t>
                  </m:r>
                </m:e>
                <m:sub>
                  <m:r>
                    <w:rPr>
                      <w:rFonts w:ascii="Cambria Math" w:hAnsi="Cambria Math"/>
                      <w:sz w:val="22"/>
                    </w:rPr>
                    <m:t>V</m:t>
                  </m:r>
                </m:sub>
              </m:sSub>
            </m:oMath>
          </w:p>
        </w:tc>
        <w:tc>
          <w:tcPr>
            <w:tcW w:w="1798" w:type="dxa"/>
            <w:shd w:val="clear" w:color="auto" w:fill="EDEDED"/>
          </w:tcPr>
          <w:p w14:paraId="1651C1D2"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m:rPr>
                      <m:sty m:val="p"/>
                    </m:rPr>
                    <w:rPr>
                      <w:rFonts w:ascii="Cambria Math" w:hAnsi="Cambria Math"/>
                      <w:sz w:val="22"/>
                    </w:rPr>
                    <m:t>eff,</m:t>
                  </m:r>
                  <m:r>
                    <w:rPr>
                      <w:rFonts w:ascii="Cambria Math" w:hAnsi="Cambria Math"/>
                      <w:sz w:val="22"/>
                    </w:rPr>
                    <m:t>V</m:t>
                  </m:r>
                </m:sub>
              </m:sSub>
            </m:oMath>
            <w:r w:rsidR="006041B4">
              <w:rPr>
                <w:b/>
                <w:sz w:val="22"/>
              </w:rPr>
              <w:t>, S3</w:t>
            </w:r>
          </w:p>
        </w:tc>
        <w:tc>
          <w:tcPr>
            <w:tcW w:w="1829" w:type="dxa"/>
            <w:shd w:val="clear" w:color="auto" w:fill="EDEDED"/>
          </w:tcPr>
          <w:p w14:paraId="59853FEC"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m:rPr>
                      <m:sty m:val="p"/>
                    </m:rPr>
                    <w:rPr>
                      <w:rFonts w:ascii="Cambria Math" w:hAnsi="Cambria Math"/>
                      <w:sz w:val="22"/>
                    </w:rPr>
                    <m:t>eff,</m:t>
                  </m:r>
                  <m:r>
                    <w:rPr>
                      <w:rFonts w:ascii="Cambria Math" w:hAnsi="Cambria Math"/>
                      <w:sz w:val="22"/>
                    </w:rPr>
                    <m:t>V</m:t>
                  </m:r>
                </m:sub>
              </m:sSub>
            </m:oMath>
            <w:r w:rsidR="006041B4">
              <w:rPr>
                <w:b/>
                <w:sz w:val="22"/>
              </w:rPr>
              <w:t>, S2</w:t>
            </w:r>
          </w:p>
        </w:tc>
      </w:tr>
      <w:tr w:rsidR="003416EE" w14:paraId="0019ECA3" w14:textId="77777777">
        <w:trPr>
          <w:cantSplit/>
        </w:trPr>
        <w:tc>
          <w:tcPr>
            <w:tcW w:w="2086" w:type="dxa"/>
          </w:tcPr>
          <w:p w14:paraId="4FFA93AA" w14:textId="77777777" w:rsidR="003416EE" w:rsidRDefault="006041B4">
            <w:pPr>
              <w:spacing w:before="60" w:after="60" w:line="240" w:lineRule="auto"/>
              <w:ind w:firstLine="0"/>
              <w:jc w:val="left"/>
            </w:pPr>
            <w:r>
              <w:rPr>
                <w:sz w:val="22"/>
              </w:rPr>
              <w:t xml:space="preserve">Сердце 4 </w:t>
            </w:r>
            <w:proofErr w:type="spellStart"/>
            <w:r>
              <w:rPr>
                <w:sz w:val="22"/>
              </w:rPr>
              <w:t>Ом·м</w:t>
            </w:r>
            <w:proofErr w:type="spellEnd"/>
          </w:p>
        </w:tc>
        <w:tc>
          <w:tcPr>
            <w:tcW w:w="1767" w:type="dxa"/>
          </w:tcPr>
          <w:p w14:paraId="5AFFCF80" w14:textId="77777777" w:rsidR="003416EE" w:rsidRDefault="006041B4">
            <w:pPr>
              <w:spacing w:before="60" w:after="60" w:line="240" w:lineRule="auto"/>
              <w:ind w:firstLine="0"/>
              <w:jc w:val="left"/>
            </w:pPr>
            <w:r>
              <w:rPr>
                <w:sz w:val="22"/>
              </w:rPr>
              <w:t>STL</w:t>
            </w:r>
          </w:p>
        </w:tc>
        <w:tc>
          <w:tcPr>
            <w:tcW w:w="1874" w:type="dxa"/>
          </w:tcPr>
          <w:p w14:paraId="22C84D2D" w14:textId="77777777" w:rsidR="003416EE" w:rsidRDefault="006041B4">
            <w:pPr>
              <w:spacing w:before="60" w:after="60" w:line="240" w:lineRule="auto"/>
              <w:ind w:firstLine="0"/>
              <w:jc w:val="left"/>
            </w:pPr>
            <w:r>
              <w:rPr>
                <w:sz w:val="22"/>
              </w:rPr>
              <w:t>+0,175416</w:t>
            </w:r>
          </w:p>
        </w:tc>
        <w:tc>
          <w:tcPr>
            <w:tcW w:w="1798" w:type="dxa"/>
          </w:tcPr>
          <w:p w14:paraId="79456B7F" w14:textId="77777777" w:rsidR="003416EE" w:rsidRDefault="006041B4">
            <w:pPr>
              <w:spacing w:before="60" w:after="60" w:line="240" w:lineRule="auto"/>
              <w:ind w:firstLine="0"/>
              <w:jc w:val="left"/>
            </w:pPr>
            <w:r>
              <w:rPr>
                <w:sz w:val="22"/>
              </w:rPr>
              <w:t>−0,129348</w:t>
            </w:r>
          </w:p>
        </w:tc>
        <w:tc>
          <w:tcPr>
            <w:tcW w:w="1829" w:type="dxa"/>
          </w:tcPr>
          <w:p w14:paraId="7739D128" w14:textId="77777777" w:rsidR="003416EE" w:rsidRDefault="006041B4">
            <w:pPr>
              <w:spacing w:before="60" w:after="60" w:line="240" w:lineRule="auto"/>
              <w:ind w:firstLine="0"/>
              <w:jc w:val="left"/>
            </w:pPr>
            <w:r>
              <w:rPr>
                <w:sz w:val="22"/>
              </w:rPr>
              <w:t>−1,125556</w:t>
            </w:r>
          </w:p>
        </w:tc>
      </w:tr>
      <w:tr w:rsidR="003416EE" w14:paraId="72C8B7BF" w14:textId="77777777">
        <w:trPr>
          <w:cantSplit/>
        </w:trPr>
        <w:tc>
          <w:tcPr>
            <w:tcW w:w="2086" w:type="dxa"/>
          </w:tcPr>
          <w:p w14:paraId="7D97DB7D" w14:textId="77777777" w:rsidR="003416EE" w:rsidRDefault="006041B4">
            <w:pPr>
              <w:spacing w:before="60" w:after="60" w:line="240" w:lineRule="auto"/>
              <w:ind w:firstLine="0"/>
              <w:jc w:val="left"/>
            </w:pPr>
            <w:r>
              <w:rPr>
                <w:sz w:val="22"/>
              </w:rPr>
              <w:t>Та же</w:t>
            </w:r>
          </w:p>
        </w:tc>
        <w:tc>
          <w:tcPr>
            <w:tcW w:w="1767" w:type="dxa"/>
          </w:tcPr>
          <w:p w14:paraId="45CC460B" w14:textId="77777777" w:rsidR="003416EE" w:rsidRDefault="006041B4">
            <w:pPr>
              <w:spacing w:before="60" w:after="60" w:line="240" w:lineRule="auto"/>
              <w:ind w:firstLine="0"/>
              <w:jc w:val="left"/>
            </w:pPr>
            <w:r>
              <w:rPr>
                <w:sz w:val="22"/>
              </w:rPr>
              <w:t>G1</w:t>
            </w:r>
          </w:p>
        </w:tc>
        <w:tc>
          <w:tcPr>
            <w:tcW w:w="1874" w:type="dxa"/>
          </w:tcPr>
          <w:p w14:paraId="48A7F062" w14:textId="77777777" w:rsidR="003416EE" w:rsidRDefault="006041B4">
            <w:pPr>
              <w:spacing w:before="60" w:after="60" w:line="240" w:lineRule="auto"/>
              <w:ind w:firstLine="0"/>
              <w:jc w:val="left"/>
            </w:pPr>
            <w:r>
              <w:rPr>
                <w:sz w:val="22"/>
              </w:rPr>
              <w:t>−0,141640</w:t>
            </w:r>
          </w:p>
        </w:tc>
        <w:tc>
          <w:tcPr>
            <w:tcW w:w="1798" w:type="dxa"/>
          </w:tcPr>
          <w:p w14:paraId="6DBDB804" w14:textId="77777777" w:rsidR="003416EE" w:rsidRDefault="006041B4">
            <w:pPr>
              <w:spacing w:before="60" w:after="60" w:line="240" w:lineRule="auto"/>
              <w:ind w:firstLine="0"/>
              <w:jc w:val="left"/>
            </w:pPr>
            <w:r>
              <w:rPr>
                <w:sz w:val="22"/>
              </w:rPr>
              <w:t>−0,063944</w:t>
            </w:r>
          </w:p>
        </w:tc>
        <w:tc>
          <w:tcPr>
            <w:tcW w:w="1829" w:type="dxa"/>
          </w:tcPr>
          <w:p w14:paraId="2249582F" w14:textId="77777777" w:rsidR="003416EE" w:rsidRDefault="006041B4">
            <w:pPr>
              <w:spacing w:before="60" w:after="60" w:line="240" w:lineRule="auto"/>
              <w:ind w:firstLine="0"/>
              <w:jc w:val="left"/>
            </w:pPr>
            <w:r>
              <w:rPr>
                <w:sz w:val="22"/>
              </w:rPr>
              <w:t>+0,777780</w:t>
            </w:r>
          </w:p>
        </w:tc>
      </w:tr>
      <w:tr w:rsidR="003416EE" w14:paraId="441AF101" w14:textId="77777777">
        <w:trPr>
          <w:cantSplit/>
        </w:trPr>
        <w:tc>
          <w:tcPr>
            <w:tcW w:w="2086" w:type="dxa"/>
          </w:tcPr>
          <w:p w14:paraId="193E0ED4" w14:textId="77777777" w:rsidR="003416EE" w:rsidRDefault="006041B4">
            <w:pPr>
              <w:spacing w:before="60" w:after="60" w:line="240" w:lineRule="auto"/>
              <w:ind w:firstLine="0"/>
              <w:jc w:val="left"/>
            </w:pPr>
            <w:r>
              <w:rPr>
                <w:sz w:val="22"/>
              </w:rPr>
              <w:t>Та же</w:t>
            </w:r>
          </w:p>
        </w:tc>
        <w:tc>
          <w:tcPr>
            <w:tcW w:w="1767" w:type="dxa"/>
          </w:tcPr>
          <w:p w14:paraId="7CCB98FA" w14:textId="77777777" w:rsidR="003416EE" w:rsidRDefault="006041B4">
            <w:pPr>
              <w:spacing w:before="60" w:after="60" w:line="240" w:lineRule="auto"/>
              <w:ind w:firstLine="0"/>
              <w:jc w:val="left"/>
            </w:pPr>
            <w:r>
              <w:rPr>
                <w:sz w:val="22"/>
              </w:rPr>
              <w:t>L1</w:t>
            </w:r>
          </w:p>
        </w:tc>
        <w:tc>
          <w:tcPr>
            <w:tcW w:w="1874" w:type="dxa"/>
          </w:tcPr>
          <w:p w14:paraId="29B8B757" w14:textId="77777777" w:rsidR="003416EE" w:rsidRDefault="006041B4">
            <w:pPr>
              <w:spacing w:before="60" w:after="60" w:line="240" w:lineRule="auto"/>
              <w:ind w:firstLine="0"/>
              <w:jc w:val="left"/>
            </w:pPr>
            <w:r>
              <w:rPr>
                <w:sz w:val="22"/>
              </w:rPr>
              <w:t>+0,023567</w:t>
            </w:r>
          </w:p>
        </w:tc>
        <w:tc>
          <w:tcPr>
            <w:tcW w:w="1798" w:type="dxa"/>
          </w:tcPr>
          <w:p w14:paraId="2E5E5CA6" w14:textId="77777777" w:rsidR="003416EE" w:rsidRDefault="006041B4">
            <w:pPr>
              <w:spacing w:before="60" w:after="60" w:line="240" w:lineRule="auto"/>
              <w:ind w:firstLine="0"/>
              <w:jc w:val="left"/>
            </w:pPr>
            <w:r>
              <w:rPr>
                <w:sz w:val="22"/>
              </w:rPr>
              <w:t>−0,284175</w:t>
            </w:r>
          </w:p>
        </w:tc>
        <w:tc>
          <w:tcPr>
            <w:tcW w:w="1829" w:type="dxa"/>
          </w:tcPr>
          <w:p w14:paraId="75151030" w14:textId="77777777" w:rsidR="003416EE" w:rsidRDefault="006041B4">
            <w:pPr>
              <w:spacing w:before="60" w:after="60" w:line="240" w:lineRule="auto"/>
              <w:ind w:firstLine="0"/>
              <w:jc w:val="left"/>
            </w:pPr>
            <w:r>
              <w:rPr>
                <w:sz w:val="22"/>
              </w:rPr>
              <w:t>−0,826592</w:t>
            </w:r>
          </w:p>
        </w:tc>
      </w:tr>
      <w:tr w:rsidR="003416EE" w14:paraId="5A6711E0" w14:textId="77777777">
        <w:trPr>
          <w:cantSplit/>
        </w:trPr>
        <w:tc>
          <w:tcPr>
            <w:tcW w:w="2086" w:type="dxa"/>
          </w:tcPr>
          <w:p w14:paraId="589C9F09" w14:textId="77777777" w:rsidR="003416EE" w:rsidRDefault="006041B4">
            <w:pPr>
              <w:spacing w:before="60" w:after="60" w:line="240" w:lineRule="auto"/>
              <w:ind w:firstLine="0"/>
              <w:jc w:val="left"/>
            </w:pPr>
            <w:r>
              <w:rPr>
                <w:sz w:val="22"/>
              </w:rPr>
              <w:t>Общая условная подгонка STL</w:t>
            </w:r>
          </w:p>
        </w:tc>
        <w:tc>
          <w:tcPr>
            <w:tcW w:w="1767" w:type="dxa"/>
          </w:tcPr>
          <w:p w14:paraId="0B8DF6C9" w14:textId="77777777" w:rsidR="003416EE" w:rsidRDefault="006041B4">
            <w:pPr>
              <w:spacing w:before="60" w:after="60" w:line="240" w:lineRule="auto"/>
              <w:ind w:firstLine="0"/>
              <w:jc w:val="left"/>
            </w:pPr>
            <w:r>
              <w:rPr>
                <w:sz w:val="22"/>
              </w:rPr>
              <w:t>STL</w:t>
            </w:r>
          </w:p>
        </w:tc>
        <w:tc>
          <w:tcPr>
            <w:tcW w:w="1874" w:type="dxa"/>
          </w:tcPr>
          <w:p w14:paraId="604140AE" w14:textId="77777777" w:rsidR="003416EE" w:rsidRDefault="006041B4">
            <w:pPr>
              <w:spacing w:before="60" w:after="60" w:line="240" w:lineRule="auto"/>
              <w:ind w:firstLine="0"/>
              <w:jc w:val="left"/>
            </w:pPr>
            <w:r>
              <w:rPr>
                <w:sz w:val="22"/>
              </w:rPr>
              <w:t>+1,294387</w:t>
            </w:r>
          </w:p>
        </w:tc>
        <w:tc>
          <w:tcPr>
            <w:tcW w:w="1798" w:type="dxa"/>
          </w:tcPr>
          <w:p w14:paraId="425B2DE0" w14:textId="77777777" w:rsidR="003416EE" w:rsidRDefault="006041B4">
            <w:pPr>
              <w:spacing w:before="60" w:after="60" w:line="240" w:lineRule="auto"/>
              <w:ind w:firstLine="0"/>
              <w:jc w:val="left"/>
            </w:pPr>
            <w:r>
              <w:rPr>
                <w:sz w:val="22"/>
              </w:rPr>
              <w:t>−1,005816</w:t>
            </w:r>
          </w:p>
        </w:tc>
        <w:tc>
          <w:tcPr>
            <w:tcW w:w="1829" w:type="dxa"/>
          </w:tcPr>
          <w:p w14:paraId="3EFBBBF9" w14:textId="77777777" w:rsidR="003416EE" w:rsidRDefault="006041B4">
            <w:pPr>
              <w:spacing w:before="60" w:after="60" w:line="240" w:lineRule="auto"/>
              <w:ind w:firstLine="0"/>
              <w:jc w:val="left"/>
            </w:pPr>
            <w:r>
              <w:rPr>
                <w:sz w:val="22"/>
              </w:rPr>
              <w:t>−13,459414</w:t>
            </w:r>
          </w:p>
        </w:tc>
      </w:tr>
      <w:tr w:rsidR="003416EE" w14:paraId="5FE7F160" w14:textId="77777777">
        <w:trPr>
          <w:cantSplit/>
        </w:trPr>
        <w:tc>
          <w:tcPr>
            <w:tcW w:w="2086" w:type="dxa"/>
          </w:tcPr>
          <w:p w14:paraId="3F25B716" w14:textId="77777777" w:rsidR="003416EE" w:rsidRDefault="006041B4">
            <w:pPr>
              <w:spacing w:before="60" w:after="60" w:line="240" w:lineRule="auto"/>
              <w:ind w:firstLine="0"/>
              <w:jc w:val="left"/>
            </w:pPr>
            <w:r>
              <w:rPr>
                <w:sz w:val="22"/>
              </w:rPr>
              <w:t>Та же</w:t>
            </w:r>
          </w:p>
        </w:tc>
        <w:tc>
          <w:tcPr>
            <w:tcW w:w="1767" w:type="dxa"/>
          </w:tcPr>
          <w:p w14:paraId="24ED925F" w14:textId="77777777" w:rsidR="003416EE" w:rsidRDefault="006041B4">
            <w:pPr>
              <w:spacing w:before="60" w:after="60" w:line="240" w:lineRule="auto"/>
              <w:ind w:firstLine="0"/>
              <w:jc w:val="left"/>
            </w:pPr>
            <w:r>
              <w:rPr>
                <w:sz w:val="22"/>
              </w:rPr>
              <w:t>G1</w:t>
            </w:r>
          </w:p>
        </w:tc>
        <w:tc>
          <w:tcPr>
            <w:tcW w:w="1874" w:type="dxa"/>
          </w:tcPr>
          <w:p w14:paraId="49151603" w14:textId="77777777" w:rsidR="003416EE" w:rsidRDefault="006041B4">
            <w:pPr>
              <w:spacing w:before="60" w:after="60" w:line="240" w:lineRule="auto"/>
              <w:ind w:firstLine="0"/>
              <w:jc w:val="left"/>
            </w:pPr>
            <w:r>
              <w:rPr>
                <w:sz w:val="22"/>
              </w:rPr>
              <w:t>+0,776577</w:t>
            </w:r>
          </w:p>
        </w:tc>
        <w:tc>
          <w:tcPr>
            <w:tcW w:w="1798" w:type="dxa"/>
          </w:tcPr>
          <w:p w14:paraId="48FA4037" w14:textId="77777777" w:rsidR="003416EE" w:rsidRDefault="006041B4">
            <w:pPr>
              <w:spacing w:before="60" w:after="60" w:line="240" w:lineRule="auto"/>
              <w:ind w:firstLine="0"/>
              <w:jc w:val="left"/>
            </w:pPr>
            <w:r>
              <w:rPr>
                <w:sz w:val="22"/>
              </w:rPr>
              <w:t>+0,227571</w:t>
            </w:r>
          </w:p>
        </w:tc>
        <w:tc>
          <w:tcPr>
            <w:tcW w:w="1829" w:type="dxa"/>
          </w:tcPr>
          <w:p w14:paraId="437E50A0" w14:textId="77777777" w:rsidR="003416EE" w:rsidRDefault="006041B4">
            <w:pPr>
              <w:spacing w:before="60" w:after="60" w:line="240" w:lineRule="auto"/>
              <w:ind w:firstLine="0"/>
              <w:jc w:val="left"/>
            </w:pPr>
            <w:r>
              <w:rPr>
                <w:sz w:val="22"/>
              </w:rPr>
              <w:t>−9,252966</w:t>
            </w:r>
          </w:p>
        </w:tc>
      </w:tr>
      <w:tr w:rsidR="003416EE" w14:paraId="45865717" w14:textId="77777777">
        <w:trPr>
          <w:cantSplit/>
        </w:trPr>
        <w:tc>
          <w:tcPr>
            <w:tcW w:w="2086" w:type="dxa"/>
          </w:tcPr>
          <w:p w14:paraId="6023D540" w14:textId="77777777" w:rsidR="003416EE" w:rsidRDefault="006041B4">
            <w:pPr>
              <w:spacing w:before="60" w:after="60" w:line="240" w:lineRule="auto"/>
              <w:ind w:firstLine="0"/>
              <w:jc w:val="left"/>
            </w:pPr>
            <w:r>
              <w:rPr>
                <w:sz w:val="22"/>
              </w:rPr>
              <w:t>Та же</w:t>
            </w:r>
          </w:p>
        </w:tc>
        <w:tc>
          <w:tcPr>
            <w:tcW w:w="1767" w:type="dxa"/>
          </w:tcPr>
          <w:p w14:paraId="59B8EF3C" w14:textId="77777777" w:rsidR="003416EE" w:rsidRDefault="006041B4">
            <w:pPr>
              <w:spacing w:before="60" w:after="60" w:line="240" w:lineRule="auto"/>
              <w:ind w:firstLine="0"/>
              <w:jc w:val="left"/>
            </w:pPr>
            <w:r>
              <w:rPr>
                <w:sz w:val="22"/>
              </w:rPr>
              <w:t>L1</w:t>
            </w:r>
          </w:p>
        </w:tc>
        <w:tc>
          <w:tcPr>
            <w:tcW w:w="1874" w:type="dxa"/>
          </w:tcPr>
          <w:p w14:paraId="26BEBBB9" w14:textId="77777777" w:rsidR="003416EE" w:rsidRDefault="006041B4">
            <w:pPr>
              <w:spacing w:before="60" w:after="60" w:line="240" w:lineRule="auto"/>
              <w:ind w:firstLine="0"/>
              <w:jc w:val="left"/>
            </w:pPr>
            <w:r>
              <w:rPr>
                <w:sz w:val="22"/>
              </w:rPr>
              <w:t>+0,906762</w:t>
            </w:r>
          </w:p>
        </w:tc>
        <w:tc>
          <w:tcPr>
            <w:tcW w:w="1798" w:type="dxa"/>
          </w:tcPr>
          <w:p w14:paraId="7E346366" w14:textId="77777777" w:rsidR="003416EE" w:rsidRDefault="006041B4">
            <w:pPr>
              <w:spacing w:before="60" w:after="60" w:line="240" w:lineRule="auto"/>
              <w:ind w:firstLine="0"/>
              <w:jc w:val="left"/>
            </w:pPr>
            <w:r>
              <w:rPr>
                <w:sz w:val="22"/>
              </w:rPr>
              <w:t>−1,083965</w:t>
            </w:r>
          </w:p>
        </w:tc>
        <w:tc>
          <w:tcPr>
            <w:tcW w:w="1829" w:type="dxa"/>
          </w:tcPr>
          <w:p w14:paraId="3AD62CED" w14:textId="77777777" w:rsidR="003416EE" w:rsidRDefault="006041B4">
            <w:pPr>
              <w:spacing w:before="60" w:after="60" w:line="240" w:lineRule="auto"/>
              <w:ind w:firstLine="0"/>
              <w:jc w:val="left"/>
            </w:pPr>
            <w:r>
              <w:rPr>
                <w:sz w:val="22"/>
              </w:rPr>
              <w:t>−10,934691</w:t>
            </w:r>
          </w:p>
        </w:tc>
      </w:tr>
    </w:tbl>
    <w:p w14:paraId="4DC7E2C6" w14:textId="77777777" w:rsidR="003416EE" w:rsidRDefault="006041B4">
      <w:pPr>
        <w:pStyle w:val="af"/>
      </w:pPr>
      <w:r>
        <w:t xml:space="preserve">У STL во второй опоре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меняется с +1,294387 до −1,005816 мОм/мл после S3. Фиксация сердца не устраняет смешение: S2 даёт −13,459414 мОм/мл. Рисунок 8.3 показывает коэффициенты в мОм/мл.</w:t>
      </w:r>
    </w:p>
    <w:p w14:paraId="0853A278" w14:textId="77777777" w:rsidR="003416EE" w:rsidRDefault="006041B4">
      <w:pPr>
        <w:pStyle w:val="af"/>
        <w:keepNext/>
        <w:ind w:firstLine="0"/>
        <w:jc w:val="center"/>
      </w:pPr>
      <w:r>
        <w:rPr>
          <w:noProof/>
        </w:rPr>
        <w:lastRenderedPageBreak/>
        <w:drawing>
          <wp:inline distT="0" distB="0" distL="0" distR="0" wp14:anchorId="6C5E39A2" wp14:editId="75D5E054">
            <wp:extent cx="5868000" cy="4084497"/>
            <wp:effectExtent l="0" t="0" r="0" b="0"/>
            <wp:docPr id="202" name="Picture" descr="Влияние ложной тканевой поправки на объёмную чувствительность"/>
            <wp:cNvGraphicFramePr/>
            <a:graphic xmlns:a="http://schemas.openxmlformats.org/drawingml/2006/main">
              <a:graphicData uri="http://schemas.openxmlformats.org/drawingml/2006/picture">
                <pic:pic xmlns:pic="http://schemas.openxmlformats.org/drawingml/2006/picture">
                  <pic:nvPicPr>
                    <pic:cNvPr id="203" name="Picture" descr="figures/4af36cf17afe.png"/>
                    <pic:cNvPicPr>
                      <a:picLocks noChangeAspect="1" noChangeArrowheads="1"/>
                    </pic:cNvPicPr>
                  </pic:nvPicPr>
                  <pic:blipFill>
                    <a:blip r:embed="rId47"/>
                    <a:stretch>
                      <a:fillRect/>
                    </a:stretch>
                  </pic:blipFill>
                  <pic:spPr bwMode="auto">
                    <a:xfrm>
                      <a:off x="0" y="0"/>
                      <a:ext cx="5868000" cy="4084497"/>
                    </a:xfrm>
                    <a:prstGeom prst="rect">
                      <a:avLst/>
                    </a:prstGeom>
                    <a:noFill/>
                    <a:ln w="9525">
                      <a:noFill/>
                      <a:headEnd/>
                      <a:tailEnd/>
                    </a:ln>
                  </pic:spPr>
                </pic:pic>
              </a:graphicData>
            </a:graphic>
          </wp:inline>
        </w:drawing>
      </w:r>
    </w:p>
    <w:p w14:paraId="0B8C9596" w14:textId="77777777" w:rsidR="003416EE" w:rsidRDefault="006041B4">
      <w:pPr>
        <w:pStyle w:val="af5"/>
        <w:jc w:val="center"/>
      </w:pPr>
      <w:r>
        <w:t xml:space="preserve">Рисунок 8.3 — Модельное изменение объёмной чувствительности после тканевой инверсии при неподвижной геометрии. Слева — сценарий сердечного сопротивления 4 </w:t>
      </w:r>
      <w:proofErr w:type="spellStart"/>
      <w:r>
        <w:t>Ом·м</w:t>
      </w:r>
      <w:proofErr w:type="spellEnd"/>
      <w:r>
        <w:t>, справа — общая условная подгонка STL; по горизонтали — формы STL, G1, L1, по вертикали — мОм/мл. Серый столбец — исходный коэффициент, зелёный — после S2, оранжевый — после S3. Веса общие по базе STL, истинные изменения тканевых свойств отсутствуют. Обозначения Д4 и О-STL соответствуют двум наборам таблицы 8.6.</w:t>
      </w:r>
    </w:p>
    <w:p w14:paraId="2B53539D" w14:textId="77777777" w:rsidR="003416EE" w:rsidRDefault="006041B4">
      <w:pPr>
        <w:pStyle w:val="af"/>
      </w:pPr>
      <w:r>
        <w:t xml:space="preserve">Рисунок 8.3 показывает изменение знака и масштаба остатка в зависимости от формы и опоры. Безусловное вычитание любых найденных </w:t>
      </w:r>
      <m:oMath>
        <m:r>
          <m:rPr>
            <m:sty m:val="p"/>
          </m:rPr>
          <w:rPr>
            <w:rFonts w:ascii="Cambria Math" w:hAnsi="Cambria Math"/>
          </w:rPr>
          <m:t>Δ</m:t>
        </m:r>
        <m:r>
          <w:rPr>
            <w:rFonts w:ascii="Cambria Math" w:hAnsi="Cambria Math"/>
          </w:rPr>
          <m:t>ρ</m:t>
        </m:r>
      </m:oMath>
      <w:r>
        <w:t xml:space="preserve"> как тканевых не подтверждено. Это не отказ от ЭИТ и не основание отвергать сферу по одному знаку при 4 Ом·м. Общие свойства и собственная подгонка каждой формы — разные сравнения.</w:t>
      </w:r>
    </w:p>
    <w:p w14:paraId="36BB89C0" w14:textId="77777777" w:rsidR="003416EE" w:rsidRDefault="006041B4">
      <w:pPr>
        <w:pStyle w:val="af"/>
      </w:pPr>
      <w:r>
        <w:t>Модельное смешение установлено в данном опыте, его величина в реальной синхронной записи неизвестна. Сохранённый расчётный срез не означает полной валидации поправки.</w:t>
      </w:r>
    </w:p>
    <w:p w14:paraId="53A04AD0" w14:textId="77777777" w:rsidR="003416EE" w:rsidRDefault="006041B4">
      <w:pPr>
        <w:pStyle w:val="21"/>
      </w:pPr>
      <w:bookmarkStart w:id="3464" w:name="_Toc244123115"/>
      <w:bookmarkStart w:id="3465" w:name="X660370debc93f866173377915cec28cc36e4c98"/>
      <w:bookmarkEnd w:id="3441"/>
      <w:r>
        <w:t>8.11 Неопределённость поправки и зависимость ошибок</w:t>
      </w:r>
      <w:bookmarkEnd w:id="3464"/>
    </w:p>
    <w:p w14:paraId="4762F304" w14:textId="77777777" w:rsidR="003416EE" w:rsidRPr="00674711" w:rsidRDefault="006041B4">
      <w:pPr>
        <w:pStyle w:val="FirstParagraph"/>
        <w:rPr>
          <w:lang w:val="ru-RU"/>
          <w:rPrChange w:id="3466" w:author="Nik K" w:date="2026-10-29T00:18:00Z">
            <w:rPr/>
          </w:rPrChange>
        </w:rPr>
      </w:pPr>
      <w:r w:rsidRPr="00674711">
        <w:rPr>
          <w:lang w:val="ru-RU"/>
          <w:rPrChange w:id="3467" w:author="Nik K" w:date="2026-10-29T00:18:00Z">
            <w:rPr/>
          </w:rPrChange>
        </w:rPr>
        <w:t xml:space="preserve">Неопределённости базовых свойств, пульсовых изменений, геометрии, контактов, частоты и временной опоры связаны: базовые свойства </w:t>
      </w:r>
      <w:r w:rsidRPr="00674711">
        <w:rPr>
          <w:lang w:val="ru-RU"/>
          <w:rPrChange w:id="3468" w:author="Nik K" w:date="2026-10-29T00:18:00Z">
            <w:rPr/>
          </w:rPrChange>
        </w:rPr>
        <w:lastRenderedPageBreak/>
        <w:t xml:space="preserve">определяют и пульсовой якобиан, и перенос; движение влияет на ЭИТ, ложные </w:t>
      </w:r>
      <m:oMath>
        <m:r>
          <m:rPr>
            <m:sty m:val="p"/>
          </m:rPr>
          <w:rPr>
            <w:rFonts w:ascii="Cambria Math" w:hAnsi="Cambria Math"/>
          </w:rPr>
          <m:t>Δ</m:t>
        </m:r>
        <m:r>
          <w:rPr>
            <w:rFonts w:ascii="Cambria Math" w:hAnsi="Cambria Math"/>
          </w:rPr>
          <m:t>ρ</m:t>
        </m:r>
      </m:oMath>
      <w:r w:rsidRPr="00674711">
        <w:rPr>
          <w:lang w:val="ru-RU"/>
          <w:rPrChange w:id="3469" w:author="Nik K" w:date="2026-10-29T00:18:00Z">
            <w:rPr/>
          </w:rPrChange>
        </w:rPr>
        <w:t xml:space="preserve"> и остаток ТТРКГ. Независимость ошибок не предполагается.</w:t>
      </w:r>
    </w:p>
    <w:p w14:paraId="3A11B80C" w14:textId="77777777" w:rsidR="003416EE" w:rsidRDefault="006041B4">
      <w:pPr>
        <w:pStyle w:val="af"/>
      </w:pPr>
      <w:r>
        <w:t xml:space="preserve">При </w:t>
      </w:r>
      <m:oMath>
        <m:r>
          <w:rPr>
            <w:rFonts w:ascii="Cambria Math" w:hAnsi="Cambria Math"/>
          </w:rPr>
          <m:t>c</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w:rPr>
                <w:rFonts w:ascii="Cambria Math" w:hAnsi="Cambria Math"/>
              </w:rPr>
              <m:t>T</m:t>
            </m:r>
          </m:sup>
        </m:sSup>
        <m:r>
          <m:rPr>
            <m:sty m:val="bi"/>
          </m:rPr>
          <w:rPr>
            <w:rFonts w:ascii="Cambria Math" w:hAnsi="Cambria Math"/>
          </w:rPr>
          <m:t>d</m:t>
        </m:r>
      </m:oMath>
      <w:r>
        <w:t xml:space="preserve">, где </w:t>
      </w:r>
      <m:oMath>
        <m:r>
          <m:rPr>
            <m:sty m:val="bi"/>
          </m:rPr>
          <w:rPr>
            <w:rFonts w:ascii="Cambria Math" w:hAnsi="Cambria Math"/>
          </w:rPr>
          <m:t>k</m:t>
        </m:r>
      </m:oMath>
      <w:r>
        <w:t xml:space="preserve"> — столбец коэффициентов </w:t>
      </w:r>
      <m:oMath>
        <m:sSub>
          <m:sSubPr>
            <m:ctrlPr>
              <w:rPr>
                <w:rFonts w:ascii="Cambria Math" w:hAnsi="Cambria Math"/>
              </w:rPr>
            </m:ctrlPr>
          </m:sSubPr>
          <m:e>
            <m:r>
              <w:rPr>
                <w:rFonts w:ascii="Cambria Math" w:hAnsi="Cambria Math"/>
              </w:rPr>
              <m:t>K</m:t>
            </m:r>
          </m:e>
          <m:sub>
            <m:r>
              <w:rPr>
                <w:rFonts w:ascii="Cambria Math" w:hAnsi="Cambria Math"/>
              </w:rPr>
              <m:t>ρ</m:t>
            </m:r>
          </m:sub>
        </m:sSub>
      </m:oMath>
      <w:r>
        <w:t xml:space="preserve"> в м⁻¹ и </w:t>
      </w:r>
      <m:oMath>
        <m:r>
          <m:rPr>
            <m:sty m:val="bi"/>
          </m:rPr>
          <w:rPr>
            <w:rFonts w:ascii="Cambria Math" w:hAnsi="Cambria Math"/>
          </w:rPr>
          <m:t>d</m:t>
        </m:r>
        <m:r>
          <m:rPr>
            <m:sty m:val="p"/>
          </m:rPr>
          <w:rPr>
            <w:rFonts w:ascii="Cambria Math" w:hAnsi="Cambria Math"/>
          </w:rPr>
          <m:t>=Δ</m:t>
        </m:r>
        <m:r>
          <m:rPr>
            <m:sty m:val="bi"/>
          </m:rPr>
          <w:rPr>
            <w:rFonts w:ascii="Cambria Math" w:hAnsi="Cambria Math"/>
          </w:rPr>
          <m:t>ρ</m:t>
        </m:r>
      </m:oMath>
      <w:r>
        <w:t xml:space="preserve"> в Ом·м, дифференциал </w:t>
      </w:r>
      <m:oMath>
        <m:r>
          <w:rPr>
            <w:rFonts w:ascii="Cambria Math" w:hAnsi="Cambria Math"/>
          </w:rPr>
          <m:t>δc</m:t>
        </m:r>
        <m:r>
          <m:rPr>
            <m:sty m:val="p"/>
          </m:rPr>
          <w:rPr>
            <w:rFonts w:ascii="Cambria Math" w:hAnsi="Cambria Math"/>
          </w:rPr>
          <m:t>=</m:t>
        </m:r>
        <m:sSup>
          <m:sSupPr>
            <m:ctrlPr>
              <w:rPr>
                <w:rFonts w:ascii="Cambria Math" w:hAnsi="Cambria Math"/>
              </w:rPr>
            </m:ctrlPr>
          </m:sSupPr>
          <m:e>
            <m:r>
              <m:rPr>
                <m:sty m:val="bi"/>
              </m:rPr>
              <w:rPr>
                <w:rFonts w:ascii="Cambria Math" w:hAnsi="Cambria Math"/>
              </w:rPr>
              <m:t>d</m:t>
            </m:r>
          </m:e>
          <m:sup>
            <m:r>
              <w:rPr>
                <w:rFonts w:ascii="Cambria Math" w:hAnsi="Cambria Math"/>
              </w:rPr>
              <m:t>T</m:t>
            </m:r>
          </m:sup>
        </m:sSup>
        <m:r>
          <w:rPr>
            <w:rFonts w:ascii="Cambria Math" w:hAnsi="Cambria Math"/>
          </w:rPr>
          <m:t>δ</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w:rPr>
                <w:rFonts w:ascii="Cambria Math" w:hAnsi="Cambria Math"/>
              </w:rPr>
              <m:t>T</m:t>
            </m:r>
          </m:sup>
        </m:sSup>
        <m:r>
          <w:rPr>
            <w:rFonts w:ascii="Cambria Math" w:hAnsi="Cambria Math"/>
          </w:rPr>
          <m:t>δ</m:t>
        </m:r>
        <m:r>
          <m:rPr>
            <m:sty m:val="bi"/>
          </m:rPr>
          <w:rPr>
            <w:rFonts w:ascii="Cambria Math" w:hAnsi="Cambria Math"/>
          </w:rPr>
          <m:t>d</m:t>
        </m:r>
      </m:oMath>
      <w:r>
        <w:t xml:space="preserve"> даёт</w:t>
      </w:r>
    </w:p>
    <w:p w14:paraId="54CE64CC"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Var(</m:t>
          </m:r>
          <m:r>
            <w:rPr>
              <w:rFonts w:ascii="Cambria Math" w:hAnsi="Cambria Math"/>
            </w:rPr>
            <m:t>c</m:t>
          </m:r>
          <m:r>
            <m:rPr>
              <m:sty m:val="p"/>
            </m:rPr>
            <w:rPr>
              <w:rFonts w:ascii="Cambria Math" w:hAnsi="Cambria Math"/>
            </w:rPr>
            <m:t>)≃</m:t>
          </m:r>
          <m:sSup>
            <m:sSupPr>
              <m:ctrlPr>
                <w:rPr>
                  <w:rFonts w:ascii="Cambria Math" w:hAnsi="Cambria Math"/>
                </w:rPr>
              </m:ctrlPr>
            </m:sSupPr>
            <m:e>
              <m:r>
                <m:rPr>
                  <m:sty m:val="bi"/>
                </m:rPr>
                <w:rPr>
                  <w:rFonts w:ascii="Cambria Math" w:hAnsi="Cambria Math"/>
                </w:rPr>
                <m:t>d</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kk</m:t>
              </m:r>
            </m:sub>
          </m:sSub>
          <m:r>
            <m:rPr>
              <m:sty m:val="bi"/>
            </m:rPr>
            <w:rPr>
              <w:rFonts w:ascii="Cambria Math" w:hAnsi="Cambria Math"/>
            </w:rPr>
            <m:t>d</m:t>
          </m:r>
          <m:r>
            <m:rPr>
              <m:sty m:val="p"/>
            </m:rPr>
            <w:rPr>
              <w:rFonts w:ascii="Cambria Math" w:hAnsi="Cambria Math"/>
            </w:rPr>
            <m:t>+</m:t>
          </m:r>
          <m:sSup>
            <m:sSupPr>
              <m:ctrlPr>
                <w:rPr>
                  <w:rFonts w:ascii="Cambria Math" w:hAnsi="Cambria Math"/>
                </w:rPr>
              </m:ctrlPr>
            </m:sSupPr>
            <m:e>
              <m:r>
                <m:rPr>
                  <m:sty m:val="bi"/>
                </m:rPr>
                <w:rPr>
                  <w:rFonts w:ascii="Cambria Math" w:hAnsi="Cambria Math"/>
                </w:rPr>
                <m:t>k</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dd</m:t>
              </m:r>
            </m:sub>
          </m:sSub>
          <m:r>
            <m:rPr>
              <m:sty m:val="bi"/>
            </m:rPr>
            <w:rPr>
              <w:rFonts w:ascii="Cambria Math" w:hAnsi="Cambria Math"/>
            </w:rPr>
            <m:t>k</m:t>
          </m:r>
          <m:r>
            <m:rPr>
              <m:sty m:val="p"/>
            </m:rPr>
            <w:rPr>
              <w:rFonts w:ascii="Cambria Math" w:hAnsi="Cambria Math"/>
            </w:rPr>
            <m:t>+</m:t>
          </m:r>
          <m:r>
            <w:rPr>
              <w:rFonts w:ascii="Cambria Math" w:hAnsi="Cambria Math"/>
            </w:rPr>
            <m:t>2</m:t>
          </m:r>
          <m:sSup>
            <m:sSupPr>
              <m:ctrlPr>
                <w:rPr>
                  <w:rFonts w:ascii="Cambria Math" w:hAnsi="Cambria Math"/>
                </w:rPr>
              </m:ctrlPr>
            </m:sSupPr>
            <m:e>
              <m:r>
                <m:rPr>
                  <m:sty m:val="bi"/>
                </m:rPr>
                <w:rPr>
                  <w:rFonts w:ascii="Cambria Math" w:hAnsi="Cambria Math"/>
                </w:rPr>
                <m:t>d</m:t>
              </m:r>
            </m:e>
            <m:sup>
              <m:r>
                <w:rPr>
                  <w:rFonts w:ascii="Cambria Math" w:hAnsi="Cambria Math"/>
                </w:rPr>
                <m:t>T</m:t>
              </m:r>
            </m:sup>
          </m:sSup>
          <m:sSub>
            <m:sSubPr>
              <m:ctrlPr>
                <w:rPr>
                  <w:rFonts w:ascii="Cambria Math" w:hAnsi="Cambria Math"/>
                </w:rPr>
              </m:ctrlPr>
            </m:sSubPr>
            <m:e>
              <m:r>
                <m:rPr>
                  <m:sty m:val="p"/>
                </m:rPr>
                <w:rPr>
                  <w:rFonts w:ascii="Cambria Math" w:hAnsi="Cambria Math"/>
                </w:rPr>
                <m:t>Σ</m:t>
              </m:r>
            </m:e>
            <m:sub>
              <m:r>
                <w:rPr>
                  <w:rFonts w:ascii="Cambria Math" w:hAnsi="Cambria Math"/>
                </w:rPr>
                <m:t>kd</m:t>
              </m:r>
            </m:sub>
          </m:sSub>
          <m:r>
            <m:rPr>
              <m:sty m:val="bi"/>
            </m:rPr>
            <w:rPr>
              <w:rFonts w:ascii="Cambria Math" w:hAnsi="Cambria Math"/>
            </w:rPr>
            <m:t>k</m:t>
          </m:r>
          <m:r>
            <m:rPr>
              <m:sty m:val="p"/>
            </m:rPr>
            <w:rPr>
              <w:rFonts w:ascii="Cambria Math" w:hAnsi="Cambria Math"/>
            </w:rPr>
            <m:t>.</m:t>
          </m:r>
          <m:r>
            <w:rPr>
              <w:rFonts w:ascii="Cambria Math" w:hAnsi="Cambria Math"/>
            </w:rPr>
            <m:t>  </m:t>
          </m:r>
          <m:r>
            <m:rPr>
              <m:nor/>
            </m:rPr>
            <m:t>(8.23)</m:t>
          </m:r>
        </m:oMath>
      </m:oMathPara>
    </w:p>
    <w:p w14:paraId="0CFDC80B" w14:textId="77777777" w:rsidR="003416EE" w:rsidRPr="00674711" w:rsidRDefault="006041B4">
      <w:pPr>
        <w:pStyle w:val="FirstParagraph"/>
        <w:rPr>
          <w:lang w:val="ru-RU"/>
          <w:rPrChange w:id="3470" w:author="Nik K" w:date="2026-10-29T00:18:00Z">
            <w:rPr/>
          </w:rPrChange>
        </w:rPr>
      </w:pPr>
      <w:r w:rsidRPr="00674711">
        <w:rPr>
          <w:lang w:val="ru-RU"/>
          <w:rPrChange w:id="3471" w:author="Nik K" w:date="2026-10-29T00:18:00Z">
            <w:rPr/>
          </w:rPrChange>
        </w:rPr>
        <w:t xml:space="preserve">Результат — в Ом². </w:t>
      </w:r>
      <m:oMath>
        <m:sSub>
          <m:sSubPr>
            <m:ctrlPr>
              <w:rPr>
                <w:rFonts w:ascii="Cambria Math" w:hAnsi="Cambria Math"/>
              </w:rPr>
            </m:ctrlPr>
          </m:sSubPr>
          <m:e>
            <m:r>
              <m:rPr>
                <m:sty m:val="p"/>
              </m:rPr>
              <w:rPr>
                <w:rFonts w:ascii="Cambria Math" w:hAnsi="Cambria Math"/>
              </w:rPr>
              <m:t>Σ</m:t>
            </m:r>
          </m:e>
          <m:sub>
            <m:r>
              <w:rPr>
                <w:rFonts w:ascii="Cambria Math" w:hAnsi="Cambria Math"/>
              </w:rPr>
              <m:t>kk</m:t>
            </m:r>
          </m:sub>
        </m:sSub>
        <m:r>
          <m:rPr>
            <m:sty m:val="p"/>
          </m:rPr>
          <w:rPr>
            <w:rFonts w:ascii="Cambria Math" w:hAnsi="Cambria Math"/>
            <w:lang w:val="ru-RU"/>
            <w:rPrChange w:id="3472" w:author="Nik K" w:date="2026-10-29T00:18:00Z">
              <w:rPr>
                <w:rFonts w:ascii="Cambria Math" w:hAnsi="Cambria Math"/>
              </w:rPr>
            </w:rPrChange>
          </w:rPr>
          <m:t>,</m:t>
        </m:r>
        <m:sSub>
          <m:sSubPr>
            <m:ctrlPr>
              <w:rPr>
                <w:rFonts w:ascii="Cambria Math" w:hAnsi="Cambria Math"/>
              </w:rPr>
            </m:ctrlPr>
          </m:sSubPr>
          <m:e>
            <m:r>
              <m:rPr>
                <m:sty m:val="p"/>
              </m:rPr>
              <w:rPr>
                <w:rFonts w:ascii="Cambria Math" w:hAnsi="Cambria Math"/>
              </w:rPr>
              <m:t>Σ</m:t>
            </m:r>
          </m:e>
          <m:sub>
            <m:r>
              <w:rPr>
                <w:rFonts w:ascii="Cambria Math" w:hAnsi="Cambria Math"/>
              </w:rPr>
              <m:t>dd</m:t>
            </m:r>
          </m:sub>
        </m:sSub>
        <m:r>
          <m:rPr>
            <m:sty m:val="p"/>
          </m:rPr>
          <w:rPr>
            <w:rFonts w:ascii="Cambria Math" w:hAnsi="Cambria Math"/>
            <w:lang w:val="ru-RU"/>
            <w:rPrChange w:id="3473" w:author="Nik K" w:date="2026-10-29T00:18:00Z">
              <w:rPr>
                <w:rFonts w:ascii="Cambria Math" w:hAnsi="Cambria Math"/>
              </w:rPr>
            </w:rPrChange>
          </w:rPr>
          <m:t>,</m:t>
        </m:r>
        <m:sSub>
          <m:sSubPr>
            <m:ctrlPr>
              <w:rPr>
                <w:rFonts w:ascii="Cambria Math" w:hAnsi="Cambria Math"/>
              </w:rPr>
            </m:ctrlPr>
          </m:sSubPr>
          <m:e>
            <m:r>
              <m:rPr>
                <m:sty m:val="p"/>
              </m:rPr>
              <w:rPr>
                <w:rFonts w:ascii="Cambria Math" w:hAnsi="Cambria Math"/>
              </w:rPr>
              <m:t>Σ</m:t>
            </m:r>
          </m:e>
          <m:sub>
            <m:r>
              <w:rPr>
                <w:rFonts w:ascii="Cambria Math" w:hAnsi="Cambria Math"/>
              </w:rPr>
              <m:t>kd</m:t>
            </m:r>
          </m:sub>
        </m:sSub>
      </m:oMath>
      <w:r w:rsidRPr="00674711">
        <w:rPr>
          <w:lang w:val="ru-RU"/>
          <w:rPrChange w:id="3474" w:author="Nik K" w:date="2026-10-29T00:18:00Z">
            <w:rPr/>
          </w:rPrChange>
        </w:rPr>
        <w:t xml:space="preserve"> описывают неопределённости коэффициентов, изменений и их связь. Это правило распространения, не выполненная оценка: ковариации не измерены, систематическая ошибка анатомии не объявляется шумом.</w:t>
      </w:r>
    </w:p>
    <w:p w14:paraId="7EF010FA" w14:textId="77777777" w:rsidR="003416EE" w:rsidRDefault="006041B4">
      <w:pPr>
        <w:pStyle w:val="af"/>
        <w:keepNext/>
      </w:pPr>
      <w:r>
        <w:t>Для остатка после вычитания зависимость с наблюдаемой ТТРКГ также сохраняется:</w:t>
      </w:r>
    </w:p>
    <w:p w14:paraId="5AC855DB"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Var(Δ</m:t>
          </m:r>
          <m:sSub>
            <m:sSubPr>
              <m:ctrlPr>
                <w:rPr>
                  <w:rFonts w:ascii="Cambria Math" w:hAnsi="Cambria Math"/>
                </w:rPr>
              </m:ctrlPr>
            </m:sSubPr>
            <m:e>
              <m:r>
                <w:rPr>
                  <w:rFonts w:ascii="Cambria Math" w:hAnsi="Cambria Math"/>
                </w:rPr>
                <m:t>Z</m:t>
              </m:r>
            </m:e>
            <m:sub>
              <m:r>
                <m:rPr>
                  <m:sty m:val="p"/>
                </m:rPr>
                <w:rPr>
                  <w:rFonts w:ascii="Cambria Math" w:hAnsi="Cambria Math"/>
                </w:rPr>
                <m:t>corr</m:t>
              </m:r>
            </m:sub>
          </m:sSub>
          <m:r>
            <m:rPr>
              <m:sty m:val="p"/>
            </m:rPr>
            <w:rPr>
              <w:rFonts w:ascii="Cambria Math" w:hAnsi="Cambria Math"/>
            </w:rPr>
            <m:t>)=Var(Δ</m:t>
          </m:r>
          <m:sSub>
            <m:sSubPr>
              <m:ctrlPr>
                <w:rPr>
                  <w:rFonts w:ascii="Cambria Math" w:hAnsi="Cambria Math"/>
                </w:rPr>
              </m:ctrlPr>
            </m:sSubPr>
            <m:e>
              <m:r>
                <w:rPr>
                  <w:rFonts w:ascii="Cambria Math" w:hAnsi="Cambria Math"/>
                </w:rPr>
                <m:t>Z</m:t>
              </m:r>
            </m:e>
            <m:sub>
              <m:r>
                <m:rPr>
                  <m:sty m:val="p"/>
                </m:rPr>
                <w:rPr>
                  <w:rFonts w:ascii="Cambria Math" w:hAnsi="Cambria Math"/>
                </w:rPr>
                <m:t>obs</m:t>
              </m:r>
            </m:sub>
          </m:sSub>
          <m:r>
            <m:rPr>
              <m:sty m:val="p"/>
            </m:rPr>
            <w:rPr>
              <w:rFonts w:ascii="Cambria Math" w:hAnsi="Cambria Math"/>
            </w:rPr>
            <m:t>)+Var(</m:t>
          </m:r>
          <m:r>
            <w:rPr>
              <w:rFonts w:ascii="Cambria Math" w:hAnsi="Cambria Math"/>
            </w:rPr>
            <m:t>c</m:t>
          </m:r>
          <m:r>
            <m:rPr>
              <m:sty m:val="p"/>
            </m:rPr>
            <w:rPr>
              <w:rFonts w:ascii="Cambria Math" w:hAnsi="Cambria Math"/>
            </w:rPr>
            <m:t>)-</m:t>
          </m:r>
          <m:r>
            <w:rPr>
              <w:rFonts w:ascii="Cambria Math" w:hAnsi="Cambria Math"/>
            </w:rPr>
            <m:t>2</m:t>
          </m:r>
          <m:r>
            <m:rPr>
              <m:sty m:val="p"/>
            </m:rPr>
            <w:rPr>
              <w:rFonts w:ascii="Cambria Math" w:hAnsi="Cambria Math"/>
            </w:rPr>
            <m:t>Cov(Δ</m:t>
          </m:r>
          <m:sSub>
            <m:sSubPr>
              <m:ctrlPr>
                <w:rPr>
                  <w:rFonts w:ascii="Cambria Math" w:hAnsi="Cambria Math"/>
                </w:rPr>
              </m:ctrlPr>
            </m:sSubPr>
            <m:e>
              <m:r>
                <w:rPr>
                  <w:rFonts w:ascii="Cambria Math" w:hAnsi="Cambria Math"/>
                </w:rPr>
                <m:t>Z</m:t>
              </m:r>
            </m:e>
            <m:sub>
              <m:r>
                <m:rPr>
                  <m:sty m:val="p"/>
                </m:rPr>
                <w:rPr>
                  <w:rFonts w:ascii="Cambria Math" w:hAnsi="Cambria Math"/>
                </w:rPr>
                <m:t>obs</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nor/>
            </m:rPr>
            <m:t>(8.24)</m:t>
          </m:r>
        </m:oMath>
      </m:oMathPara>
    </w:p>
    <w:p w14:paraId="5292A952" w14:textId="77777777" w:rsidR="003416EE" w:rsidRPr="00674711" w:rsidRDefault="006041B4">
      <w:pPr>
        <w:pStyle w:val="FirstParagraph"/>
        <w:rPr>
          <w:lang w:val="ru-RU"/>
          <w:rPrChange w:id="3475" w:author="Nik K" w:date="2026-10-29T00:18:00Z">
            <w:rPr/>
          </w:rPrChange>
        </w:rPr>
      </w:pPr>
      <w:r w:rsidRPr="00674711">
        <w:rPr>
          <w:lang w:val="ru-RU"/>
          <w:rPrChange w:id="3476" w:author="Nik K" w:date="2026-10-29T00:18:00Z">
            <w:rPr/>
          </w:rPrChange>
        </w:rPr>
        <w:t>Даже независимые электронные шумы не устраняют общие модельные ошибки. Совмещение раздельных сеансов не даёт эмпирической ковариации синхронных сигналов. При неизвестной вероятностной модели остаются явно заданные сценарии, не доверительные интервалы.</w:t>
      </w:r>
    </w:p>
    <w:p w14:paraId="5F7684CE" w14:textId="77777777" w:rsidR="003416EE" w:rsidRDefault="006041B4">
      <w:pPr>
        <w:pStyle w:val="af"/>
        <w:keepNext/>
      </w:pPr>
      <w:r>
        <w:t>При последовательном переводе скорректированного сигнала в изменение объёма локальная ошибка имеет вид</w:t>
      </w:r>
    </w:p>
    <w:p w14:paraId="60D1C0C1" w14:textId="77777777" w:rsidR="003416EE" w:rsidRDefault="006B31AF">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p"/>
                </m:rPr>
                <w:rPr>
                  <w:rFonts w:ascii="Cambria Math" w:hAnsi="Cambria Math"/>
                </w:rPr>
                <m:t>Δ</m:t>
              </m:r>
              <m:sSub>
                <m:sSubPr>
                  <m:ctrlPr>
                    <w:rPr>
                      <w:rFonts w:ascii="Cambria Math" w:hAnsi="Cambria Math"/>
                    </w:rPr>
                  </m:ctrlPr>
                </m:sSubPr>
                <m:e>
                  <m:r>
                    <m:rPr>
                      <m:sty m:val="bi"/>
                    </m:rP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ρ</m:t>
                  </m:r>
                </m:sub>
              </m:sSub>
              <m:sSub>
                <m:sSubPr>
                  <m:ctrlPr>
                    <w:rPr>
                      <w:rFonts w:ascii="Cambria Math" w:hAnsi="Cambria Math"/>
                    </w:rPr>
                  </m:ctrlPr>
                </m:sSubPr>
                <m:e>
                  <m:r>
                    <m:rPr>
                      <m:sty m:val="bi"/>
                    </m:rPr>
                    <w:rPr>
                      <w:rFonts w:ascii="Cambria Math" w:hAnsi="Cambria Math"/>
                    </w:rPr>
                    <m:t>ε</m:t>
                  </m:r>
                </m:e>
                <m:sub>
                  <m:r>
                    <w:rPr>
                      <w:rFonts w:ascii="Cambria Math" w:hAnsi="Cambria Math"/>
                    </w:rPr>
                    <m:t>ρ</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ε</m:t>
              </m:r>
            </m:e>
            <m:sub>
              <m:r>
                <w:rPr>
                  <w:rFonts w:ascii="Cambria Math" w:hAnsi="Cambria Math"/>
                </w:rPr>
                <m:t>ρ</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r>
            <m:rPr>
              <m:sty m:val="p"/>
            </m:rPr>
            <w:rPr>
              <w:rFonts w:ascii="Cambria Math" w:hAnsi="Cambria Math"/>
            </w:rPr>
            <m:t>.</m:t>
          </m:r>
          <m:r>
            <w:rPr>
              <w:rFonts w:ascii="Cambria Math" w:hAnsi="Cambria Math"/>
            </w:rPr>
            <m:t>  </m:t>
          </m:r>
          <m:r>
            <m:rPr>
              <m:nor/>
            </m:rPr>
            <m:t>(8.25)</m:t>
          </m:r>
        </m:oMath>
      </m:oMathPara>
    </w:p>
    <w:p w14:paraId="69DC97DC" w14:textId="77777777" w:rsidR="003416EE" w:rsidRPr="00674711" w:rsidRDefault="006041B4">
      <w:pPr>
        <w:pStyle w:val="FirstParagraph"/>
        <w:rPr>
          <w:lang w:val="ru-RU"/>
          <w:rPrChange w:id="3477" w:author="Nik K" w:date="2026-10-29T00:18:00Z">
            <w:rPr/>
          </w:rPrChange>
        </w:rPr>
      </w:pPr>
      <w:r w:rsidRPr="00674711">
        <w:rPr>
          <w:lang w:val="ru-RU"/>
          <w:rPrChange w:id="3478" w:author="Nik K" w:date="2026-10-29T00:18:00Z">
            <w:rPr/>
          </w:rPrChange>
        </w:rPr>
        <w:t xml:space="preserve">Здесь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d</m:t>
            </m:r>
          </m:e>
          <m:sub>
            <m:r>
              <w:rPr>
                <w:rFonts w:ascii="Cambria Math" w:hAnsi="Cambria Math"/>
              </w:rPr>
              <m:t>H</m:t>
            </m:r>
          </m:sub>
        </m:sSub>
      </m:oMath>
      <w:r w:rsidRPr="00674711">
        <w:rPr>
          <w:lang w:val="ru-RU"/>
          <w:rPrChange w:id="3479" w:author="Nik K" w:date="2026-10-29T00:18:00Z">
            <w:rPr/>
          </w:rPrChange>
        </w:rPr>
        <w:t xml:space="preserve"> — неучтённое смещение в мм,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oMath>
      <w:r w:rsidRPr="00674711">
        <w:rPr>
          <w:lang w:val="ru-RU"/>
          <w:rPrChange w:id="3480" w:author="Nik K" w:date="2026-10-29T00:18:00Z">
            <w:rPr/>
          </w:rPrChange>
        </w:rPr>
        <w:t xml:space="preserve"> — Ом/мм,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3481" w:author="Nik K" w:date="2026-10-29T00:18:00Z">
            <w:rPr/>
          </w:rPrChange>
        </w:rPr>
        <w:t xml:space="preserve"> — Ом/мл, </w:t>
      </w:r>
      <m:oMath>
        <m:sSub>
          <m:sSubPr>
            <m:ctrlPr>
              <w:rPr>
                <w:rFonts w:ascii="Cambria Math" w:hAnsi="Cambria Math"/>
              </w:rPr>
            </m:ctrlPr>
          </m:sSubPr>
          <m:e>
            <m:r>
              <w:rPr>
                <w:rFonts w:ascii="Cambria Math" w:hAnsi="Cambria Math"/>
              </w:rPr>
              <m:t>ε</m:t>
            </m:r>
          </m:e>
          <m:sub>
            <m:r>
              <w:rPr>
                <w:rFonts w:ascii="Cambria Math" w:hAnsi="Cambria Math"/>
              </w:rPr>
              <m:t>Z</m:t>
            </m:r>
          </m:sub>
        </m:sSub>
      </m:oMath>
      <w:r w:rsidRPr="00674711">
        <w:rPr>
          <w:lang w:val="ru-RU"/>
          <w:rPrChange w:id="3482" w:author="Nik K" w:date="2026-10-29T00:18:00Z">
            <w:rPr/>
          </w:rPrChange>
        </w:rPr>
        <w:t xml:space="preserve"> — Ом. Ошибка объёма в мл усиливается при малом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3483" w:author="Nik K" w:date="2026-10-29T00:18:00Z">
            <w:rPr/>
          </w:rPrChange>
        </w:rPr>
        <w:t>. Вследствие (8.22) тканевая ошибка зависит от геометрии; независимое квадратичное сложение СКО не обосновано.</w:t>
      </w:r>
    </w:p>
    <w:p w14:paraId="4EBAB467" w14:textId="77777777" w:rsidR="003416EE" w:rsidRDefault="006041B4">
      <w:pPr>
        <w:pStyle w:val="af"/>
      </w:pPr>
      <w:r>
        <w:rPr>
          <w:b/>
          <w:bCs/>
        </w:rPr>
        <w:t>Условный модельный результат: изолированные требования к остаточной поправке.</w:t>
      </w:r>
      <w:r>
        <w:t xml:space="preserve"> В сохранённой монтажной серии [85] выражение (8.25) исследовано при поочерёдном сохранении только одного неучтённого вклада. Для каждой пары «форма — материальная опора» остальные параметры и поправки считаются точно известными, а прочие остатки — </w:t>
      </w:r>
      <w:r>
        <w:lastRenderedPageBreak/>
        <w:t>точно устранёнными. Это условие вычислительного контроля; его выполнение в реальных записях не установлено.</w:t>
      </w:r>
    </w:p>
    <w:p w14:paraId="6BA7B951" w14:textId="77777777" w:rsidR="003416EE" w:rsidRDefault="006041B4">
      <w:pPr>
        <w:pStyle w:val="af"/>
      </w:pPr>
      <w:r>
        <w:t xml:space="preserve">Использованы три формы и две общие материальные опоры §8.10: Д4 соответствует набору diagnostic4 с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О-STL — набору commonSTLfit с условными параметрами исходной STL. При переходе между опорами меняются также фон и лёгкие. Таблицы 8.7–8.8 относятся к исходному </w:t>
      </w:r>
      <w:proofErr w:type="spellStart"/>
      <w:r>
        <w:t>четырёхконтактному</w:t>
      </w:r>
      <w:proofErr w:type="spellEnd"/>
      <w:r>
        <w:t xml:space="preserve"> монтажу с промежутком ток–напряжение 100 мм, частоте 79,505 кГц, квадратуре q256 и наименьшим геометрическим пробам: ±1% номинального объёма и ±1 мм по каждой координате LPS. Координатные производные исправлены на численное изменение интегрированного объёма. Уточнение квадратуры не означает сгущения пространственной сетки; сходимость всех коэффициентов не установлена.</w:t>
      </w:r>
    </w:p>
    <w:p w14:paraId="1C7D59D4" w14:textId="77777777" w:rsidR="003416EE" w:rsidRDefault="006041B4">
      <w:pPr>
        <w:pStyle w:val="af"/>
        <w:keepNext/>
      </w:pPr>
      <w:r>
        <w:t xml:space="preserve">Для единственного остаточного параметра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линейный эквивалент ошибки и изолированное ограничение имеют вид</w:t>
      </w:r>
    </w:p>
    <w:p w14:paraId="0FEBE82B"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ε</m:t>
                  </m:r>
                </m:e>
                <m:sub>
                  <m:r>
                    <w:rPr>
                      <w:rFonts w:ascii="Cambria Math" w:hAnsi="Cambria Math"/>
                    </w:rPr>
                    <m:t>i</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(8.26)</m:t>
          </m:r>
        </m:oMath>
      </m:oMathPara>
    </w:p>
    <w:p w14:paraId="68367E67" w14:textId="77777777" w:rsidR="003416EE" w:rsidRPr="00674711" w:rsidRDefault="006041B4">
      <w:pPr>
        <w:pStyle w:val="FirstParagraph"/>
        <w:rPr>
          <w:lang w:val="ru-RU"/>
          <w:rPrChange w:id="3484" w:author="Nik K" w:date="2026-10-29T00:18:00Z">
            <w:rPr/>
          </w:rPrChange>
        </w:rPr>
      </w:pPr>
      <w:r w:rsidRPr="00674711">
        <w:rPr>
          <w:lang w:val="ru-RU"/>
          <w:rPrChange w:id="3485" w:author="Nik K" w:date="2026-10-29T00:18:00Z">
            <w:rPr/>
          </w:rPrChange>
        </w:rPr>
        <w:t xml:space="preserve">Здесь </w:t>
      </w:r>
      <m:oMath>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lang w:val="ru-RU"/>
                <w:rPrChange w:id="3486" w:author="Nik K" w:date="2026-10-29T00:18:00Z">
                  <w:rPr>
                    <w:rFonts w:ascii="Cambria Math" w:hAnsi="Cambria Math"/>
                  </w:rPr>
                </w:rPrChange>
              </w:rPr>
              <m:t>,</m:t>
            </m:r>
            <m:r>
              <w:rPr>
                <w:rFonts w:ascii="Cambria Math" w:hAnsi="Cambria Math"/>
              </w:rPr>
              <m:t>i</m:t>
            </m:r>
          </m:sub>
        </m:sSub>
      </m:oMath>
      <w:r w:rsidRPr="00674711">
        <w:rPr>
          <w:lang w:val="ru-RU"/>
          <w:rPrChange w:id="3487" w:author="Nik K" w:date="2026-10-29T00:18:00Z">
            <w:rPr/>
          </w:rPrChange>
        </w:rPr>
        <w:t xml:space="preserve"> и иллюстративный предел </w:t>
      </w:r>
      <m:oMath>
        <m:sSub>
          <m:sSubPr>
            <m:ctrlPr>
              <w:rPr>
                <w:rFonts w:ascii="Cambria Math" w:hAnsi="Cambria Math"/>
              </w:rPr>
            </m:ctrlPr>
          </m:sSubPr>
          <m:e>
            <m:r>
              <w:rPr>
                <w:rFonts w:ascii="Cambria Math" w:hAnsi="Cambria Math"/>
              </w:rPr>
              <m:t>B</m:t>
            </m:r>
          </m:e>
          <m:sub>
            <m:r>
              <w:rPr>
                <w:rFonts w:ascii="Cambria Math" w:hAnsi="Cambria Math"/>
              </w:rPr>
              <m:t>V</m:t>
            </m:r>
          </m:sub>
        </m:sSub>
      </m:oMath>
      <w:r w:rsidRPr="00674711">
        <w:rPr>
          <w:lang w:val="ru-RU"/>
          <w:rPrChange w:id="3488" w:author="Nik K" w:date="2026-10-29T00:18:00Z">
            <w:rPr/>
          </w:rPrChange>
        </w:rPr>
        <w:t xml:space="preserve"> выражены в мл;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674711">
        <w:rPr>
          <w:lang w:val="ru-RU"/>
          <w:rPrChange w:id="3489" w:author="Nik K" w:date="2026-10-29T00:18:00Z">
            <w:rPr/>
          </w:rPrChange>
        </w:rPr>
        <w:t xml:space="preserve"> — производная импеданса по соответствующему параметру; </w:t>
      </w:r>
      <m:oMath>
        <m:sSub>
          <m:sSubPr>
            <m:ctrlPr>
              <w:rPr>
                <w:rFonts w:ascii="Cambria Math" w:hAnsi="Cambria Math"/>
              </w:rPr>
            </m:ctrlPr>
          </m:sSubPr>
          <m:e>
            <m:r>
              <w:rPr>
                <w:rFonts w:ascii="Cambria Math" w:hAnsi="Cambria Math"/>
              </w:rPr>
              <m:t>ε</m:t>
            </m:r>
          </m:e>
          <m:sub>
            <m:r>
              <w:rPr>
                <w:rFonts w:ascii="Cambria Math" w:hAnsi="Cambria Math"/>
              </w:rPr>
              <m:t>i</m:t>
            </m:r>
          </m:sub>
        </m:sSub>
      </m:oMath>
      <w:r w:rsidRPr="00674711">
        <w:rPr>
          <w:lang w:val="ru-RU"/>
          <w:rPrChange w:id="3490" w:author="Nik K" w:date="2026-10-29T00:18:00Z">
            <w:rPr/>
          </w:rPrChange>
        </w:rPr>
        <w:t xml:space="preserve"> — его неучтённое измене</w:t>
      </w:r>
      <w:proofErr w:type="spellStart"/>
      <w:r w:rsidRPr="00674711">
        <w:rPr>
          <w:lang w:val="ru-RU"/>
          <w:rPrChange w:id="3491" w:author="Nik K" w:date="2026-10-29T00:18:00Z">
            <w:rPr/>
          </w:rPrChange>
        </w:rPr>
        <w:t>ние</w:t>
      </w:r>
      <w:proofErr w:type="spellEnd"/>
      <w:r w:rsidRPr="00674711">
        <w:rPr>
          <w:lang w:val="ru-RU"/>
          <w:rPrChange w:id="3492" w:author="Nik K" w:date="2026-10-29T00:18:00Z">
            <w:rPr/>
          </w:rPrChange>
        </w:rPr>
        <w:t xml:space="preserve"> либо ошибка поправки. Для координат </w:t>
      </w:r>
      <m:oMath>
        <m:sSub>
          <m:sSubPr>
            <m:ctrlPr>
              <w:rPr>
                <w:rFonts w:ascii="Cambria Math" w:hAnsi="Cambria Math"/>
              </w:rPr>
            </m:ctrlPr>
          </m:sSubPr>
          <m:e>
            <m:r>
              <w:rPr>
                <w:rFonts w:ascii="Cambria Math" w:hAnsi="Cambria Math"/>
              </w:rPr>
              <m:t>ε</m:t>
            </m:r>
          </m:e>
          <m:sub>
            <m:r>
              <w:rPr>
                <w:rFonts w:ascii="Cambria Math" w:hAnsi="Cambria Math"/>
              </w:rPr>
              <m:t>i</m:t>
            </m:r>
          </m:sub>
        </m:sSub>
      </m:oMath>
      <w:r w:rsidRPr="00674711">
        <w:rPr>
          <w:lang w:val="ru-RU"/>
          <w:rPrChange w:id="3493" w:author="Nik K" w:date="2026-10-29T00:18:00Z">
            <w:rPr/>
          </w:rPrChange>
        </w:rPr>
        <w:t xml:space="preserve"> выражено в мм, для сопротивления — в Ом·м. В последнем случае это разность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lang w:val="ru-RU"/>
            <w:rPrChange w:id="3494" w:author="Nik K" w:date="2026-10-29T00:18:00Z">
              <w:rPr>
                <w:rFonts w:ascii="Cambria Math" w:hAnsi="Cambria Math"/>
              </w:rPr>
            </w:rPrChange>
          </w:rPr>
          <m:t>-</m:t>
        </m:r>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i</m:t>
                </m:r>
              </m:sub>
            </m:sSub>
          </m:e>
        </m:acc>
      </m:oMath>
      <w:r w:rsidRPr="00674711">
        <w:rPr>
          <w:lang w:val="ru-RU"/>
          <w:rPrChange w:id="3495" w:author="Nik K" w:date="2026-10-29T00:18:00Z">
            <w:rPr/>
          </w:rPrChange>
        </w:rPr>
        <w:t xml:space="preserve"> из (8.25). Если вклад вообще не корректируется, остаток равен всему заданному изменению; при выполненной коррекции он равен её ошибке. Проценты в таблицах нормированы на базовое </w:t>
      </w:r>
      <m:oMath>
        <m:sSub>
          <m:sSubPr>
            <m:ctrlPr>
              <w:rPr>
                <w:rFonts w:ascii="Cambria Math" w:hAnsi="Cambria Math"/>
              </w:rPr>
            </m:ctrlPr>
          </m:sSubPr>
          <m:e>
            <m:r>
              <w:rPr>
                <w:rFonts w:ascii="Cambria Math" w:hAnsi="Cambria Math"/>
              </w:rPr>
              <m:t>ρ</m:t>
            </m:r>
          </m:e>
          <m:sub>
            <m:r>
              <w:rPr>
                <w:rFonts w:ascii="Cambria Math" w:hAnsi="Cambria Math"/>
              </w:rPr>
              <m:t>i</m:t>
            </m:r>
            <m:r>
              <m:rPr>
                <m:sty m:val="p"/>
              </m:rPr>
              <w:rPr>
                <w:rFonts w:ascii="Cambria Math" w:hAnsi="Cambria Math"/>
                <w:lang w:val="ru-RU"/>
                <w:rPrChange w:id="3496" w:author="Nik K" w:date="2026-10-29T00:18:00Z">
                  <w:rPr>
                    <w:rFonts w:ascii="Cambria Math" w:hAnsi="Cambria Math"/>
                  </w:rPr>
                </w:rPrChange>
              </w:rPr>
              <m:t>,</m:t>
            </m:r>
            <m:r>
              <w:rPr>
                <w:rFonts w:ascii="Cambria Math" w:hAnsi="Cambria Math"/>
                <w:lang w:val="ru-RU"/>
                <w:rPrChange w:id="3497" w:author="Nik K" w:date="2026-10-29T00:18:00Z">
                  <w:rPr>
                    <w:rFonts w:ascii="Cambria Math" w:hAnsi="Cambria Math"/>
                  </w:rPr>
                </w:rPrChange>
              </w:rPr>
              <m:t>0</m:t>
            </m:r>
          </m:sub>
        </m:sSub>
      </m:oMath>
      <w:r w:rsidRPr="00674711">
        <w:rPr>
          <w:lang w:val="ru-RU"/>
          <w:rPrChange w:id="3498" w:author="Nik K" w:date="2026-10-29T00:18:00Z">
            <w:rPr/>
          </w:rPrChange>
        </w:rPr>
        <w:t xml:space="preserve">, а не на пульсовую амплитуду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i</m:t>
            </m:r>
          </m:sub>
        </m:sSub>
      </m:oMath>
      <w:r w:rsidRPr="00674711">
        <w:rPr>
          <w:lang w:val="ru-RU"/>
          <w:rPrChange w:id="3499" w:author="Nik K" w:date="2026-10-29T00:18:00Z">
            <w:rPr/>
          </w:rPrChange>
        </w:rPr>
        <w:t>.</w:t>
      </w:r>
    </w:p>
    <w:p w14:paraId="0D9C2BE2" w14:textId="77777777" w:rsidR="003416EE" w:rsidRDefault="006041B4">
      <w:pPr>
        <w:pStyle w:val="af"/>
      </w:pPr>
      <w:r>
        <w:t>Таблица 8.7 сохраняет знак линейного пересчёта для положительного остатка +1 мм либо +1% базового сопротивления. Эти масштабы задают сопоставимые диагностические воздействия, а не физиологические распределения или измеренную неопределённость.</w:t>
      </w:r>
    </w:p>
    <w:p w14:paraId="3B4C373F" w14:textId="77777777" w:rsidR="003416EE" w:rsidRDefault="006041B4">
      <w:pPr>
        <w:pStyle w:val="af5"/>
        <w:keepNext/>
      </w:pPr>
      <w:r>
        <w:lastRenderedPageBreak/>
        <w:t>Таблица 8.7 — Линейная эквивалентная ошибка объёма при одном неучтённом вкладе и остальных точных входах,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186"/>
        <w:gridCol w:w="1187"/>
        <w:gridCol w:w="1187"/>
        <w:gridCol w:w="1187"/>
        <w:gridCol w:w="1187"/>
        <w:gridCol w:w="1187"/>
        <w:gridCol w:w="1187"/>
        <w:gridCol w:w="1187"/>
      </w:tblGrid>
      <w:tr w:rsidR="003416EE" w14:paraId="46198390" w14:textId="77777777">
        <w:trPr>
          <w:cantSplit/>
          <w:tblHeader/>
        </w:trPr>
        <w:tc>
          <w:tcPr>
            <w:tcW w:w="1169" w:type="dxa"/>
            <w:shd w:val="clear" w:color="auto" w:fill="EDEDED"/>
          </w:tcPr>
          <w:p w14:paraId="75F043ED" w14:textId="77777777" w:rsidR="003416EE" w:rsidRDefault="006041B4">
            <w:pPr>
              <w:keepNext/>
              <w:spacing w:before="60" w:after="60" w:line="240" w:lineRule="auto"/>
              <w:ind w:firstLine="0"/>
              <w:jc w:val="left"/>
            </w:pPr>
            <w:r>
              <w:rPr>
                <w:b/>
                <w:sz w:val="22"/>
              </w:rPr>
              <w:t>Опора</w:t>
            </w:r>
          </w:p>
        </w:tc>
        <w:tc>
          <w:tcPr>
            <w:tcW w:w="1169" w:type="dxa"/>
            <w:shd w:val="clear" w:color="auto" w:fill="EDEDED"/>
          </w:tcPr>
          <w:p w14:paraId="1D6AC559" w14:textId="77777777" w:rsidR="003416EE" w:rsidRDefault="006041B4">
            <w:pPr>
              <w:keepNext/>
              <w:spacing w:before="60" w:after="60" w:line="240" w:lineRule="auto"/>
              <w:ind w:firstLine="0"/>
              <w:jc w:val="left"/>
            </w:pPr>
            <w:r>
              <w:rPr>
                <w:b/>
                <w:sz w:val="22"/>
              </w:rPr>
              <w:t>Форма</w:t>
            </w:r>
          </w:p>
        </w:tc>
        <w:tc>
          <w:tcPr>
            <w:tcW w:w="1169" w:type="dxa"/>
            <w:shd w:val="clear" w:color="auto" w:fill="EDEDED"/>
          </w:tcPr>
          <w:p w14:paraId="2421B0B0" w14:textId="77777777" w:rsidR="003416EE" w:rsidRDefault="006041B4">
            <w:pPr>
              <w:keepNext/>
              <w:spacing w:before="60" w:after="60" w:line="240" w:lineRule="auto"/>
              <w:ind w:firstLine="0"/>
              <w:jc w:val="left"/>
            </w:pPr>
            <w:r>
              <w:rPr>
                <w:b/>
                <w:sz w:val="22"/>
              </w:rPr>
              <w:t>X: +1 мм</w:t>
            </w:r>
          </w:p>
        </w:tc>
        <w:tc>
          <w:tcPr>
            <w:tcW w:w="1169" w:type="dxa"/>
            <w:shd w:val="clear" w:color="auto" w:fill="EDEDED"/>
          </w:tcPr>
          <w:p w14:paraId="3B84231C" w14:textId="77777777" w:rsidR="003416EE" w:rsidRDefault="006041B4">
            <w:pPr>
              <w:keepNext/>
              <w:spacing w:before="60" w:after="60" w:line="240" w:lineRule="auto"/>
              <w:ind w:firstLine="0"/>
              <w:jc w:val="left"/>
            </w:pPr>
            <w:r>
              <w:rPr>
                <w:b/>
                <w:sz w:val="22"/>
              </w:rPr>
              <w:t>Y: +1 мм</w:t>
            </w:r>
          </w:p>
        </w:tc>
        <w:tc>
          <w:tcPr>
            <w:tcW w:w="1169" w:type="dxa"/>
            <w:shd w:val="clear" w:color="auto" w:fill="EDEDED"/>
          </w:tcPr>
          <w:p w14:paraId="5743B479" w14:textId="77777777" w:rsidR="003416EE" w:rsidRDefault="006041B4">
            <w:pPr>
              <w:keepNext/>
              <w:spacing w:before="60" w:after="60" w:line="240" w:lineRule="auto"/>
              <w:ind w:firstLine="0"/>
              <w:jc w:val="left"/>
            </w:pPr>
            <w:r>
              <w:rPr>
                <w:b/>
                <w:sz w:val="22"/>
              </w:rPr>
              <w:t>Z: +1 мм</w:t>
            </w:r>
          </w:p>
        </w:tc>
        <w:tc>
          <w:tcPr>
            <w:tcW w:w="1169" w:type="dxa"/>
            <w:shd w:val="clear" w:color="auto" w:fill="EDEDED"/>
          </w:tcPr>
          <w:p w14:paraId="5B6F74D9" w14:textId="77777777" w:rsidR="003416EE" w:rsidRDefault="006041B4">
            <w:pPr>
              <w:keepNext/>
              <w:spacing w:before="60" w:after="60" w:line="240" w:lineRule="auto"/>
              <w:ind w:firstLine="0"/>
              <w:jc w:val="left"/>
            </w:pPr>
            <w:proofErr w:type="spellStart"/>
            <w:r>
              <w:rPr>
                <w:b/>
                <w:sz w:val="22"/>
              </w:rPr>
              <w:t>ρH</w:t>
            </w:r>
            <w:proofErr w:type="spellEnd"/>
            <w:r>
              <w:rPr>
                <w:b/>
                <w:sz w:val="22"/>
              </w:rPr>
              <w:t>: +1%</w:t>
            </w:r>
          </w:p>
        </w:tc>
        <w:tc>
          <w:tcPr>
            <w:tcW w:w="1169" w:type="dxa"/>
            <w:shd w:val="clear" w:color="auto" w:fill="EDEDED"/>
          </w:tcPr>
          <w:p w14:paraId="5DE2A270" w14:textId="77777777" w:rsidR="003416EE" w:rsidRDefault="006041B4">
            <w:pPr>
              <w:keepNext/>
              <w:spacing w:before="60" w:after="60" w:line="240" w:lineRule="auto"/>
              <w:ind w:firstLine="0"/>
              <w:jc w:val="left"/>
            </w:pPr>
            <w:proofErr w:type="spellStart"/>
            <w:r>
              <w:rPr>
                <w:b/>
                <w:sz w:val="22"/>
              </w:rPr>
              <w:t>ρS</w:t>
            </w:r>
            <w:proofErr w:type="spellEnd"/>
            <w:r>
              <w:rPr>
                <w:b/>
                <w:sz w:val="22"/>
              </w:rPr>
              <w:t>: +1%</w:t>
            </w:r>
          </w:p>
        </w:tc>
        <w:tc>
          <w:tcPr>
            <w:tcW w:w="1169" w:type="dxa"/>
            <w:shd w:val="clear" w:color="auto" w:fill="EDEDED"/>
          </w:tcPr>
          <w:p w14:paraId="5A7E9B52" w14:textId="77777777" w:rsidR="003416EE" w:rsidRDefault="006041B4">
            <w:pPr>
              <w:keepNext/>
              <w:spacing w:before="60" w:after="60" w:line="240" w:lineRule="auto"/>
              <w:ind w:firstLine="0"/>
              <w:jc w:val="left"/>
            </w:pPr>
            <w:proofErr w:type="spellStart"/>
            <w:r>
              <w:rPr>
                <w:b/>
                <w:sz w:val="22"/>
              </w:rPr>
              <w:t>ρL</w:t>
            </w:r>
            <w:proofErr w:type="spellEnd"/>
            <w:r>
              <w:rPr>
                <w:b/>
                <w:sz w:val="22"/>
              </w:rPr>
              <w:t>: +1%</w:t>
            </w:r>
          </w:p>
        </w:tc>
      </w:tr>
      <w:tr w:rsidR="003416EE" w14:paraId="6B5068BB" w14:textId="77777777">
        <w:trPr>
          <w:cantSplit/>
        </w:trPr>
        <w:tc>
          <w:tcPr>
            <w:tcW w:w="1169" w:type="dxa"/>
          </w:tcPr>
          <w:p w14:paraId="5BD8FEEE" w14:textId="77777777" w:rsidR="003416EE" w:rsidRDefault="006041B4">
            <w:pPr>
              <w:spacing w:before="60" w:after="60" w:line="240" w:lineRule="auto"/>
              <w:ind w:firstLine="0"/>
              <w:jc w:val="left"/>
            </w:pPr>
            <w:r>
              <w:rPr>
                <w:sz w:val="22"/>
              </w:rPr>
              <w:t>Д4</w:t>
            </w:r>
          </w:p>
        </w:tc>
        <w:tc>
          <w:tcPr>
            <w:tcW w:w="1169" w:type="dxa"/>
          </w:tcPr>
          <w:p w14:paraId="2EB8E593" w14:textId="77777777" w:rsidR="003416EE" w:rsidRDefault="006041B4">
            <w:pPr>
              <w:spacing w:before="60" w:after="60" w:line="240" w:lineRule="auto"/>
              <w:ind w:firstLine="0"/>
              <w:jc w:val="left"/>
            </w:pPr>
            <w:r>
              <w:rPr>
                <w:sz w:val="22"/>
              </w:rPr>
              <w:t>STL</w:t>
            </w:r>
          </w:p>
        </w:tc>
        <w:tc>
          <w:tcPr>
            <w:tcW w:w="1169" w:type="dxa"/>
          </w:tcPr>
          <w:p w14:paraId="064C0E93" w14:textId="77777777" w:rsidR="003416EE" w:rsidRDefault="006041B4">
            <w:pPr>
              <w:spacing w:before="60" w:after="60" w:line="240" w:lineRule="auto"/>
              <w:ind w:firstLine="0"/>
              <w:jc w:val="left"/>
            </w:pPr>
            <w:r>
              <w:rPr>
                <w:sz w:val="22"/>
              </w:rPr>
              <w:t>3,332</w:t>
            </w:r>
          </w:p>
        </w:tc>
        <w:tc>
          <w:tcPr>
            <w:tcW w:w="1169" w:type="dxa"/>
          </w:tcPr>
          <w:p w14:paraId="2ED7CC89" w14:textId="77777777" w:rsidR="003416EE" w:rsidRDefault="006041B4">
            <w:pPr>
              <w:spacing w:before="60" w:after="60" w:line="240" w:lineRule="auto"/>
              <w:ind w:firstLine="0"/>
              <w:jc w:val="left"/>
            </w:pPr>
            <w:r>
              <w:rPr>
                <w:sz w:val="22"/>
              </w:rPr>
              <w:t>0,5389</w:t>
            </w:r>
          </w:p>
        </w:tc>
        <w:tc>
          <w:tcPr>
            <w:tcW w:w="1169" w:type="dxa"/>
          </w:tcPr>
          <w:p w14:paraId="27CE60EA" w14:textId="77777777" w:rsidR="003416EE" w:rsidRDefault="006041B4">
            <w:pPr>
              <w:spacing w:before="60" w:after="60" w:line="240" w:lineRule="auto"/>
              <w:ind w:firstLine="0"/>
              <w:jc w:val="left"/>
            </w:pPr>
            <w:r>
              <w:rPr>
                <w:sz w:val="22"/>
              </w:rPr>
              <w:t>5,898</w:t>
            </w:r>
          </w:p>
        </w:tc>
        <w:tc>
          <w:tcPr>
            <w:tcW w:w="1169" w:type="dxa"/>
          </w:tcPr>
          <w:p w14:paraId="3368ACE0" w14:textId="77777777" w:rsidR="003416EE" w:rsidRDefault="006041B4">
            <w:pPr>
              <w:spacing w:before="60" w:after="60" w:line="240" w:lineRule="auto"/>
              <w:ind w:firstLine="0"/>
              <w:jc w:val="left"/>
            </w:pPr>
            <w:r>
              <w:rPr>
                <w:sz w:val="22"/>
              </w:rPr>
              <w:t>12,91</w:t>
            </w:r>
          </w:p>
        </w:tc>
        <w:tc>
          <w:tcPr>
            <w:tcW w:w="1169" w:type="dxa"/>
          </w:tcPr>
          <w:p w14:paraId="51BCEC3C" w14:textId="77777777" w:rsidR="003416EE" w:rsidRDefault="006041B4">
            <w:pPr>
              <w:spacing w:before="60" w:after="60" w:line="240" w:lineRule="auto"/>
              <w:ind w:firstLine="0"/>
              <w:jc w:val="left"/>
            </w:pPr>
            <w:r>
              <w:rPr>
                <w:sz w:val="22"/>
              </w:rPr>
              <w:t>3982</w:t>
            </w:r>
          </w:p>
        </w:tc>
        <w:tc>
          <w:tcPr>
            <w:tcW w:w="1169" w:type="dxa"/>
          </w:tcPr>
          <w:p w14:paraId="57BF91FD" w14:textId="77777777" w:rsidR="003416EE" w:rsidRDefault="006041B4">
            <w:pPr>
              <w:spacing w:before="60" w:after="60" w:line="240" w:lineRule="auto"/>
              <w:ind w:firstLine="0"/>
              <w:jc w:val="left"/>
            </w:pPr>
            <w:r>
              <w:rPr>
                <w:sz w:val="22"/>
              </w:rPr>
              <w:t>265,5</w:t>
            </w:r>
          </w:p>
        </w:tc>
      </w:tr>
      <w:tr w:rsidR="003416EE" w14:paraId="3C0F0260" w14:textId="77777777">
        <w:trPr>
          <w:cantSplit/>
        </w:trPr>
        <w:tc>
          <w:tcPr>
            <w:tcW w:w="1169" w:type="dxa"/>
          </w:tcPr>
          <w:p w14:paraId="06CEB543" w14:textId="77777777" w:rsidR="003416EE" w:rsidRDefault="006041B4">
            <w:pPr>
              <w:spacing w:before="60" w:after="60" w:line="240" w:lineRule="auto"/>
              <w:ind w:firstLine="0"/>
              <w:jc w:val="left"/>
            </w:pPr>
            <w:r>
              <w:rPr>
                <w:sz w:val="22"/>
              </w:rPr>
              <w:t>Д4</w:t>
            </w:r>
          </w:p>
        </w:tc>
        <w:tc>
          <w:tcPr>
            <w:tcW w:w="1169" w:type="dxa"/>
          </w:tcPr>
          <w:p w14:paraId="430C9166" w14:textId="77777777" w:rsidR="003416EE" w:rsidRDefault="006041B4">
            <w:pPr>
              <w:spacing w:before="60" w:after="60" w:line="240" w:lineRule="auto"/>
              <w:ind w:firstLine="0"/>
              <w:jc w:val="left"/>
            </w:pPr>
            <w:r>
              <w:rPr>
                <w:sz w:val="22"/>
              </w:rPr>
              <w:t>G1</w:t>
            </w:r>
          </w:p>
        </w:tc>
        <w:tc>
          <w:tcPr>
            <w:tcW w:w="1169" w:type="dxa"/>
          </w:tcPr>
          <w:p w14:paraId="5432C986" w14:textId="77777777" w:rsidR="003416EE" w:rsidRDefault="006041B4">
            <w:pPr>
              <w:spacing w:before="60" w:after="60" w:line="240" w:lineRule="auto"/>
              <w:ind w:firstLine="0"/>
              <w:jc w:val="left"/>
            </w:pPr>
            <w:r>
              <w:rPr>
                <w:sz w:val="22"/>
              </w:rPr>
              <w:t>31,75</w:t>
            </w:r>
          </w:p>
        </w:tc>
        <w:tc>
          <w:tcPr>
            <w:tcW w:w="1169" w:type="dxa"/>
          </w:tcPr>
          <w:p w14:paraId="3B6A00DB" w14:textId="77777777" w:rsidR="003416EE" w:rsidRDefault="006041B4">
            <w:pPr>
              <w:spacing w:before="60" w:after="60" w:line="240" w:lineRule="auto"/>
              <w:ind w:firstLine="0"/>
              <w:jc w:val="left"/>
            </w:pPr>
            <w:r>
              <w:rPr>
                <w:sz w:val="22"/>
              </w:rPr>
              <w:t>−8,361</w:t>
            </w:r>
          </w:p>
        </w:tc>
        <w:tc>
          <w:tcPr>
            <w:tcW w:w="1169" w:type="dxa"/>
          </w:tcPr>
          <w:p w14:paraId="6CAFAFF7" w14:textId="77777777" w:rsidR="003416EE" w:rsidRDefault="006041B4">
            <w:pPr>
              <w:spacing w:before="60" w:after="60" w:line="240" w:lineRule="auto"/>
              <w:ind w:firstLine="0"/>
              <w:jc w:val="left"/>
            </w:pPr>
            <w:r>
              <w:rPr>
                <w:sz w:val="22"/>
              </w:rPr>
              <w:t>22,38</w:t>
            </w:r>
          </w:p>
        </w:tc>
        <w:tc>
          <w:tcPr>
            <w:tcW w:w="1169" w:type="dxa"/>
          </w:tcPr>
          <w:p w14:paraId="2AFE91D7" w14:textId="77777777" w:rsidR="003416EE" w:rsidRDefault="006041B4">
            <w:pPr>
              <w:spacing w:before="60" w:after="60" w:line="240" w:lineRule="auto"/>
              <w:ind w:firstLine="0"/>
              <w:jc w:val="left"/>
            </w:pPr>
            <w:r>
              <w:rPr>
                <w:sz w:val="22"/>
              </w:rPr>
              <w:t>−18,67</w:t>
            </w:r>
          </w:p>
        </w:tc>
        <w:tc>
          <w:tcPr>
            <w:tcW w:w="1169" w:type="dxa"/>
          </w:tcPr>
          <w:p w14:paraId="032DA95F" w14:textId="77777777" w:rsidR="003416EE" w:rsidRDefault="006041B4">
            <w:pPr>
              <w:spacing w:before="60" w:after="60" w:line="240" w:lineRule="auto"/>
              <w:ind w:firstLine="0"/>
              <w:jc w:val="left"/>
            </w:pPr>
            <w:r>
              <w:rPr>
                <w:sz w:val="22"/>
              </w:rPr>
              <w:t>−5695</w:t>
            </w:r>
          </w:p>
        </w:tc>
        <w:tc>
          <w:tcPr>
            <w:tcW w:w="1169" w:type="dxa"/>
          </w:tcPr>
          <w:p w14:paraId="09C740D6" w14:textId="77777777" w:rsidR="003416EE" w:rsidRDefault="006041B4">
            <w:pPr>
              <w:spacing w:before="60" w:after="60" w:line="240" w:lineRule="auto"/>
              <w:ind w:firstLine="0"/>
              <w:jc w:val="left"/>
            </w:pPr>
            <w:r>
              <w:rPr>
                <w:sz w:val="22"/>
              </w:rPr>
              <w:t>−380,2</w:t>
            </w:r>
          </w:p>
        </w:tc>
      </w:tr>
      <w:tr w:rsidR="003416EE" w14:paraId="5D8ADD51" w14:textId="77777777">
        <w:trPr>
          <w:cantSplit/>
        </w:trPr>
        <w:tc>
          <w:tcPr>
            <w:tcW w:w="1169" w:type="dxa"/>
          </w:tcPr>
          <w:p w14:paraId="26DAE2ED" w14:textId="77777777" w:rsidR="003416EE" w:rsidRDefault="006041B4">
            <w:pPr>
              <w:spacing w:before="60" w:after="60" w:line="240" w:lineRule="auto"/>
              <w:ind w:firstLine="0"/>
              <w:jc w:val="left"/>
            </w:pPr>
            <w:r>
              <w:rPr>
                <w:sz w:val="22"/>
              </w:rPr>
              <w:t>Д4</w:t>
            </w:r>
          </w:p>
        </w:tc>
        <w:tc>
          <w:tcPr>
            <w:tcW w:w="1169" w:type="dxa"/>
          </w:tcPr>
          <w:p w14:paraId="36406249" w14:textId="77777777" w:rsidR="003416EE" w:rsidRDefault="006041B4">
            <w:pPr>
              <w:spacing w:before="60" w:after="60" w:line="240" w:lineRule="auto"/>
              <w:ind w:firstLine="0"/>
              <w:jc w:val="left"/>
            </w:pPr>
            <w:r>
              <w:rPr>
                <w:sz w:val="22"/>
              </w:rPr>
              <w:t>L1</w:t>
            </w:r>
          </w:p>
        </w:tc>
        <w:tc>
          <w:tcPr>
            <w:tcW w:w="1169" w:type="dxa"/>
          </w:tcPr>
          <w:p w14:paraId="5F07493C" w14:textId="77777777" w:rsidR="003416EE" w:rsidRDefault="006041B4">
            <w:pPr>
              <w:spacing w:before="60" w:after="60" w:line="240" w:lineRule="auto"/>
              <w:ind w:firstLine="0"/>
              <w:jc w:val="left"/>
            </w:pPr>
            <w:r>
              <w:rPr>
                <w:sz w:val="22"/>
              </w:rPr>
              <w:t>−113,3</w:t>
            </w:r>
          </w:p>
        </w:tc>
        <w:tc>
          <w:tcPr>
            <w:tcW w:w="1169" w:type="dxa"/>
          </w:tcPr>
          <w:p w14:paraId="35915DE9" w14:textId="77777777" w:rsidR="003416EE" w:rsidRDefault="006041B4">
            <w:pPr>
              <w:spacing w:before="60" w:after="60" w:line="240" w:lineRule="auto"/>
              <w:ind w:firstLine="0"/>
              <w:jc w:val="left"/>
            </w:pPr>
            <w:r>
              <w:rPr>
                <w:sz w:val="22"/>
              </w:rPr>
              <w:t>0,1402</w:t>
            </w:r>
          </w:p>
        </w:tc>
        <w:tc>
          <w:tcPr>
            <w:tcW w:w="1169" w:type="dxa"/>
          </w:tcPr>
          <w:p w14:paraId="24CC88B1" w14:textId="77777777" w:rsidR="003416EE" w:rsidRDefault="006041B4">
            <w:pPr>
              <w:spacing w:before="60" w:after="60" w:line="240" w:lineRule="auto"/>
              <w:ind w:firstLine="0"/>
              <w:jc w:val="left"/>
            </w:pPr>
            <w:r>
              <w:rPr>
                <w:sz w:val="22"/>
              </w:rPr>
              <w:t>−59,46</w:t>
            </w:r>
          </w:p>
        </w:tc>
        <w:tc>
          <w:tcPr>
            <w:tcW w:w="1169" w:type="dxa"/>
          </w:tcPr>
          <w:p w14:paraId="55A4A7FF" w14:textId="77777777" w:rsidR="003416EE" w:rsidRDefault="006041B4">
            <w:pPr>
              <w:spacing w:before="60" w:after="60" w:line="240" w:lineRule="auto"/>
              <w:ind w:firstLine="0"/>
              <w:jc w:val="left"/>
            </w:pPr>
            <w:r>
              <w:rPr>
                <w:sz w:val="22"/>
              </w:rPr>
              <w:t>107,9</w:t>
            </w:r>
          </w:p>
        </w:tc>
        <w:tc>
          <w:tcPr>
            <w:tcW w:w="1169" w:type="dxa"/>
          </w:tcPr>
          <w:p w14:paraId="28CDB63C" w14:textId="77777777" w:rsidR="003416EE" w:rsidRDefault="006041B4">
            <w:pPr>
              <w:spacing w:before="60" w:after="60" w:line="240" w:lineRule="auto"/>
              <w:ind w:firstLine="0"/>
              <w:jc w:val="left"/>
            </w:pPr>
            <w:r>
              <w:rPr>
                <w:sz w:val="22"/>
              </w:rPr>
              <w:t>3,449·10⁴</w:t>
            </w:r>
          </w:p>
        </w:tc>
        <w:tc>
          <w:tcPr>
            <w:tcW w:w="1169" w:type="dxa"/>
          </w:tcPr>
          <w:p w14:paraId="76D4D20B" w14:textId="77777777" w:rsidR="003416EE" w:rsidRDefault="006041B4">
            <w:pPr>
              <w:spacing w:before="60" w:after="60" w:line="240" w:lineRule="auto"/>
              <w:ind w:firstLine="0"/>
              <w:jc w:val="left"/>
            </w:pPr>
            <w:r>
              <w:rPr>
                <w:sz w:val="22"/>
              </w:rPr>
              <w:t>2304</w:t>
            </w:r>
          </w:p>
        </w:tc>
      </w:tr>
      <w:tr w:rsidR="003416EE" w14:paraId="5A2D33BF" w14:textId="77777777">
        <w:trPr>
          <w:cantSplit/>
        </w:trPr>
        <w:tc>
          <w:tcPr>
            <w:tcW w:w="1169" w:type="dxa"/>
          </w:tcPr>
          <w:p w14:paraId="335946DE" w14:textId="77777777" w:rsidR="003416EE" w:rsidRDefault="006041B4">
            <w:pPr>
              <w:spacing w:before="60" w:after="60" w:line="240" w:lineRule="auto"/>
              <w:ind w:firstLine="0"/>
              <w:jc w:val="left"/>
            </w:pPr>
            <w:r>
              <w:rPr>
                <w:sz w:val="22"/>
              </w:rPr>
              <w:t>О-STL</w:t>
            </w:r>
          </w:p>
        </w:tc>
        <w:tc>
          <w:tcPr>
            <w:tcW w:w="1169" w:type="dxa"/>
          </w:tcPr>
          <w:p w14:paraId="03006F58" w14:textId="77777777" w:rsidR="003416EE" w:rsidRDefault="006041B4">
            <w:pPr>
              <w:spacing w:before="60" w:after="60" w:line="240" w:lineRule="auto"/>
              <w:ind w:firstLine="0"/>
              <w:jc w:val="left"/>
            </w:pPr>
            <w:r>
              <w:rPr>
                <w:sz w:val="22"/>
              </w:rPr>
              <w:t>STL</w:t>
            </w:r>
          </w:p>
        </w:tc>
        <w:tc>
          <w:tcPr>
            <w:tcW w:w="1169" w:type="dxa"/>
          </w:tcPr>
          <w:p w14:paraId="42BC3B64" w14:textId="77777777" w:rsidR="003416EE" w:rsidRDefault="006041B4">
            <w:pPr>
              <w:spacing w:before="60" w:after="60" w:line="240" w:lineRule="auto"/>
              <w:ind w:firstLine="0"/>
              <w:jc w:val="left"/>
            </w:pPr>
            <w:r>
              <w:rPr>
                <w:sz w:val="22"/>
              </w:rPr>
              <w:t>4,116</w:t>
            </w:r>
          </w:p>
        </w:tc>
        <w:tc>
          <w:tcPr>
            <w:tcW w:w="1169" w:type="dxa"/>
          </w:tcPr>
          <w:p w14:paraId="4A3F3C8D" w14:textId="77777777" w:rsidR="003416EE" w:rsidRDefault="006041B4">
            <w:pPr>
              <w:spacing w:before="60" w:after="60" w:line="240" w:lineRule="auto"/>
              <w:ind w:firstLine="0"/>
              <w:jc w:val="left"/>
            </w:pPr>
            <w:r>
              <w:rPr>
                <w:sz w:val="22"/>
              </w:rPr>
              <w:t>−0,38</w:t>
            </w:r>
          </w:p>
        </w:tc>
        <w:tc>
          <w:tcPr>
            <w:tcW w:w="1169" w:type="dxa"/>
          </w:tcPr>
          <w:p w14:paraId="7702DA2A" w14:textId="77777777" w:rsidR="003416EE" w:rsidRDefault="006041B4">
            <w:pPr>
              <w:spacing w:before="60" w:after="60" w:line="240" w:lineRule="auto"/>
              <w:ind w:firstLine="0"/>
              <w:jc w:val="left"/>
            </w:pPr>
            <w:r>
              <w:rPr>
                <w:sz w:val="22"/>
              </w:rPr>
              <w:t>6,684</w:t>
            </w:r>
          </w:p>
        </w:tc>
        <w:tc>
          <w:tcPr>
            <w:tcW w:w="1169" w:type="dxa"/>
          </w:tcPr>
          <w:p w14:paraId="43788182" w14:textId="77777777" w:rsidR="003416EE" w:rsidRDefault="006041B4">
            <w:pPr>
              <w:spacing w:before="60" w:after="60" w:line="240" w:lineRule="auto"/>
              <w:ind w:firstLine="0"/>
              <w:jc w:val="left"/>
            </w:pPr>
            <w:r>
              <w:rPr>
                <w:sz w:val="22"/>
              </w:rPr>
              <w:t>1,052</w:t>
            </w:r>
          </w:p>
        </w:tc>
        <w:tc>
          <w:tcPr>
            <w:tcW w:w="1169" w:type="dxa"/>
          </w:tcPr>
          <w:p w14:paraId="010D22A2" w14:textId="77777777" w:rsidR="003416EE" w:rsidRDefault="006041B4">
            <w:pPr>
              <w:spacing w:before="60" w:after="60" w:line="240" w:lineRule="auto"/>
              <w:ind w:firstLine="0"/>
              <w:jc w:val="left"/>
            </w:pPr>
            <w:r>
              <w:rPr>
                <w:sz w:val="22"/>
              </w:rPr>
              <w:t>594,2</w:t>
            </w:r>
          </w:p>
        </w:tc>
        <w:tc>
          <w:tcPr>
            <w:tcW w:w="1169" w:type="dxa"/>
          </w:tcPr>
          <w:p w14:paraId="6FF6627C" w14:textId="77777777" w:rsidR="003416EE" w:rsidRDefault="006041B4">
            <w:pPr>
              <w:spacing w:before="60" w:after="60" w:line="240" w:lineRule="auto"/>
              <w:ind w:firstLine="0"/>
              <w:jc w:val="left"/>
            </w:pPr>
            <w:r>
              <w:rPr>
                <w:sz w:val="22"/>
              </w:rPr>
              <w:t>38,86</w:t>
            </w:r>
          </w:p>
        </w:tc>
      </w:tr>
      <w:tr w:rsidR="003416EE" w14:paraId="2836324A" w14:textId="77777777">
        <w:trPr>
          <w:cantSplit/>
        </w:trPr>
        <w:tc>
          <w:tcPr>
            <w:tcW w:w="1169" w:type="dxa"/>
          </w:tcPr>
          <w:p w14:paraId="1326FFC7" w14:textId="77777777" w:rsidR="003416EE" w:rsidRDefault="006041B4">
            <w:pPr>
              <w:spacing w:before="60" w:after="60" w:line="240" w:lineRule="auto"/>
              <w:ind w:firstLine="0"/>
              <w:jc w:val="left"/>
            </w:pPr>
            <w:r>
              <w:rPr>
                <w:sz w:val="22"/>
              </w:rPr>
              <w:t>О-STL</w:t>
            </w:r>
          </w:p>
        </w:tc>
        <w:tc>
          <w:tcPr>
            <w:tcW w:w="1169" w:type="dxa"/>
          </w:tcPr>
          <w:p w14:paraId="5A2F4384" w14:textId="77777777" w:rsidR="003416EE" w:rsidRDefault="006041B4">
            <w:pPr>
              <w:spacing w:before="60" w:after="60" w:line="240" w:lineRule="auto"/>
              <w:ind w:firstLine="0"/>
              <w:jc w:val="left"/>
            </w:pPr>
            <w:r>
              <w:rPr>
                <w:sz w:val="22"/>
              </w:rPr>
              <w:t>G1</w:t>
            </w:r>
          </w:p>
        </w:tc>
        <w:tc>
          <w:tcPr>
            <w:tcW w:w="1169" w:type="dxa"/>
          </w:tcPr>
          <w:p w14:paraId="623E1111" w14:textId="77777777" w:rsidR="003416EE" w:rsidRDefault="006041B4">
            <w:pPr>
              <w:spacing w:before="60" w:after="60" w:line="240" w:lineRule="auto"/>
              <w:ind w:firstLine="0"/>
              <w:jc w:val="left"/>
            </w:pPr>
            <w:r>
              <w:rPr>
                <w:sz w:val="22"/>
              </w:rPr>
              <w:t>1,752</w:t>
            </w:r>
          </w:p>
        </w:tc>
        <w:tc>
          <w:tcPr>
            <w:tcW w:w="1169" w:type="dxa"/>
          </w:tcPr>
          <w:p w14:paraId="0221AB85" w14:textId="77777777" w:rsidR="003416EE" w:rsidRDefault="006041B4">
            <w:pPr>
              <w:spacing w:before="60" w:after="60" w:line="240" w:lineRule="auto"/>
              <w:ind w:firstLine="0"/>
              <w:jc w:val="left"/>
            </w:pPr>
            <w:r>
              <w:rPr>
                <w:sz w:val="22"/>
              </w:rPr>
              <w:t>0,8521</w:t>
            </w:r>
          </w:p>
        </w:tc>
        <w:tc>
          <w:tcPr>
            <w:tcW w:w="1169" w:type="dxa"/>
          </w:tcPr>
          <w:p w14:paraId="60BDC7D5" w14:textId="77777777" w:rsidR="003416EE" w:rsidRDefault="006041B4">
            <w:pPr>
              <w:spacing w:before="60" w:after="60" w:line="240" w:lineRule="auto"/>
              <w:ind w:firstLine="0"/>
              <w:jc w:val="left"/>
            </w:pPr>
            <w:r>
              <w:rPr>
                <w:sz w:val="22"/>
              </w:rPr>
              <w:t>3,895</w:t>
            </w:r>
          </w:p>
        </w:tc>
        <w:tc>
          <w:tcPr>
            <w:tcW w:w="1169" w:type="dxa"/>
          </w:tcPr>
          <w:p w14:paraId="6BA83143" w14:textId="77777777" w:rsidR="003416EE" w:rsidRDefault="006041B4">
            <w:pPr>
              <w:spacing w:before="60" w:after="60" w:line="240" w:lineRule="auto"/>
              <w:ind w:firstLine="0"/>
              <w:jc w:val="left"/>
            </w:pPr>
            <w:r>
              <w:rPr>
                <w:sz w:val="22"/>
              </w:rPr>
              <w:t>1,657</w:t>
            </w:r>
          </w:p>
        </w:tc>
        <w:tc>
          <w:tcPr>
            <w:tcW w:w="1169" w:type="dxa"/>
          </w:tcPr>
          <w:p w14:paraId="2E76C3FD" w14:textId="77777777" w:rsidR="003416EE" w:rsidRDefault="006041B4">
            <w:pPr>
              <w:spacing w:before="60" w:after="60" w:line="240" w:lineRule="auto"/>
              <w:ind w:firstLine="0"/>
              <w:jc w:val="left"/>
            </w:pPr>
            <w:r>
              <w:rPr>
                <w:sz w:val="22"/>
              </w:rPr>
              <w:t>1002</w:t>
            </w:r>
          </w:p>
        </w:tc>
        <w:tc>
          <w:tcPr>
            <w:tcW w:w="1169" w:type="dxa"/>
          </w:tcPr>
          <w:p w14:paraId="1D498313" w14:textId="77777777" w:rsidR="003416EE" w:rsidRDefault="006041B4">
            <w:pPr>
              <w:spacing w:before="60" w:after="60" w:line="240" w:lineRule="auto"/>
              <w:ind w:firstLine="0"/>
              <w:jc w:val="left"/>
            </w:pPr>
            <w:r>
              <w:rPr>
                <w:sz w:val="22"/>
              </w:rPr>
              <w:t>66,08</w:t>
            </w:r>
          </w:p>
        </w:tc>
      </w:tr>
      <w:tr w:rsidR="003416EE" w14:paraId="7C590597" w14:textId="77777777">
        <w:trPr>
          <w:cantSplit/>
        </w:trPr>
        <w:tc>
          <w:tcPr>
            <w:tcW w:w="1169" w:type="dxa"/>
          </w:tcPr>
          <w:p w14:paraId="4234182D" w14:textId="77777777" w:rsidR="003416EE" w:rsidRDefault="006041B4">
            <w:pPr>
              <w:spacing w:before="60" w:after="60" w:line="240" w:lineRule="auto"/>
              <w:ind w:firstLine="0"/>
              <w:jc w:val="left"/>
            </w:pPr>
            <w:r>
              <w:rPr>
                <w:sz w:val="22"/>
              </w:rPr>
              <w:t>О-STL</w:t>
            </w:r>
          </w:p>
        </w:tc>
        <w:tc>
          <w:tcPr>
            <w:tcW w:w="1169" w:type="dxa"/>
          </w:tcPr>
          <w:p w14:paraId="63904146" w14:textId="77777777" w:rsidR="003416EE" w:rsidRDefault="006041B4">
            <w:pPr>
              <w:spacing w:before="60" w:after="60" w:line="240" w:lineRule="auto"/>
              <w:ind w:firstLine="0"/>
              <w:jc w:val="left"/>
            </w:pPr>
            <w:r>
              <w:rPr>
                <w:sz w:val="22"/>
              </w:rPr>
              <w:t>L1</w:t>
            </w:r>
          </w:p>
        </w:tc>
        <w:tc>
          <w:tcPr>
            <w:tcW w:w="1169" w:type="dxa"/>
          </w:tcPr>
          <w:p w14:paraId="30250CD9" w14:textId="77777777" w:rsidR="003416EE" w:rsidRDefault="006041B4">
            <w:pPr>
              <w:spacing w:before="60" w:after="60" w:line="240" w:lineRule="auto"/>
              <w:ind w:firstLine="0"/>
              <w:jc w:val="left"/>
            </w:pPr>
            <w:r>
              <w:rPr>
                <w:sz w:val="22"/>
              </w:rPr>
              <w:t>3,013</w:t>
            </w:r>
          </w:p>
        </w:tc>
        <w:tc>
          <w:tcPr>
            <w:tcW w:w="1169" w:type="dxa"/>
          </w:tcPr>
          <w:p w14:paraId="186AA252" w14:textId="77777777" w:rsidR="003416EE" w:rsidRDefault="006041B4">
            <w:pPr>
              <w:spacing w:before="60" w:after="60" w:line="240" w:lineRule="auto"/>
              <w:ind w:firstLine="0"/>
              <w:jc w:val="left"/>
            </w:pPr>
            <w:r>
              <w:rPr>
                <w:sz w:val="22"/>
              </w:rPr>
              <w:t>−0,06946</w:t>
            </w:r>
          </w:p>
        </w:tc>
        <w:tc>
          <w:tcPr>
            <w:tcW w:w="1169" w:type="dxa"/>
          </w:tcPr>
          <w:p w14:paraId="4DE1F430" w14:textId="77777777" w:rsidR="003416EE" w:rsidRDefault="006041B4">
            <w:pPr>
              <w:spacing w:before="60" w:after="60" w:line="240" w:lineRule="auto"/>
              <w:ind w:firstLine="0"/>
              <w:jc w:val="left"/>
            </w:pPr>
            <w:r>
              <w:rPr>
                <w:sz w:val="22"/>
              </w:rPr>
              <w:t>4,221</w:t>
            </w:r>
          </w:p>
        </w:tc>
        <w:tc>
          <w:tcPr>
            <w:tcW w:w="1169" w:type="dxa"/>
          </w:tcPr>
          <w:p w14:paraId="7061AB74" w14:textId="77777777" w:rsidR="003416EE" w:rsidRDefault="006041B4">
            <w:pPr>
              <w:spacing w:before="60" w:after="60" w:line="240" w:lineRule="auto"/>
              <w:ind w:firstLine="0"/>
              <w:jc w:val="left"/>
            </w:pPr>
            <w:r>
              <w:rPr>
                <w:sz w:val="22"/>
              </w:rPr>
              <w:t>1,282</w:t>
            </w:r>
          </w:p>
        </w:tc>
        <w:tc>
          <w:tcPr>
            <w:tcW w:w="1169" w:type="dxa"/>
          </w:tcPr>
          <w:p w14:paraId="6DFB6F0F" w14:textId="77777777" w:rsidR="003416EE" w:rsidRDefault="006041B4">
            <w:pPr>
              <w:spacing w:before="60" w:after="60" w:line="240" w:lineRule="auto"/>
              <w:ind w:firstLine="0"/>
              <w:jc w:val="left"/>
            </w:pPr>
            <w:r>
              <w:rPr>
                <w:sz w:val="22"/>
              </w:rPr>
              <w:t>864,3</w:t>
            </w:r>
          </w:p>
        </w:tc>
        <w:tc>
          <w:tcPr>
            <w:tcW w:w="1169" w:type="dxa"/>
          </w:tcPr>
          <w:p w14:paraId="61E07E45" w14:textId="77777777" w:rsidR="003416EE" w:rsidRDefault="006041B4">
            <w:pPr>
              <w:spacing w:before="60" w:after="60" w:line="240" w:lineRule="auto"/>
              <w:ind w:firstLine="0"/>
              <w:jc w:val="left"/>
            </w:pPr>
            <w:r>
              <w:rPr>
                <w:sz w:val="22"/>
              </w:rPr>
              <w:t>56,83</w:t>
            </w:r>
          </w:p>
        </w:tc>
      </w:tr>
    </w:tbl>
    <w:p w14:paraId="7E385A9A" w14:textId="77777777" w:rsidR="003416EE" w:rsidRDefault="006041B4">
      <w:pPr>
        <w:pStyle w:val="af"/>
      </w:pPr>
      <w:r>
        <w:t xml:space="preserve">H — эффективный материал целого сердца, S — </w:t>
      </w:r>
      <w:proofErr w:type="spellStart"/>
      <w:r>
        <w:t>мягкотканный</w:t>
      </w:r>
      <w:proofErr w:type="spellEnd"/>
      <w:r>
        <w:t xml:space="preserve"> фон, L — единый лёгочный компартмент. Источник: таблица 18.3 приложения [85], CSV </w:t>
      </w:r>
      <w:proofErr w:type="spellStart"/>
      <w:r>
        <w:t>omission_units</w:t>
      </w:r>
      <w:proofErr w:type="spellEnd"/>
      <w:r>
        <w:t>, q256, исходный монтаж. Кости и жир фиксированы в данном контроле. Значения являются линейными эквивалентами, а не результатами нелинейного восстановления этих объёмов.</w:t>
      </w:r>
    </w:p>
    <w:p w14:paraId="52F8C3C0" w14:textId="77777777" w:rsidR="003416EE" w:rsidRDefault="006041B4">
      <w:pPr>
        <w:pStyle w:val="af"/>
      </w:pPr>
      <w:r>
        <w:t>Например, для STL/О-STL остаточная ошибка поправки мягкого фона +1% его базового сопротивления даёт эквивалент +594,2 мл; для лёгкого — +38,86 мл. Число 594,2 мл получено делением линейного электрического вклада фона на объёмную чувствительность сердца. Оно характеризует усиление ошибки при таком пересчёте. Оно не предсказывает физиологический прирост объёма на 594,2 мл и не подтверждает применимость линейной модели на столь большом объёмном интервале. Аналогично значения в тысячи мл показывают ограниченность точечной объёмной интерпретации остатка. Они не являются измеренными ошибками УО.</w:t>
      </w:r>
    </w:p>
    <w:p w14:paraId="2C7A75B1" w14:textId="77777777" w:rsidR="003416EE" w:rsidRDefault="006041B4">
      <w:pPr>
        <w:pStyle w:val="af"/>
      </w:pPr>
      <w:r>
        <w:t>Рисунок 8.4 сопоставляет те же изолированные воздействия в трёх альтернативных расчётных монтажах. Их совместное измерение в настоящем корпусе отсутствует.</w:t>
      </w:r>
    </w:p>
    <w:p w14:paraId="7101D214" w14:textId="77777777" w:rsidR="003416EE" w:rsidRDefault="006041B4">
      <w:pPr>
        <w:pStyle w:val="af"/>
        <w:keepNext/>
        <w:ind w:firstLine="0"/>
        <w:jc w:val="center"/>
      </w:pPr>
      <w:r>
        <w:rPr>
          <w:noProof/>
        </w:rPr>
        <w:lastRenderedPageBreak/>
        <w:drawing>
          <wp:inline distT="0" distB="0" distL="0" distR="0" wp14:anchorId="290BE6AF" wp14:editId="489D9E44">
            <wp:extent cx="5868000" cy="3911999"/>
            <wp:effectExtent l="0" t="0" r="0" b="0"/>
            <wp:docPr id="206" name="Picture" descr="Условные эквивалентные ошибки объёма при одном неучтённом вкладе"/>
            <wp:cNvGraphicFramePr/>
            <a:graphic xmlns:a="http://schemas.openxmlformats.org/drawingml/2006/main">
              <a:graphicData uri="http://schemas.openxmlformats.org/drawingml/2006/picture">
                <pic:pic xmlns:pic="http://schemas.openxmlformats.org/drawingml/2006/picture">
                  <pic:nvPicPr>
                    <pic:cNvPr id="207" name="Picture" descr="figures/521811eaca2a.png"/>
                    <pic:cNvPicPr>
                      <a:picLocks noChangeAspect="1" noChangeArrowheads="1"/>
                    </pic:cNvPicPr>
                  </pic:nvPicPr>
                  <pic:blipFill>
                    <a:blip r:embed="rId48"/>
                    <a:stretch>
                      <a:fillRect/>
                    </a:stretch>
                  </pic:blipFill>
                  <pic:spPr bwMode="auto">
                    <a:xfrm>
                      <a:off x="0" y="0"/>
                      <a:ext cx="5868000" cy="3911999"/>
                    </a:xfrm>
                    <a:prstGeom prst="rect">
                      <a:avLst/>
                    </a:prstGeom>
                    <a:noFill/>
                    <a:ln w="9525">
                      <a:noFill/>
                      <a:headEnd/>
                      <a:tailEnd/>
                    </a:ln>
                  </pic:spPr>
                </pic:pic>
              </a:graphicData>
            </a:graphic>
          </wp:inline>
        </w:drawing>
      </w:r>
    </w:p>
    <w:p w14:paraId="6DE52DBE" w14:textId="77777777" w:rsidR="003416EE" w:rsidRDefault="006041B4">
      <w:pPr>
        <w:pStyle w:val="af5"/>
        <w:jc w:val="center"/>
      </w:pPr>
      <w:r>
        <w:t>Рисунок 8.4 — Линейный эквивалент одного неучтённого вклада при точном устранении остальных: q256, три формы, две материальные опоры и три альтернативных монтажа. По горизонтали — остатки координат +1 мм и сопротивлений +1% базы; по вертикали внутри каждой панели — исходный монтаж 100 мм, вариант 95 мм и вариант с поворотом контактов на одной руке. Числа и цвет обозначают знаковую ошибку объёма в мл; цветовая шкала симметричная логарифмическая. Слева — Д4, справа — О-STL. Источник — сохранённые таблицы [85]; физиологические диапазоны воздействий не установлены.</w:t>
      </w:r>
    </w:p>
    <w:p w14:paraId="0C18C232" w14:textId="77777777" w:rsidR="003416EE" w:rsidRDefault="006041B4">
      <w:pPr>
        <w:pStyle w:val="af"/>
      </w:pPr>
      <w:r>
        <w:t xml:space="preserve">Во всех показанных конфигурациях пересчёт остатка </w:t>
      </w:r>
      <w:proofErr w:type="spellStart"/>
      <w:r>
        <w:t>мягкотканной</w:t>
      </w:r>
      <w:proofErr w:type="spellEnd"/>
      <w:r>
        <w:t xml:space="preserve"> поправки требует особого контроля. Различия между формами и опорами показывают, что требование к поправке зависит от выбранной физической модели. По одному цвету или модулю изолированной ошибки нельзя выбрать лучший монтаж: для этого необходимы совместная различимость и обоснованные ошибки всех входов (глава 9).</w:t>
      </w:r>
    </w:p>
    <w:p w14:paraId="2CDEA87F" w14:textId="77777777" w:rsidR="003416EE" w:rsidRDefault="006041B4">
      <w:pPr>
        <w:pStyle w:val="af"/>
      </w:pPr>
      <w:r>
        <w:t xml:space="preserve">Таблица 8.8 обращает тот же локальный пересчёт для </w:t>
      </w:r>
      <m:oMath>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r>
          <w:rPr>
            <w:rFonts w:ascii="Cambria Math" w:hAnsi="Cambria Math"/>
          </w:rPr>
          <m:t>5</m:t>
        </m:r>
      </m:oMath>
      <w:r>
        <w:t xml:space="preserve"> мл. Каждая ячейка выделяет весь этот иллюстративный предел одному остаточному фактору, считая остальные точно устранёнными. Предел 5 мл не принят как клиническая норма, требование к УО или общий критерий точности методики.</w:t>
      </w:r>
    </w:p>
    <w:p w14:paraId="74F2C9AE" w14:textId="77777777" w:rsidR="003416EE" w:rsidRDefault="006041B4">
      <w:pPr>
        <w:pStyle w:val="af5"/>
        <w:keepNext/>
      </w:pPr>
      <w:r>
        <w:lastRenderedPageBreak/>
        <w:t>Таблица 8.8 — Изолированные ограничения остаточных ошибок для иллюстративного предела объёмной ошибки 5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181"/>
        <w:gridCol w:w="1181"/>
        <w:gridCol w:w="1181"/>
        <w:gridCol w:w="1180"/>
        <w:gridCol w:w="1180"/>
        <w:gridCol w:w="1180"/>
        <w:gridCol w:w="1232"/>
        <w:gridCol w:w="1180"/>
      </w:tblGrid>
      <w:tr w:rsidR="003416EE" w14:paraId="22E76FC5" w14:textId="77777777">
        <w:trPr>
          <w:cantSplit/>
          <w:tblHeader/>
        </w:trPr>
        <w:tc>
          <w:tcPr>
            <w:tcW w:w="1163" w:type="dxa"/>
            <w:shd w:val="clear" w:color="auto" w:fill="EDEDED"/>
          </w:tcPr>
          <w:p w14:paraId="2130053C" w14:textId="77777777" w:rsidR="003416EE" w:rsidRDefault="006041B4">
            <w:pPr>
              <w:keepNext/>
              <w:spacing w:before="60" w:after="60" w:line="240" w:lineRule="auto"/>
              <w:ind w:firstLine="0"/>
              <w:jc w:val="left"/>
            </w:pPr>
            <w:r>
              <w:rPr>
                <w:b/>
                <w:sz w:val="22"/>
              </w:rPr>
              <w:t>Опора</w:t>
            </w:r>
          </w:p>
        </w:tc>
        <w:tc>
          <w:tcPr>
            <w:tcW w:w="1163" w:type="dxa"/>
            <w:shd w:val="clear" w:color="auto" w:fill="EDEDED"/>
          </w:tcPr>
          <w:p w14:paraId="4A458D5D" w14:textId="77777777" w:rsidR="003416EE" w:rsidRDefault="006041B4">
            <w:pPr>
              <w:keepNext/>
              <w:spacing w:before="60" w:after="60" w:line="240" w:lineRule="auto"/>
              <w:ind w:firstLine="0"/>
              <w:jc w:val="left"/>
            </w:pPr>
            <w:r>
              <w:rPr>
                <w:b/>
                <w:sz w:val="22"/>
              </w:rPr>
              <w:t>Форма</w:t>
            </w:r>
          </w:p>
        </w:tc>
        <w:tc>
          <w:tcPr>
            <w:tcW w:w="1163" w:type="dxa"/>
            <w:shd w:val="clear" w:color="auto" w:fill="EDEDED"/>
          </w:tcPr>
          <w:p w14:paraId="694CF5F6" w14:textId="77777777" w:rsidR="003416EE" w:rsidRDefault="006041B4">
            <w:pPr>
              <w:keepNext/>
              <w:spacing w:before="60" w:after="60" w:line="240" w:lineRule="auto"/>
              <w:ind w:firstLine="0"/>
              <w:jc w:val="left"/>
            </w:pPr>
            <w:r>
              <w:rPr>
                <w:b/>
                <w:sz w:val="22"/>
              </w:rPr>
              <w:t>|</w:t>
            </w:r>
            <w:proofErr w:type="spellStart"/>
            <w:r>
              <w:rPr>
                <w:b/>
                <w:sz w:val="22"/>
              </w:rPr>
              <w:t>εX</w:t>
            </w:r>
            <w:proofErr w:type="spellEnd"/>
            <w:r>
              <w:rPr>
                <w:b/>
                <w:sz w:val="22"/>
              </w:rPr>
              <w:t>|, мм</w:t>
            </w:r>
          </w:p>
        </w:tc>
        <w:tc>
          <w:tcPr>
            <w:tcW w:w="1163" w:type="dxa"/>
            <w:shd w:val="clear" w:color="auto" w:fill="EDEDED"/>
          </w:tcPr>
          <w:p w14:paraId="4884BBA7" w14:textId="77777777" w:rsidR="003416EE" w:rsidRDefault="006041B4">
            <w:pPr>
              <w:keepNext/>
              <w:spacing w:before="60" w:after="60" w:line="240" w:lineRule="auto"/>
              <w:ind w:firstLine="0"/>
              <w:jc w:val="left"/>
            </w:pPr>
            <w:r>
              <w:rPr>
                <w:b/>
                <w:sz w:val="22"/>
              </w:rPr>
              <w:t>|</w:t>
            </w:r>
            <w:proofErr w:type="spellStart"/>
            <w:r>
              <w:rPr>
                <w:b/>
                <w:sz w:val="22"/>
              </w:rPr>
              <w:t>εY</w:t>
            </w:r>
            <w:proofErr w:type="spellEnd"/>
            <w:r>
              <w:rPr>
                <w:b/>
                <w:sz w:val="22"/>
              </w:rPr>
              <w:t>|, мм</w:t>
            </w:r>
          </w:p>
        </w:tc>
        <w:tc>
          <w:tcPr>
            <w:tcW w:w="1163" w:type="dxa"/>
            <w:shd w:val="clear" w:color="auto" w:fill="EDEDED"/>
          </w:tcPr>
          <w:p w14:paraId="271FD4FB" w14:textId="77777777" w:rsidR="003416EE" w:rsidRDefault="006041B4">
            <w:pPr>
              <w:keepNext/>
              <w:spacing w:before="60" w:after="60" w:line="240" w:lineRule="auto"/>
              <w:ind w:firstLine="0"/>
              <w:jc w:val="left"/>
            </w:pPr>
            <w:r>
              <w:rPr>
                <w:b/>
                <w:sz w:val="22"/>
              </w:rPr>
              <w:t>|</w:t>
            </w:r>
            <w:proofErr w:type="spellStart"/>
            <w:r>
              <w:rPr>
                <w:b/>
                <w:sz w:val="22"/>
              </w:rPr>
              <w:t>εZ</w:t>
            </w:r>
            <w:proofErr w:type="spellEnd"/>
            <w:r>
              <w:rPr>
                <w:b/>
                <w:sz w:val="22"/>
              </w:rPr>
              <w:t>|, мм</w:t>
            </w:r>
          </w:p>
        </w:tc>
        <w:tc>
          <w:tcPr>
            <w:tcW w:w="1163" w:type="dxa"/>
            <w:shd w:val="clear" w:color="auto" w:fill="EDEDED"/>
          </w:tcPr>
          <w:p w14:paraId="0B3A5676" w14:textId="77777777" w:rsidR="003416EE" w:rsidRDefault="006041B4">
            <w:pPr>
              <w:keepNext/>
              <w:spacing w:before="60" w:after="60" w:line="240" w:lineRule="auto"/>
              <w:ind w:firstLine="0"/>
              <w:jc w:val="left"/>
            </w:pPr>
            <w:r>
              <w:rPr>
                <w:b/>
                <w:sz w:val="22"/>
              </w:rPr>
              <w:t>|</w:t>
            </w:r>
            <w:proofErr w:type="spellStart"/>
            <w:r>
              <w:rPr>
                <w:b/>
                <w:sz w:val="22"/>
              </w:rPr>
              <w:t>ερH</w:t>
            </w:r>
            <w:proofErr w:type="spellEnd"/>
            <w:r>
              <w:rPr>
                <w:b/>
                <w:sz w:val="22"/>
              </w:rPr>
              <w:t>|, % базы</w:t>
            </w:r>
          </w:p>
        </w:tc>
        <w:tc>
          <w:tcPr>
            <w:tcW w:w="1214" w:type="dxa"/>
            <w:shd w:val="clear" w:color="auto" w:fill="EDEDED"/>
          </w:tcPr>
          <w:p w14:paraId="5813A5F6" w14:textId="77777777" w:rsidR="003416EE" w:rsidRDefault="006041B4">
            <w:pPr>
              <w:keepNext/>
              <w:spacing w:before="60" w:after="60" w:line="240" w:lineRule="auto"/>
              <w:ind w:firstLine="0"/>
              <w:jc w:val="left"/>
            </w:pPr>
            <w:r>
              <w:rPr>
                <w:b/>
                <w:sz w:val="22"/>
              </w:rPr>
              <w:t>|</w:t>
            </w:r>
            <w:proofErr w:type="spellStart"/>
            <w:r>
              <w:rPr>
                <w:b/>
                <w:sz w:val="22"/>
              </w:rPr>
              <w:t>ερS</w:t>
            </w:r>
            <w:proofErr w:type="spellEnd"/>
            <w:r>
              <w:rPr>
                <w:b/>
                <w:sz w:val="22"/>
              </w:rPr>
              <w:t>|, % базы</w:t>
            </w:r>
          </w:p>
        </w:tc>
        <w:tc>
          <w:tcPr>
            <w:tcW w:w="1163" w:type="dxa"/>
            <w:shd w:val="clear" w:color="auto" w:fill="EDEDED"/>
          </w:tcPr>
          <w:p w14:paraId="04D2B7F2" w14:textId="77777777" w:rsidR="003416EE" w:rsidRDefault="006041B4">
            <w:pPr>
              <w:keepNext/>
              <w:spacing w:before="60" w:after="60" w:line="240" w:lineRule="auto"/>
              <w:ind w:firstLine="0"/>
              <w:jc w:val="left"/>
            </w:pPr>
            <w:r>
              <w:rPr>
                <w:b/>
                <w:sz w:val="22"/>
              </w:rPr>
              <w:t>|</w:t>
            </w:r>
            <w:proofErr w:type="spellStart"/>
            <w:r>
              <w:rPr>
                <w:b/>
                <w:sz w:val="22"/>
              </w:rPr>
              <w:t>ερL</w:t>
            </w:r>
            <w:proofErr w:type="spellEnd"/>
            <w:r>
              <w:rPr>
                <w:b/>
                <w:sz w:val="22"/>
              </w:rPr>
              <w:t>|, % базы</w:t>
            </w:r>
          </w:p>
        </w:tc>
      </w:tr>
      <w:tr w:rsidR="003416EE" w14:paraId="374E7ABC" w14:textId="77777777">
        <w:trPr>
          <w:cantSplit/>
        </w:trPr>
        <w:tc>
          <w:tcPr>
            <w:tcW w:w="1163" w:type="dxa"/>
          </w:tcPr>
          <w:p w14:paraId="23B79C87" w14:textId="77777777" w:rsidR="003416EE" w:rsidRDefault="006041B4">
            <w:pPr>
              <w:spacing w:before="60" w:after="60" w:line="240" w:lineRule="auto"/>
              <w:ind w:firstLine="0"/>
              <w:jc w:val="left"/>
            </w:pPr>
            <w:r>
              <w:rPr>
                <w:sz w:val="22"/>
              </w:rPr>
              <w:t>Д4</w:t>
            </w:r>
          </w:p>
        </w:tc>
        <w:tc>
          <w:tcPr>
            <w:tcW w:w="1163" w:type="dxa"/>
          </w:tcPr>
          <w:p w14:paraId="55FCB737" w14:textId="77777777" w:rsidR="003416EE" w:rsidRDefault="006041B4">
            <w:pPr>
              <w:spacing w:before="60" w:after="60" w:line="240" w:lineRule="auto"/>
              <w:ind w:firstLine="0"/>
              <w:jc w:val="left"/>
            </w:pPr>
            <w:r>
              <w:rPr>
                <w:sz w:val="22"/>
              </w:rPr>
              <w:t>STL</w:t>
            </w:r>
          </w:p>
        </w:tc>
        <w:tc>
          <w:tcPr>
            <w:tcW w:w="1163" w:type="dxa"/>
          </w:tcPr>
          <w:p w14:paraId="5B0DA075" w14:textId="77777777" w:rsidR="003416EE" w:rsidRDefault="006041B4">
            <w:pPr>
              <w:spacing w:before="60" w:after="60" w:line="240" w:lineRule="auto"/>
              <w:ind w:firstLine="0"/>
              <w:jc w:val="left"/>
            </w:pPr>
            <w:r>
              <w:rPr>
                <w:sz w:val="22"/>
              </w:rPr>
              <w:t>1,501</w:t>
            </w:r>
          </w:p>
        </w:tc>
        <w:tc>
          <w:tcPr>
            <w:tcW w:w="1163" w:type="dxa"/>
          </w:tcPr>
          <w:p w14:paraId="34D17C6D" w14:textId="77777777" w:rsidR="003416EE" w:rsidRDefault="006041B4">
            <w:pPr>
              <w:spacing w:before="60" w:after="60" w:line="240" w:lineRule="auto"/>
              <w:ind w:firstLine="0"/>
              <w:jc w:val="left"/>
            </w:pPr>
            <w:r>
              <w:rPr>
                <w:sz w:val="22"/>
              </w:rPr>
              <w:t>9,279</w:t>
            </w:r>
          </w:p>
        </w:tc>
        <w:tc>
          <w:tcPr>
            <w:tcW w:w="1163" w:type="dxa"/>
          </w:tcPr>
          <w:p w14:paraId="639F25DB" w14:textId="77777777" w:rsidR="003416EE" w:rsidRDefault="006041B4">
            <w:pPr>
              <w:spacing w:before="60" w:after="60" w:line="240" w:lineRule="auto"/>
              <w:ind w:firstLine="0"/>
              <w:jc w:val="left"/>
            </w:pPr>
            <w:r>
              <w:rPr>
                <w:sz w:val="22"/>
              </w:rPr>
              <w:t>0,8477</w:t>
            </w:r>
          </w:p>
        </w:tc>
        <w:tc>
          <w:tcPr>
            <w:tcW w:w="1163" w:type="dxa"/>
          </w:tcPr>
          <w:p w14:paraId="6B7C2E9A" w14:textId="77777777" w:rsidR="003416EE" w:rsidRDefault="006041B4">
            <w:pPr>
              <w:spacing w:before="60" w:after="60" w:line="240" w:lineRule="auto"/>
              <w:ind w:firstLine="0"/>
              <w:jc w:val="left"/>
            </w:pPr>
            <w:r>
              <w:rPr>
                <w:sz w:val="22"/>
              </w:rPr>
              <w:t>0,3874</w:t>
            </w:r>
          </w:p>
        </w:tc>
        <w:tc>
          <w:tcPr>
            <w:tcW w:w="1214" w:type="dxa"/>
          </w:tcPr>
          <w:p w14:paraId="1614C74E" w14:textId="77777777" w:rsidR="003416EE" w:rsidRDefault="006041B4">
            <w:pPr>
              <w:spacing w:before="60" w:after="60" w:line="240" w:lineRule="auto"/>
              <w:ind w:firstLine="0"/>
              <w:jc w:val="left"/>
            </w:pPr>
            <w:r>
              <w:rPr>
                <w:sz w:val="22"/>
              </w:rPr>
              <w:t>0,001256</w:t>
            </w:r>
          </w:p>
        </w:tc>
        <w:tc>
          <w:tcPr>
            <w:tcW w:w="1163" w:type="dxa"/>
          </w:tcPr>
          <w:p w14:paraId="362EAA77" w14:textId="77777777" w:rsidR="003416EE" w:rsidRDefault="006041B4">
            <w:pPr>
              <w:spacing w:before="60" w:after="60" w:line="240" w:lineRule="auto"/>
              <w:ind w:firstLine="0"/>
              <w:jc w:val="left"/>
            </w:pPr>
            <w:r>
              <w:rPr>
                <w:sz w:val="22"/>
              </w:rPr>
              <w:t>0,01883</w:t>
            </w:r>
          </w:p>
        </w:tc>
      </w:tr>
      <w:tr w:rsidR="003416EE" w14:paraId="47FC86B3" w14:textId="77777777">
        <w:trPr>
          <w:cantSplit/>
        </w:trPr>
        <w:tc>
          <w:tcPr>
            <w:tcW w:w="1163" w:type="dxa"/>
          </w:tcPr>
          <w:p w14:paraId="58C76087" w14:textId="77777777" w:rsidR="003416EE" w:rsidRDefault="006041B4">
            <w:pPr>
              <w:spacing w:before="60" w:after="60" w:line="240" w:lineRule="auto"/>
              <w:ind w:firstLine="0"/>
              <w:jc w:val="left"/>
            </w:pPr>
            <w:r>
              <w:rPr>
                <w:sz w:val="22"/>
              </w:rPr>
              <w:t>Д4</w:t>
            </w:r>
          </w:p>
        </w:tc>
        <w:tc>
          <w:tcPr>
            <w:tcW w:w="1163" w:type="dxa"/>
          </w:tcPr>
          <w:p w14:paraId="73CEF9E6" w14:textId="77777777" w:rsidR="003416EE" w:rsidRDefault="006041B4">
            <w:pPr>
              <w:spacing w:before="60" w:after="60" w:line="240" w:lineRule="auto"/>
              <w:ind w:firstLine="0"/>
              <w:jc w:val="left"/>
            </w:pPr>
            <w:r>
              <w:rPr>
                <w:sz w:val="22"/>
              </w:rPr>
              <w:t>G1</w:t>
            </w:r>
          </w:p>
        </w:tc>
        <w:tc>
          <w:tcPr>
            <w:tcW w:w="1163" w:type="dxa"/>
          </w:tcPr>
          <w:p w14:paraId="6655EB1B" w14:textId="77777777" w:rsidR="003416EE" w:rsidRDefault="006041B4">
            <w:pPr>
              <w:spacing w:before="60" w:after="60" w:line="240" w:lineRule="auto"/>
              <w:ind w:firstLine="0"/>
              <w:jc w:val="left"/>
            </w:pPr>
            <w:r>
              <w:rPr>
                <w:sz w:val="22"/>
              </w:rPr>
              <w:t>0,1575</w:t>
            </w:r>
          </w:p>
        </w:tc>
        <w:tc>
          <w:tcPr>
            <w:tcW w:w="1163" w:type="dxa"/>
          </w:tcPr>
          <w:p w14:paraId="09296312" w14:textId="77777777" w:rsidR="003416EE" w:rsidRDefault="006041B4">
            <w:pPr>
              <w:spacing w:before="60" w:after="60" w:line="240" w:lineRule="auto"/>
              <w:ind w:firstLine="0"/>
              <w:jc w:val="left"/>
            </w:pPr>
            <w:r>
              <w:rPr>
                <w:sz w:val="22"/>
              </w:rPr>
              <w:t>0,598</w:t>
            </w:r>
          </w:p>
        </w:tc>
        <w:tc>
          <w:tcPr>
            <w:tcW w:w="1163" w:type="dxa"/>
          </w:tcPr>
          <w:p w14:paraId="13CA7179" w14:textId="77777777" w:rsidR="003416EE" w:rsidRDefault="006041B4">
            <w:pPr>
              <w:spacing w:before="60" w:after="60" w:line="240" w:lineRule="auto"/>
              <w:ind w:firstLine="0"/>
              <w:jc w:val="left"/>
            </w:pPr>
            <w:r>
              <w:rPr>
                <w:sz w:val="22"/>
              </w:rPr>
              <w:t>0,2234</w:t>
            </w:r>
          </w:p>
        </w:tc>
        <w:tc>
          <w:tcPr>
            <w:tcW w:w="1163" w:type="dxa"/>
          </w:tcPr>
          <w:p w14:paraId="586FF0D1" w14:textId="77777777" w:rsidR="003416EE" w:rsidRDefault="006041B4">
            <w:pPr>
              <w:spacing w:before="60" w:after="60" w:line="240" w:lineRule="auto"/>
              <w:ind w:firstLine="0"/>
              <w:jc w:val="left"/>
            </w:pPr>
            <w:r>
              <w:rPr>
                <w:sz w:val="22"/>
              </w:rPr>
              <w:t>0,2678</w:t>
            </w:r>
          </w:p>
        </w:tc>
        <w:tc>
          <w:tcPr>
            <w:tcW w:w="1214" w:type="dxa"/>
          </w:tcPr>
          <w:p w14:paraId="5976752A" w14:textId="77777777" w:rsidR="003416EE" w:rsidRDefault="006041B4">
            <w:pPr>
              <w:spacing w:before="60" w:after="60" w:line="240" w:lineRule="auto"/>
              <w:ind w:firstLine="0"/>
              <w:jc w:val="left"/>
            </w:pPr>
            <w:r>
              <w:rPr>
                <w:sz w:val="22"/>
              </w:rPr>
              <w:t>0,000878</w:t>
            </w:r>
          </w:p>
        </w:tc>
        <w:tc>
          <w:tcPr>
            <w:tcW w:w="1163" w:type="dxa"/>
          </w:tcPr>
          <w:p w14:paraId="3079B409" w14:textId="77777777" w:rsidR="003416EE" w:rsidRDefault="006041B4">
            <w:pPr>
              <w:spacing w:before="60" w:after="60" w:line="240" w:lineRule="auto"/>
              <w:ind w:firstLine="0"/>
              <w:jc w:val="left"/>
            </w:pPr>
            <w:r>
              <w:rPr>
                <w:sz w:val="22"/>
              </w:rPr>
              <w:t>0,01315</w:t>
            </w:r>
          </w:p>
        </w:tc>
      </w:tr>
      <w:tr w:rsidR="003416EE" w14:paraId="33AAE12E" w14:textId="77777777">
        <w:trPr>
          <w:cantSplit/>
        </w:trPr>
        <w:tc>
          <w:tcPr>
            <w:tcW w:w="1163" w:type="dxa"/>
          </w:tcPr>
          <w:p w14:paraId="3DC85B2B" w14:textId="77777777" w:rsidR="003416EE" w:rsidRDefault="006041B4">
            <w:pPr>
              <w:spacing w:before="60" w:after="60" w:line="240" w:lineRule="auto"/>
              <w:ind w:firstLine="0"/>
              <w:jc w:val="left"/>
            </w:pPr>
            <w:r>
              <w:rPr>
                <w:sz w:val="22"/>
              </w:rPr>
              <w:t>Д4</w:t>
            </w:r>
          </w:p>
        </w:tc>
        <w:tc>
          <w:tcPr>
            <w:tcW w:w="1163" w:type="dxa"/>
          </w:tcPr>
          <w:p w14:paraId="4A5E47CD" w14:textId="77777777" w:rsidR="003416EE" w:rsidRDefault="006041B4">
            <w:pPr>
              <w:spacing w:before="60" w:after="60" w:line="240" w:lineRule="auto"/>
              <w:ind w:firstLine="0"/>
              <w:jc w:val="left"/>
            </w:pPr>
            <w:r>
              <w:rPr>
                <w:sz w:val="22"/>
              </w:rPr>
              <w:t>L1</w:t>
            </w:r>
          </w:p>
        </w:tc>
        <w:tc>
          <w:tcPr>
            <w:tcW w:w="1163" w:type="dxa"/>
          </w:tcPr>
          <w:p w14:paraId="1DF572BE" w14:textId="77777777" w:rsidR="003416EE" w:rsidRDefault="006041B4">
            <w:pPr>
              <w:spacing w:before="60" w:after="60" w:line="240" w:lineRule="auto"/>
              <w:ind w:firstLine="0"/>
              <w:jc w:val="left"/>
            </w:pPr>
            <w:r>
              <w:rPr>
                <w:sz w:val="22"/>
              </w:rPr>
              <w:t>0,04415</w:t>
            </w:r>
          </w:p>
        </w:tc>
        <w:tc>
          <w:tcPr>
            <w:tcW w:w="1163" w:type="dxa"/>
          </w:tcPr>
          <w:p w14:paraId="6C3FB2BF" w14:textId="77777777" w:rsidR="003416EE" w:rsidRDefault="006041B4">
            <w:pPr>
              <w:spacing w:before="60" w:after="60" w:line="240" w:lineRule="auto"/>
              <w:ind w:firstLine="0"/>
              <w:jc w:val="left"/>
            </w:pPr>
            <w:r>
              <w:rPr>
                <w:sz w:val="22"/>
              </w:rPr>
              <w:t>35,66</w:t>
            </w:r>
          </w:p>
        </w:tc>
        <w:tc>
          <w:tcPr>
            <w:tcW w:w="1163" w:type="dxa"/>
          </w:tcPr>
          <w:p w14:paraId="62B92D6A" w14:textId="77777777" w:rsidR="003416EE" w:rsidRDefault="006041B4">
            <w:pPr>
              <w:spacing w:before="60" w:after="60" w:line="240" w:lineRule="auto"/>
              <w:ind w:firstLine="0"/>
              <w:jc w:val="left"/>
            </w:pPr>
            <w:r>
              <w:rPr>
                <w:sz w:val="22"/>
              </w:rPr>
              <w:t>0,08409</w:t>
            </w:r>
          </w:p>
        </w:tc>
        <w:tc>
          <w:tcPr>
            <w:tcW w:w="1163" w:type="dxa"/>
          </w:tcPr>
          <w:p w14:paraId="7510283A" w14:textId="77777777" w:rsidR="003416EE" w:rsidRDefault="006041B4">
            <w:pPr>
              <w:spacing w:before="60" w:after="60" w:line="240" w:lineRule="auto"/>
              <w:ind w:firstLine="0"/>
              <w:jc w:val="left"/>
            </w:pPr>
            <w:r>
              <w:rPr>
                <w:sz w:val="22"/>
              </w:rPr>
              <w:t>0,04633</w:t>
            </w:r>
          </w:p>
        </w:tc>
        <w:tc>
          <w:tcPr>
            <w:tcW w:w="1214" w:type="dxa"/>
          </w:tcPr>
          <w:p w14:paraId="07E4286B" w14:textId="77777777" w:rsidR="003416EE" w:rsidRDefault="006041B4">
            <w:pPr>
              <w:spacing w:before="60" w:after="60" w:line="240" w:lineRule="auto"/>
              <w:ind w:firstLine="0"/>
              <w:jc w:val="left"/>
            </w:pPr>
            <w:r>
              <w:rPr>
                <w:sz w:val="22"/>
              </w:rPr>
              <w:t>0,000145</w:t>
            </w:r>
          </w:p>
        </w:tc>
        <w:tc>
          <w:tcPr>
            <w:tcW w:w="1163" w:type="dxa"/>
          </w:tcPr>
          <w:p w14:paraId="56EF4159" w14:textId="77777777" w:rsidR="003416EE" w:rsidRDefault="006041B4">
            <w:pPr>
              <w:spacing w:before="60" w:after="60" w:line="240" w:lineRule="auto"/>
              <w:ind w:firstLine="0"/>
              <w:jc w:val="left"/>
            </w:pPr>
            <w:r>
              <w:rPr>
                <w:sz w:val="22"/>
              </w:rPr>
              <w:t>0,00217</w:t>
            </w:r>
          </w:p>
        </w:tc>
      </w:tr>
      <w:tr w:rsidR="003416EE" w14:paraId="7EDF28FF" w14:textId="77777777">
        <w:trPr>
          <w:cantSplit/>
        </w:trPr>
        <w:tc>
          <w:tcPr>
            <w:tcW w:w="1163" w:type="dxa"/>
          </w:tcPr>
          <w:p w14:paraId="3D8D6020" w14:textId="77777777" w:rsidR="003416EE" w:rsidRDefault="006041B4">
            <w:pPr>
              <w:spacing w:before="60" w:after="60" w:line="240" w:lineRule="auto"/>
              <w:ind w:firstLine="0"/>
              <w:jc w:val="left"/>
            </w:pPr>
            <w:r>
              <w:rPr>
                <w:sz w:val="22"/>
              </w:rPr>
              <w:t>О-STL</w:t>
            </w:r>
          </w:p>
        </w:tc>
        <w:tc>
          <w:tcPr>
            <w:tcW w:w="1163" w:type="dxa"/>
          </w:tcPr>
          <w:p w14:paraId="73AD913A" w14:textId="77777777" w:rsidR="003416EE" w:rsidRDefault="006041B4">
            <w:pPr>
              <w:spacing w:before="60" w:after="60" w:line="240" w:lineRule="auto"/>
              <w:ind w:firstLine="0"/>
              <w:jc w:val="left"/>
            </w:pPr>
            <w:r>
              <w:rPr>
                <w:sz w:val="22"/>
              </w:rPr>
              <w:t>STL</w:t>
            </w:r>
          </w:p>
        </w:tc>
        <w:tc>
          <w:tcPr>
            <w:tcW w:w="1163" w:type="dxa"/>
          </w:tcPr>
          <w:p w14:paraId="64A94399" w14:textId="77777777" w:rsidR="003416EE" w:rsidRDefault="006041B4">
            <w:pPr>
              <w:spacing w:before="60" w:after="60" w:line="240" w:lineRule="auto"/>
              <w:ind w:firstLine="0"/>
              <w:jc w:val="left"/>
            </w:pPr>
            <w:r>
              <w:rPr>
                <w:sz w:val="22"/>
              </w:rPr>
              <w:t>1,215</w:t>
            </w:r>
          </w:p>
        </w:tc>
        <w:tc>
          <w:tcPr>
            <w:tcW w:w="1163" w:type="dxa"/>
          </w:tcPr>
          <w:p w14:paraId="4C932337" w14:textId="77777777" w:rsidR="003416EE" w:rsidRDefault="006041B4">
            <w:pPr>
              <w:spacing w:before="60" w:after="60" w:line="240" w:lineRule="auto"/>
              <w:ind w:firstLine="0"/>
              <w:jc w:val="left"/>
            </w:pPr>
            <w:r>
              <w:rPr>
                <w:sz w:val="22"/>
              </w:rPr>
              <w:t>13,16</w:t>
            </w:r>
          </w:p>
        </w:tc>
        <w:tc>
          <w:tcPr>
            <w:tcW w:w="1163" w:type="dxa"/>
          </w:tcPr>
          <w:p w14:paraId="43BADEA1" w14:textId="77777777" w:rsidR="003416EE" w:rsidRDefault="006041B4">
            <w:pPr>
              <w:spacing w:before="60" w:after="60" w:line="240" w:lineRule="auto"/>
              <w:ind w:firstLine="0"/>
              <w:jc w:val="left"/>
            </w:pPr>
            <w:r>
              <w:rPr>
                <w:sz w:val="22"/>
              </w:rPr>
              <w:t>0,7481</w:t>
            </w:r>
          </w:p>
        </w:tc>
        <w:tc>
          <w:tcPr>
            <w:tcW w:w="1163" w:type="dxa"/>
          </w:tcPr>
          <w:p w14:paraId="72FBA4AC" w14:textId="77777777" w:rsidR="003416EE" w:rsidRDefault="006041B4">
            <w:pPr>
              <w:spacing w:before="60" w:after="60" w:line="240" w:lineRule="auto"/>
              <w:ind w:firstLine="0"/>
              <w:jc w:val="left"/>
            </w:pPr>
            <w:r>
              <w:rPr>
                <w:sz w:val="22"/>
              </w:rPr>
              <w:t>4,755</w:t>
            </w:r>
          </w:p>
        </w:tc>
        <w:tc>
          <w:tcPr>
            <w:tcW w:w="1214" w:type="dxa"/>
          </w:tcPr>
          <w:p w14:paraId="3AE940B0" w14:textId="77777777" w:rsidR="003416EE" w:rsidRDefault="006041B4">
            <w:pPr>
              <w:spacing w:before="60" w:after="60" w:line="240" w:lineRule="auto"/>
              <w:ind w:firstLine="0"/>
              <w:jc w:val="left"/>
            </w:pPr>
            <w:r>
              <w:rPr>
                <w:sz w:val="22"/>
              </w:rPr>
              <w:t>0,008415</w:t>
            </w:r>
          </w:p>
        </w:tc>
        <w:tc>
          <w:tcPr>
            <w:tcW w:w="1163" w:type="dxa"/>
          </w:tcPr>
          <w:p w14:paraId="2163707D" w14:textId="77777777" w:rsidR="003416EE" w:rsidRDefault="006041B4">
            <w:pPr>
              <w:spacing w:before="60" w:after="60" w:line="240" w:lineRule="auto"/>
              <w:ind w:firstLine="0"/>
              <w:jc w:val="left"/>
            </w:pPr>
            <w:r>
              <w:rPr>
                <w:sz w:val="22"/>
              </w:rPr>
              <w:t>0,1287</w:t>
            </w:r>
          </w:p>
        </w:tc>
      </w:tr>
      <w:tr w:rsidR="003416EE" w14:paraId="50944415" w14:textId="77777777">
        <w:trPr>
          <w:cantSplit/>
        </w:trPr>
        <w:tc>
          <w:tcPr>
            <w:tcW w:w="1163" w:type="dxa"/>
          </w:tcPr>
          <w:p w14:paraId="5234CAAD" w14:textId="77777777" w:rsidR="003416EE" w:rsidRDefault="006041B4">
            <w:pPr>
              <w:spacing w:before="60" w:after="60" w:line="240" w:lineRule="auto"/>
              <w:ind w:firstLine="0"/>
              <w:jc w:val="left"/>
            </w:pPr>
            <w:r>
              <w:rPr>
                <w:sz w:val="22"/>
              </w:rPr>
              <w:t>О-STL</w:t>
            </w:r>
          </w:p>
        </w:tc>
        <w:tc>
          <w:tcPr>
            <w:tcW w:w="1163" w:type="dxa"/>
          </w:tcPr>
          <w:p w14:paraId="4E503B6B" w14:textId="77777777" w:rsidR="003416EE" w:rsidRDefault="006041B4">
            <w:pPr>
              <w:spacing w:before="60" w:after="60" w:line="240" w:lineRule="auto"/>
              <w:ind w:firstLine="0"/>
              <w:jc w:val="left"/>
            </w:pPr>
            <w:r>
              <w:rPr>
                <w:sz w:val="22"/>
              </w:rPr>
              <w:t>G1</w:t>
            </w:r>
          </w:p>
        </w:tc>
        <w:tc>
          <w:tcPr>
            <w:tcW w:w="1163" w:type="dxa"/>
          </w:tcPr>
          <w:p w14:paraId="77045946" w14:textId="77777777" w:rsidR="003416EE" w:rsidRDefault="006041B4">
            <w:pPr>
              <w:spacing w:before="60" w:after="60" w:line="240" w:lineRule="auto"/>
              <w:ind w:firstLine="0"/>
              <w:jc w:val="left"/>
            </w:pPr>
            <w:r>
              <w:rPr>
                <w:sz w:val="22"/>
              </w:rPr>
              <w:t>2,854</w:t>
            </w:r>
          </w:p>
        </w:tc>
        <w:tc>
          <w:tcPr>
            <w:tcW w:w="1163" w:type="dxa"/>
          </w:tcPr>
          <w:p w14:paraId="7CE1D7B9" w14:textId="77777777" w:rsidR="003416EE" w:rsidRDefault="006041B4">
            <w:pPr>
              <w:spacing w:before="60" w:after="60" w:line="240" w:lineRule="auto"/>
              <w:ind w:firstLine="0"/>
              <w:jc w:val="left"/>
            </w:pPr>
            <w:r>
              <w:rPr>
                <w:sz w:val="22"/>
              </w:rPr>
              <w:t>5,868</w:t>
            </w:r>
          </w:p>
        </w:tc>
        <w:tc>
          <w:tcPr>
            <w:tcW w:w="1163" w:type="dxa"/>
          </w:tcPr>
          <w:p w14:paraId="7F1DD9CD" w14:textId="77777777" w:rsidR="003416EE" w:rsidRDefault="006041B4">
            <w:pPr>
              <w:spacing w:before="60" w:after="60" w:line="240" w:lineRule="auto"/>
              <w:ind w:firstLine="0"/>
              <w:jc w:val="left"/>
            </w:pPr>
            <w:r>
              <w:rPr>
                <w:sz w:val="22"/>
              </w:rPr>
              <w:t>1,284</w:t>
            </w:r>
          </w:p>
        </w:tc>
        <w:tc>
          <w:tcPr>
            <w:tcW w:w="1163" w:type="dxa"/>
          </w:tcPr>
          <w:p w14:paraId="37398895" w14:textId="77777777" w:rsidR="003416EE" w:rsidRDefault="006041B4">
            <w:pPr>
              <w:spacing w:before="60" w:after="60" w:line="240" w:lineRule="auto"/>
              <w:ind w:firstLine="0"/>
              <w:jc w:val="left"/>
            </w:pPr>
            <w:r>
              <w:rPr>
                <w:sz w:val="22"/>
              </w:rPr>
              <w:t>3,017</w:t>
            </w:r>
          </w:p>
        </w:tc>
        <w:tc>
          <w:tcPr>
            <w:tcW w:w="1214" w:type="dxa"/>
          </w:tcPr>
          <w:p w14:paraId="35398064" w14:textId="77777777" w:rsidR="003416EE" w:rsidRDefault="006041B4">
            <w:pPr>
              <w:spacing w:before="60" w:after="60" w:line="240" w:lineRule="auto"/>
              <w:ind w:firstLine="0"/>
              <w:jc w:val="left"/>
            </w:pPr>
            <w:r>
              <w:rPr>
                <w:sz w:val="22"/>
              </w:rPr>
              <w:t>0,004988</w:t>
            </w:r>
          </w:p>
        </w:tc>
        <w:tc>
          <w:tcPr>
            <w:tcW w:w="1163" w:type="dxa"/>
          </w:tcPr>
          <w:p w14:paraId="79FF4202" w14:textId="77777777" w:rsidR="003416EE" w:rsidRDefault="006041B4">
            <w:pPr>
              <w:spacing w:before="60" w:after="60" w:line="240" w:lineRule="auto"/>
              <w:ind w:firstLine="0"/>
              <w:jc w:val="left"/>
            </w:pPr>
            <w:r>
              <w:rPr>
                <w:sz w:val="22"/>
              </w:rPr>
              <w:t>0,07566</w:t>
            </w:r>
          </w:p>
        </w:tc>
      </w:tr>
      <w:tr w:rsidR="003416EE" w14:paraId="1318D29F" w14:textId="77777777">
        <w:trPr>
          <w:cantSplit/>
        </w:trPr>
        <w:tc>
          <w:tcPr>
            <w:tcW w:w="1163" w:type="dxa"/>
          </w:tcPr>
          <w:p w14:paraId="6304AF1F" w14:textId="77777777" w:rsidR="003416EE" w:rsidRDefault="006041B4">
            <w:pPr>
              <w:spacing w:before="60" w:after="60" w:line="240" w:lineRule="auto"/>
              <w:ind w:firstLine="0"/>
              <w:jc w:val="left"/>
            </w:pPr>
            <w:r>
              <w:rPr>
                <w:sz w:val="22"/>
              </w:rPr>
              <w:t>О-STL</w:t>
            </w:r>
          </w:p>
        </w:tc>
        <w:tc>
          <w:tcPr>
            <w:tcW w:w="1163" w:type="dxa"/>
          </w:tcPr>
          <w:p w14:paraId="45BF1BC4" w14:textId="77777777" w:rsidR="003416EE" w:rsidRDefault="006041B4">
            <w:pPr>
              <w:spacing w:before="60" w:after="60" w:line="240" w:lineRule="auto"/>
              <w:ind w:firstLine="0"/>
              <w:jc w:val="left"/>
            </w:pPr>
            <w:r>
              <w:rPr>
                <w:sz w:val="22"/>
              </w:rPr>
              <w:t>L1</w:t>
            </w:r>
          </w:p>
        </w:tc>
        <w:tc>
          <w:tcPr>
            <w:tcW w:w="1163" w:type="dxa"/>
          </w:tcPr>
          <w:p w14:paraId="4F99106F" w14:textId="77777777" w:rsidR="003416EE" w:rsidRDefault="006041B4">
            <w:pPr>
              <w:spacing w:before="60" w:after="60" w:line="240" w:lineRule="auto"/>
              <w:ind w:firstLine="0"/>
              <w:jc w:val="left"/>
            </w:pPr>
            <w:r>
              <w:rPr>
                <w:sz w:val="22"/>
              </w:rPr>
              <w:t>1,659</w:t>
            </w:r>
          </w:p>
        </w:tc>
        <w:tc>
          <w:tcPr>
            <w:tcW w:w="1163" w:type="dxa"/>
          </w:tcPr>
          <w:p w14:paraId="3E18512F" w14:textId="77777777" w:rsidR="003416EE" w:rsidRDefault="006041B4">
            <w:pPr>
              <w:spacing w:before="60" w:after="60" w:line="240" w:lineRule="auto"/>
              <w:ind w:firstLine="0"/>
              <w:jc w:val="left"/>
            </w:pPr>
            <w:r>
              <w:rPr>
                <w:sz w:val="22"/>
              </w:rPr>
              <w:t>71,99</w:t>
            </w:r>
          </w:p>
        </w:tc>
        <w:tc>
          <w:tcPr>
            <w:tcW w:w="1163" w:type="dxa"/>
          </w:tcPr>
          <w:p w14:paraId="45EF5044" w14:textId="77777777" w:rsidR="003416EE" w:rsidRDefault="006041B4">
            <w:pPr>
              <w:spacing w:before="60" w:after="60" w:line="240" w:lineRule="auto"/>
              <w:ind w:firstLine="0"/>
              <w:jc w:val="left"/>
            </w:pPr>
            <w:r>
              <w:rPr>
                <w:sz w:val="22"/>
              </w:rPr>
              <w:t>1,185</w:t>
            </w:r>
          </w:p>
        </w:tc>
        <w:tc>
          <w:tcPr>
            <w:tcW w:w="1163" w:type="dxa"/>
          </w:tcPr>
          <w:p w14:paraId="08E71287" w14:textId="77777777" w:rsidR="003416EE" w:rsidRDefault="006041B4">
            <w:pPr>
              <w:spacing w:before="60" w:after="60" w:line="240" w:lineRule="auto"/>
              <w:ind w:firstLine="0"/>
              <w:jc w:val="left"/>
            </w:pPr>
            <w:r>
              <w:rPr>
                <w:sz w:val="22"/>
              </w:rPr>
              <w:t>3,899</w:t>
            </w:r>
          </w:p>
        </w:tc>
        <w:tc>
          <w:tcPr>
            <w:tcW w:w="1214" w:type="dxa"/>
          </w:tcPr>
          <w:p w14:paraId="23BE8602" w14:textId="77777777" w:rsidR="003416EE" w:rsidRDefault="006041B4">
            <w:pPr>
              <w:spacing w:before="60" w:after="60" w:line="240" w:lineRule="auto"/>
              <w:ind w:firstLine="0"/>
              <w:jc w:val="left"/>
            </w:pPr>
            <w:r>
              <w:rPr>
                <w:sz w:val="22"/>
              </w:rPr>
              <w:t>0,005785</w:t>
            </w:r>
          </w:p>
        </w:tc>
        <w:tc>
          <w:tcPr>
            <w:tcW w:w="1163" w:type="dxa"/>
          </w:tcPr>
          <w:p w14:paraId="5F27C0B5" w14:textId="77777777" w:rsidR="003416EE" w:rsidRDefault="006041B4">
            <w:pPr>
              <w:spacing w:before="60" w:after="60" w:line="240" w:lineRule="auto"/>
              <w:ind w:firstLine="0"/>
              <w:jc w:val="left"/>
            </w:pPr>
            <w:r>
              <w:rPr>
                <w:sz w:val="22"/>
              </w:rPr>
              <w:t>0,08799</w:t>
            </w:r>
          </w:p>
        </w:tc>
      </w:tr>
    </w:tbl>
    <w:p w14:paraId="3A54E2B2" w14:textId="77777777" w:rsidR="003416EE" w:rsidRDefault="006041B4">
      <w:pPr>
        <w:pStyle w:val="af"/>
      </w:pPr>
      <w:r>
        <w:t xml:space="preserve">Источник: таблица 18.4 приложения [85], CSV </w:t>
      </w:r>
      <w:proofErr w:type="spellStart"/>
      <w:r>
        <w:t>exclusion_error_budgets</w:t>
      </w:r>
      <w:proofErr w:type="spellEnd"/>
      <w:r>
        <w:t>, q256, исходный монтаж, бюджет 5 мл. Обозначение ε подчёркивает остаточную ошибку поправки. В источнике не подтверждены конечный диапазон применимости этих границ и сходимость производных; суммарной границей ошибки таблица не является.</w:t>
      </w:r>
    </w:p>
    <w:p w14:paraId="6589A4B2" w14:textId="77777777" w:rsidR="003416EE" w:rsidRDefault="006041B4">
      <w:pPr>
        <w:pStyle w:val="af"/>
      </w:pPr>
      <w:r>
        <w:t xml:space="preserve">Для STL/О-STL изолированное ограничение составляет 0,008415% базового сопротивления мягкого фона и 0,1287% базового сопротивления лёгкого. </w:t>
      </w:r>
      <w:r>
        <w:rPr>
          <w:b/>
          <w:bCs/>
        </w:rPr>
        <w:t>Непроверенное условие:</w:t>
      </w:r>
      <w:r>
        <w:t xml:space="preserve"> достижимость такой точности тканевой поправки на имеющихся данных не установлена. Проценты базовой невязки ЭИТ и пульсового остатка из §§8.7–8.8 имеют другие знаменатели и не могут напрямую сравниваться с этими допусками как ошибки сопротивления.</w:t>
      </w:r>
    </w:p>
    <w:p w14:paraId="6C803F4A" w14:textId="77777777" w:rsidR="003416EE" w:rsidRDefault="006041B4">
      <w:pPr>
        <w:pStyle w:val="af"/>
      </w:pPr>
      <w:r>
        <w:t>Большие формальные допуски по Y, в частности 71,99 мм для L1/О-STL, не разрешают исключить движение в таком диапазоне. Это экстраполяция отношения локальных коэффициентов; конечные пробы на этих границах не проверены. Кроме того, для STL/О-STL знак Y-коэффициента меняется при уменьшении шага ±5→±1 мм, а отличие при уточнении квадратуры не устраняет этот факт (главы 7 и 11). Поэтому малая производная сама по себе не подтверждает нечувствительность к движению.</w:t>
      </w:r>
    </w:p>
    <w:p w14:paraId="0F08F90A" w14:textId="77777777" w:rsidR="003416EE" w:rsidRDefault="006041B4">
      <w:pPr>
        <w:pStyle w:val="af"/>
      </w:pPr>
      <w:r>
        <w:t xml:space="preserve">Таблицу 8.8 нельзя применять одновременно ко всем ошибкам и заключать, что их общий эффект останется в пределах 5 мл. Такой вывод </w:t>
      </w:r>
      <w:r>
        <w:lastRenderedPageBreak/>
        <w:t>требует общего бюджета с зависимостями ошибок, неопределённостью самих коэффициентов и нелинейным остатком. Эти составляющие в изолированных ограничениях не оценены. Пульсовые изменения мягких тканей и единого лёгочного компартмента на задержке дыхания по-прежнему сохраняются; задача состоит в ограничении ошибки их коррекции, а не в объявлении этих вкладов нулевыми.</w:t>
      </w:r>
    </w:p>
    <w:p w14:paraId="6646B18C" w14:textId="77777777" w:rsidR="003416EE" w:rsidRDefault="006041B4">
      <w:pPr>
        <w:pStyle w:val="af"/>
      </w:pPr>
      <w:r>
        <w:t xml:space="preserve">Для конечного диастолического и конечного систолического объёмов выбранного желудочка </w:t>
      </w:r>
      <m:oMath>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oMath>
      <w:r>
        <w:t xml:space="preserve"> в мл далее </w:t>
      </w: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ES</m:t>
            </m:r>
          </m:sub>
        </m:sSub>
      </m:oMath>
      <w:r>
        <w:t xml:space="preserve"> выражается в мл, </w:t>
      </w:r>
      <m:oMath>
        <m:r>
          <w:rPr>
            <w:rFonts w:ascii="Cambria Math" w:hAnsi="Cambria Math"/>
          </w:rPr>
          <m:t>EF</m:t>
        </m:r>
        <m:r>
          <m:rPr>
            <m:sty m:val="p"/>
          </m:rPr>
          <w:rPr>
            <w:rFonts w:ascii="Cambria Math" w:hAnsi="Cambria Math"/>
          </w:rPr>
          <m:t>=</m:t>
        </m:r>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ED</m:t>
            </m:r>
          </m:sub>
        </m:sSub>
      </m:oMath>
      <w:r>
        <w:t xml:space="preserve"> — доля, </w:t>
      </w:r>
      <m:oMath>
        <m:r>
          <w:rPr>
            <w:rFonts w:ascii="Cambria Math" w:hAnsi="Cambria Math"/>
          </w:rPr>
          <m:t>100EF</m:t>
        </m:r>
      </m:oMath>
      <w:r>
        <w:t xml:space="preserve"> — проценты; ошибка </w:t>
      </w:r>
      <m:oMath>
        <m:r>
          <w:rPr>
            <w:rFonts w:ascii="Cambria Math" w:hAnsi="Cambria Math"/>
          </w:rPr>
          <m:t>100EF</m:t>
        </m:r>
      </m:oMath>
      <w:r>
        <w:t xml:space="preserve"> — процентные пункты. Поправка влияет на оба фазовых объёма и их связь. Её импедансная ошибка не является г</w:t>
      </w:r>
      <w:proofErr w:type="spellStart"/>
      <w:r>
        <w:t>отовой</w:t>
      </w:r>
      <w:proofErr w:type="spellEnd"/>
      <w:r>
        <w:t xml:space="preserve"> ошибкой функций, которые в этой главе не определены.</w:t>
      </w:r>
    </w:p>
    <w:p w14:paraId="41163B8D" w14:textId="77777777" w:rsidR="003416EE" w:rsidRDefault="006041B4">
      <w:pPr>
        <w:pStyle w:val="21"/>
      </w:pPr>
      <w:bookmarkStart w:id="3500" w:name="_Toc244123116"/>
      <w:bookmarkStart w:id="3501" w:name="Xb9947d0405757a91407cdfacfafb1039b4174eb"/>
      <w:bookmarkEnd w:id="3465"/>
      <w:r>
        <w:t>8.12 Достигнутый результат и границы передачи в сердечную задачу</w:t>
      </w:r>
      <w:bookmarkEnd w:id="3500"/>
    </w:p>
    <w:p w14:paraId="0CF75516" w14:textId="77777777" w:rsidR="003416EE" w:rsidRPr="00674711" w:rsidRDefault="006041B4">
      <w:pPr>
        <w:pStyle w:val="FirstParagraph"/>
        <w:rPr>
          <w:lang w:val="ru-RU"/>
          <w:rPrChange w:id="3502" w:author="Nik K" w:date="2026-10-29T00:18:00Z">
            <w:rPr/>
          </w:rPrChange>
        </w:rPr>
      </w:pPr>
      <w:r w:rsidRPr="00674711">
        <w:rPr>
          <w:b/>
          <w:bCs/>
          <w:lang w:val="ru-RU"/>
          <w:rPrChange w:id="3503" w:author="Nik K" w:date="2026-10-29T00:18:00Z">
            <w:rPr>
              <w:b/>
              <w:bCs/>
            </w:rPr>
          </w:rPrChange>
        </w:rPr>
        <w:t>Наблюдения и обработка записей:</w:t>
      </w:r>
      <w:r w:rsidRPr="00674711">
        <w:rPr>
          <w:lang w:val="ru-RU"/>
          <w:rPrChange w:id="3504" w:author="Nik K" w:date="2026-10-29T00:18:00Z">
            <w:rPr/>
          </w:rPrChange>
        </w:rPr>
        <w:t xml:space="preserve"> описаны базовые уровни и переменные сигналы конкретных записей при указанной разметке. </w:t>
      </w:r>
      <w:r w:rsidRPr="00674711">
        <w:rPr>
          <w:b/>
          <w:bCs/>
          <w:lang w:val="ru-RU"/>
          <w:rPrChange w:id="3505" w:author="Nik K" w:date="2026-10-29T00:18:00Z">
            <w:rPr>
              <w:b/>
              <w:bCs/>
            </w:rPr>
          </w:rPrChange>
        </w:rPr>
        <w:t>Численные проверки:</w:t>
      </w:r>
      <w:r w:rsidRPr="00674711">
        <w:rPr>
          <w:lang w:val="ru-RU"/>
          <w:rPrChange w:id="3506" w:author="Nik K" w:date="2026-10-29T00:18:00Z">
            <w:rPr/>
          </w:rPrChange>
        </w:rPr>
        <w:t xml:space="preserve"> проверены отдельные прямые решения, производные и преобразование единиц. </w:t>
      </w:r>
      <w:r w:rsidRPr="00674711">
        <w:rPr>
          <w:b/>
          <w:bCs/>
          <w:lang w:val="ru-RU"/>
          <w:rPrChange w:id="3507" w:author="Nik K" w:date="2026-10-29T00:18:00Z">
            <w:rPr>
              <w:b/>
              <w:bCs/>
            </w:rPr>
          </w:rPrChange>
        </w:rPr>
        <w:t>Условные модельные результаты:</w:t>
      </w:r>
      <w:r w:rsidRPr="00674711">
        <w:rPr>
          <w:lang w:val="ru-RU"/>
          <w:rPrChange w:id="3508" w:author="Nik K" w:date="2026-10-29T00:18:00Z">
            <w:rPr/>
          </w:rPrChange>
        </w:rPr>
        <w:t xml:space="preserve"> получены неустойчивые тканевые параметры, вырождение свободного поиска, большой пульсовой остаток и поглощение геометрии тканевой инверсией; новая серия дала изолированные ограничения ошибки поправки при точно известных остальных входах. Ни один из этих результатов не устанавливает физиологическую точность тканевых оценок.</w:t>
      </w:r>
    </w:p>
    <w:p w14:paraId="0787DDB3" w14:textId="77777777" w:rsidR="003416EE" w:rsidRDefault="006041B4">
      <w:pPr>
        <w:pStyle w:val="af"/>
      </w:pPr>
      <w:r>
        <w:t>Дальше передаются только исследовательские параметры с опорой, частотой, геометрией, нормировкой и ограничениями. Мягкий фон и единые лёгкие пульсируют. Оператор расчётного отведения имеется; его соответствие фактическому монтажу, частотный перенос и вычитание из синхронной ТТРКГ не проверены.</w:t>
      </w:r>
    </w:p>
    <w:p w14:paraId="0250D20E" w14:textId="77777777" w:rsidR="003416EE" w:rsidRDefault="006041B4">
      <w:pPr>
        <w:pStyle w:val="af"/>
      </w:pPr>
      <w:r>
        <w:rPr>
          <w:b/>
          <w:bCs/>
        </w:rPr>
        <w:t>Требует проверки:</w:t>
      </w:r>
      <w:r>
        <w:t xml:space="preserve"> ограничение смешения тканей и геометрии, соответствие контактов и дыхательной опоры, достижимость требований к </w:t>
      </w:r>
      <w:r>
        <w:lastRenderedPageBreak/>
        <w:t>остаточной поправке и её вклад в общий бюджет ошибки сердечного остатка. Изолированный предел 5 мл не закрывает этот бюджет. Малый остаток подгонки и сохранённый архив не заменяют этих проверок.</w:t>
      </w:r>
    </w:p>
    <w:p w14:paraId="71971523" w14:textId="77777777" w:rsidR="003416EE" w:rsidRDefault="006041B4">
      <w:pPr>
        <w:pStyle w:val="1"/>
      </w:pPr>
      <w:bookmarkStart w:id="3509" w:name="_Toc244123117"/>
      <w:bookmarkStart w:id="3510" w:name="восстановление-динамики-целого-сердца"/>
      <w:bookmarkEnd w:id="3145"/>
      <w:bookmarkEnd w:id="3501"/>
      <w:r>
        <w:lastRenderedPageBreak/>
        <w:t>9 Восстановление динамики целого сердца</w:t>
      </w:r>
      <w:bookmarkEnd w:id="3509"/>
    </w:p>
    <w:p w14:paraId="4C12C672" w14:textId="77777777" w:rsidR="003416EE" w:rsidRDefault="006041B4">
      <w:pPr>
        <w:pStyle w:val="21"/>
      </w:pPr>
      <w:bookmarkStart w:id="3511" w:name="_Toc244123118"/>
      <w:bookmarkStart w:id="3512" w:name="X3264a24fd48d80be9d54816f15bd25ca809b883"/>
      <w:r>
        <w:t>9.1 Оцениваемая величина и границы имеющихся данных</w:t>
      </w:r>
      <w:bookmarkEnd w:id="3511"/>
    </w:p>
    <w:p w14:paraId="0753CF05" w14:textId="77777777" w:rsidR="003416EE" w:rsidRPr="00674711" w:rsidRDefault="006041B4">
      <w:pPr>
        <w:pStyle w:val="FirstParagraph"/>
        <w:rPr>
          <w:lang w:val="ru-RU"/>
          <w:rPrChange w:id="3513" w:author="Nik K" w:date="2026-10-29T00:18:00Z">
            <w:rPr/>
          </w:rPrChange>
        </w:rPr>
      </w:pPr>
      <w:r w:rsidRPr="00674711">
        <w:rPr>
          <w:lang w:val="ru-RU"/>
          <w:rPrChange w:id="3514" w:author="Nik K" w:date="2026-10-29T00:18:00Z">
            <w:rPr/>
          </w:rPrChange>
        </w:rPr>
        <w:t>Задача этапа — восстановить объём, положение и форму целого сердца по электрическому сигналу с учётом тканевых влияний. Объём выделенной сердечной области не равен объёму крови левого желудочка. Переход к камерным объёмам, ударному объёму (УО) и фракции выброса (ФВ) рассмотрен в главе 10.</w:t>
      </w:r>
    </w:p>
    <w:p w14:paraId="3539B0DC" w14:textId="77777777" w:rsidR="003416EE" w:rsidRDefault="006041B4">
      <w:pPr>
        <w:pStyle w:val="af"/>
      </w:pPr>
      <w:r>
        <w:t xml:space="preserve">Операционный вход — одна индивидуальная КТ-опора. </w:t>
      </w:r>
      <w:proofErr w:type="spellStart"/>
      <w:r>
        <w:t>Электроимпедансная</w:t>
      </w:r>
      <w:proofErr w:type="spellEnd"/>
      <w:r>
        <w:t xml:space="preserve"> томография (ЭИТ) оценивает базовые тканевые параметры и их синхронные изменения; конечно-элементная модель (FEM) переводит их в вклад в </w:t>
      </w:r>
      <w:proofErr w:type="spellStart"/>
      <w:r>
        <w:t>трансторакальное</w:t>
      </w:r>
      <w:proofErr w:type="spellEnd"/>
      <w:r>
        <w:t xml:space="preserve"> отведение «рука–рука» — ТТРКГ. Затем по ТТРКГ с временными признаками ЭКГ исследуется геометрическая динамика. Тканевой этап изложен в главе 8. Его существенное ограничение: при фиксированной геометрии оценка тканевого сопротивления может поглотить часть геометрического сигнала.</w:t>
      </w:r>
    </w:p>
    <w:p w14:paraId="0142AAB0" w14:textId="77777777" w:rsidR="003416EE" w:rsidRDefault="006041B4">
      <w:pPr>
        <w:pStyle w:val="af"/>
      </w:pPr>
      <w:r>
        <w:t>Первое исследуемое состояние — глубокий вдох с задержкой, соответствующий протоколу КТ. Пульсовые вклады мягких тканей и единого лёгочного компартмента сохраняются. Статус участка электрической записи определяется его разметкой. Будущая одновременная регистрация ЭИТ и ТТРКГ подтверждена; имеющиеся разновременные записи не позволяют проверить покадровую коррекцию.</w:t>
      </w:r>
    </w:p>
    <w:p w14:paraId="759ACF57" w14:textId="77777777" w:rsidR="003416EE" w:rsidRDefault="006041B4">
      <w:pPr>
        <w:pStyle w:val="af"/>
      </w:pPr>
      <w:r>
        <w:t>Результаты относятся к участнику Н и срезу от 28.10.2026 [86, 87, 84, 88, 89, 90]: геометрическим и электрическим пробам, локальным инверсиям, диагностике реальных ЭИТ-окон и завершённой серии сравнения расчётных монтажей. Это разработка методики; завершённый архивный срез не равнозначен валидации цепочки.</w:t>
      </w:r>
    </w:p>
    <w:p w14:paraId="4F113FA8" w14:textId="77777777" w:rsidR="003416EE" w:rsidRDefault="006041B4">
      <w:pPr>
        <w:pStyle w:val="af"/>
      </w:pPr>
      <w:r>
        <w:t xml:space="preserve">Статическая STL-поверхность электрических проб получена автоматической сегментацией; её объём — 578,720801 мл. Происхождение сверено с каноническим манифестом, полнота охвата камер и миокарда </w:t>
      </w:r>
      <w:r>
        <w:lastRenderedPageBreak/>
        <w:t xml:space="preserve">независимо не установлена. Отдельный 4D-референс содержит девять масок первого R–R и три следующего, не образующих два полных цикла. Маски достигают верхней границы поля зрения; замкнутые поверхности включают вычислительную крышку. Перенос их динамики в статическую FEM-модель требует </w:t>
      </w:r>
      <w:proofErr w:type="spellStart"/>
      <w:r>
        <w:t>межсерийной</w:t>
      </w:r>
      <w:proofErr w:type="spellEnd"/>
      <w:r>
        <w:t xml:space="preserve"> регистрации.</w:t>
      </w:r>
    </w:p>
    <w:p w14:paraId="63C3E992" w14:textId="77777777" w:rsidR="003416EE" w:rsidRDefault="006041B4">
      <w:pPr>
        <w:pStyle w:val="21"/>
      </w:pPr>
      <w:bookmarkStart w:id="3515" w:name="_Toc244123119"/>
      <w:bookmarkStart w:id="3516" w:name="Xd9cd00bddbae8175f40c6bc23633361107c18f1"/>
      <w:bookmarkEnd w:id="3512"/>
      <w:r>
        <w:t>9.2 Объём, положение, форма и эффективное сопротивление</w:t>
      </w:r>
      <w:bookmarkEnd w:id="3515"/>
    </w:p>
    <w:p w14:paraId="6DE46233" w14:textId="77777777" w:rsidR="003416EE" w:rsidRPr="00674711" w:rsidRDefault="006041B4">
      <w:pPr>
        <w:pStyle w:val="FirstParagraph"/>
        <w:keepNext/>
        <w:rPr>
          <w:lang w:val="ru-RU"/>
          <w:rPrChange w:id="3517" w:author="Nik K" w:date="2026-10-29T00:18:00Z">
            <w:rPr/>
          </w:rPrChange>
        </w:rPr>
      </w:pPr>
      <w:r w:rsidRPr="00674711">
        <w:rPr>
          <w:lang w:val="ru-RU"/>
          <w:rPrChange w:id="3518" w:author="Nik K" w:date="2026-10-29T00:18:00Z">
            <w:rPr/>
          </w:rPrChange>
        </w:rPr>
        <w:t xml:space="preserve">Пусть </w:t>
      </w:r>
      <m:oMath>
        <m:sSub>
          <m:sSubPr>
            <m:ctrlPr>
              <w:rPr>
                <w:rFonts w:ascii="Cambria Math" w:hAnsi="Cambria Math"/>
              </w:rPr>
            </m:ctrlPr>
          </m:sSubPr>
          <m:e>
            <m:r>
              <w:rPr>
                <w:rFonts w:ascii="Cambria Math" w:hAnsi="Cambria Math"/>
              </w:rPr>
              <m:t>H</m:t>
            </m:r>
          </m:e>
          <m:sub>
            <m:r>
              <w:rPr>
                <w:rFonts w:ascii="Cambria Math" w:hAnsi="Cambria Math"/>
                <w:lang w:val="ru-RU"/>
                <w:rPrChange w:id="3519" w:author="Nik K" w:date="2026-10-29T00:18:00Z">
                  <w:rPr>
                    <w:rFonts w:ascii="Cambria Math" w:hAnsi="Cambria Math"/>
                  </w:rPr>
                </w:rPrChange>
              </w:rPr>
              <m:t>0</m:t>
            </m:r>
          </m:sub>
        </m:sSub>
      </m:oMath>
      <w:r w:rsidRPr="00674711">
        <w:rPr>
          <w:lang w:val="ru-RU"/>
          <w:rPrChange w:id="3520" w:author="Nik K" w:date="2026-10-29T00:18:00Z">
            <w:rPr/>
          </w:rPrChange>
        </w:rPr>
        <w:t xml:space="preserve"> — сердечная область единственной опоры, </w:t>
      </w:r>
      <m:oMath>
        <m:sSub>
          <m:sSubPr>
            <m:ctrlPr>
              <w:rPr>
                <w:rFonts w:ascii="Cambria Math" w:hAnsi="Cambria Math"/>
              </w:rPr>
            </m:ctrlPr>
          </m:sSubPr>
          <m:e>
            <m:r>
              <w:rPr>
                <w:rFonts w:ascii="Cambria Math" w:hAnsi="Cambria Math"/>
              </w:rPr>
              <m:t>V</m:t>
            </m:r>
          </m:e>
          <m:sub>
            <m:r>
              <w:rPr>
                <w:rFonts w:ascii="Cambria Math" w:hAnsi="Cambria Math"/>
                <w:lang w:val="ru-RU"/>
                <w:rPrChange w:id="3521" w:author="Nik K" w:date="2026-10-29T00:18:00Z">
                  <w:rPr>
                    <w:rFonts w:ascii="Cambria Math" w:hAnsi="Cambria Math"/>
                  </w:rPr>
                </w:rPrChange>
              </w:rPr>
              <m:t>0</m:t>
            </m:r>
          </m:sub>
        </m:sSub>
      </m:oMath>
      <w:r w:rsidRPr="00674711">
        <w:rPr>
          <w:lang w:val="ru-RU"/>
          <w:rPrChange w:id="3522" w:author="Nik K" w:date="2026-10-29T00:18:00Z">
            <w:rPr/>
          </w:rPrChange>
        </w:rPr>
        <w:t xml:space="preserve"> — её объём в мл, </w:t>
      </w:r>
      <m:oMath>
        <m:sSub>
          <m:sSubPr>
            <m:ctrlPr>
              <w:rPr>
                <w:rFonts w:ascii="Cambria Math" w:hAnsi="Cambria Math"/>
              </w:rPr>
            </m:ctrlPr>
          </m:sSubPr>
          <m:e>
            <m:r>
              <m:rPr>
                <m:sty m:val="bi"/>
              </m:rPr>
              <w:rPr>
                <w:rFonts w:ascii="Cambria Math" w:hAnsi="Cambria Math"/>
              </w:rPr>
              <m:t>c</m:t>
            </m:r>
          </m:e>
          <m:sub>
            <m:r>
              <w:rPr>
                <w:rFonts w:ascii="Cambria Math" w:hAnsi="Cambria Math"/>
                <w:lang w:val="ru-RU"/>
                <w:rPrChange w:id="3523" w:author="Nik K" w:date="2026-10-29T00:18:00Z">
                  <w:rPr>
                    <w:rFonts w:ascii="Cambria Math" w:hAnsi="Cambria Math"/>
                  </w:rPr>
                </w:rPrChange>
              </w:rPr>
              <m:t>0</m:t>
            </m:r>
          </m:sub>
        </m:sSub>
      </m:oMath>
      <w:r w:rsidRPr="00674711">
        <w:rPr>
          <w:lang w:val="ru-RU"/>
          <w:rPrChange w:id="3524" w:author="Nik K" w:date="2026-10-29T00:18:00Z">
            <w:rPr/>
          </w:rPrChange>
        </w:rPr>
        <w:t xml:space="preserve"> — центр в мм. Для исходной индивидуальной формы, равновеликой сферы и эллипсоида сначала рассматривается один закон преобразования:</w:t>
      </w:r>
    </w:p>
    <w:p w14:paraId="6D982866"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e>
                </m:d>
                <m:r>
                  <m:rPr>
                    <m:sty m:val="p"/>
                  </m:rPr>
                  <w:rPr>
                    <w:rFonts w:ascii="Cambria Math" w:hAnsi="Cambria Math"/>
                  </w:rPr>
                  <m:t>,</m:t>
                </m:r>
              </m:e>
            </m:mr>
            <m:mr>
              <m:e>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e>
            </m:mr>
            <m:m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num>
                          <m:den>
                            <m:sSub>
                              <m:sSubPr>
                                <m:ctrlPr>
                                  <w:rPr>
                                    <w:rFonts w:ascii="Cambria Math" w:hAnsi="Cambria Math"/>
                                  </w:rPr>
                                </m:ctrlPr>
                              </m:sSubPr>
                              <m:e>
                                <m:r>
                                  <w:rPr>
                                    <w:rFonts w:ascii="Cambria Math" w:hAnsi="Cambria Math"/>
                                  </w:rPr>
                                  <m:t>V</m:t>
                                </m:r>
                              </m:e>
                              <m:sub>
                                <m:r>
                                  <w:rPr>
                                    <w:rFonts w:ascii="Cambria Math" w:hAnsi="Cambria Math"/>
                                  </w:rPr>
                                  <m:t>0</m:t>
                                </m:r>
                              </m:sub>
                            </m:sSub>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e>
            </m:mr>
          </m:m>
          <m:r>
            <w:rPr>
              <w:rFonts w:ascii="Cambria Math" w:hAnsi="Cambria Math"/>
            </w:rPr>
            <m:t>  </m:t>
          </m:r>
          <m:r>
            <m:rPr>
              <m:nor/>
            </m:rPr>
            <m:t>(9.1)</m:t>
          </m:r>
        </m:oMath>
      </m:oMathPara>
    </w:p>
    <w:p w14:paraId="0152C439" w14:textId="77777777" w:rsidR="003416EE" w:rsidRPr="00674711" w:rsidRDefault="006041B4">
      <w:pPr>
        <w:pStyle w:val="FirstParagraph"/>
        <w:rPr>
          <w:lang w:val="ru-RU"/>
          <w:rPrChange w:id="3525" w:author="Nik K" w:date="2026-10-29T00:18:00Z">
            <w:rPr/>
          </w:rPrChange>
        </w:rPr>
      </w:pPr>
      <w:r w:rsidRPr="00674711">
        <w:rPr>
          <w:lang w:val="ru-RU"/>
          <w:rPrChange w:id="3526" w:author="Nik K" w:date="2026-10-29T00:18:00Z">
            <w:rPr/>
          </w:rPrChange>
        </w:rPr>
        <w:t xml:space="preserve">Вектор </w:t>
      </w:r>
      <m:oMath>
        <m:r>
          <m:rPr>
            <m:sty m:val="bi"/>
          </m:rPr>
          <w:rPr>
            <w:rFonts w:ascii="Cambria Math" w:hAnsi="Cambria Math"/>
          </w:rPr>
          <m:t>d</m:t>
        </m:r>
        <m:r>
          <m:rPr>
            <m:sty m:val="p"/>
          </m:rPr>
          <w:rPr>
            <w:rFonts w:ascii="Cambria Math" w:hAnsi="Cambria Math"/>
            <w:lang w:val="ru-RU"/>
            <w:rPrChange w:id="3527" w:author="Nik K" w:date="2026-10-29T00:18:00Z">
              <w:rPr>
                <w:rFonts w:ascii="Cambria Math" w:hAnsi="Cambria Math"/>
              </w:rPr>
            </w:rPrChange>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lang w:val="ru-RU"/>
            <w:rPrChange w:id="3528" w:author="Nik K" w:date="2026-10-29T00:18:00Z">
              <w:rPr>
                <w:rFonts w:ascii="Cambria Math" w:hAnsi="Cambria Math"/>
              </w:rPr>
            </w:rPrChange>
          </w:rPr>
          <m:t>,</m:t>
        </m:r>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lang w:val="ru-RU"/>
            <w:rPrChange w:id="3529" w:author="Nik K" w:date="2026-10-29T00:18:00Z">
              <w:rPr>
                <w:rFonts w:ascii="Cambria Math" w:hAnsi="Cambria Math"/>
              </w:rPr>
            </w:rPrChange>
          </w:rPr>
          <m:t>,</m:t>
        </m:r>
        <m:sSub>
          <m:sSubPr>
            <m:ctrlPr>
              <w:rPr>
                <w:rFonts w:ascii="Cambria Math" w:hAnsi="Cambria Math"/>
              </w:rPr>
            </m:ctrlPr>
          </m:sSubPr>
          <m:e>
            <m:r>
              <w:rPr>
                <w:rFonts w:ascii="Cambria Math" w:hAnsi="Cambria Math"/>
              </w:rPr>
              <m:t>d</m:t>
            </m:r>
          </m:e>
          <m:sub>
            <m:r>
              <w:rPr>
                <w:rFonts w:ascii="Cambria Math" w:hAnsi="Cambria Math"/>
              </w:rPr>
              <m:t>z</m:t>
            </m:r>
          </m:sub>
        </m:sSub>
        <m:sSup>
          <m:sSupPr>
            <m:ctrlPr>
              <w:rPr>
                <w:rFonts w:ascii="Cambria Math" w:hAnsi="Cambria Math"/>
              </w:rPr>
            </m:ctrlPr>
          </m:sSupPr>
          <m:e>
            <m:r>
              <m:rPr>
                <m:sty m:val="p"/>
              </m:rPr>
              <w:rPr>
                <w:rFonts w:ascii="Cambria Math" w:hAnsi="Cambria Math"/>
                <w:lang w:val="ru-RU"/>
                <w:rPrChange w:id="3530" w:author="Nik K" w:date="2026-10-29T00:18:00Z">
                  <w:rPr>
                    <w:rFonts w:ascii="Cambria Math" w:hAnsi="Cambria Math"/>
                  </w:rPr>
                </w:rPrChange>
              </w:rPr>
              <m:t>)</m:t>
            </m:r>
          </m:e>
          <m:sup>
            <m:r>
              <m:rPr>
                <m:scr m:val="sans-serif"/>
                <m:sty m:val="p"/>
              </m:rPr>
              <w:rPr>
                <w:rFonts w:ascii="Cambria Math" w:hAnsi="Cambria Math"/>
              </w:rPr>
              <m:t>T</m:t>
            </m:r>
          </m:sup>
        </m:sSup>
      </m:oMath>
      <w:r w:rsidRPr="00674711">
        <w:rPr>
          <w:lang w:val="ru-RU"/>
          <w:rPrChange w:id="3531" w:author="Nik K" w:date="2026-10-29T00:18:00Z">
            <w:rPr/>
          </w:rPrChange>
        </w:rPr>
        <w:t xml:space="preserve"> задаёт перенос в мм, </w:t>
      </w:r>
      <m:oMath>
        <m:r>
          <w:rPr>
            <w:rFonts w:ascii="Cambria Math" w:hAnsi="Cambria Math"/>
          </w:rPr>
          <m:t>s</m:t>
        </m:r>
        <m:r>
          <m:rPr>
            <m:sty m:val="p"/>
          </m:rPr>
          <w:rPr>
            <w:rFonts w:ascii="Cambria Math" w:hAnsi="Cambria Math"/>
            <w:lang w:val="ru-RU"/>
            <w:rPrChange w:id="3532" w:author="Nik K" w:date="2026-10-29T00:18:00Z">
              <w:rPr>
                <w:rFonts w:ascii="Cambria Math" w:hAnsi="Cambria Math"/>
              </w:rPr>
            </w:rPrChange>
          </w:rPr>
          <m:t>&gt;</m:t>
        </m:r>
        <m:r>
          <w:rPr>
            <w:rFonts w:ascii="Cambria Math" w:hAnsi="Cambria Math"/>
            <w:lang w:val="ru-RU"/>
            <w:rPrChange w:id="3533" w:author="Nik K" w:date="2026-10-29T00:18:00Z">
              <w:rPr>
                <w:rFonts w:ascii="Cambria Math" w:hAnsi="Cambria Math"/>
              </w:rPr>
            </w:rPrChange>
          </w:rPr>
          <m:t>0</m:t>
        </m:r>
      </m:oMath>
      <w:r w:rsidRPr="00674711">
        <w:rPr>
          <w:lang w:val="ru-RU"/>
          <w:rPrChange w:id="3534" w:author="Nik K" w:date="2026-10-29T00:18:00Z">
            <w:rPr/>
          </w:rPrChange>
        </w:rPr>
        <w:t xml:space="preserve"> — безразмерный масштаб. Отношения размеров и ориентация сохраняются. Это закон вычислительных проб, не измеренная деформация. Фиксированное положение задаётся условием </w:t>
      </w:r>
      <m:oMath>
        <m:r>
          <m:rPr>
            <m:sty m:val="bi"/>
          </m:rPr>
          <w:rPr>
            <w:rFonts w:ascii="Cambria Math" w:hAnsi="Cambria Math"/>
          </w:rPr>
          <m:t>d</m:t>
        </m:r>
        <m:r>
          <m:rPr>
            <m:sty m:val="p"/>
          </m:rPr>
          <w:rPr>
            <w:rFonts w:ascii="Cambria Math" w:hAnsi="Cambria Math"/>
            <w:lang w:val="ru-RU"/>
            <w:rPrChange w:id="3535" w:author="Nik K" w:date="2026-10-29T00:18:00Z">
              <w:rPr>
                <w:rFonts w:ascii="Cambria Math" w:hAnsi="Cambria Math"/>
              </w:rPr>
            </w:rPrChange>
          </w:rPr>
          <m:t>(</m:t>
        </m:r>
        <m:r>
          <w:rPr>
            <w:rFonts w:ascii="Cambria Math" w:hAnsi="Cambria Math"/>
          </w:rPr>
          <m:t>t</m:t>
        </m:r>
        <m:r>
          <m:rPr>
            <m:sty m:val="p"/>
          </m:rPr>
          <w:rPr>
            <w:rFonts w:ascii="Cambria Math" w:hAnsi="Cambria Math"/>
            <w:lang w:val="ru-RU"/>
            <w:rPrChange w:id="3536" w:author="Nik K" w:date="2026-10-29T00:18:00Z">
              <w:rPr>
                <w:rFonts w:ascii="Cambria Math" w:hAnsi="Cambria Math"/>
              </w:rPr>
            </w:rPrChange>
          </w:rPr>
          <m:t>)=</m:t>
        </m:r>
        <m:r>
          <w:rPr>
            <w:rFonts w:ascii="Cambria Math" w:hAnsi="Cambria Math"/>
            <w:lang w:val="ru-RU"/>
            <w:rPrChange w:id="3537" w:author="Nik K" w:date="2026-10-29T00:18:00Z">
              <w:rPr>
                <w:rFonts w:ascii="Cambria Math" w:hAnsi="Cambria Math"/>
              </w:rPr>
            </w:rPrChange>
          </w:rPr>
          <m:t>0</m:t>
        </m:r>
      </m:oMath>
      <w:r w:rsidRPr="00674711">
        <w:rPr>
          <w:lang w:val="ru-RU"/>
          <w:rPrChange w:id="3538" w:author="Nik K" w:date="2026-10-29T00:18:00Z">
            <w:rPr/>
          </w:rPrChange>
        </w:rPr>
        <w:t>; в подвижном варианте перенос неизвестен. В обоих случаях объём восстанавливается по сигналу.</w:t>
      </w:r>
    </w:p>
    <w:p w14:paraId="5F3E7939" w14:textId="77777777" w:rsidR="003416EE" w:rsidRDefault="006041B4">
      <w:pPr>
        <w:pStyle w:val="af"/>
      </w:pPr>
      <w:r>
        <w:t xml:space="preserve">Отношения полуосей и поворот эллипсоида задаются параметрами формы </w:t>
      </w:r>
      <m:oMath>
        <m:r>
          <m:rPr>
            <m:sty m:val="bi"/>
          </m:rPr>
          <w:rPr>
            <w:rFonts w:ascii="Cambria Math" w:hAnsi="Cambria Math"/>
          </w:rPr>
          <m:t>α</m:t>
        </m:r>
        <m:r>
          <m:rPr>
            <m:sty m:val="p"/>
          </m:rPr>
          <w:rPr>
            <w:rFonts w:ascii="Cambria Math" w:hAnsi="Cambria Math"/>
          </w:rPr>
          <m:t>(</m:t>
        </m:r>
        <m:r>
          <w:rPr>
            <w:rFonts w:ascii="Cambria Math" w:hAnsi="Cambria Math"/>
          </w:rPr>
          <m:t>t</m:t>
        </m:r>
        <m:r>
          <m:rPr>
            <m:sty m:val="p"/>
          </m:rPr>
          <w:rPr>
            <w:rFonts w:ascii="Cambria Math" w:hAnsi="Cambria Math"/>
          </w:rPr>
          <m:t>)</m:t>
        </m:r>
      </m:oMath>
      <w:r>
        <w:t>. Здесь они фиксированы по опоре: размерность сокращена, ошибка приближения границы сохраняется.</w:t>
      </w:r>
    </w:p>
    <w:p w14:paraId="7ABD7A96" w14:textId="77777777" w:rsidR="003416EE" w:rsidRDefault="006041B4">
      <w:pPr>
        <w:pStyle w:val="af"/>
        <w:keepNext/>
      </w:pPr>
      <w:r>
        <w:t>Удобная координата размера — радиус сферы равного объёма:</w:t>
      </w:r>
    </w:p>
    <w:p w14:paraId="5214D3F6"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3000V</m:t>
                      </m:r>
                    </m:num>
                    <m:den>
                      <m:r>
                        <w:rPr>
                          <w:rFonts w:ascii="Cambria Math" w:hAnsi="Cambria Math"/>
                        </w:rPr>
                        <m:t>4π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  V</m:t>
          </m:r>
          <m:r>
            <m:rPr>
              <m:sty m:val="p"/>
            </m:rPr>
            <w:rPr>
              <w:rFonts w:ascii="Cambria Math" w:hAnsi="Cambria Math"/>
            </w:rPr>
            <m:t>=</m:t>
          </m:r>
          <m:f>
            <m:fPr>
              <m:ctrlPr>
                <w:rPr>
                  <w:rFonts w:ascii="Cambria Math" w:hAnsi="Cambria Math"/>
                </w:rPr>
              </m:ctrlPr>
            </m:fPr>
            <m:num>
              <m:r>
                <w:rPr>
                  <w:rFonts w:ascii="Cambria Math" w:hAnsi="Cambria Math"/>
                </w:rPr>
                <m:t>4π</m:t>
              </m:r>
            </m:num>
            <m:den>
              <m:r>
                <w:rPr>
                  <w:rFonts w:ascii="Cambria Math" w:hAnsi="Cambria Math"/>
                </w:rPr>
                <m:t>3000</m:t>
              </m:r>
            </m:den>
          </m:f>
          <m:sSubSup>
            <m:sSubSupPr>
              <m:ctrlPr>
                <w:rPr>
                  <w:rFonts w:ascii="Cambria Math" w:hAnsi="Cambria Math"/>
                </w:rPr>
              </m:ctrlPr>
            </m:sSubSupPr>
            <m:e>
              <m:r>
                <w:rPr>
                  <w:rFonts w:ascii="Cambria Math" w:hAnsi="Cambria Math"/>
                </w:rPr>
                <m:t>r</m:t>
              </m:r>
            </m:e>
            <m:sub>
              <m:r>
                <m:rPr>
                  <m:sty m:val="p"/>
                </m:rPr>
                <w:rPr>
                  <w:rFonts w:ascii="Cambria Math" w:hAnsi="Cambria Math"/>
                </w:rPr>
                <m:t>экв</m:t>
              </m:r>
            </m:sub>
            <m:sup>
              <m:r>
                <w:rPr>
                  <w:rFonts w:ascii="Cambria Math" w:hAnsi="Cambria Math"/>
                </w:rPr>
                <m:t>3</m:t>
              </m:r>
            </m:sup>
          </m:sSubSup>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dV</m:t>
              </m:r>
            </m:num>
            <m:den>
              <m:r>
                <w:rPr>
                  <w:rFonts w:ascii="Cambria Math" w:hAnsi="Cambria Math"/>
                </w:rPr>
                <m:t>d</m:t>
              </m:r>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den>
          </m:f>
          <m:r>
            <m:rPr>
              <m:sty m:val="p"/>
            </m:rPr>
            <w:rPr>
              <w:rFonts w:ascii="Cambria Math" w:hAnsi="Cambria Math"/>
            </w:rPr>
            <m:t>=</m:t>
          </m:r>
          <m:f>
            <m:fPr>
              <m:ctrlPr>
                <w:rPr>
                  <w:rFonts w:ascii="Cambria Math" w:hAnsi="Cambria Math"/>
                </w:rPr>
              </m:ctrlPr>
            </m:fPr>
            <m:num>
              <m:r>
                <w:rPr>
                  <w:rFonts w:ascii="Cambria Math" w:hAnsi="Cambria Math"/>
                </w:rPr>
                <m:t>3V</m:t>
              </m:r>
            </m:num>
            <m:den>
              <m:sSub>
                <m:sSubPr>
                  <m:ctrlPr>
                    <w:rPr>
                      <w:rFonts w:ascii="Cambria Math" w:hAnsi="Cambria Math"/>
                    </w:rPr>
                  </m:ctrlPr>
                </m:sSubPr>
                <m:e>
                  <m:r>
                    <w:rPr>
                      <w:rFonts w:ascii="Cambria Math" w:hAnsi="Cambria Math"/>
                    </w:rPr>
                    <m:t>r</m:t>
                  </m:r>
                </m:e>
                <m:sub>
                  <m:r>
                    <m:rPr>
                      <m:sty m:val="p"/>
                    </m:rPr>
                    <w:rPr>
                      <w:rFonts w:ascii="Cambria Math" w:hAnsi="Cambria Math"/>
                    </w:rPr>
                    <m:t>экв</m:t>
                  </m:r>
                </m:sub>
              </m:sSub>
            </m:den>
          </m:f>
          <m:r>
            <m:rPr>
              <m:sty m:val="p"/>
            </m:rPr>
            <w:rPr>
              <w:rFonts w:ascii="Cambria Math" w:hAnsi="Cambria Math"/>
            </w:rPr>
            <m:t>.</m:t>
          </m:r>
          <m:r>
            <w:rPr>
              <w:rFonts w:ascii="Cambria Math" w:hAnsi="Cambria Math"/>
            </w:rPr>
            <m:t>  </m:t>
          </m:r>
          <m:r>
            <m:rPr>
              <m:nor/>
            </m:rPr>
            <m:t>(9.2)</m:t>
          </m:r>
        </m:oMath>
      </m:oMathPara>
    </w:p>
    <w:p w14:paraId="04146DCC" w14:textId="77777777" w:rsidR="003416EE" w:rsidRPr="00674711" w:rsidRDefault="006041B4">
      <w:pPr>
        <w:pStyle w:val="FirstParagraph"/>
        <w:rPr>
          <w:lang w:val="ru-RU"/>
          <w:rPrChange w:id="3539" w:author="Nik K" w:date="2026-10-29T00:18:00Z">
            <w:rPr/>
          </w:rPrChange>
        </w:rPr>
      </w:pPr>
      <w:r w:rsidRPr="00674711">
        <w:rPr>
          <w:lang w:val="ru-RU"/>
          <w:rPrChange w:id="3540" w:author="Nik K" w:date="2026-10-29T00:18:00Z">
            <w:rPr/>
          </w:rPrChange>
        </w:rPr>
        <w:t xml:space="preserve">Здесь </w:t>
      </w:r>
      <m:oMath>
        <m:sSub>
          <m:sSubPr>
            <m:ctrlPr>
              <w:rPr>
                <w:rFonts w:ascii="Cambria Math" w:hAnsi="Cambria Math"/>
              </w:rPr>
            </m:ctrlPr>
          </m:sSubPr>
          <m:e>
            <m:r>
              <w:rPr>
                <w:rFonts w:ascii="Cambria Math" w:hAnsi="Cambria Math"/>
              </w:rPr>
              <m:t>r</m:t>
            </m:r>
          </m:e>
          <m:sub>
            <m:r>
              <m:rPr>
                <m:sty m:val="p"/>
              </m:rPr>
              <w:rPr>
                <w:rFonts w:ascii="Cambria Math" w:hAnsi="Cambria Math"/>
                <w:lang w:val="ru-RU"/>
                <w:rPrChange w:id="3541" w:author="Nik K" w:date="2026-10-29T00:18:00Z">
                  <w:rPr>
                    <w:rFonts w:ascii="Cambria Math" w:hAnsi="Cambria Math"/>
                  </w:rPr>
                </w:rPrChange>
              </w:rPr>
              <m:t>экв</m:t>
            </m:r>
          </m:sub>
        </m:sSub>
      </m:oMath>
      <w:r w:rsidRPr="00674711">
        <w:rPr>
          <w:lang w:val="ru-RU"/>
          <w:rPrChange w:id="3542" w:author="Nik K" w:date="2026-10-29T00:18:00Z">
            <w:rPr/>
          </w:rPrChange>
        </w:rPr>
        <w:t xml:space="preserve"> выражен в мм, </w:t>
      </w:r>
      <m:oMath>
        <m:r>
          <w:rPr>
            <w:rFonts w:ascii="Cambria Math" w:hAnsi="Cambria Math"/>
          </w:rPr>
          <m:t>V</m:t>
        </m:r>
      </m:oMath>
      <w:r w:rsidRPr="00674711">
        <w:rPr>
          <w:lang w:val="ru-RU"/>
          <w:rPrChange w:id="3543" w:author="Nik K" w:date="2026-10-29T00:18:00Z">
            <w:rPr/>
          </w:rPrChange>
        </w:rPr>
        <w:t xml:space="preserve"> — в мл; 1000 учитывает перевод мм³ в мл. Для индивидуальной формы и эллипсоида это замена координаты масштаба: исходная </w:t>
      </w:r>
      <w:r>
        <w:t>FEM</w:t>
      </w:r>
      <w:r w:rsidRPr="00674711">
        <w:rPr>
          <w:lang w:val="ru-RU"/>
          <w:rPrChange w:id="3544" w:author="Nik K" w:date="2026-10-29T00:18:00Z">
            <w:rPr/>
          </w:rPrChange>
        </w:rPr>
        <w:t>-форма сохраняется, новой независимой неизвестной нет.</w:t>
      </w:r>
    </w:p>
    <w:p w14:paraId="1EC4CE07" w14:textId="77777777" w:rsidR="003416EE" w:rsidRDefault="006041B4">
      <w:pPr>
        <w:pStyle w:val="af"/>
      </w:pPr>
      <w:r>
        <w:t xml:space="preserve">Эффективное сопротивление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Ом·м, характеризует целую сердечную область и не равно по определению сопротивлению крови или </w:t>
      </w:r>
      <w:r>
        <w:lastRenderedPageBreak/>
        <w:t xml:space="preserve">миокарда; </w:t>
      </w:r>
      <m:oMath>
        <m:sSub>
          <m:sSubPr>
            <m:ctrlPr>
              <w:rPr>
                <w:rFonts w:ascii="Cambria Math" w:hAnsi="Cambria Math"/>
              </w:rPr>
            </m:ctrlPr>
          </m:sSubPr>
          <m:e>
            <m:r>
              <w:rPr>
                <w:rFonts w:ascii="Cambria Math" w:hAnsi="Cambria Math"/>
              </w:rPr>
              <m:t>σ</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См/м. Геометрический и материальный эффекты разделяются частными производными. При связанном законе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ϕ</m:t>
        </m:r>
        <m:r>
          <m:rPr>
            <m:sty m:val="p"/>
          </m:rPr>
          <w:rPr>
            <w:rFonts w:ascii="Cambria Math" w:hAnsi="Cambria Math"/>
          </w:rPr>
          <m:t>)</m:t>
        </m:r>
      </m:oMath>
      <w:r>
        <w:t xml:space="preserve">, где </w:t>
      </w:r>
      <m:oMath>
        <m:r>
          <w:rPr>
            <w:rFonts w:ascii="Cambria Math" w:hAnsi="Cambria Math"/>
          </w:rPr>
          <m:t>ϕ</m:t>
        </m:r>
      </m:oMath>
      <w:r>
        <w:t xml:space="preserve"> — фаза цикла,</w:t>
      </w:r>
    </w:p>
    <w:p w14:paraId="7F20AEBE"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dZ</m:t>
                      </m:r>
                    </m:num>
                    <m:den>
                      <m:r>
                        <w:rPr>
                          <w:rFonts w:ascii="Cambria Math" w:hAnsi="Cambria Math"/>
                        </w:rPr>
                        <m:t>dV</m:t>
                      </m:r>
                    </m:den>
                  </m:f>
                </m:e>
              </m:d>
            </m:e>
            <m:sub>
              <m:r>
                <w:rPr>
                  <w:rFonts w:ascii="Cambria Math" w:hAnsi="Cambria Math"/>
                </w:rPr>
                <m:t>ϕ</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V</m:t>
                      </m:r>
                    </m:den>
                  </m:f>
                </m:e>
              </m:d>
            </m:e>
            <m:sub>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ϕ</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den>
          </m:f>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num>
                    <m:den>
                      <m:r>
                        <m:rPr>
                          <m:sty m:val="p"/>
                        </m:rPr>
                        <w:rPr>
                          <w:rFonts w:ascii="Cambria Math" w:hAnsi="Cambria Math"/>
                        </w:rPr>
                        <m:t>∂</m:t>
                      </m:r>
                      <m:r>
                        <w:rPr>
                          <w:rFonts w:ascii="Cambria Math" w:hAnsi="Cambria Math"/>
                        </w:rPr>
                        <m:t>V</m:t>
                      </m:r>
                    </m:den>
                  </m:f>
                </m:e>
              </m:d>
            </m:e>
            <m:sub>
              <m:r>
                <w:rPr>
                  <w:rFonts w:ascii="Cambria Math" w:hAnsi="Cambria Math"/>
                </w:rPr>
                <m:t>ϕ</m:t>
              </m:r>
            </m:sub>
          </m:sSub>
          <m:r>
            <m:rPr>
              <m:sty m:val="p"/>
            </m:rPr>
            <w:rPr>
              <w:rFonts w:ascii="Cambria Math" w:hAnsi="Cambria Math"/>
            </w:rPr>
            <m:t>.</m:t>
          </m:r>
          <m:r>
            <w:rPr>
              <w:rFonts w:ascii="Cambria Math" w:hAnsi="Cambria Math"/>
            </w:rPr>
            <m:t>  </m:t>
          </m:r>
          <m:r>
            <m:rPr>
              <m:nor/>
            </m:rPr>
            <m:t>(9.3)</m:t>
          </m:r>
        </m:oMath>
      </m:oMathPara>
    </w:p>
    <w:p w14:paraId="23DCA4D0" w14:textId="77777777" w:rsidR="003416EE" w:rsidRPr="00674711" w:rsidRDefault="006041B4">
      <w:pPr>
        <w:pStyle w:val="FirstParagraph"/>
        <w:rPr>
          <w:lang w:val="ru-RU"/>
          <w:rPrChange w:id="3545" w:author="Nik K" w:date="2026-10-29T00:18:00Z">
            <w:rPr/>
          </w:rPrChange>
        </w:rPr>
      </w:pPr>
      <w:r w:rsidRPr="00674711">
        <w:rPr>
          <w:lang w:val="ru-RU"/>
          <w:rPrChange w:id="3546" w:author="Nik K" w:date="2026-10-29T00:18:00Z">
            <w:rPr/>
          </w:rPrChange>
        </w:rPr>
        <w:t>Обе части имеют единицу Ом/мл: первая описывает изменение границы, вторая — свойств вдоль закона состава. Второй вклад нельзя одновременно включать в полную производную и оценивать как независимое изменение. Сведение состава к функции одного наружного объёма требует проверки.</w:t>
      </w:r>
    </w:p>
    <w:p w14:paraId="62AB87B7" w14:textId="77777777" w:rsidR="003416EE" w:rsidRDefault="006041B4">
      <w:pPr>
        <w:pStyle w:val="af"/>
      </w:pPr>
      <w:r>
        <w:t>В пробах исходное сердце заменяется мягким фоном, затем накладывается выбранная форма. При расширении формы замещают разные доли окружающих тканей, поэтому равенство объёмов не обеспечивает равенства откликов. Механическое вытеснение органов не моделируется.</w:t>
      </w:r>
    </w:p>
    <w:p w14:paraId="6982749C" w14:textId="77777777" w:rsidR="003416EE" w:rsidRDefault="006041B4">
      <w:pPr>
        <w:pStyle w:val="21"/>
      </w:pPr>
      <w:bookmarkStart w:id="3547" w:name="_Toc244123120"/>
      <w:bookmarkStart w:id="3548" w:name="Xa1f9c57141c4fd4c72065ba28f36e938ab7c6cb"/>
      <w:bookmarkEnd w:id="3516"/>
      <w:r>
        <w:t>9.3 Нелинейная обратная задача и её линеаризация</w:t>
      </w:r>
      <w:bookmarkEnd w:id="3547"/>
    </w:p>
    <w:p w14:paraId="4CC06B8C" w14:textId="77777777" w:rsidR="003416EE" w:rsidRPr="00674711" w:rsidRDefault="006041B4">
      <w:pPr>
        <w:pStyle w:val="FirstParagraph"/>
        <w:keepNext/>
        <w:rPr>
          <w:lang w:val="ru-RU"/>
          <w:rPrChange w:id="3549" w:author="Nik K" w:date="2026-10-29T00:18:00Z">
            <w:rPr/>
          </w:rPrChange>
        </w:rPr>
      </w:pPr>
      <w:r w:rsidRPr="00674711">
        <w:rPr>
          <w:lang w:val="ru-RU"/>
          <w:rPrChange w:id="3550" w:author="Nik K" w:date="2026-10-29T00:18:00Z">
            <w:rPr/>
          </w:rPrChange>
        </w:rPr>
        <w:t xml:space="preserve">Прямой оператор </w:t>
      </w:r>
      <m:oMath>
        <m:sSub>
          <m:sSubPr>
            <m:ctrlPr>
              <w:rPr>
                <w:rFonts w:ascii="Cambria Math" w:hAnsi="Cambria Math"/>
              </w:rPr>
            </m:ctrlPr>
          </m:sSubPr>
          <m:e>
            <m:r>
              <w:rPr>
                <w:rFonts w:ascii="Cambria Math" w:hAnsi="Cambria Math"/>
              </w:rPr>
              <m:t>F</m:t>
            </m:r>
          </m:e>
          <m:sub>
            <m:r>
              <w:rPr>
                <w:rFonts w:ascii="Cambria Math" w:hAnsi="Cambria Math"/>
              </w:rPr>
              <m:t>m</m:t>
            </m:r>
          </m:sub>
        </m:sSub>
      </m:oMath>
      <w:r w:rsidRPr="00674711">
        <w:rPr>
          <w:lang w:val="ru-RU"/>
          <w:rPrChange w:id="3551" w:author="Nik K" w:date="2026-10-29T00:18:00Z">
            <w:rPr/>
          </w:rPrChange>
        </w:rPr>
        <w:t xml:space="preserve"> главы 7 возвращает передаточный импеданс в отведении </w:t>
      </w:r>
      <m:oMath>
        <m:r>
          <w:rPr>
            <w:rFonts w:ascii="Cambria Math" w:hAnsi="Cambria Math"/>
          </w:rPr>
          <m:t>m</m:t>
        </m:r>
      </m:oMath>
      <w:r w:rsidRPr="00674711">
        <w:rPr>
          <w:lang w:val="ru-RU"/>
          <w:rPrChange w:id="3552" w:author="Nik K" w:date="2026-10-29T00:18:00Z">
            <w:rPr/>
          </w:rPrChange>
        </w:rPr>
        <w:t xml:space="preserve"> при заданных геометрии, тканевых свойствах и контактах. Обозначим геометрические неизвестные через </w:t>
      </w:r>
      <m:oMath>
        <m:r>
          <m:rPr>
            <m:sty m:val="bi"/>
          </m:rPr>
          <w:rPr>
            <w:rFonts w:ascii="Cambria Math" w:hAnsi="Cambria Math"/>
          </w:rPr>
          <m:t>g</m:t>
        </m:r>
        <m:r>
          <m:rPr>
            <m:sty m:val="p"/>
          </m:rPr>
          <w:rPr>
            <w:rFonts w:ascii="Cambria Math" w:hAnsi="Cambria Math"/>
            <w:lang w:val="ru-RU"/>
            <w:rPrChange w:id="3553" w:author="Nik K" w:date="2026-10-29T00:18:00Z">
              <w:rPr>
                <w:rFonts w:ascii="Cambria Math" w:hAnsi="Cambria Math"/>
              </w:rPr>
            </w:rPrChange>
          </w:rPr>
          <m:t>=(</m:t>
        </m:r>
        <m:r>
          <w:rPr>
            <w:rFonts w:ascii="Cambria Math" w:hAnsi="Cambria Math"/>
          </w:rPr>
          <m:t>V</m:t>
        </m:r>
        <m:r>
          <m:rPr>
            <m:sty m:val="p"/>
          </m:rPr>
          <w:rPr>
            <w:rFonts w:ascii="Cambria Math" w:hAnsi="Cambria Math"/>
            <w:lang w:val="ru-RU"/>
            <w:rPrChange w:id="3554" w:author="Nik K" w:date="2026-10-29T00:18:00Z">
              <w:rPr>
                <w:rFonts w:ascii="Cambria Math" w:hAnsi="Cambria Math"/>
              </w:rPr>
            </w:rPrChange>
          </w:rPr>
          <m:t>,</m:t>
        </m:r>
        <m:r>
          <m:rPr>
            <m:sty m:val="bi"/>
          </m:rPr>
          <w:rPr>
            <w:rFonts w:ascii="Cambria Math" w:hAnsi="Cambria Math"/>
          </w:rPr>
          <m:t>d</m:t>
        </m:r>
        <m:r>
          <m:rPr>
            <m:sty m:val="p"/>
          </m:rPr>
          <w:rPr>
            <w:rFonts w:ascii="Cambria Math" w:hAnsi="Cambria Math"/>
            <w:lang w:val="ru-RU"/>
            <w:rPrChange w:id="3555" w:author="Nik K" w:date="2026-10-29T00:18:00Z">
              <w:rPr>
                <w:rFonts w:ascii="Cambria Math" w:hAnsi="Cambria Math"/>
              </w:rPr>
            </w:rPrChange>
          </w:rPr>
          <m:t>,</m:t>
        </m:r>
        <m:r>
          <m:rPr>
            <m:sty m:val="bi"/>
          </m:rPr>
          <w:rPr>
            <w:rFonts w:ascii="Cambria Math" w:hAnsi="Cambria Math"/>
          </w:rPr>
          <m:t>α</m:t>
        </m:r>
        <m:r>
          <m:rPr>
            <m:sty m:val="p"/>
          </m:rPr>
          <w:rPr>
            <w:rFonts w:ascii="Cambria Math" w:hAnsi="Cambria Math"/>
            <w:lang w:val="ru-RU"/>
            <w:rPrChange w:id="3556" w:author="Nik K" w:date="2026-10-29T00:18:00Z">
              <w:rPr>
                <w:rFonts w:ascii="Cambria Math" w:hAnsi="Cambria Math"/>
              </w:rPr>
            </w:rPrChange>
          </w:rPr>
          <m:t>)</m:t>
        </m:r>
      </m:oMath>
      <w:r w:rsidRPr="00674711">
        <w:rPr>
          <w:lang w:val="ru-RU"/>
          <w:rPrChange w:id="3557" w:author="Nik K" w:date="2026-10-29T00:18:00Z">
            <w:rPr/>
          </w:rPrChange>
        </w:rPr>
        <w:t xml:space="preserve">, вектор сопротивлений через </w:t>
      </w:r>
      <m:oMath>
        <m:r>
          <m:rPr>
            <m:sty m:val="bi"/>
          </m:rPr>
          <w:rPr>
            <w:rFonts w:ascii="Cambria Math" w:hAnsi="Cambria Math"/>
          </w:rPr>
          <m:t>ρ</m:t>
        </m:r>
      </m:oMath>
      <w:r w:rsidRPr="00674711">
        <w:rPr>
          <w:lang w:val="ru-RU"/>
          <w:rPrChange w:id="3558" w:author="Nik K" w:date="2026-10-29T00:18:00Z">
            <w:rPr/>
          </w:rPrChange>
        </w:rPr>
        <w:t xml:space="preserve">, а фиксированные условия частоты, электродов и контактов через </w:t>
      </w:r>
      <m:oMath>
        <m:r>
          <m:rPr>
            <m:scr m:val="script"/>
            <m:sty m:val="p"/>
          </m:rPr>
          <w:rPr>
            <w:rFonts w:ascii="Cambria Math" w:hAnsi="Cambria Math"/>
          </w:rPr>
          <m:t>A</m:t>
        </m:r>
      </m:oMath>
      <w:r w:rsidRPr="00674711">
        <w:rPr>
          <w:lang w:val="ru-RU"/>
          <w:rPrChange w:id="3559" w:author="Nik K" w:date="2026-10-29T00:18:00Z">
            <w:rPr/>
          </w:rPrChange>
        </w:rPr>
        <w:t>. Модель разностного наблюдения имеет вид</w:t>
      </w:r>
    </w:p>
    <w:p w14:paraId="0CEAC2C3"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Z</m:t>
              </m:r>
            </m:e>
            <m:sub>
              <m:r>
                <w:rPr>
                  <w:rFonts w:ascii="Cambria Math" w:hAnsi="Cambria Math"/>
                </w:rPr>
                <m:t>m</m:t>
              </m:r>
            </m:sub>
            <m:sup>
              <m:r>
                <m:rPr>
                  <m:sty m:val="p"/>
                </m:rPr>
                <w:rPr>
                  <w:rFonts w:ascii="Cambria Math" w:hAnsi="Cambria Math"/>
                </w:rPr>
                <m:t>изм</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d>
            <m:dPr>
              <m:ctrlPr>
                <w:rPr>
                  <w:rFonts w:ascii="Cambria Math" w:hAnsi="Cambria Math"/>
                </w:rPr>
              </m:ctrlPr>
            </m:dPr>
            <m:e>
              <m:r>
                <m:rPr>
                  <m:sty m:val="bi"/>
                </m:rP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ρ</m:t>
              </m:r>
              <m:r>
                <m:rPr>
                  <m:sty m:val="p"/>
                </m:rPr>
                <w:rPr>
                  <w:rFonts w:ascii="Cambria Math" w:hAnsi="Cambria Math"/>
                </w:rPr>
                <m:t>(</m:t>
              </m:r>
              <m:r>
                <w:rPr>
                  <w:rFonts w:ascii="Cambria Math" w:hAnsi="Cambria Math"/>
                </w:rPr>
                <m:t>t</m:t>
              </m:r>
              <m:r>
                <m:rPr>
                  <m:scr m:val="script"/>
                  <m:sty m:val="p"/>
                </m:rP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ρ</m:t>
                  </m:r>
                </m:e>
                <m:sub>
                  <m:r>
                    <w:rPr>
                      <w:rFonts w:ascii="Cambria Math" w:hAnsi="Cambria Math"/>
                    </w:rPr>
                    <m:t>0</m:t>
                  </m:r>
                </m:sub>
              </m:sSub>
              <m:r>
                <m:rPr>
                  <m:scr m:val="script"/>
                  <m:sty m:val="p"/>
                </m:rP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(9.4)</m:t>
          </m:r>
        </m:oMath>
      </m:oMathPara>
    </w:p>
    <w:p w14:paraId="253E71B5" w14:textId="77777777" w:rsidR="003416EE" w:rsidRPr="00674711" w:rsidRDefault="006041B4">
      <w:pPr>
        <w:pStyle w:val="FirstParagraph"/>
        <w:rPr>
          <w:lang w:val="ru-RU"/>
          <w:rPrChange w:id="3560" w:author="Nik K" w:date="2026-10-29T00:18:00Z">
            <w:rPr/>
          </w:rPrChange>
        </w:rPr>
      </w:pPr>
      <w:r w:rsidRPr="00674711">
        <w:rPr>
          <w:lang w:val="ru-RU"/>
          <w:rPrChange w:id="3561" w:author="Nik K" w:date="2026-10-29T00:18:00Z">
            <w:rPr/>
          </w:rPrChange>
        </w:rPr>
        <w:t xml:space="preserve">Остаток </w:t>
      </w:r>
      <m:oMath>
        <m:sSub>
          <m:sSubPr>
            <m:ctrlPr>
              <w:rPr>
                <w:rFonts w:ascii="Cambria Math" w:hAnsi="Cambria Math"/>
              </w:rPr>
            </m:ctrlPr>
          </m:sSubPr>
          <m:e>
            <m:r>
              <w:rPr>
                <w:rFonts w:ascii="Cambria Math" w:hAnsi="Cambria Math"/>
              </w:rPr>
              <m:t>ε</m:t>
            </m:r>
          </m:e>
          <m:sub>
            <m:r>
              <w:rPr>
                <w:rFonts w:ascii="Cambria Math" w:hAnsi="Cambria Math"/>
              </w:rPr>
              <m:t>m</m:t>
            </m:r>
          </m:sub>
        </m:sSub>
      </m:oMath>
      <w:r w:rsidRPr="00674711">
        <w:rPr>
          <w:lang w:val="ru-RU"/>
          <w:rPrChange w:id="3562" w:author="Nik K" w:date="2026-10-29T00:18:00Z">
            <w:rPr/>
          </w:rPrChange>
        </w:rPr>
        <w:t>, Ом, включает измерительную, анатомическую, контактную и численную ошибки и неописанную динамику; его статистика неизвестна. Тканевые оценки входят в прямую модель с условиями применимости. Вычитание заранее рассчитанного линейного вклада приближает нелинейную модель только около выбранной опоры.</w:t>
      </w:r>
    </w:p>
    <w:p w14:paraId="679CEF70" w14:textId="77777777" w:rsidR="003416EE" w:rsidRDefault="006041B4">
      <w:pPr>
        <w:pStyle w:val="af"/>
        <w:keepNext/>
      </w:pPr>
      <w:r>
        <w:lastRenderedPageBreak/>
        <w:t xml:space="preserve">Для цикла задаётся конечномерный закон </w:t>
      </w:r>
      <m:oMath>
        <m:r>
          <m:rPr>
            <m:sty m:val="bi"/>
          </m:rP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θ</m:t>
        </m:r>
        <m:r>
          <m:rPr>
            <m:sty m:val="p"/>
          </m:rPr>
          <w:rPr>
            <w:rFonts w:ascii="Cambria Math" w:hAnsi="Cambria Math"/>
          </w:rPr>
          <m:t>)</m:t>
        </m:r>
      </m:oMath>
      <w:r>
        <w:t>, включающий амплитуды, параметры движения и задержки относительно ЭКГ. Регуляризованн</w:t>
      </w:r>
      <w:proofErr w:type="spellStart"/>
      <w:r>
        <w:t>ая</w:t>
      </w:r>
      <w:proofErr w:type="spellEnd"/>
      <w:r>
        <w:t xml:space="preserve"> задача имеет вид</w:t>
      </w:r>
    </w:p>
    <w:p w14:paraId="0A9A8EDB" w14:textId="77777777" w:rsidR="003416EE" w:rsidRDefault="006B31AF">
      <w:pPr>
        <w:pStyle w:val="af"/>
        <w:spacing w:before="120" w:after="120" w:line="264" w:lineRule="auto"/>
        <w:ind w:firstLine="0"/>
      </w:pPr>
      <m:oMathPara>
        <m:oMathParaPr>
          <m:jc m:val="center"/>
        </m:oMathParaPr>
        <m:oMath>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argmin</m:t>
              </m:r>
            </m:e>
            <m:sub>
              <m:r>
                <m:rPr>
                  <m:sty m:val="bi"/>
                </m:rPr>
                <w:rPr>
                  <w:rFonts w:ascii="Cambria Math" w:hAnsi="Cambria Math"/>
                </w:rPr>
                <m:t>θ</m:t>
              </m:r>
              <m:r>
                <m:rPr>
                  <m:scr m:val="script"/>
                  <m:sty m:val="p"/>
                </m:rPr>
                <w:rPr>
                  <w:rFonts w:ascii="Cambria Math" w:hAnsi="Cambria Math"/>
                </w:rPr>
                <m:t>∈C</m:t>
              </m:r>
            </m:sub>
          </m:sSub>
          <m:d>
            <m:dPr>
              <m:begChr m:val="{"/>
              <m:endChr m:val="}"/>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W</m:t>
                      </m:r>
                      <m:d>
                        <m:dPr>
                          <m:begChr m:val="["/>
                          <m:endChr m:val="]"/>
                          <m:ctrlPr>
                            <w:rPr>
                              <w:rFonts w:ascii="Cambria Math" w:hAnsi="Cambria Math"/>
                            </w:rPr>
                          </m:ctrlPr>
                        </m:dPr>
                        <m:e>
                          <m:r>
                            <m:rPr>
                              <m:sty m:val="p"/>
                            </m:rPr>
                            <w:rPr>
                              <w:rFonts w:ascii="Cambria Math" w:hAnsi="Cambria Math"/>
                            </w:rPr>
                            <m:t>Δ</m:t>
                          </m:r>
                          <m:sSup>
                            <m:sSupPr>
                              <m:ctrlPr>
                                <w:rPr>
                                  <w:rFonts w:ascii="Cambria Math" w:hAnsi="Cambria Math"/>
                                </w:rPr>
                              </m:ctrlPr>
                            </m:sSupPr>
                            <m:e>
                              <m:r>
                                <m:rPr>
                                  <m:sty m:val="bi"/>
                                </m:rPr>
                                <w:rPr>
                                  <w:rFonts w:ascii="Cambria Math" w:hAnsi="Cambria Math"/>
                                </w:rPr>
                                <m:t>Z</m:t>
                              </m:r>
                            </m:e>
                            <m:sup>
                              <m:r>
                                <m:rPr>
                                  <m:sty m:val="p"/>
                                </m:rPr>
                                <w:rPr>
                                  <w:rFonts w:ascii="Cambria Math" w:hAnsi="Cambria Math"/>
                                </w:rPr>
                                <m:t>изм</m:t>
                              </m:r>
                            </m:sup>
                          </m:sSup>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θ</m:t>
                          </m:r>
                          <m:r>
                            <m:rPr>
                              <m:sty m:val="p"/>
                            </m:rPr>
                            <w:rPr>
                              <w:rFonts w:ascii="Cambria Math" w:hAnsi="Cambria Math"/>
                            </w:rPr>
                            <m:t>;</m:t>
                          </m:r>
                          <m:acc>
                            <m:accPr>
                              <m:ctrlPr>
                                <w:rPr>
                                  <w:rFonts w:ascii="Cambria Math" w:hAnsi="Cambria Math"/>
                                </w:rPr>
                              </m:ctrlPr>
                            </m:accPr>
                            <m:e>
                              <m:r>
                                <m:rPr>
                                  <m:sty m:val="bi"/>
                                </m:rPr>
                                <w:rPr>
                                  <w:rFonts w:ascii="Cambria Math" w:hAnsi="Cambria Math"/>
                                </w:rPr>
                                <m:t>ρ</m:t>
                              </m:r>
                            </m:e>
                          </m:acc>
                          <m:r>
                            <m:rPr>
                              <m:scr m:val="script"/>
                              <m:sty m:val="p"/>
                            </m:rPr>
                            <w:rPr>
                              <w:rFonts w:ascii="Cambria Math" w:hAnsi="Cambria Math"/>
                            </w:rPr>
                            <m:t>,A)</m:t>
                          </m:r>
                        </m:e>
                      </m:d>
                    </m:e>
                  </m:d>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L</m:t>
                      </m:r>
                      <m:sSubSup>
                        <m:sSubSupPr>
                          <m:ctrlPr>
                            <w:rPr>
                              <w:rFonts w:ascii="Cambria Math" w:hAnsi="Cambria Math"/>
                            </w:rPr>
                          </m:ctrlPr>
                        </m:sSubSupPr>
                        <m:e>
                          <m:r>
                            <w:rPr>
                              <w:rFonts w:ascii="Cambria Math" w:hAnsi="Cambria Math"/>
                            </w:rPr>
                            <m:t>S</m:t>
                          </m:r>
                        </m:e>
                        <m:sub>
                          <m:r>
                            <w:rPr>
                              <w:rFonts w:ascii="Cambria Math" w:hAnsi="Cambria Math"/>
                            </w:rPr>
                            <m:t>θ</m:t>
                          </m:r>
                        </m:sub>
                        <m:sup>
                          <m:r>
                            <m:rPr>
                              <m:sty m:val="p"/>
                            </m:rPr>
                            <w:rPr>
                              <w:rFonts w:ascii="Cambria Math" w:hAnsi="Cambria Math"/>
                            </w:rPr>
                            <m:t>-</m:t>
                          </m:r>
                          <m:r>
                            <w:rPr>
                              <w:rFonts w:ascii="Cambria Math" w:hAnsi="Cambria Math"/>
                            </w:rPr>
                            <m:t>1</m:t>
                          </m:r>
                        </m:sup>
                      </m:sSubSup>
                      <m:r>
                        <m:rPr>
                          <m:sty m:val="p"/>
                        </m:rPr>
                        <w:rPr>
                          <w:rFonts w:ascii="Cambria Math" w:hAnsi="Cambria Math"/>
                        </w:rPr>
                        <m:t>(</m:t>
                      </m:r>
                      <m:r>
                        <m:rPr>
                          <m:sty m:val="bi"/>
                        </m:rPr>
                        <w:rPr>
                          <w:rFonts w:ascii="Cambria Math" w:hAnsi="Cambria Math"/>
                        </w:rPr>
                        <m:t>θ</m:t>
                      </m:r>
                      <m:r>
                        <m:rPr>
                          <m:sty m:val="p"/>
                        </m:rPr>
                        <w:rPr>
                          <w:rFonts w:ascii="Cambria Math" w:hAnsi="Cambria Math"/>
                        </w:rPr>
                        <m:t>-</m:t>
                      </m:r>
                      <m:sSub>
                        <m:sSubPr>
                          <m:ctrlPr>
                            <w:rPr>
                              <w:rFonts w:ascii="Cambria Math" w:hAnsi="Cambria Math"/>
                            </w:rPr>
                          </m:ctrlPr>
                        </m:sSubPr>
                        <m:e>
                          <m:r>
                            <m:rPr>
                              <m:sty m:val="bi"/>
                            </m:rPr>
                            <w:rPr>
                              <w:rFonts w:ascii="Cambria Math" w:hAnsi="Cambria Math"/>
                            </w:rPr>
                            <m:t>θ</m:t>
                          </m:r>
                        </m:e>
                        <m:sub>
                          <m:r>
                            <w:rPr>
                              <w:rFonts w:ascii="Cambria Math" w:hAnsi="Cambria Math"/>
                            </w:rPr>
                            <m:t>0</m:t>
                          </m:r>
                        </m:sub>
                      </m:sSub>
                      <m:r>
                        <m:rPr>
                          <m:sty m:val="p"/>
                        </m:rPr>
                        <w:rPr>
                          <w:rFonts w:ascii="Cambria Math" w:hAnsi="Cambria Math"/>
                        </w:rPr>
                        <m:t>)</m:t>
                      </m:r>
                    </m:e>
                  </m:d>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  </m:t>
          </m:r>
          <m:r>
            <m:rPr>
              <m:nor/>
            </m:rPr>
            <m:t>(9.5)</m:t>
          </m:r>
        </m:oMath>
      </m:oMathPara>
    </w:p>
    <w:p w14:paraId="66672200" w14:textId="77777777" w:rsidR="003416EE" w:rsidRPr="00674711" w:rsidRDefault="006041B4">
      <w:pPr>
        <w:pStyle w:val="FirstParagraph"/>
        <w:rPr>
          <w:lang w:val="ru-RU"/>
          <w:rPrChange w:id="3563" w:author="Nik K" w:date="2026-10-29T00:18:00Z">
            <w:rPr/>
          </w:rPrChange>
        </w:rPr>
      </w:pPr>
      <w:r w:rsidRPr="00674711">
        <w:rPr>
          <w:lang w:val="ru-RU"/>
          <w:rPrChange w:id="3564" w:author="Nik K" w:date="2026-10-29T00:18:00Z">
            <w:rPr/>
          </w:rPrChange>
        </w:rPr>
        <w:t xml:space="preserve">Векторы объединяют отсчёты и доступные отведения; </w:t>
      </w:r>
      <m:oMath>
        <m:r>
          <m:rPr>
            <m:sty m:val="bi"/>
          </m:rPr>
          <w:rPr>
            <w:rFonts w:ascii="Cambria Math" w:hAnsi="Cambria Math"/>
          </w:rPr>
          <m:t>f</m:t>
        </m:r>
      </m:oMath>
      <w:r w:rsidRPr="00674711">
        <w:rPr>
          <w:lang w:val="ru-RU"/>
          <w:rPrChange w:id="3565" w:author="Nik K" w:date="2026-10-29T00:18:00Z">
            <w:rPr/>
          </w:rPrChange>
        </w:rPr>
        <w:t xml:space="preserve"> — разности (9.4). Диагональная </w:t>
      </w:r>
      <m:oMath>
        <m:sSub>
          <m:sSubPr>
            <m:ctrlPr>
              <w:rPr>
                <w:rFonts w:ascii="Cambria Math" w:hAnsi="Cambria Math"/>
              </w:rPr>
            </m:ctrlPr>
          </m:sSubPr>
          <m:e>
            <m:r>
              <w:rPr>
                <w:rFonts w:ascii="Cambria Math" w:hAnsi="Cambria Math"/>
              </w:rPr>
              <m:t>S</m:t>
            </m:r>
          </m:e>
          <m:sub>
            <m:r>
              <w:rPr>
                <w:rFonts w:ascii="Cambria Math" w:hAnsi="Cambria Math"/>
              </w:rPr>
              <m:t>θ</m:t>
            </m:r>
          </m:sub>
        </m:sSub>
      </m:oMath>
      <w:r w:rsidRPr="00674711">
        <w:rPr>
          <w:lang w:val="ru-RU"/>
          <w:rPrChange w:id="3566" w:author="Nik K" w:date="2026-10-29T00:18:00Z">
            <w:rPr/>
          </w:rPrChange>
        </w:rPr>
        <w:t xml:space="preserve"> задаёт физические масштабы, переводящие штраф в безразмерные координаты. Матрица </w:t>
      </w:r>
      <m:oMath>
        <m:r>
          <w:rPr>
            <w:rFonts w:ascii="Cambria Math" w:hAnsi="Cambria Math"/>
          </w:rPr>
          <m:t>L</m:t>
        </m:r>
      </m:oMath>
      <w:r w:rsidRPr="00674711">
        <w:rPr>
          <w:lang w:val="ru-RU"/>
          <w:rPrChange w:id="3567" w:author="Nik K" w:date="2026-10-29T00:18:00Z">
            <w:rPr/>
          </w:rPrChange>
        </w:rPr>
        <w:t xml:space="preserve"> ограничивает отклонение от опоры или изменчивость траектории; </w:t>
      </w:r>
      <m:oMath>
        <m:r>
          <w:rPr>
            <w:rFonts w:ascii="Cambria Math" w:hAnsi="Cambria Math"/>
          </w:rPr>
          <m:t>λ</m:t>
        </m:r>
      </m:oMath>
      <w:r w:rsidRPr="00674711">
        <w:rPr>
          <w:lang w:val="ru-RU"/>
          <w:rPrChange w:id="3568" w:author="Nik K" w:date="2026-10-29T00:18:00Z">
            <w:rPr/>
          </w:rPrChange>
        </w:rPr>
        <w:t xml:space="preserve"> задаёт вес ограничения. Область </w:t>
      </w:r>
      <m:oMath>
        <m:r>
          <m:rPr>
            <m:scr m:val="script"/>
            <m:sty m:val="p"/>
          </m:rPr>
          <w:rPr>
            <w:rFonts w:ascii="Cambria Math" w:hAnsi="Cambria Math"/>
          </w:rPr>
          <m:t>C</m:t>
        </m:r>
      </m:oMath>
      <w:r w:rsidRPr="00674711">
        <w:rPr>
          <w:lang w:val="ru-RU"/>
          <w:rPrChange w:id="3569" w:author="Nik K" w:date="2026-10-29T00:18:00Z">
            <w:rPr/>
          </w:rPrChange>
        </w:rPr>
        <w:t xml:space="preserve"> обеспечивает положительность объёма и сопротивлений и допустимую геомет</w:t>
      </w:r>
      <w:proofErr w:type="spellStart"/>
      <w:r w:rsidRPr="00674711">
        <w:rPr>
          <w:lang w:val="ru-RU"/>
          <w:rPrChange w:id="3570" w:author="Nik K" w:date="2026-10-29T00:18:00Z">
            <w:rPr/>
          </w:rPrChange>
        </w:rPr>
        <w:t>рию</w:t>
      </w:r>
      <w:proofErr w:type="spellEnd"/>
      <w:r w:rsidRPr="00674711">
        <w:rPr>
          <w:lang w:val="ru-RU"/>
          <w:rPrChange w:id="3571" w:author="Nik K" w:date="2026-10-29T00:18:00Z">
            <w:rPr/>
          </w:rPrChange>
        </w:rPr>
        <w:t>. Формула систематизирует постановку; полный нелинейный алгоритм по ТТРКГ пока не проверен.</w:t>
      </w:r>
    </w:p>
    <w:p w14:paraId="1D904DEB" w14:textId="77777777" w:rsidR="003416EE" w:rsidRDefault="006041B4">
      <w:pPr>
        <w:pStyle w:val="af"/>
      </w:pPr>
      <w:r>
        <w:t xml:space="preserve">При известной ковариации </w:t>
      </w:r>
      <m:oMath>
        <m:r>
          <m:rPr>
            <m:sty m:val="p"/>
          </m:rPr>
          <w:rPr>
            <w:rFonts w:ascii="Cambria Math" w:hAnsi="Cambria Math"/>
          </w:rPr>
          <m:t>Σ</m:t>
        </m:r>
      </m:oMath>
      <w:r>
        <w:t xml:space="preserve"> выбирают </w:t>
      </w:r>
      <m:oMath>
        <m:r>
          <w:rPr>
            <w:rFonts w:ascii="Cambria Math" w:hAnsi="Cambria Math"/>
          </w:rPr>
          <m:t>W</m:t>
        </m:r>
        <m:r>
          <m:rPr>
            <m:sty m:val="p"/>
          </m:rPr>
          <w:rPr>
            <w:rFonts w:ascii="Cambria Math" w:hAnsi="Cambria Math"/>
          </w:rPr>
          <m:t>Σ</m:t>
        </m:r>
        <m:sSup>
          <m:sSupPr>
            <m:ctrlPr>
              <w:rPr>
                <w:rFonts w:ascii="Cambria Math" w:hAnsi="Cambria Math"/>
              </w:rPr>
            </m:ctrlPr>
          </m:sSupPr>
          <m:e>
            <m:r>
              <w:rPr>
                <w:rFonts w:ascii="Cambria Math" w:hAnsi="Cambria Math"/>
              </w:rPr>
              <m:t>W</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I</m:t>
        </m:r>
      </m:oMath>
      <w:r>
        <w:t>; иначе веса задают метрику, не модель шума. Единственный регуляризованный минимум не устраняет недостатка информац</w:t>
      </w:r>
      <w:proofErr w:type="spellStart"/>
      <w:r>
        <w:t>ии</w:t>
      </w:r>
      <w:proofErr w:type="spellEnd"/>
      <w:r>
        <w:t xml:space="preserve">. Проверяются зависимость от </w:t>
      </w:r>
      <m:oMath>
        <m:r>
          <w:rPr>
            <w:rFonts w:ascii="Cambria Math" w:hAnsi="Cambria Math"/>
          </w:rPr>
          <m:t>λ</m:t>
        </m:r>
      </m:oMath>
      <w:r>
        <w:t xml:space="preserve">, границ и старта, альтернативные минимумы. Универсальные </w:t>
      </w:r>
      <m:oMath>
        <m:r>
          <w:rPr>
            <w:rFonts w:ascii="Cambria Math" w:hAnsi="Cambria Math"/>
          </w:rPr>
          <m:t>λ</m:t>
        </m:r>
      </m:oMath>
      <w:r>
        <w:t xml:space="preserve"> и допуск ошибки объёма не приняты.</w:t>
      </w:r>
    </w:p>
    <w:p w14:paraId="4409E3C6" w14:textId="77777777" w:rsidR="003416EE" w:rsidRDefault="006041B4">
      <w:pPr>
        <w:pStyle w:val="af"/>
      </w:pPr>
      <w:r>
        <w:t>Связь отсчётов во времени можно задать функциями фазы. Для безразмерного геометрического приращения относительно КТ-опоры рассматривается запись</w:t>
      </w:r>
    </w:p>
    <w:p w14:paraId="4A73EDA2" w14:textId="77777777" w:rsidR="003416EE" w:rsidRDefault="006B31AF">
      <w:pPr>
        <w:pStyle w:val="af"/>
        <w:spacing w:before="120" w:after="120" w:line="264" w:lineRule="auto"/>
        <w:ind w:firstLine="0"/>
      </w:pPr>
      <m:oMathPara>
        <m:oMathParaPr>
          <m:jc m:val="center"/>
        </m:oMathParaPr>
        <m:oMath>
          <m:acc>
            <m:accPr>
              <m:chr m:val="̃"/>
              <m:ctrlPr>
                <w:rPr>
                  <w:rFonts w:ascii="Cambria Math" w:hAnsi="Cambria Math"/>
                </w:rPr>
              </m:ctrlPr>
            </m:accPr>
            <m:e>
              <m:r>
                <m:rPr>
                  <m:sty m:val="bi"/>
                </m:rPr>
                <w:rPr>
                  <w:rFonts w:ascii="Cambria Math" w:hAnsi="Cambria Math"/>
                </w:rPr>
                <m:t>g</m:t>
              </m:r>
            </m:e>
          </m:acc>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g</m:t>
                  </m:r>
                </m:e>
              </m:acc>
            </m:e>
            <m:sub>
              <m:r>
                <m:rPr>
                  <m:sty m:val="p"/>
                </m:rPr>
                <w:rPr>
                  <w:rFonts w:ascii="Cambria Math" w:hAnsi="Cambria Math"/>
                </w:rPr>
                <m:t>sess</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k</m:t>
                  </m:r>
                </m:sub>
              </m:sSub>
            </m:e>
          </m:nary>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e>
          </m:d>
          <m:r>
            <m:rPr>
              <m:sty m:val="p"/>
            </m:rPr>
            <w:rPr>
              <w:rFonts w:ascii="Cambria Math" w:hAnsi="Cambria Math"/>
            </w:rPr>
            <m:t>.</m:t>
          </m:r>
          <m:r>
            <w:rPr>
              <w:rFonts w:ascii="Cambria Math" w:hAnsi="Cambria Math"/>
            </w:rPr>
            <m:t>  </m:t>
          </m:r>
          <m:r>
            <m:rPr>
              <m:nor/>
            </m:rPr>
            <m:t>(9.6)</m:t>
          </m:r>
        </m:oMath>
      </m:oMathPara>
    </w:p>
    <w:p w14:paraId="5C703D5C" w14:textId="77777777" w:rsidR="003416EE" w:rsidRPr="00674711" w:rsidRDefault="006041B4">
      <w:pPr>
        <w:pStyle w:val="FirstParagraph"/>
        <w:rPr>
          <w:lang w:val="ru-RU"/>
          <w:rPrChange w:id="3572" w:author="Nik K" w:date="2026-10-29T00:18:00Z">
            <w:rPr/>
          </w:rPrChange>
        </w:rPr>
      </w:pPr>
      <w:r w:rsidRPr="00674711">
        <w:rPr>
          <w:lang w:val="ru-RU"/>
          <w:rPrChange w:id="3573" w:author="Nik K" w:date="2026-10-29T00:18:00Z">
            <w:rPr/>
          </w:rPrChange>
        </w:rPr>
        <w:t xml:space="preserve">Физические приращения получаются умножением на заданные масштабы. </w:t>
      </w:r>
      <m:oMath>
        <m:sSub>
          <m:sSubPr>
            <m:ctrlPr>
              <w:rPr>
                <w:rFonts w:ascii="Cambria Math" w:hAnsi="Cambria Math"/>
              </w:rPr>
            </m:ctrlPr>
          </m:sSubPr>
          <m:e>
            <m:r>
              <m:rPr>
                <m:sty m:val="bi"/>
              </m:rPr>
              <w:rPr>
                <w:rFonts w:ascii="Cambria Math" w:hAnsi="Cambria Math"/>
              </w:rPr>
              <m:t>b</m:t>
            </m:r>
          </m:e>
          <m:sub>
            <m:r>
              <w:rPr>
                <w:rFonts w:ascii="Cambria Math" w:hAnsi="Cambria Math"/>
              </w:rPr>
              <m:t>k</m:t>
            </m:r>
          </m:sub>
        </m:sSub>
      </m:oMath>
      <w:r w:rsidRPr="00674711">
        <w:rPr>
          <w:lang w:val="ru-RU"/>
          <w:rPrChange w:id="3574" w:author="Nik K" w:date="2026-10-29T00:18:00Z">
            <w:rPr/>
          </w:rPrChange>
        </w:rPr>
        <w:t xml:space="preserve"> — функции аппроксимации,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674711">
        <w:rPr>
          <w:lang w:val="ru-RU"/>
          <w:rPrChange w:id="3575" w:author="Nik K" w:date="2026-10-29T00:18:00Z">
            <w:rPr/>
          </w:rPrChange>
        </w:rPr>
        <w:t xml:space="preserve"> — амплитуды, </w:t>
      </w:r>
      <m:oMath>
        <m:sSub>
          <m:sSubPr>
            <m:ctrlPr>
              <w:rPr>
                <w:rFonts w:ascii="Cambria Math" w:hAnsi="Cambria Math"/>
              </w:rPr>
            </m:ctrlPr>
          </m:sSubPr>
          <m:e>
            <m:r>
              <w:rPr>
                <w:rFonts w:ascii="Cambria Math" w:hAnsi="Cambria Math"/>
              </w:rPr>
              <m:t>δ</m:t>
            </m:r>
          </m:e>
          <m:sub>
            <m:r>
              <w:rPr>
                <w:rFonts w:ascii="Cambria Math" w:hAnsi="Cambria Math"/>
              </w:rPr>
              <m:t>k</m:t>
            </m:r>
          </m:sub>
        </m:sSub>
      </m:oMath>
      <w:r w:rsidRPr="00674711">
        <w:rPr>
          <w:lang w:val="ru-RU"/>
          <w:rPrChange w:id="3576" w:author="Nik K" w:date="2026-10-29T00:18:00Z">
            <w:rPr/>
          </w:rPrChange>
        </w:rPr>
        <w:t xml:space="preserve"> — задержки в долях цикла. Нормировку и знак базиса фиксируют.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g</m:t>
                </m:r>
              </m:e>
            </m:acc>
          </m:e>
          <m:sub>
            <m:r>
              <m:rPr>
                <m:sty m:val="p"/>
              </m:rPr>
              <w:rPr>
                <w:rFonts w:ascii="Cambria Math" w:hAnsi="Cambria Math"/>
              </w:rPr>
              <m:t>sess</m:t>
            </m:r>
          </m:sub>
        </m:sSub>
      </m:oMath>
      <w:r w:rsidRPr="00674711">
        <w:rPr>
          <w:lang w:val="ru-RU"/>
          <w:rPrChange w:id="3577" w:author="Nik K" w:date="2026-10-29T00:18:00Z">
            <w:rPr/>
          </w:rPrChange>
        </w:rPr>
        <w:t xml:space="preserve"> описывает межсессионное отличие от КТ; его обнуление — допущение. Проверенный базис для нового человека пока не получен; его собственная 4</w:t>
      </w:r>
      <w:r>
        <w:t>D</w:t>
      </w:r>
      <w:r w:rsidRPr="00674711">
        <w:rPr>
          <w:lang w:val="ru-RU"/>
          <w:rPrChange w:id="3578" w:author="Nik K" w:date="2026-10-29T00:18:00Z">
            <w:rPr/>
          </w:rPrChange>
        </w:rPr>
        <w:t>-траектория не является операционным входом.</w:t>
      </w:r>
    </w:p>
    <w:p w14:paraId="58EEE6A2" w14:textId="77777777" w:rsidR="003416EE" w:rsidRDefault="006B31AF">
      <w:pPr>
        <w:pStyle w:val="af"/>
      </w:pPr>
      <m:oMath>
        <m:sSub>
          <m:sSubPr>
            <m:ctrlPr>
              <w:rPr>
                <w:rFonts w:ascii="Cambria Math" w:hAnsi="Cambria Math"/>
              </w:rPr>
            </m:ctrlPr>
          </m:sSubPr>
          <m:e>
            <m:r>
              <w:rPr>
                <w:rFonts w:ascii="Cambria Math" w:hAnsi="Cambria Math"/>
              </w:rPr>
              <m:t>ϕ</m:t>
            </m:r>
          </m:e>
          <m:sub>
            <m:r>
              <w:rPr>
                <w:rFonts w:ascii="Cambria Math" w:hAnsi="Cambria Math"/>
              </w:rPr>
              <m:t>0</m:t>
            </m:r>
          </m:sub>
        </m:sSub>
      </m:oMath>
      <w:r w:rsidR="006041B4">
        <w:t xml:space="preserve"> — фаза статической КТ относительно начала кардиоцикла. Е</w:t>
      </w:r>
      <w:proofErr w:type="spellStart"/>
      <w:r w:rsidR="006041B4">
        <w:t>сли</w:t>
      </w:r>
      <w:proofErr w:type="spellEnd"/>
      <w:r w:rsidR="006041B4">
        <w:t xml:space="preserve"> она не установлена по данным съёмки, это дополнительная неизвестная либо </w:t>
      </w:r>
      <w:r w:rsidR="006041B4">
        <w:lastRenderedPageBreak/>
        <w:t xml:space="preserve">источник неопределённости. Её включают в </w:t>
      </w:r>
      <m:oMath>
        <m:r>
          <m:rPr>
            <m:sty m:val="bi"/>
          </m:rPr>
          <w:rPr>
            <w:rFonts w:ascii="Cambria Math" w:hAnsi="Cambria Math"/>
          </w:rPr>
          <m:t>θ</m:t>
        </m:r>
      </m:oMath>
      <w:r w:rsidR="006041B4">
        <w:t xml:space="preserve"> или варьируют в допустимом диапазоне, оценивая влияние на объём и движение. Проверяется совместная различимость </w:t>
      </w:r>
      <m:oMath>
        <m:sSub>
          <m:sSubPr>
            <m:ctrlPr>
              <w:rPr>
                <w:rFonts w:ascii="Cambria Math" w:hAnsi="Cambria Math"/>
              </w:rPr>
            </m:ctrlPr>
          </m:sSubPr>
          <m:e>
            <m:r>
              <w:rPr>
                <w:rFonts w:ascii="Cambria Math" w:hAnsi="Cambria Math"/>
              </w:rPr>
              <m:t>ϕ</m:t>
            </m:r>
          </m:e>
          <m:sub>
            <m:r>
              <w:rPr>
                <w:rFonts w:ascii="Cambria Math" w:hAnsi="Cambria Math"/>
              </w:rPr>
              <m:t>0</m:t>
            </m:r>
          </m:sub>
        </m:sSub>
      </m:oMath>
      <w:r w:rsidR="006041B4">
        <w:t xml:space="preserve">, задержек </w:t>
      </w:r>
      <m:oMath>
        <m:sSub>
          <m:sSubPr>
            <m:ctrlPr>
              <w:rPr>
                <w:rFonts w:ascii="Cambria Math" w:hAnsi="Cambria Math"/>
              </w:rPr>
            </m:ctrlPr>
          </m:sSubPr>
          <m:e>
            <m:r>
              <w:rPr>
                <w:rFonts w:ascii="Cambria Math" w:hAnsi="Cambria Math"/>
              </w:rPr>
              <m:t>δ</m:t>
            </m:r>
          </m:e>
          <m:sub>
            <m:r>
              <w:rPr>
                <w:rFonts w:ascii="Cambria Math" w:hAnsi="Cambria Math"/>
              </w:rPr>
              <m:t>k</m:t>
            </m:r>
          </m:sub>
        </m:sSub>
      </m:oMath>
      <w:r w:rsidR="006041B4">
        <w:t xml:space="preserve"> и межсессионного смещения. Нельзя незаметно фиксировать фазу или считать КТ конечной диастолой. ЭКГ новой сессии сама по себе не устанавливает фазу прежней КТ.</w:t>
      </w:r>
    </w:p>
    <w:p w14:paraId="6012CA7D" w14:textId="77777777" w:rsidR="003416EE" w:rsidRDefault="006041B4">
      <w:pPr>
        <w:pStyle w:val="af"/>
      </w:pPr>
      <w:r>
        <w:t>Локальный анализ получается разложением (9.4) около одного состояния. При фиксированных отношениях размеров и ориентации</w:t>
      </w:r>
    </w:p>
    <w:p w14:paraId="4BEEFDFE"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H</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S</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L</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L</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nor/>
            </m:rPr>
            <m:t>(9.7)</m:t>
          </m:r>
        </m:oMath>
      </m:oMathPara>
    </w:p>
    <w:p w14:paraId="2A92D849" w14:textId="77777777" w:rsidR="003416EE" w:rsidRPr="00674711" w:rsidRDefault="006041B4">
      <w:pPr>
        <w:pStyle w:val="FirstParagraph"/>
        <w:rPr>
          <w:lang w:val="ru-RU"/>
          <w:rPrChange w:id="3579" w:author="Nik K" w:date="2026-10-29T00:18:00Z">
            <w:rPr/>
          </w:rPrChange>
        </w:rPr>
      </w:pPr>
      <w:r w:rsidRPr="00674711">
        <w:rPr>
          <w:lang w:val="ru-RU"/>
          <w:rPrChange w:id="3580" w:author="Nik K" w:date="2026-10-29T00:18:00Z">
            <w:rPr/>
          </w:rPrChange>
        </w:rPr>
        <w:t xml:space="preserve">Здесь </w:t>
      </w:r>
      <m:oMath>
        <m:r>
          <w:rPr>
            <w:rFonts w:ascii="Cambria Math" w:hAnsi="Cambria Math"/>
          </w:rPr>
          <m:t>S</m:t>
        </m:r>
      </m:oMath>
      <w:r w:rsidRPr="00674711">
        <w:rPr>
          <w:lang w:val="ru-RU"/>
          <w:rPrChange w:id="3581" w:author="Nik K" w:date="2026-10-29T00:18:00Z">
            <w:rPr/>
          </w:rPrChange>
        </w:rPr>
        <w:t xml:space="preserve"> обозначает мягкий фон, </w:t>
      </w:r>
      <m:oMath>
        <m:r>
          <w:rPr>
            <w:rFonts w:ascii="Cambria Math" w:hAnsi="Cambria Math"/>
          </w:rPr>
          <m:t>L</m:t>
        </m:r>
      </m:oMath>
      <w:r w:rsidRPr="00674711">
        <w:rPr>
          <w:lang w:val="ru-RU"/>
          <w:rPrChange w:id="3582" w:author="Nik K" w:date="2026-10-29T00:18:00Z">
            <w:rPr/>
          </w:rPrChange>
        </w:rPr>
        <w:t xml:space="preserve"> — единый лёгочный компартмент;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p"/>
          </m:rPr>
          <w:rPr>
            <w:rFonts w:ascii="Cambria Math" w:hAnsi="Cambria Math"/>
            <w:lang w:val="ru-RU"/>
            <w:rPrChange w:id="3583" w:author="Nik K" w:date="2026-10-29T00:18: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lang w:val="ru-RU"/>
            <w:rPrChange w:id="3584" w:author="Nik K" w:date="2026-10-29T00:18: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lang w:val="ru-RU"/>
            <w:rPrChange w:id="3585" w:author="Nik K" w:date="2026-10-29T00:18: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lang w:val="ru-RU"/>
            <w:rPrChange w:id="3586" w:author="Nik K" w:date="2026-10-29T00:18:00Z">
              <w:rPr>
                <w:rFonts w:ascii="Cambria Math" w:hAnsi="Cambria Math"/>
              </w:rPr>
            </w:rPrChange>
          </w:rPr>
          <m:t>)</m:t>
        </m:r>
      </m:oMath>
      <w:r w:rsidRPr="00674711">
        <w:rPr>
          <w:lang w:val="ru-RU"/>
          <w:rPrChange w:id="3587" w:author="Nik K" w:date="2026-10-29T00:18:00Z">
            <w:rPr/>
          </w:rPrChange>
        </w:rPr>
        <w:t xml:space="preserve">. Единицы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3588" w:author="Nik K" w:date="2026-10-29T00:18:00Z">
            <w:rPr/>
          </w:rPrChange>
        </w:rPr>
        <w:t xml:space="preserve"> — Ом/мл,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674711">
        <w:rPr>
          <w:lang w:val="ru-RU"/>
          <w:rPrChange w:id="3589" w:author="Nik K" w:date="2026-10-29T00:18:00Z">
            <w:rPr/>
          </w:rPrChange>
        </w:rPr>
        <w:t xml:space="preserve"> — Ом/мм,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oMath>
      <w:r w:rsidRPr="00674711">
        <w:rPr>
          <w:lang w:val="ru-RU"/>
          <w:rPrChange w:id="3590" w:author="Nik K" w:date="2026-10-29T00:18:00Z">
            <w:rPr/>
          </w:rPrChange>
        </w:rPr>
        <w:t xml:space="preserve"> — Ом/(Ом·м), а </w:t>
      </w:r>
      <m:oMath>
        <m:r>
          <w:rPr>
            <w:rFonts w:ascii="Cambria Math" w:hAnsi="Cambria Math"/>
          </w:rPr>
          <m:t>R</m:t>
        </m:r>
      </m:oMath>
      <w:r w:rsidRPr="00674711">
        <w:rPr>
          <w:lang w:val="ru-RU"/>
          <w:rPrChange w:id="3591" w:author="Nik K" w:date="2026-10-29T00:18:00Z">
            <w:rPr/>
          </w:rPrChange>
        </w:rPr>
        <w:t xml:space="preserve"> — Ом. При свободной форме добавились бы соответствующие столбцы. Кость и жир фиксированы именно в рассматриваемой диагностике, а не объявлены точно известными тканями.</w:t>
      </w:r>
    </w:p>
    <w:p w14:paraId="5E802848" w14:textId="77777777" w:rsidR="003416EE" w:rsidRDefault="006041B4">
      <w:pPr>
        <w:pStyle w:val="af"/>
        <w:keepNext/>
      </w:pPr>
      <w:r>
        <w:t>Производные рассчитываются по конечным прямым пробам:</w:t>
      </w:r>
    </w:p>
    <w:p w14:paraId="75964219"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инт</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инт</m:t>
                        </m:r>
                      </m:sup>
                    </m:sSubSup>
                  </m:den>
                </m:f>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h</m:t>
                    </m:r>
                    <m:r>
                      <m:rPr>
                        <m:sty m:val="p"/>
                      </m:rPr>
                      <w:rPr>
                        <w:rFonts w:ascii="Cambria Math" w:hAnsi="Cambria Math"/>
                      </w:rPr>
                      <m:t>)</m:t>
                    </m:r>
                  </m:num>
                  <m:den>
                    <m:r>
                      <w:rPr>
                        <w:rFonts w:ascii="Cambria Math" w:hAnsi="Cambria Math"/>
                      </w:rPr>
                      <m:t>2</m:t>
                    </m:r>
                    <m:r>
                      <w:rPr>
                        <w:rFonts w:ascii="Cambria Math" w:hAnsi="Cambria Math"/>
                      </w:rPr>
                      <m:t>h</m:t>
                    </m:r>
                  </m:den>
                </m:f>
                <m:r>
                  <m:rPr>
                    <m:sty m:val="p"/>
                  </m:rPr>
                  <w:rPr>
                    <w:rFonts w:ascii="Cambria Math" w:hAnsi="Cambria Math"/>
                  </w:rPr>
                  <m:t>,</m:t>
                </m:r>
              </m:e>
            </m:mr>
            <m:mr>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σ</m:t>
                            </m:r>
                          </m:e>
                          <m:sub>
                            <m:r>
                              <w:rPr>
                                <w:rFonts w:ascii="Cambria Math" w:hAnsi="Cambria Math"/>
                              </w:rPr>
                              <m:t>j</m:t>
                            </m:r>
                          </m:sub>
                        </m:sSub>
                      </m:sub>
                    </m:sSub>
                  </m:num>
                  <m:den>
                    <m:sSubSup>
                      <m:sSubSupPr>
                        <m:ctrlPr>
                          <w:rPr>
                            <w:rFonts w:ascii="Cambria Math" w:hAnsi="Cambria Math"/>
                          </w:rPr>
                        </m:ctrlPr>
                      </m:sSubSupPr>
                      <m:e>
                        <m:r>
                          <w:rPr>
                            <w:rFonts w:ascii="Cambria Math" w:hAnsi="Cambria Math"/>
                          </w:rPr>
                          <m:t>ρ</m:t>
                        </m:r>
                      </m:e>
                      <m:sub>
                        <m:r>
                          <w:rPr>
                            <w:rFonts w:ascii="Cambria Math" w:hAnsi="Cambria Math"/>
                          </w:rPr>
                          <m:t>j</m:t>
                        </m:r>
                      </m:sub>
                      <m:sup>
                        <m:r>
                          <w:rPr>
                            <w:rFonts w:ascii="Cambria Math" w:hAnsi="Cambria Math"/>
                          </w:rPr>
                          <m:t>2</m:t>
                        </m:r>
                      </m:sup>
                    </m:sSubSup>
                  </m:den>
                </m:f>
                <m:r>
                  <m:rPr>
                    <m:sty m:val="p"/>
                  </m:rPr>
                  <w:rPr>
                    <w:rFonts w:ascii="Cambria Math" w:hAnsi="Cambria Math"/>
                  </w:rPr>
                  <m:t>.</m:t>
                </m:r>
              </m:e>
            </m:mr>
          </m:m>
          <m:r>
            <w:rPr>
              <w:rFonts w:ascii="Cambria Math" w:hAnsi="Cambria Math"/>
            </w:rPr>
            <m:t>  </m:t>
          </m:r>
          <m:r>
            <m:rPr>
              <m:nor/>
            </m:rPr>
            <m:t>(9.8)</m:t>
          </m:r>
        </m:oMath>
      </m:oMathPara>
    </w:p>
    <w:p w14:paraId="2072A129" w14:textId="77777777" w:rsidR="003416EE" w:rsidRPr="00674711" w:rsidRDefault="006041B4">
      <w:pPr>
        <w:pStyle w:val="FirstParagraph"/>
        <w:rPr>
          <w:lang w:val="ru-RU"/>
          <w:rPrChange w:id="3592" w:author="Nik K" w:date="2026-10-29T00:18:00Z">
            <w:rPr/>
          </w:rPrChange>
        </w:rPr>
      </w:pPr>
      <w:r w:rsidRPr="00674711">
        <w:rPr>
          <w:lang w:val="ru-RU"/>
          <w:rPrChange w:id="3593" w:author="Nik K" w:date="2026-10-29T00:18:00Z">
            <w:rPr/>
          </w:rPrChange>
        </w:rPr>
        <w:t xml:space="preserve">Знаменатель использует интегрированные объёмы материала. При переносе дискретизация слегка изменяет объём; отдельно сохраняется отклик после вычитания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sSup>
          <m:sSupPr>
            <m:ctrlPr>
              <w:rPr>
                <w:rFonts w:ascii="Cambria Math" w:hAnsi="Cambria Math"/>
              </w:rPr>
            </m:ctrlPr>
          </m:sSupPr>
          <m:e>
            <m:r>
              <w:rPr>
                <w:rFonts w:ascii="Cambria Math" w:hAnsi="Cambria Math"/>
              </w:rPr>
              <m:t>V</m:t>
            </m:r>
          </m:e>
          <m:sup>
            <m:r>
              <m:rPr>
                <m:sty m:val="p"/>
              </m:rPr>
              <w:rPr>
                <w:rFonts w:ascii="Cambria Math" w:hAnsi="Cambria Math"/>
                <w:lang w:val="ru-RU"/>
                <w:rPrChange w:id="3594" w:author="Nik K" w:date="2026-10-29T00:18:00Z">
                  <w:rPr>
                    <w:rFonts w:ascii="Cambria Math" w:hAnsi="Cambria Math"/>
                  </w:rPr>
                </w:rPrChange>
              </w:rPr>
              <m:t>числ</m:t>
            </m:r>
          </m:sup>
        </m:sSup>
      </m:oMath>
      <w:r w:rsidRPr="00674711">
        <w:rPr>
          <w:lang w:val="ru-RU"/>
          <w:rPrChange w:id="3595" w:author="Nik K" w:date="2026-10-29T00:18:00Z">
            <w:rPr/>
          </w:rPrChange>
        </w:rPr>
        <w:t xml:space="preserve">. Эта линейная поправка не заменяет точного геометрического решения. В предшествующем сравнении [84] основные шаги: </w:t>
      </w:r>
      <m:oMath>
        <m:sSub>
          <m:sSubPr>
            <m:ctrlPr>
              <w:rPr>
                <w:rFonts w:ascii="Cambria Math" w:hAnsi="Cambria Math"/>
              </w:rPr>
            </m:ctrlPr>
          </m:sSubPr>
          <m:e>
            <m:r>
              <w:rPr>
                <w:rFonts w:ascii="Cambria Math" w:hAnsi="Cambria Math"/>
              </w:rPr>
              <m:t>V</m:t>
            </m:r>
          </m:e>
          <m:sub>
            <m:r>
              <m:rPr>
                <m:sty m:val="p"/>
              </m:rPr>
              <w:rPr>
                <w:rFonts w:ascii="Cambria Math" w:hAnsi="Cambria Math"/>
                <w:lang w:val="ru-RU"/>
                <w:rPrChange w:id="3596" w:author="Nik K" w:date="2026-10-29T00:18:00Z">
                  <w:rPr>
                    <w:rFonts w:ascii="Cambria Math" w:hAnsi="Cambria Math"/>
                  </w:rPr>
                </w:rPrChange>
              </w:rPr>
              <m:t>±</m:t>
            </m:r>
          </m:sub>
        </m:sSub>
        <m:r>
          <m:rPr>
            <m:sty m:val="p"/>
          </m:rPr>
          <w:rPr>
            <w:rFonts w:ascii="Cambria Math" w:hAnsi="Cambria Math"/>
            <w:lang w:val="ru-RU"/>
            <w:rPrChange w:id="3597" w:author="Nik K" w:date="2026-10-29T00:18:00Z">
              <w:rPr>
                <w:rFonts w:ascii="Cambria Math" w:hAnsi="Cambria Math"/>
              </w:rPr>
            </w:rPrChange>
          </w:rPr>
          <m:t>=</m:t>
        </m:r>
        <m:sSub>
          <m:sSubPr>
            <m:ctrlPr>
              <w:rPr>
                <w:rFonts w:ascii="Cambria Math" w:hAnsi="Cambria Math"/>
              </w:rPr>
            </m:ctrlPr>
          </m:sSubPr>
          <m:e>
            <m:r>
              <w:rPr>
                <w:rFonts w:ascii="Cambria Math" w:hAnsi="Cambria Math"/>
              </w:rPr>
              <m:t>V</m:t>
            </m:r>
          </m:e>
          <m:sub>
            <m:r>
              <w:rPr>
                <w:rFonts w:ascii="Cambria Math" w:hAnsi="Cambria Math"/>
                <w:lang w:val="ru-RU"/>
                <w:rPrChange w:id="3598" w:author="Nik K" w:date="2026-10-29T00:18:00Z">
                  <w:rPr>
                    <w:rFonts w:ascii="Cambria Math" w:hAnsi="Cambria Math"/>
                  </w:rPr>
                </w:rPrChange>
              </w:rPr>
              <m:t>0</m:t>
            </m:r>
          </m:sub>
        </m:sSub>
        <m:r>
          <m:rPr>
            <m:sty m:val="p"/>
          </m:rPr>
          <w:rPr>
            <w:rFonts w:ascii="Cambria Math" w:hAnsi="Cambria Math"/>
            <w:lang w:val="ru-RU"/>
            <w:rPrChange w:id="3599" w:author="Nik K" w:date="2026-10-29T00:18:00Z">
              <w:rPr>
                <w:rFonts w:ascii="Cambria Math" w:hAnsi="Cambria Math"/>
              </w:rPr>
            </w:rPrChange>
          </w:rPr>
          <m:t>(</m:t>
        </m:r>
        <m:r>
          <w:rPr>
            <w:rFonts w:ascii="Cambria Math" w:hAnsi="Cambria Math"/>
            <w:lang w:val="ru-RU"/>
            <w:rPrChange w:id="3600" w:author="Nik K" w:date="2026-10-29T00:18:00Z">
              <w:rPr>
                <w:rFonts w:ascii="Cambria Math" w:hAnsi="Cambria Math"/>
              </w:rPr>
            </w:rPrChange>
          </w:rPr>
          <m:t>1</m:t>
        </m:r>
        <m:r>
          <m:rPr>
            <m:sty m:val="p"/>
          </m:rPr>
          <w:rPr>
            <w:rFonts w:ascii="Cambria Math" w:hAnsi="Cambria Math"/>
            <w:lang w:val="ru-RU"/>
            <w:rPrChange w:id="3601" w:author="Nik K" w:date="2026-10-29T00:18:00Z">
              <w:rPr>
                <w:rFonts w:ascii="Cambria Math" w:hAnsi="Cambria Math"/>
              </w:rPr>
            </w:rPrChange>
          </w:rPr>
          <m:t>±</m:t>
        </m:r>
        <m:r>
          <w:rPr>
            <w:rFonts w:ascii="Cambria Math" w:hAnsi="Cambria Math"/>
            <w:lang w:val="ru-RU"/>
            <w:rPrChange w:id="3602" w:author="Nik K" w:date="2026-10-29T00:18:00Z">
              <w:rPr>
                <w:rFonts w:ascii="Cambria Math" w:hAnsi="Cambria Math"/>
              </w:rPr>
            </w:rPrChange>
          </w:rPr>
          <m:t>0</m:t>
        </m:r>
        <m:r>
          <m:rPr>
            <m:sty m:val="p"/>
          </m:rPr>
          <w:rPr>
            <w:rFonts w:ascii="Cambria Math" w:hAnsi="Cambria Math"/>
            <w:lang w:val="ru-RU"/>
            <w:rPrChange w:id="3603" w:author="Nik K" w:date="2026-10-29T00:18:00Z">
              <w:rPr>
                <w:rFonts w:ascii="Cambria Math" w:hAnsi="Cambria Math"/>
              </w:rPr>
            </w:rPrChange>
          </w:rPr>
          <m:t>,</m:t>
        </m:r>
        <m:r>
          <w:rPr>
            <w:rFonts w:ascii="Cambria Math" w:hAnsi="Cambria Math"/>
            <w:lang w:val="ru-RU"/>
            <w:rPrChange w:id="3604" w:author="Nik K" w:date="2026-10-29T00:18:00Z">
              <w:rPr>
                <w:rFonts w:ascii="Cambria Math" w:hAnsi="Cambria Math"/>
              </w:rPr>
            </w:rPrChange>
          </w:rPr>
          <m:t>05</m:t>
        </m:r>
        <m:r>
          <m:rPr>
            <m:sty m:val="p"/>
          </m:rPr>
          <w:rPr>
            <w:rFonts w:ascii="Cambria Math" w:hAnsi="Cambria Math"/>
            <w:lang w:val="ru-RU"/>
            <w:rPrChange w:id="3605" w:author="Nik K" w:date="2026-10-29T00:18:00Z">
              <w:rPr>
                <w:rFonts w:ascii="Cambria Math" w:hAnsi="Cambria Math"/>
              </w:rPr>
            </w:rPrChange>
          </w:rPr>
          <m:t>)</m:t>
        </m:r>
      </m:oMath>
      <w:r w:rsidRPr="00674711">
        <w:rPr>
          <w:lang w:val="ru-RU"/>
          <w:rPrChange w:id="3606" w:author="Nik K" w:date="2026-10-29T00:18:00Z">
            <w:rPr/>
          </w:rPrChange>
        </w:rPr>
        <w:t xml:space="preserve">, </w:t>
      </w:r>
      <m:oMath>
        <m:r>
          <w:rPr>
            <w:rFonts w:ascii="Cambria Math" w:hAnsi="Cambria Math"/>
            <w:lang w:val="ru-RU"/>
            <w:rPrChange w:id="3607" w:author="Nik K" w:date="2026-10-29T00:18:00Z">
              <w:rPr>
                <w:rFonts w:ascii="Cambria Math" w:hAnsi="Cambria Math"/>
              </w:rPr>
            </w:rPrChange>
          </w:rPr>
          <m:t>h</m:t>
        </m:r>
        <m:r>
          <m:rPr>
            <m:sty m:val="p"/>
          </m:rPr>
          <w:rPr>
            <w:rFonts w:ascii="Cambria Math" w:hAnsi="Cambria Math"/>
            <w:lang w:val="ru-RU"/>
            <w:rPrChange w:id="3608" w:author="Nik K" w:date="2026-10-29T00:18:00Z">
              <w:rPr>
                <w:rFonts w:ascii="Cambria Math" w:hAnsi="Cambria Math"/>
              </w:rPr>
            </w:rPrChange>
          </w:rPr>
          <m:t>=</m:t>
        </m:r>
        <m:r>
          <w:rPr>
            <w:rFonts w:ascii="Cambria Math" w:hAnsi="Cambria Math"/>
            <w:lang w:val="ru-RU"/>
            <w:rPrChange w:id="3609" w:author="Nik K" w:date="2026-10-29T00:18:00Z">
              <w:rPr>
                <w:rFonts w:ascii="Cambria Math" w:hAnsi="Cambria Math"/>
              </w:rPr>
            </w:rPrChange>
          </w:rPr>
          <m:t>5</m:t>
        </m:r>
      </m:oMath>
      <w:r w:rsidRPr="00674711">
        <w:rPr>
          <w:lang w:val="ru-RU"/>
          <w:rPrChange w:id="3610" w:author="Nik K" w:date="2026-10-29T00:18:00Z">
            <w:rPr/>
          </w:rPrChange>
        </w:rPr>
        <w:t xml:space="preserve"> мм. Последующая серия [90] проверяет меньшие шаги и использует для объёма трёхточечную формулу (7.25). Её ограниченные результаты приведены в §§9.10–9.14; прежние числа сохраняют определение (9.8).</w:t>
      </w:r>
    </w:p>
    <w:p w14:paraId="689D60E8" w14:textId="77777777" w:rsidR="003416EE" w:rsidRDefault="006041B4">
      <w:pPr>
        <w:pStyle w:val="af"/>
      </w:pPr>
      <w:r>
        <w:lastRenderedPageBreak/>
        <w:t xml:space="preserve">Для физического вектора параметров </w:t>
      </w:r>
      <m:oMath>
        <m:r>
          <m:rPr>
            <m:sty m:val="bi"/>
          </m:rPr>
          <w:rPr>
            <w:rFonts w:ascii="Cambria Math" w:hAnsi="Cambria Math"/>
          </w:rPr>
          <m:t>q</m:t>
        </m:r>
      </m:oMath>
      <w:r>
        <w:t xml:space="preserve"> обозначим разность наблюдений через </w:t>
      </w:r>
      <m:oMath>
        <m:r>
          <m:rPr>
            <m:sty m:val="bi"/>
          </m:rPr>
          <w:rPr>
            <w:rFonts w:ascii="Cambria Math" w:hAnsi="Cambria Math"/>
          </w:rPr>
          <m:t>y</m:t>
        </m:r>
      </m:oMath>
      <w:r>
        <w:t xml:space="preserve">, якобиан через </w:t>
      </w:r>
      <m:oMath>
        <m:r>
          <w:rPr>
            <w:rFonts w:ascii="Cambria Math" w:hAnsi="Cambria Math"/>
          </w:rPr>
          <m:t>J</m:t>
        </m:r>
      </m:oMath>
      <w:r>
        <w:t xml:space="preserve">, безразмерное приращение через </w:t>
      </w:r>
      <m:oMath>
        <m:r>
          <m:rPr>
            <m:sty m:val="bi"/>
          </m:rPr>
          <w:rPr>
            <w:rFonts w:ascii="Cambria Math" w:hAnsi="Cambria Math"/>
          </w:rPr>
          <m:t>ξ</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q</m:t>
            </m:r>
          </m:sub>
          <m:sup>
            <m:r>
              <m:rPr>
                <m:sty m:val="p"/>
              </m:rPr>
              <w:rPr>
                <w:rFonts w:ascii="Cambria Math" w:hAnsi="Cambria Math"/>
              </w:rPr>
              <m:t>-</m:t>
            </m:r>
            <m:r>
              <w:rPr>
                <w:rFonts w:ascii="Cambria Math" w:hAnsi="Cambria Math"/>
              </w:rPr>
              <m:t>1</m:t>
            </m:r>
          </m:sup>
        </m:sSubSup>
        <m:r>
          <m:rPr>
            <m:sty m:val="p"/>
          </m:rPr>
          <w:rPr>
            <w:rFonts w:ascii="Cambria Math" w:hAnsi="Cambria Math"/>
          </w:rPr>
          <m:t>Δ</m:t>
        </m:r>
        <m:r>
          <m:rPr>
            <m:sty m:val="bi"/>
          </m:rPr>
          <w:rPr>
            <w:rFonts w:ascii="Cambria Math" w:hAnsi="Cambria Math"/>
          </w:rPr>
          <m:t>q</m:t>
        </m:r>
      </m:oMath>
      <w:r>
        <w:t xml:space="preserve">, где </w:t>
      </w:r>
      <m:oMath>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задаёт масштабы. Тогда</w:t>
      </w:r>
    </w:p>
    <w:p w14:paraId="789B9B44"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trlPr>
                      <w:rPr>
                        <w:rFonts w:ascii="Cambria Math" w:hAnsi="Cambria Math"/>
                      </w:rPr>
                    </m:ctrlPr>
                  </m:accPr>
                  <m:e>
                    <m:r>
                      <m:rPr>
                        <m:sty m:val="bi"/>
                      </m:rPr>
                      <w:rPr>
                        <w:rFonts w:ascii="Cambria Math" w:hAnsi="Cambria Math"/>
                      </w:rPr>
                      <m:t>ξ</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argmin</m:t>
                    </m:r>
                  </m:e>
                  <m:sub>
                    <m:r>
                      <m:rPr>
                        <m:sty m:val="bi"/>
                      </m:rPr>
                      <w:rPr>
                        <w:rFonts w:ascii="Cambria Math" w:hAnsi="Cambria Math"/>
                      </w:rPr>
                      <m:t>ξ</m:t>
                    </m:r>
                  </m:sub>
                </m:sSub>
                <m:d>
                  <m:dPr>
                    <m:begChr m:val="{"/>
                    <m:endChr m:val="}"/>
                    <m:ctrlPr>
                      <w:rPr>
                        <w:rFonts w:ascii="Cambria Math" w:hAnsi="Cambria Math"/>
                      </w:rPr>
                    </m:ctrlPr>
                  </m:dPr>
                  <m:e>
                    <m:r>
                      <m:rPr>
                        <m:sty m:val="p"/>
                      </m:rPr>
                      <w:rPr>
                        <w:rFonts w:ascii="Cambria Math" w:hAnsi="Cambria Math"/>
                      </w:rPr>
                      <m:t>∥</m:t>
                    </m:r>
                    <m:r>
                      <w:rPr>
                        <w:rFonts w:ascii="Cambria Math" w:hAnsi="Cambria Math"/>
                      </w:rPr>
                      <m:t>W</m:t>
                    </m:r>
                    <m:r>
                      <m:rPr>
                        <m:sty m:val="bi"/>
                      </m:rPr>
                      <w:rPr>
                        <w:rFonts w:ascii="Cambria Math" w:hAnsi="Cambria Math"/>
                      </w:rPr>
                      <m:t>y</m:t>
                    </m:r>
                    <m:r>
                      <m:rPr>
                        <m:sty m:val="p"/>
                      </m:rPr>
                      <w:rPr>
                        <w:rFonts w:ascii="Cambria Math" w:hAnsi="Cambria Math"/>
                      </w:rPr>
                      <m:t>-</m:t>
                    </m:r>
                    <m:r>
                      <w:rPr>
                        <w:rFonts w:ascii="Cambria Math" w:hAnsi="Cambria Math"/>
                      </w:rPr>
                      <m:t>A</m:t>
                    </m:r>
                    <m:r>
                      <m:rPr>
                        <m:sty m:val="bi"/>
                      </m:rPr>
                      <w:rPr>
                        <w:rFonts w:ascii="Cambria Math" w:hAnsi="Cambria Math"/>
                      </w:rPr>
                      <m:t>ξ</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L</m:t>
                    </m:r>
                    <m:r>
                      <m:rPr>
                        <m:sty m:val="bi"/>
                      </m:rPr>
                      <w:rPr>
                        <w:rFonts w:ascii="Cambria Math" w:hAnsi="Cambria Math"/>
                      </w:rPr>
                      <m:t>ξ</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m:rPr>
                    <m:sty m:val="p"/>
                  </m:rPr>
                  <w:rPr>
                    <w:rFonts w:ascii="Cambria Math" w:hAnsi="Cambria Math"/>
                  </w:rPr>
                  <m:t>,</m:t>
                </m:r>
              </m:e>
            </m:mr>
            <m:mr>
              <m:e>
                <m:r>
                  <w:rPr>
                    <w:rFonts w:ascii="Cambria Math" w:hAnsi="Cambria Math"/>
                  </w:rPr>
                  <m:t>A</m:t>
                </m:r>
                <m:r>
                  <m:rPr>
                    <m:sty m:val="p"/>
                  </m:rPr>
                  <w:rPr>
                    <w:rFonts w:ascii="Cambria Math" w:hAnsi="Cambria Math"/>
                  </w:rPr>
                  <m:t>=</m:t>
                </m:r>
                <m:r>
                  <w:rPr>
                    <w:rFonts w:ascii="Cambria Math" w:hAnsi="Cambria Math"/>
                  </w:rPr>
                  <m:t>WJ</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e>
            </m:mr>
            <m:mr>
              <m:e>
                <m:r>
                  <m:rPr>
                    <m:sty m:val="p"/>
                  </m:rPr>
                  <w:rPr>
                    <w:rFonts w:ascii="Cambria Math" w:hAnsi="Cambria Math"/>
                  </w:rPr>
                  <m:t>(</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sSup>
                  <m:sSupPr>
                    <m:ctrlPr>
                      <w:rPr>
                        <w:rFonts w:ascii="Cambria Math" w:hAnsi="Cambria Math"/>
                      </w:rPr>
                    </m:ctrlPr>
                  </m:sSupPr>
                  <m:e>
                    <m:r>
                      <w:rPr>
                        <w:rFonts w:ascii="Cambria Math" w:hAnsi="Cambria Math"/>
                      </w:rPr>
                      <m:t>L</m:t>
                    </m:r>
                  </m:e>
                  <m:sup>
                    <m:r>
                      <m:rPr>
                        <m:scr m:val="sans-serif"/>
                        <m:sty m:val="p"/>
                      </m:rPr>
                      <w:rPr>
                        <w:rFonts w:ascii="Cambria Math" w:hAnsi="Cambria Math"/>
                      </w:rPr>
                      <m:t>T</m:t>
                    </m:r>
                  </m:sup>
                </m:sSup>
                <m:r>
                  <w:rPr>
                    <w:rFonts w:ascii="Cambria Math" w:hAnsi="Cambria Math"/>
                  </w:rPr>
                  <m:t>L</m:t>
                </m:r>
                <m:r>
                  <m:rPr>
                    <m:sty m:val="p"/>
                  </m:rPr>
                  <w:rPr>
                    <w:rFonts w:ascii="Cambria Math" w:hAnsi="Cambria Math"/>
                  </w:rPr>
                  <m:t>)</m:t>
                </m:r>
                <m:acc>
                  <m:accPr>
                    <m:ctrlPr>
                      <w:rPr>
                        <w:rFonts w:ascii="Cambria Math" w:hAnsi="Cambria Math"/>
                      </w:rPr>
                    </m:ctrlPr>
                  </m:accPr>
                  <m:e>
                    <m:r>
                      <m:rPr>
                        <m:sty m:val="bi"/>
                      </m:rPr>
                      <w:rPr>
                        <w:rFonts w:ascii="Cambria Math" w:hAnsi="Cambria Math"/>
                      </w:rPr>
                      <m:t>ξ</m:t>
                    </m:r>
                  </m:e>
                </m:acc>
                <m:r>
                  <m:rPr>
                    <m:sty m:val="p"/>
                  </m:rPr>
                  <w:rPr>
                    <w:rFonts w:ascii="Cambria Math" w:hAnsi="Cambria Math"/>
                  </w:rPr>
                  <m:t>=</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W</m:t>
                </m:r>
                <m:r>
                  <m:rPr>
                    <m:sty m:val="bi"/>
                  </m:rPr>
                  <w:rPr>
                    <w:rFonts w:ascii="Cambria Math" w:hAnsi="Cambria Math"/>
                  </w:rPr>
                  <m:t>y</m:t>
                </m:r>
                <m:r>
                  <m:rPr>
                    <m:sty m:val="p"/>
                  </m:rPr>
                  <w:rPr>
                    <w:rFonts w:ascii="Cambria Math" w:hAnsi="Cambria Math"/>
                  </w:rPr>
                  <m:t>.</m:t>
                </m:r>
              </m:e>
            </m:mr>
          </m:m>
          <m:r>
            <w:rPr>
              <w:rFonts w:ascii="Cambria Math" w:hAnsi="Cambria Math"/>
            </w:rPr>
            <m:t>  </m:t>
          </m:r>
          <m:r>
            <m:rPr>
              <m:nor/>
            </m:rPr>
            <m:t>(9.9)</m:t>
          </m:r>
        </m:oMath>
      </m:oMathPara>
    </w:p>
    <w:p w14:paraId="04A06AA1" w14:textId="77777777" w:rsidR="003416EE" w:rsidRPr="00674711" w:rsidRDefault="006041B4">
      <w:pPr>
        <w:pStyle w:val="FirstParagraph"/>
        <w:rPr>
          <w:lang w:val="ru-RU"/>
          <w:rPrChange w:id="3611" w:author="Nik K" w:date="2026-10-29T00:18:00Z">
            <w:rPr/>
          </w:rPrChange>
        </w:rPr>
      </w:pPr>
      <w:r w:rsidRPr="00674711">
        <w:rPr>
          <w:lang w:val="ru-RU"/>
          <w:rPrChange w:id="3612" w:author="Nik K" w:date="2026-10-29T00:18:00Z">
            <w:rPr/>
          </w:rPrChange>
        </w:rPr>
        <w:t xml:space="preserve">Нормальные уравнения относятся к решению без активных границ. При </w:t>
      </w:r>
      <m:oMath>
        <m:r>
          <w:rPr>
            <w:rFonts w:ascii="Cambria Math" w:hAnsi="Cambria Math"/>
          </w:rPr>
          <m:t>λ</m:t>
        </m:r>
        <m:r>
          <m:rPr>
            <m:sty m:val="p"/>
          </m:rPr>
          <w:rPr>
            <w:rFonts w:ascii="Cambria Math" w:hAnsi="Cambria Math"/>
            <w:lang w:val="ru-RU"/>
            <w:rPrChange w:id="3613" w:author="Nik K" w:date="2026-10-29T00:18:00Z">
              <w:rPr>
                <w:rFonts w:ascii="Cambria Math" w:hAnsi="Cambria Math"/>
              </w:rPr>
            </w:rPrChange>
          </w:rPr>
          <m:t>=</m:t>
        </m:r>
        <m:r>
          <w:rPr>
            <w:rFonts w:ascii="Cambria Math" w:hAnsi="Cambria Math"/>
            <w:lang w:val="ru-RU"/>
            <w:rPrChange w:id="3614" w:author="Nik K" w:date="2026-10-29T00:18:00Z">
              <w:rPr>
                <w:rFonts w:ascii="Cambria Math" w:hAnsi="Cambria Math"/>
              </w:rPr>
            </w:rPrChange>
          </w:rPr>
          <m:t>0</m:t>
        </m:r>
      </m:oMath>
      <w:r w:rsidRPr="00674711">
        <w:rPr>
          <w:lang w:val="ru-RU"/>
          <w:rPrChange w:id="3615" w:author="Nik K" w:date="2026-10-29T00:18:00Z">
            <w:rPr/>
          </w:rPrChange>
        </w:rPr>
        <w:t xml:space="preserve"> псевдообращение выбирает минимальную норму, сохраняя неоднозначность вдоль нульпространства. Штраф подавляет усиление ошибок малыми сингулярными числами ценой зависимости от ограничения.</w:t>
      </w:r>
    </w:p>
    <w:p w14:paraId="19275DC2" w14:textId="77777777" w:rsidR="003416EE" w:rsidRDefault="006041B4">
      <w:pPr>
        <w:pStyle w:val="af"/>
        <w:keepNext/>
      </w:pPr>
      <w:r>
        <w:t xml:space="preserve">Нормирование </w:t>
      </w: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требует того же преобразования всех столбцов и ковариации:</w:t>
      </w:r>
    </w:p>
    <w:p w14:paraId="1644A8F5"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m:rPr>
                  <m:sty m:val="bi"/>
                </m:rPr>
                <w:rPr>
                  <w:rFonts w:ascii="Cambria Math" w:hAnsi="Cambria Math"/>
                </w:rPr>
                <m:t>y</m:t>
              </m:r>
            </m:e>
            <m:sub>
              <m:r>
                <m:rPr>
                  <m:sty m:val="p"/>
                </m:rPr>
                <w:rPr>
                  <w:rFonts w:ascii="Cambria Math" w:hAnsi="Cambria Math"/>
                </w:rPr>
                <m:t>rel</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m:rPr>
              <m:sty m:val="bi"/>
            </m:rP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m:rPr>
                  <m:sty m:val="p"/>
                </m:rPr>
                <w:rPr>
                  <w:rFonts w:ascii="Cambria Math" w:hAnsi="Cambria Math"/>
                </w:rPr>
                <m:t>rel</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rel</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m:rPr>
              <m:sty m:val="p"/>
            </m:rPr>
            <w:rPr>
              <w:rFonts w:ascii="Cambria Math" w:hAnsi="Cambria Math"/>
            </w:rPr>
            <m:t>Σ</m:t>
          </m:r>
          <m:sSup>
            <m:sSupPr>
              <m:ctrlPr>
                <w:rPr>
                  <w:rFonts w:ascii="Cambria Math" w:hAnsi="Cambria Math"/>
                </w:rPr>
              </m:ctrlPr>
            </m:sSupPr>
            <m:e>
              <m:r>
                <w:rPr>
                  <w:rFonts w:ascii="Cambria Math" w:hAnsi="Cambria Math"/>
                </w:rPr>
                <m:t>D</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  </m:t>
          </m:r>
          <m:r>
            <m:rPr>
              <m:nor/>
            </m:rPr>
            <m:t>(9.10)</m:t>
          </m:r>
        </m:oMath>
      </m:oMathPara>
    </w:p>
    <w:p w14:paraId="63126B6F" w14:textId="77777777" w:rsidR="003416EE" w:rsidRPr="00674711" w:rsidRDefault="006041B4">
      <w:pPr>
        <w:pStyle w:val="FirstParagraph"/>
        <w:rPr>
          <w:lang w:val="ru-RU"/>
          <w:rPrChange w:id="3616" w:author="Nik K" w:date="2026-10-29T00:18:00Z">
            <w:rPr/>
          </w:rPrChange>
        </w:rPr>
      </w:pPr>
      <w:r w:rsidRPr="00674711">
        <w:rPr>
          <w:lang w:val="ru-RU"/>
          <w:rPrChange w:id="3617" w:author="Nik K" w:date="2026-10-29T00:18:00Z">
            <w:rPr/>
          </w:rPrChange>
        </w:rPr>
        <w:t xml:space="preserve">где </w:t>
      </w:r>
      <m:oMath>
        <m:r>
          <w:rPr>
            <w:rFonts w:ascii="Cambria Math" w:hAnsi="Cambria Math"/>
          </w:rPr>
          <m:t>D</m:t>
        </m:r>
      </m:oMath>
      <w:r w:rsidRPr="00674711">
        <w:rPr>
          <w:lang w:val="ru-RU"/>
          <w:rPrChange w:id="3618" w:author="Nik K" w:date="2026-10-29T00:18:00Z">
            <w:rPr/>
          </w:rPrChange>
        </w:rPr>
        <w:t xml:space="preserve"> содержит ненулевые знаковые базовые импедансы. Согласованная замена сохраняет оценку; изменение только данных или части якобиана создаёт другую задачу. Физическая неопределённость опоры сохраняется.</w:t>
      </w:r>
    </w:p>
    <w:p w14:paraId="54B07683" w14:textId="77777777" w:rsidR="003416EE" w:rsidRDefault="006041B4">
      <w:pPr>
        <w:pStyle w:val="21"/>
      </w:pPr>
      <w:bookmarkStart w:id="3619" w:name="_Toc244123121"/>
      <w:bookmarkStart w:id="3620" w:name="Xc5c998c8f93773798eb8c55b129a3257e651a98"/>
      <w:bookmarkEnd w:id="3548"/>
      <w:r>
        <w:t>9.4 Различимость и ошибка при исключении движения</w:t>
      </w:r>
      <w:bookmarkEnd w:id="3619"/>
    </w:p>
    <w:p w14:paraId="10BF5CBB" w14:textId="77777777" w:rsidR="003416EE" w:rsidRPr="00674711" w:rsidRDefault="006041B4">
      <w:pPr>
        <w:pStyle w:val="FirstParagraph"/>
        <w:keepNext/>
        <w:rPr>
          <w:lang w:val="ru-RU"/>
          <w:rPrChange w:id="3621" w:author="Nik K" w:date="2026-10-29T00:18:00Z">
            <w:rPr/>
          </w:rPrChange>
        </w:rPr>
      </w:pPr>
      <w:r w:rsidRPr="00674711">
        <w:rPr>
          <w:lang w:val="ru-RU"/>
          <w:rPrChange w:id="3622" w:author="Nik K" w:date="2026-10-29T00:18:00Z">
            <w:rPr/>
          </w:rPrChange>
        </w:rPr>
        <w:t>Даже при точно заданной тканевой поправке один отсчёт ТТРКГ оставляет одну связь для четырёх геометрических неизвестных:</w:t>
      </w:r>
    </w:p>
    <w:p w14:paraId="18551CF2"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p"/>
                  </m:rPr>
                  <w:rPr>
                    <w:rFonts w:ascii="Cambria Math" w:hAnsi="Cambria Math"/>
                  </w:rPr>
                  <m:t>Δ</m:t>
                </m:r>
                <m:sSub>
                  <m:sSubPr>
                    <m:ctrlPr>
                      <w:rPr>
                        <w:rFonts w:ascii="Cambria Math" w:hAnsi="Cambria Math"/>
                      </w:rPr>
                    </m:ctrlPr>
                  </m:sSubPr>
                  <m:e>
                    <m:r>
                      <w:rPr>
                        <w:rFonts w:ascii="Cambria Math" w:hAnsi="Cambria Math"/>
                      </w:rPr>
                      <m:t>Z</m:t>
                    </m:r>
                  </m:e>
                  <m:sub>
                    <m:r>
                      <m:rPr>
                        <m:sty m:val="p"/>
                      </m:rPr>
                      <w:rPr>
                        <w:rFonts w:ascii="Cambria Math" w:hAnsi="Cambria Math"/>
                      </w:rPr>
                      <m:t>геом</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sSub>
                  <m:sSubPr>
                    <m:ctrlPr>
                      <w:rPr>
                        <w:rFonts w:ascii="Cambria Math" w:hAnsi="Cambria Math"/>
                      </w:rPr>
                    </m:ctrlPr>
                  </m:sSubPr>
                  <m:e>
                    <m:r>
                      <w:rPr>
                        <w:rFonts w:ascii="Cambria Math" w:hAnsi="Cambria Math"/>
                      </w:rPr>
                      <m:t>d</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e>
            </m:mr>
            <m:mr>
              <m:e>
                <m:r>
                  <m:rPr>
                    <m:sty m:val="p"/>
                  </m:rPr>
                  <w:rPr>
                    <w:rFonts w:ascii="Cambria Math" w:hAnsi="Cambria Math"/>
                  </w:rPr>
                  <m:t>rank[</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m:t>
                </m:r>
                <m:r>
                  <w:rPr>
                    <w:rFonts w:ascii="Cambria Math" w:hAnsi="Cambria Math"/>
                  </w:rPr>
                  <m:t>1</m:t>
                </m:r>
                <m:r>
                  <m:rPr>
                    <m:sty m:val="p"/>
                  </m:rPr>
                  <w:rPr>
                    <w:rFonts w:ascii="Cambria Math" w:hAnsi="Cambria Math"/>
                  </w:rPr>
                  <m:t>.</m:t>
                </m:r>
              </m:e>
            </m:mr>
          </m:m>
          <m:r>
            <w:rPr>
              <w:rFonts w:ascii="Cambria Math" w:hAnsi="Cambria Math"/>
            </w:rPr>
            <m:t>  </m:t>
          </m:r>
          <m:r>
            <m:rPr>
              <m:nor/>
            </m:rPr>
            <m:t>(9.11)</m:t>
          </m:r>
        </m:oMath>
      </m:oMathPara>
    </w:p>
    <w:p w14:paraId="14442D6F" w14:textId="77777777" w:rsidR="003416EE" w:rsidRPr="00674711" w:rsidRDefault="006041B4">
      <w:pPr>
        <w:pStyle w:val="FirstParagraph"/>
        <w:rPr>
          <w:lang w:val="ru-RU"/>
          <w:rPrChange w:id="3623" w:author="Nik K" w:date="2026-10-29T00:18:00Z">
            <w:rPr/>
          </w:rPrChange>
        </w:rPr>
      </w:pPr>
      <w:r w:rsidRPr="00674711">
        <w:rPr>
          <w:lang w:val="ru-RU"/>
          <w:rPrChange w:id="3624" w:author="Nik K" w:date="2026-10-29T00:18:00Z">
            <w:rPr/>
          </w:rPrChange>
        </w:rPr>
        <w:t xml:space="preserve">У ненулевой строки </w:t>
      </w:r>
      <w:proofErr w:type="spellStart"/>
      <w:r w:rsidRPr="00674711">
        <w:rPr>
          <w:lang w:val="ru-RU"/>
          <w:rPrChange w:id="3625" w:author="Nik K" w:date="2026-10-29T00:18:00Z">
            <w:rPr/>
          </w:rPrChange>
        </w:rPr>
        <w:t>нульпространство</w:t>
      </w:r>
      <w:proofErr w:type="spellEnd"/>
      <w:r w:rsidRPr="00674711">
        <w:rPr>
          <w:lang w:val="ru-RU"/>
          <w:rPrChange w:id="3626" w:author="Nik K" w:date="2026-10-29T00:18:00Z">
            <w:rPr/>
          </w:rPrChange>
        </w:rPr>
        <w:t xml:space="preserve"> трёхмерно. При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lang w:val="ru-RU"/>
            <w:rPrChange w:id="3627" w:author="Nik K" w:date="2026-10-29T00:18:00Z">
              <w:rPr>
                <w:rFonts w:ascii="Cambria Math" w:hAnsi="Cambria Math"/>
              </w:rPr>
            </w:rPrChange>
          </w:rPr>
          <m:t>≠</m:t>
        </m:r>
        <m:r>
          <w:rPr>
            <w:rFonts w:ascii="Cambria Math" w:hAnsi="Cambria Math"/>
            <w:lang w:val="ru-RU"/>
            <w:rPrChange w:id="3628" w:author="Nik K" w:date="2026-10-29T00:18:00Z">
              <w:rPr>
                <w:rFonts w:ascii="Cambria Math" w:hAnsi="Cambria Math"/>
              </w:rPr>
            </w:rPrChange>
          </w:rPr>
          <m:t>0</m:t>
        </m:r>
      </m:oMath>
      <w:r w:rsidRPr="00674711">
        <w:rPr>
          <w:lang w:val="ru-RU"/>
          <w:rPrChange w:id="3629" w:author="Nik K" w:date="2026-10-29T00:18:00Z">
            <w:rPr/>
          </w:rPrChange>
        </w:rPr>
        <w:t xml:space="preserve"> добавление </w:t>
      </w:r>
      <m:oMath>
        <m:r>
          <w:rPr>
            <w:rFonts w:ascii="Cambria Math" w:hAnsi="Cambria Math"/>
          </w:rPr>
          <m:t>a</m:t>
        </m:r>
      </m:oMath>
      <w:r w:rsidRPr="00674711">
        <w:rPr>
          <w:lang w:val="ru-RU"/>
          <w:rPrChange w:id="3630" w:author="Nik K" w:date="2026-10-29T00:18:00Z">
            <w:rPr/>
          </w:rPrChange>
        </w:rPr>
        <w:t xml:space="preserve"> к </w:t>
      </w:r>
      <m:oMath>
        <m:sSub>
          <m:sSubPr>
            <m:ctrlPr>
              <w:rPr>
                <w:rFonts w:ascii="Cambria Math" w:hAnsi="Cambria Math"/>
              </w:rPr>
            </m:ctrlPr>
          </m:sSubPr>
          <m:e>
            <m:r>
              <w:rPr>
                <w:rFonts w:ascii="Cambria Math" w:hAnsi="Cambria Math"/>
              </w:rPr>
              <m:t>d</m:t>
            </m:r>
          </m:e>
          <m:sub>
            <m:r>
              <w:rPr>
                <w:rFonts w:ascii="Cambria Math" w:hAnsi="Cambria Math"/>
              </w:rPr>
              <m:t>x</m:t>
            </m:r>
          </m:sub>
        </m:sSub>
      </m:oMath>
      <w:r w:rsidRPr="00674711">
        <w:rPr>
          <w:lang w:val="ru-RU"/>
          <w:rPrChange w:id="3631" w:author="Nik K" w:date="2026-10-29T00:18:00Z">
            <w:rPr/>
          </w:rPrChange>
        </w:rPr>
        <w:t xml:space="preserve"> компенсируется изменением объёма на </w:t>
      </w:r>
      <m:oMath>
        <m:r>
          <m:rPr>
            <m:sty m:val="p"/>
          </m:rPr>
          <w:rPr>
            <w:rFonts w:ascii="Cambria Math" w:hAnsi="Cambria Math"/>
            <w:lang w:val="ru-RU"/>
            <w:rPrChange w:id="3632" w:author="Nik K" w:date="2026-10-29T00:18: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a</m:t>
        </m:r>
        <m:r>
          <m:rPr>
            <m:sty m:val="p"/>
          </m:rPr>
          <w:rPr>
            <w:rFonts w:ascii="Cambria Math" w:hAnsi="Cambria Math"/>
            <w:lang w:val="ru-RU"/>
            <w:rPrChange w:id="3633" w:author="Nik K" w:date="2026-10-29T00:18: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3634" w:author="Nik K" w:date="2026-10-29T00:18:00Z">
            <w:rPr/>
          </w:rPrChange>
        </w:rPr>
        <w:t xml:space="preserve">, сохраняя отсчёт. Свободное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oMath>
      <w:r w:rsidRPr="00674711">
        <w:rPr>
          <w:lang w:val="ru-RU"/>
          <w:rPrChange w:id="3635" w:author="Nik K" w:date="2026-10-29T00:18:00Z">
            <w:rPr/>
          </w:rPrChange>
        </w:rPr>
        <w:t xml:space="preserve"> увеличивает число неизвестных до пяти. ЭКГ задаёт время, не пространственное перемещение.</w:t>
      </w:r>
    </w:p>
    <w:p w14:paraId="168FB3AC" w14:textId="77777777" w:rsidR="003416EE" w:rsidRDefault="006041B4">
      <w:pPr>
        <w:pStyle w:val="af"/>
      </w:pPr>
      <w:r>
        <w:t xml:space="preserve">Увеличение числа отсчётов не устраняет четыре свободные функции в каждом из них. Закон (9.6) может обеспечить различимость при независимых </w:t>
      </w:r>
      <w:r>
        <w:lastRenderedPageBreak/>
        <w:t>временных чувствительностях. Тогда проверяют якобиан всего цикла и перенос закона на исключённые данные; усреднения по ЭКГ недостаточно.</w:t>
      </w:r>
    </w:p>
    <w:p w14:paraId="21EC97BE" w14:textId="77777777" w:rsidR="003416EE" w:rsidRDefault="006041B4">
      <w:pPr>
        <w:pStyle w:val="af"/>
        <w:keepNext/>
      </w:pPr>
      <w:r>
        <w:t>Для многопараметрической диагностики используются сингулярные числа масштабированного якобиана и остаточная часть каждого его направления:</w:t>
      </w:r>
    </w:p>
    <w:p w14:paraId="0C8607BA"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r>
            <m:rPr>
              <m:nor/>
            </m:rPr>
            <m:t>(9.12)</m:t>
          </m:r>
        </m:oMath>
      </m:oMathPara>
    </w:p>
    <w:p w14:paraId="0CE32ACA" w14:textId="77777777" w:rsidR="003416EE" w:rsidRPr="00674711" w:rsidRDefault="006041B4">
      <w:pPr>
        <w:pStyle w:val="FirstParagraph"/>
        <w:rPr>
          <w:lang w:val="ru-RU"/>
          <w:rPrChange w:id="3636" w:author="Nik K" w:date="2026-10-29T00:18:00Z">
            <w:rPr/>
          </w:rPrChange>
        </w:rPr>
      </w:pPr>
      <w:r w:rsidRPr="00674711">
        <w:rPr>
          <w:lang w:val="ru-RU"/>
          <w:rPrChange w:id="3637" w:author="Nik K" w:date="2026-10-29T00:18:00Z">
            <w:rPr/>
          </w:rPrChange>
        </w:rPr>
        <w:t xml:space="preserve">где </w:t>
      </w:r>
      <m:oMath>
        <m:sSub>
          <m:sSubPr>
            <m:ctrlPr>
              <w:rPr>
                <w:rFonts w:ascii="Cambria Math" w:hAnsi="Cambria Math"/>
              </w:rPr>
            </m:ctrlPr>
          </m:sSubPr>
          <m:e>
            <m:r>
              <w:rPr>
                <w:rFonts w:ascii="Cambria Math" w:hAnsi="Cambria Math"/>
              </w:rPr>
              <m:t>P</m:t>
            </m:r>
          </m:e>
          <m:sub>
            <m:r>
              <m:rPr>
                <m:sty m:val="p"/>
              </m:rPr>
              <w:rPr>
                <w:rFonts w:ascii="Cambria Math" w:hAnsi="Cambria Math"/>
                <w:lang w:val="ru-RU"/>
                <w:rPrChange w:id="3638" w:author="Nik K" w:date="2026-10-29T00:18:00Z">
                  <w:rPr>
                    <w:rFonts w:ascii="Cambria Math" w:hAnsi="Cambria Math"/>
                  </w:rPr>
                </w:rPrChange>
              </w:rPr>
              <m:t>-</m:t>
            </m:r>
            <m:r>
              <w:rPr>
                <w:rFonts w:ascii="Cambria Math" w:hAnsi="Cambria Math"/>
              </w:rPr>
              <m:t>i</m:t>
            </m:r>
          </m:sub>
        </m:sSub>
      </m:oMath>
      <w:r w:rsidRPr="00674711">
        <w:rPr>
          <w:lang w:val="ru-RU"/>
          <w:rPrChange w:id="3639" w:author="Nik K" w:date="2026-10-29T00:18:00Z">
            <w:rPr/>
          </w:rPrChange>
        </w:rPr>
        <w:t xml:space="preserve"> проецирует на пространство остальных взвешенных столбцов. Малое безразмерное </w:t>
      </w:r>
      <m:oMath>
        <m:sSub>
          <m:sSubPr>
            <m:ctrlPr>
              <w:rPr>
                <w:rFonts w:ascii="Cambria Math" w:hAnsi="Cambria Math"/>
              </w:rPr>
            </m:ctrlPr>
          </m:sSubPr>
          <m:e>
            <m:r>
              <w:rPr>
                <w:rFonts w:ascii="Cambria Math" w:hAnsi="Cambria Math"/>
              </w:rPr>
              <m:t>η</m:t>
            </m:r>
          </m:e>
          <m:sub>
            <m:r>
              <w:rPr>
                <w:rFonts w:ascii="Cambria Math" w:hAnsi="Cambria Math"/>
              </w:rPr>
              <m:t>i</m:t>
            </m:r>
          </m:sub>
        </m:sSub>
      </m:oMath>
      <w:r w:rsidRPr="00674711">
        <w:rPr>
          <w:lang w:val="ru-RU"/>
          <w:rPrChange w:id="3640" w:author="Nik K" w:date="2026-10-29T00:18:00Z">
            <w:rPr/>
          </w:rPrChange>
        </w:rPr>
        <w:t xml:space="preserve"> означает возможность объяснить отклик другими параметрами. Это доля нормы, не д</w:t>
      </w:r>
      <w:proofErr w:type="spellStart"/>
      <w:r w:rsidRPr="00674711">
        <w:rPr>
          <w:lang w:val="ru-RU"/>
          <w:rPrChange w:id="3641" w:author="Nik K" w:date="2026-10-29T00:18:00Z">
            <w:rPr/>
          </w:rPrChange>
        </w:rPr>
        <w:t>исперсии</w:t>
      </w:r>
      <w:proofErr w:type="spellEnd"/>
      <w:r w:rsidRPr="00674711">
        <w:rPr>
          <w:lang w:val="ru-RU"/>
          <w:rPrChange w:id="3642" w:author="Nik K" w:date="2026-10-29T00:18:00Z">
            <w:rPr/>
          </w:rPrChange>
        </w:rPr>
        <w:t xml:space="preserve"> или физиологического сигнала. Полный машинный ранг не обеспечивает различимости на фоне физических ошибок.</w:t>
      </w:r>
    </w:p>
    <w:p w14:paraId="01ED2E0D" w14:textId="77777777" w:rsidR="003416EE" w:rsidRDefault="006041B4">
      <w:pPr>
        <w:pStyle w:val="af"/>
        <w:keepNext/>
      </w:pPr>
      <w:r>
        <w:t xml:space="preserve">Для целевого функционала </w:t>
      </w:r>
      <m:oMath>
        <m:r>
          <w:rPr>
            <w:rFonts w:ascii="Cambria Math" w:hAnsi="Cambria Math"/>
          </w:rPr>
          <m:t>g</m:t>
        </m:r>
        <m:r>
          <m:rPr>
            <m:sty m:val="p"/>
          </m:rPr>
          <w:rPr>
            <w:rFonts w:ascii="Cambria Math" w:hAnsi="Cambria Math"/>
          </w:rPr>
          <m:t>(</m:t>
        </m:r>
        <m:r>
          <m:rPr>
            <m:sty m:val="bi"/>
          </m:rPr>
          <w:rPr>
            <w:rFonts w:ascii="Cambria Math" w:hAnsi="Cambria Math"/>
          </w:rPr>
          <m:t>q</m:t>
        </m:r>
        <m:r>
          <m:rPr>
            <m:sty m:val="p"/>
          </m:rPr>
          <w:rPr>
            <w:rFonts w:ascii="Cambria Math" w:hAnsi="Cambria Math"/>
          </w:rPr>
          <m:t>)</m:t>
        </m:r>
      </m:oMath>
      <w:r>
        <w:t xml:space="preserve"> может быть достаточно более слабого условия, чем определимость всех параметров:</w:t>
      </w:r>
    </w:p>
    <w:p w14:paraId="030C51B6"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bi"/>
            </m:rPr>
            <w:rPr>
              <w:rFonts w:ascii="Cambria Math" w:hAnsi="Cambria Math"/>
            </w:rPr>
            <m:t>n</m:t>
          </m:r>
          <m:r>
            <m:rPr>
              <m:sty m:val="p"/>
            </m:rPr>
            <w:rPr>
              <w:rFonts w:ascii="Cambria Math" w:hAnsi="Cambria Math"/>
            </w:rPr>
            <m:t>=</m:t>
          </m:r>
          <m:r>
            <w:rPr>
              <w:rFonts w:ascii="Cambria Math" w:hAnsi="Cambria Math"/>
            </w:rPr>
            <m:t>0 </m:t>
          </m:r>
          <m:r>
            <m:rPr>
              <m:nor/>
            </m:rPr>
            <m:t xml:space="preserve">для всех </m:t>
          </m:r>
          <m:r>
            <m:rPr>
              <m:sty m:val="bi"/>
            </m:rPr>
            <w:rPr>
              <w:rFonts w:ascii="Cambria Math" w:hAnsi="Cambria Math"/>
            </w:rPr>
            <m:t>n</m:t>
          </m:r>
          <m:r>
            <m:rPr>
              <m:sty m:val="p"/>
            </m:rPr>
            <w:rPr>
              <w:rFonts w:ascii="Cambria Math" w:hAnsi="Cambria Math"/>
            </w:rPr>
            <m:t>∈ker</m:t>
          </m:r>
          <m:r>
            <w:rPr>
              <w:rFonts w:ascii="Cambria Math" w:hAnsi="Cambria Math"/>
            </w:rPr>
            <m:t>J</m:t>
          </m:r>
          <m:r>
            <m:rPr>
              <m:sty m:val="p"/>
            </m:rPr>
            <w:rPr>
              <w:rFonts w:ascii="Cambria Math" w:hAnsi="Cambria Math"/>
            </w:rPr>
            <m:t>.</m:t>
          </m:r>
          <m:r>
            <w:rPr>
              <w:rFonts w:ascii="Cambria Math" w:hAnsi="Cambria Math"/>
            </w:rPr>
            <m:t>  </m:t>
          </m:r>
          <m:r>
            <m:rPr>
              <m:nor/>
            </m:rPr>
            <m:t>(9.13)</m:t>
          </m:r>
        </m:oMath>
      </m:oMathPara>
    </w:p>
    <w:p w14:paraId="0AA77450" w14:textId="77777777" w:rsidR="003416EE" w:rsidRPr="00674711" w:rsidRDefault="006041B4">
      <w:pPr>
        <w:pStyle w:val="FirstParagraph"/>
        <w:rPr>
          <w:lang w:val="ru-RU"/>
          <w:rPrChange w:id="3643" w:author="Nik K" w:date="2026-10-29T00:18:00Z">
            <w:rPr/>
          </w:rPrChange>
        </w:rPr>
      </w:pPr>
      <w:r w:rsidRPr="00674711">
        <w:rPr>
          <w:lang w:val="ru-RU"/>
          <w:rPrChange w:id="3644" w:author="Nik K" w:date="2026-10-29T00:18:00Z">
            <w:rPr/>
          </w:rPrChange>
        </w:rPr>
        <w:t>Условие означает неизменность функционала вдоль неразличимых направлений. Для объёма оно нарушается при компенсации движением (9.11). В нелинейной задаче нужен также профиль невязки по объёму: локальный анализ не исключает других минимумов.</w:t>
      </w:r>
    </w:p>
    <w:p w14:paraId="5525C639" w14:textId="77777777" w:rsidR="003416EE" w:rsidRDefault="006041B4">
      <w:pPr>
        <w:pStyle w:val="af"/>
      </w:pPr>
      <w:r>
        <w:t xml:space="preserve">Если движение запрещено, а весь остаток после тканевой коррекции делится на </w:t>
      </w:r>
      <m:oMath>
        <m:sSub>
          <m:sSubPr>
            <m:ctrlPr>
              <w:rPr>
                <w:rFonts w:ascii="Cambria Math" w:hAnsi="Cambria Math"/>
              </w:rPr>
            </m:ctrlPr>
          </m:sSubPr>
          <m:e>
            <m:r>
              <w:rPr>
                <w:rFonts w:ascii="Cambria Math" w:hAnsi="Cambria Math"/>
              </w:rPr>
              <m:t>K</m:t>
            </m:r>
          </m:e>
          <m:sub>
            <m:r>
              <w:rPr>
                <w:rFonts w:ascii="Cambria Math" w:hAnsi="Cambria Math"/>
              </w:rPr>
              <m:t>V</m:t>
            </m:r>
          </m:sub>
        </m:sSub>
      </m:oMath>
      <w:r>
        <w:t>, ошибка объёма первого порядка равна</w:t>
      </w:r>
    </w:p>
    <w:p w14:paraId="25324E85"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-Δ</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e>
                </m:acc>
                <m:r>
                  <m:rPr>
                    <m:sty m:val="p"/>
                  </m:rPr>
                  <w:rPr>
                    <w:rFonts w:ascii="Cambria Math" w:hAnsi="Cambria Math"/>
                  </w:rPr>
                  <m:t>.</m:t>
                </m:r>
              </m:e>
            </m:mr>
          </m:m>
          <m:r>
            <w:rPr>
              <w:rFonts w:ascii="Cambria Math" w:hAnsi="Cambria Math"/>
            </w:rPr>
            <m:t>  </m:t>
          </m:r>
          <m:r>
            <m:rPr>
              <m:nor/>
            </m:rPr>
            <m:t>(9.14)</m:t>
          </m:r>
        </m:oMath>
      </m:oMathPara>
    </w:p>
    <w:p w14:paraId="15FB1577" w14:textId="77777777" w:rsidR="003416EE" w:rsidRPr="00674711" w:rsidRDefault="006041B4">
      <w:pPr>
        <w:pStyle w:val="FirstParagraph"/>
        <w:rPr>
          <w:lang w:val="ru-RU"/>
          <w:rPrChange w:id="3645" w:author="Nik K" w:date="2026-10-29T00:18:00Z">
            <w:rPr/>
          </w:rPrChange>
        </w:rPr>
      </w:pPr>
      <w:r w:rsidRPr="00674711">
        <w:rPr>
          <w:lang w:val="ru-RU"/>
          <w:rPrChange w:id="3646" w:author="Nik K" w:date="2026-10-29T00:18:00Z">
            <w:rPr/>
          </w:rPrChange>
        </w:rPr>
        <w:t xml:space="preserve">Здесь </w:t>
      </w:r>
      <m:oMath>
        <m:sSub>
          <m:sSubPr>
            <m:ctrlPr>
              <w:rPr>
                <w:rFonts w:ascii="Cambria Math" w:hAnsi="Cambria Math"/>
              </w:rPr>
            </m:ctrlPr>
          </m:sSubPr>
          <m:e>
            <m:r>
              <w:rPr>
                <w:rFonts w:ascii="Cambria Math" w:hAnsi="Cambria Math"/>
              </w:rPr>
              <m:t>ε</m:t>
            </m:r>
          </m:e>
          <m:sub>
            <m:r>
              <w:rPr>
                <w:rFonts w:ascii="Cambria Math" w:hAnsi="Cambria Math"/>
              </w:rPr>
              <m:t>Z</m:t>
            </m:r>
          </m:sub>
        </m:sSub>
      </m:oMath>
      <w:r w:rsidRPr="00674711">
        <w:rPr>
          <w:lang w:val="ru-RU"/>
          <w:rPrChange w:id="3647" w:author="Nik K" w:date="2026-10-29T00:18:00Z">
            <w:rPr/>
          </w:rPrChange>
        </w:rPr>
        <w:t>, Ом, — оставш</w:t>
      </w:r>
      <w:proofErr w:type="spellStart"/>
      <w:r w:rsidRPr="00674711">
        <w:rPr>
          <w:lang w:val="ru-RU"/>
          <w:rPrChange w:id="3648" w:author="Nik K" w:date="2026-10-29T00:18:00Z">
            <w:rPr/>
          </w:rPrChange>
        </w:rPr>
        <w:t>аяся</w:t>
      </w:r>
      <w:proofErr w:type="spellEnd"/>
      <w:r w:rsidRPr="00674711">
        <w:rPr>
          <w:lang w:val="ru-RU"/>
          <w:rPrChange w:id="3649" w:author="Nik K" w:date="2026-10-29T00:18:00Z">
            <w:rPr/>
          </w:rPrChange>
        </w:rPr>
        <w:t xml:space="preserve"> ошибка наблюдения и модели; </w:t>
      </w:r>
      <m:oMath>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oMath>
      <w:r w:rsidRPr="00674711">
        <w:rPr>
          <w:lang w:val="ru-RU"/>
          <w:rPrChange w:id="3650" w:author="Nik K" w:date="2026-10-29T00:18:00Z">
            <w:rPr/>
          </w:rPrChange>
        </w:rPr>
        <w:t>, Ом·м, имеет знак «истинное минус принятое». При законе (9.3) сердечный материальный вклад включают в полную объёмную чувствительность, оставляя ошибку закона. Независимость слагаемых не предполагается: тканевая ошибка может зависеть от того же движения.</w:t>
      </w:r>
    </w:p>
    <w:p w14:paraId="5C734534" w14:textId="77777777" w:rsidR="003416EE" w:rsidRDefault="006041B4">
      <w:pPr>
        <w:pStyle w:val="af"/>
        <w:keepNext/>
      </w:pPr>
      <w:r>
        <w:lastRenderedPageBreak/>
        <w:t xml:space="preserve">При отдельно обоснованных границах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r>
          <m:rPr>
            <m:sty m:val="p"/>
          </m:rPr>
          <w:rPr>
            <w:rFonts w:ascii="Cambria Math" w:hAnsi="Cambria Math"/>
          </w:rPr>
          <m:t>|≤</m:t>
        </m:r>
        <m:r>
          <w:rPr>
            <w:rFonts w:ascii="Cambria Math" w:hAnsi="Cambria Math"/>
          </w:rPr>
          <m:t>C</m:t>
        </m:r>
      </m:oMath>
      <w:r>
        <w:t xml:space="preserve"> следует условная верхняя граница:</w:t>
      </w:r>
    </w:p>
    <w:p w14:paraId="4D32C6F6"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m:t>
          </m:r>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-Δ</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d>
            </m:e>
          </m:nary>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d>
            </m:e>
          </m:nary>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den>
          </m:f>
          <m:r>
            <m:rPr>
              <m:sty m:val="p"/>
            </m:rPr>
            <w:rPr>
              <w:rFonts w:ascii="Cambria Math" w:hAnsi="Cambria Math"/>
            </w:rPr>
            <m:t>.</m:t>
          </m:r>
          <m:r>
            <w:rPr>
              <w:rFonts w:ascii="Cambria Math" w:hAnsi="Cambria Math"/>
            </w:rPr>
            <m:t>  </m:t>
          </m:r>
          <m:r>
            <m:rPr>
              <m:nor/>
            </m:rPr>
            <m:t>(9.15)</m:t>
          </m:r>
        </m:oMath>
      </m:oMathPara>
    </w:p>
    <w:p w14:paraId="3007BADD" w14:textId="77777777" w:rsidR="003416EE" w:rsidRPr="00674711" w:rsidRDefault="006041B4">
      <w:pPr>
        <w:pStyle w:val="FirstParagraph"/>
        <w:rPr>
          <w:lang w:val="ru-RU"/>
          <w:rPrChange w:id="3651" w:author="Nik K" w:date="2026-10-29T00:18:00Z">
            <w:rPr/>
          </w:rPrChange>
        </w:rPr>
      </w:pPr>
      <w:r w:rsidRPr="00674711">
        <w:rPr>
          <w:lang w:val="ru-RU"/>
          <w:rPrChange w:id="3652" w:author="Nik K" w:date="2026-10-29T00:18:00Z">
            <w:rPr/>
          </w:rPrChange>
        </w:rPr>
        <w:t xml:space="preserve">Правая часть выражена в мл. Это условная линейная граница, не доверительный интервал. Она не охватывает конечную нелинейность; ±5 мм не являются измеренными границами движения. При малом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3653" w:author="Nik K" w:date="2026-10-29T00:18:00Z">
            <w:rPr/>
          </w:rPrChange>
        </w:rPr>
        <w:t xml:space="preserve"> огромный «кажущийся объём» означает отказ интерпретации.</w:t>
      </w:r>
    </w:p>
    <w:p w14:paraId="33986E8D" w14:textId="77777777" w:rsidR="003416EE" w:rsidRDefault="006041B4">
      <w:pPr>
        <w:pStyle w:val="21"/>
      </w:pPr>
      <w:bookmarkStart w:id="3654" w:name="_Toc244123122"/>
      <w:bookmarkStart w:id="3655" w:name="Xd3d5ecb936e634a0b5b8048f5f3ea944c2c12af"/>
      <w:bookmarkEnd w:id="3620"/>
      <w:r>
        <w:t>9.5 Фиксированная опора и движение, заданное из 4D-КТ</w:t>
      </w:r>
      <w:bookmarkEnd w:id="3654"/>
    </w:p>
    <w:p w14:paraId="79D5EEE3" w14:textId="77777777" w:rsidR="003416EE" w:rsidRPr="00674711" w:rsidRDefault="006041B4">
      <w:pPr>
        <w:pStyle w:val="FirstParagraph"/>
        <w:rPr>
          <w:lang w:val="ru-RU"/>
          <w:rPrChange w:id="3656" w:author="Nik K" w:date="2026-10-29T00:18:00Z">
            <w:rPr/>
          </w:rPrChange>
        </w:rPr>
      </w:pPr>
      <w:r w:rsidRPr="00674711">
        <w:rPr>
          <w:lang w:val="ru-RU"/>
          <w:rPrChange w:id="3657" w:author="Nik K" w:date="2026-10-29T00:18:00Z">
            <w:rPr/>
          </w:rPrChange>
        </w:rPr>
        <w:t xml:space="preserve">В геометрическом опыте [87] для каждой из 12 опор построены индивидуальная форма </w:t>
      </w:r>
      <w:r>
        <w:t>I</w:t>
      </w:r>
      <w:r w:rsidRPr="00674711">
        <w:rPr>
          <w:lang w:val="ru-RU"/>
          <w:rPrChange w:id="3658" w:author="Nik K" w:date="2026-10-29T00:18:00Z">
            <w:rPr/>
          </w:rPrChange>
        </w:rPr>
        <w:t xml:space="preserve">1, сфера </w:t>
      </w:r>
      <w:r>
        <w:t>G</w:t>
      </w:r>
      <w:r w:rsidRPr="00674711">
        <w:rPr>
          <w:lang w:val="ru-RU"/>
          <w:rPrChange w:id="3659" w:author="Nik K" w:date="2026-10-29T00:18:00Z">
            <w:rPr/>
          </w:rPrChange>
        </w:rPr>
        <w:t xml:space="preserve">1 и равновеликий моментный эллипсоид </w:t>
      </w:r>
      <w:r>
        <w:t>L</w:t>
      </w:r>
      <w:r w:rsidRPr="00674711">
        <w:rPr>
          <w:lang w:val="ru-RU"/>
          <w:rPrChange w:id="3660" w:author="Nik K" w:date="2026-10-29T00:18:00Z">
            <w:rPr/>
          </w:rPrChange>
        </w:rPr>
        <w:t xml:space="preserve">1. Масштаб задан известным КТ-объёмом цели. Сравниваются фиксированный центр и известный перенос </w:t>
      </w:r>
      <w:proofErr w:type="spellStart"/>
      <w:r w:rsidRPr="00674711">
        <w:rPr>
          <w:lang w:val="ru-RU"/>
          <w:rPrChange w:id="3661" w:author="Nik K" w:date="2026-10-29T00:18:00Z">
            <w:rPr/>
          </w:rPrChange>
        </w:rPr>
        <w:t>центроида</w:t>
      </w:r>
      <w:proofErr w:type="spellEnd"/>
      <w:r w:rsidRPr="00674711">
        <w:rPr>
          <w:lang w:val="ru-RU"/>
          <w:rPrChange w:id="3662" w:author="Nik K" w:date="2026-10-29T00:18:00Z">
            <w:rPr/>
          </w:rPrChange>
        </w:rPr>
        <w:t xml:space="preserve"> при опорных ориентации и отношениях полуосей. Получены 864 сопоставления и 432 парные разности, из них 396 без </w:t>
      </w:r>
      <w:proofErr w:type="spellStart"/>
      <w:r w:rsidRPr="00674711">
        <w:rPr>
          <w:lang w:val="ru-RU"/>
          <w:rPrChange w:id="3663" w:author="Nik K" w:date="2026-10-29T00:18:00Z">
            <w:rPr/>
          </w:rPrChange>
        </w:rPr>
        <w:t>самосравнений</w:t>
      </w:r>
      <w:proofErr w:type="spellEnd"/>
      <w:r w:rsidRPr="00674711">
        <w:rPr>
          <w:lang w:val="ru-RU"/>
          <w:rPrChange w:id="3664" w:author="Nik K" w:date="2026-10-29T00:18:00Z">
            <w:rPr/>
          </w:rPrChange>
        </w:rPr>
        <w:t>.</w:t>
      </w:r>
    </w:p>
    <w:p w14:paraId="1F3A683D" w14:textId="77777777" w:rsidR="003416EE" w:rsidRDefault="006041B4">
      <w:pPr>
        <w:pStyle w:val="af"/>
        <w:keepNext/>
      </w:pPr>
      <w:r>
        <w:t xml:space="preserve">Перекрытие оценивается коэффициентом </w:t>
      </w:r>
      <w:proofErr w:type="spellStart"/>
      <w:r>
        <w:t>Dice</w:t>
      </w:r>
      <w:proofErr w:type="spellEnd"/>
      <w:r>
        <w:t>, положение — среднеквадратической нормой ошибки:</w:t>
      </w:r>
    </w:p>
    <w:p w14:paraId="1EBDA3AF" w14:textId="77777777" w:rsidR="003416EE" w:rsidRDefault="006041B4">
      <w:pPr>
        <w:pStyle w:val="af"/>
        <w:spacing w:before="120" w:after="120" w:line="264" w:lineRule="auto"/>
        <w:ind w:firstLine="0"/>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2 </m:t>
              </m:r>
              <m:r>
                <m:rPr>
                  <m:sty m:val="p"/>
                </m:rPr>
                <w:rPr>
                  <w:rFonts w:ascii="Cambria Math" w:hAnsi="Cambria Math"/>
                </w:rPr>
                <m:t>Vol(</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Vol(</m:t>
              </m:r>
              <m:r>
                <w:rPr>
                  <w:rFonts w:ascii="Cambria Math" w:hAnsi="Cambria Math"/>
                </w:rPr>
                <m:t>H</m:t>
              </m:r>
              <m:r>
                <m:rPr>
                  <m:sty m:val="p"/>
                </m:rPr>
                <w:rPr>
                  <w:rFonts w:ascii="Cambria Math" w:hAnsi="Cambria Math"/>
                </w:rPr>
                <m:t>)+Vol(</m:t>
              </m:r>
              <m:r>
                <w:rPr>
                  <w:rFonts w:ascii="Cambria Math" w:hAnsi="Cambria Math"/>
                </w:rPr>
                <m:t>M</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RMS</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rad>
          <m:r>
            <m:rPr>
              <m:sty m:val="p"/>
            </m:rPr>
            <w:rPr>
              <w:rFonts w:ascii="Cambria Math" w:hAnsi="Cambria Math"/>
            </w:rPr>
            <m:t>.</m:t>
          </m:r>
          <m:r>
            <w:rPr>
              <w:rFonts w:ascii="Cambria Math" w:hAnsi="Cambria Math"/>
            </w:rPr>
            <m:t>  </m:t>
          </m:r>
          <m:r>
            <m:rPr>
              <m:nor/>
            </m:rPr>
            <m:t>(9.16)</m:t>
          </m:r>
        </m:oMath>
      </m:oMathPara>
    </w:p>
    <w:p w14:paraId="6C3D3AE7" w14:textId="77777777" w:rsidR="003416EE" w:rsidRPr="00674711" w:rsidRDefault="006041B4">
      <w:pPr>
        <w:pStyle w:val="FirstParagraph"/>
        <w:rPr>
          <w:lang w:val="ru-RU"/>
          <w:rPrChange w:id="3665" w:author="Nik K" w:date="2026-10-29T00:18:00Z">
            <w:rPr/>
          </w:rPrChange>
        </w:rPr>
      </w:pPr>
      <w:r>
        <w:t>Dice</w:t>
      </w:r>
      <w:r w:rsidRPr="00674711">
        <w:rPr>
          <w:lang w:val="ru-RU"/>
          <w:rPrChange w:id="3666" w:author="Nik K" w:date="2026-10-29T00:18:00Z">
            <w:rPr/>
          </w:rPrChange>
        </w:rPr>
        <w:t xml:space="preserve"> безразмерен; </w:t>
      </w:r>
      <m:oMath>
        <m:sSub>
          <m:sSubPr>
            <m:ctrlPr>
              <w:rPr>
                <w:rFonts w:ascii="Cambria Math" w:hAnsi="Cambria Math"/>
              </w:rPr>
            </m:ctrlPr>
          </m:sSubPr>
          <m:e>
            <m:r>
              <m:rPr>
                <m:sty m:val="p"/>
              </m:rPr>
              <w:rPr>
                <w:rFonts w:ascii="Cambria Math" w:hAnsi="Cambria Math"/>
              </w:rPr>
              <m:t>RMS</m:t>
            </m:r>
          </m:e>
          <m:sub>
            <m:r>
              <w:rPr>
                <w:rFonts w:ascii="Cambria Math" w:hAnsi="Cambria Math"/>
              </w:rPr>
              <m:t>c</m:t>
            </m:r>
          </m:sub>
        </m:sSub>
      </m:oMath>
      <w:r w:rsidRPr="00674711">
        <w:rPr>
          <w:lang w:val="ru-RU"/>
          <w:rPrChange w:id="3667" w:author="Nik K" w:date="2026-10-29T00:18:00Z">
            <w:rPr/>
          </w:rPrChange>
        </w:rPr>
        <w:t xml:space="preserve">, мм, включает смещение. Усредняются зависимые пары или исключённые фазы одного участника. Разность </w:t>
      </w:r>
      <m:oMath>
        <m:r>
          <w:rPr>
            <w:rFonts w:ascii="Cambria Math" w:hAnsi="Cambria Math"/>
            <w:lang w:val="ru-RU"/>
            <w:rPrChange w:id="3668" w:author="Nik K" w:date="2026-10-29T00:18:00Z">
              <w:rPr>
                <w:rFonts w:ascii="Cambria Math" w:hAnsi="Cambria Math"/>
              </w:rPr>
            </w:rPrChange>
          </w:rPr>
          <m:t>100</m:t>
        </m:r>
        <m:r>
          <m:rPr>
            <m:sty m:val="p"/>
          </m:rPr>
          <w:rPr>
            <w:rFonts w:ascii="Cambria Math" w:hAnsi="Cambria Math"/>
            <w:lang w:val="ru-RU"/>
            <w:rPrChange w:id="3669" w:author="Nik K" w:date="2026-10-29T00:18:00Z">
              <w:rPr>
                <w:rFonts w:ascii="Cambria Math" w:hAnsi="Cambria Math"/>
              </w:rPr>
            </w:rPrChange>
          </w:rPr>
          <m:t>(</m:t>
        </m:r>
        <m:sSub>
          <m:sSubPr>
            <m:ctrlPr>
              <w:rPr>
                <w:rFonts w:ascii="Cambria Math" w:hAnsi="Cambria Math"/>
              </w:rPr>
            </m:ctrlPr>
          </m:sSubPr>
          <m:e>
            <m:r>
              <w:rPr>
                <w:rFonts w:ascii="Cambria Math" w:hAnsi="Cambria Math"/>
              </w:rPr>
              <m:t>D</m:t>
            </m:r>
          </m:e>
          <m:sub>
            <m:r>
              <m:rPr>
                <m:sty m:val="p"/>
              </m:rPr>
              <w:rPr>
                <w:rFonts w:ascii="Cambria Math" w:hAnsi="Cambria Math"/>
                <w:lang w:val="ru-RU"/>
                <w:rPrChange w:id="3670" w:author="Nik K" w:date="2026-10-29T00:18:00Z">
                  <w:rPr>
                    <w:rFonts w:ascii="Cambria Math" w:hAnsi="Cambria Math"/>
                  </w:rPr>
                </w:rPrChange>
              </w:rPr>
              <m:t>перенос</m:t>
            </m:r>
          </m:sub>
        </m:sSub>
        <m:r>
          <m:rPr>
            <m:sty m:val="p"/>
          </m:rPr>
          <w:rPr>
            <w:rFonts w:ascii="Cambria Math" w:hAnsi="Cambria Math"/>
            <w:lang w:val="ru-RU"/>
            <w:rPrChange w:id="3671" w:author="Nik K" w:date="2026-10-29T00:18:00Z">
              <w:rPr>
                <w:rFonts w:ascii="Cambria Math" w:hAnsi="Cambria Math"/>
              </w:rPr>
            </w:rPrChange>
          </w:rPr>
          <m:t>-</m:t>
        </m:r>
        <m:sSub>
          <m:sSubPr>
            <m:ctrlPr>
              <w:rPr>
                <w:rFonts w:ascii="Cambria Math" w:hAnsi="Cambria Math"/>
              </w:rPr>
            </m:ctrlPr>
          </m:sSubPr>
          <m:e>
            <m:r>
              <w:rPr>
                <w:rFonts w:ascii="Cambria Math" w:hAnsi="Cambria Math"/>
              </w:rPr>
              <m:t>D</m:t>
            </m:r>
          </m:e>
          <m:sub>
            <m:r>
              <m:rPr>
                <m:sty m:val="p"/>
              </m:rPr>
              <w:rPr>
                <w:rFonts w:ascii="Cambria Math" w:hAnsi="Cambria Math"/>
                <w:lang w:val="ru-RU"/>
                <w:rPrChange w:id="3672" w:author="Nik K" w:date="2026-10-29T00:18:00Z">
                  <w:rPr>
                    <w:rFonts w:ascii="Cambria Math" w:hAnsi="Cambria Math"/>
                  </w:rPr>
                </w:rPrChange>
              </w:rPr>
              <m:t>фикс</m:t>
            </m:r>
          </m:sub>
        </m:sSub>
        <m:r>
          <m:rPr>
            <m:sty m:val="p"/>
          </m:rPr>
          <w:rPr>
            <w:rFonts w:ascii="Cambria Math" w:hAnsi="Cambria Math"/>
            <w:lang w:val="ru-RU"/>
            <w:rPrChange w:id="3673" w:author="Nik K" w:date="2026-10-29T00:18:00Z">
              <w:rPr>
                <w:rFonts w:ascii="Cambria Math" w:hAnsi="Cambria Math"/>
              </w:rPr>
            </w:rPrChange>
          </w:rPr>
          <m:t>)</m:t>
        </m:r>
      </m:oMath>
      <w:r w:rsidRPr="00674711">
        <w:rPr>
          <w:lang w:val="ru-RU"/>
          <w:rPrChange w:id="3674" w:author="Nik K" w:date="2026-10-29T00:18:00Z">
            <w:rPr/>
          </w:rPrChange>
        </w:rPr>
        <w:t xml:space="preserve"> выражена в процентных пунктах. Таблица 9.1 показывает влияние известного переноса.</w:t>
      </w:r>
    </w:p>
    <w:p w14:paraId="040990F4" w14:textId="77777777" w:rsidR="003416EE" w:rsidRDefault="006041B4">
      <w:pPr>
        <w:pStyle w:val="af5"/>
        <w:keepNext/>
      </w:pPr>
      <w:r>
        <w:lastRenderedPageBreak/>
        <w:t>Таблица 9.1 — Перекрытие при одинаковом заданном объёме и двух вариантах положения</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418"/>
        <w:gridCol w:w="1368"/>
        <w:gridCol w:w="1368"/>
        <w:gridCol w:w="1475"/>
        <w:gridCol w:w="1498"/>
        <w:gridCol w:w="1368"/>
      </w:tblGrid>
      <w:tr w:rsidR="003416EE" w14:paraId="44BEF008" w14:textId="77777777">
        <w:trPr>
          <w:cantSplit/>
          <w:tblHeader/>
        </w:trPr>
        <w:tc>
          <w:tcPr>
            <w:tcW w:w="2382" w:type="dxa"/>
            <w:shd w:val="clear" w:color="auto" w:fill="EDEDED"/>
          </w:tcPr>
          <w:p w14:paraId="7E0A9CCE" w14:textId="77777777" w:rsidR="003416EE" w:rsidRDefault="006041B4">
            <w:pPr>
              <w:keepNext/>
              <w:spacing w:before="60" w:after="60" w:line="240" w:lineRule="auto"/>
              <w:ind w:firstLine="0"/>
              <w:jc w:val="left"/>
            </w:pPr>
            <w:r>
              <w:rPr>
                <w:b/>
                <w:sz w:val="22"/>
              </w:rPr>
              <w:t>Группа опор и целей</w:t>
            </w:r>
          </w:p>
        </w:tc>
        <w:tc>
          <w:tcPr>
            <w:tcW w:w="1348" w:type="dxa"/>
            <w:shd w:val="clear" w:color="auto" w:fill="EDEDED"/>
          </w:tcPr>
          <w:p w14:paraId="782E8591" w14:textId="77777777" w:rsidR="003416EE" w:rsidRDefault="006041B4">
            <w:pPr>
              <w:keepNext/>
              <w:spacing w:before="60" w:after="60" w:line="240" w:lineRule="auto"/>
              <w:ind w:firstLine="0"/>
              <w:jc w:val="left"/>
            </w:pPr>
            <w:r>
              <w:rPr>
                <w:b/>
                <w:sz w:val="22"/>
              </w:rPr>
              <w:t>Форма</w:t>
            </w:r>
          </w:p>
        </w:tc>
        <w:tc>
          <w:tcPr>
            <w:tcW w:w="1348" w:type="dxa"/>
            <w:shd w:val="clear" w:color="auto" w:fill="EDEDED"/>
          </w:tcPr>
          <w:p w14:paraId="2BC6F9E6" w14:textId="77777777" w:rsidR="003416EE" w:rsidRDefault="006041B4">
            <w:pPr>
              <w:keepNext/>
              <w:spacing w:before="60" w:after="60" w:line="240" w:lineRule="auto"/>
              <w:ind w:firstLine="0"/>
              <w:jc w:val="left"/>
            </w:pPr>
            <w:r>
              <w:rPr>
                <w:b/>
                <w:sz w:val="22"/>
              </w:rPr>
              <w:t xml:space="preserve">Число пар без </w:t>
            </w:r>
            <w:proofErr w:type="spellStart"/>
            <w:r>
              <w:rPr>
                <w:b/>
                <w:sz w:val="22"/>
              </w:rPr>
              <w:t>самосравнений</w:t>
            </w:r>
            <w:proofErr w:type="spellEnd"/>
          </w:p>
        </w:tc>
        <w:tc>
          <w:tcPr>
            <w:tcW w:w="1453" w:type="dxa"/>
            <w:shd w:val="clear" w:color="auto" w:fill="EDEDED"/>
          </w:tcPr>
          <w:p w14:paraId="0B6DA787" w14:textId="77777777" w:rsidR="003416EE" w:rsidRDefault="006041B4">
            <w:pPr>
              <w:keepNext/>
              <w:spacing w:before="60" w:after="60" w:line="240" w:lineRule="auto"/>
              <w:ind w:firstLine="0"/>
              <w:jc w:val="left"/>
            </w:pPr>
            <w:r>
              <w:rPr>
                <w:b/>
                <w:sz w:val="22"/>
              </w:rPr>
              <w:t xml:space="preserve">Средний </w:t>
            </w:r>
            <w:proofErr w:type="spellStart"/>
            <w:r>
              <w:rPr>
                <w:b/>
                <w:sz w:val="22"/>
              </w:rPr>
              <w:t>Dice</w:t>
            </w:r>
            <w:proofErr w:type="spellEnd"/>
            <w:r>
              <w:rPr>
                <w:b/>
                <w:sz w:val="22"/>
              </w:rPr>
              <w:t>, центр фиксирован</w:t>
            </w:r>
          </w:p>
        </w:tc>
        <w:tc>
          <w:tcPr>
            <w:tcW w:w="1476" w:type="dxa"/>
            <w:shd w:val="clear" w:color="auto" w:fill="EDEDED"/>
          </w:tcPr>
          <w:p w14:paraId="08C097A6" w14:textId="77777777" w:rsidR="003416EE" w:rsidRDefault="006041B4">
            <w:pPr>
              <w:keepNext/>
              <w:spacing w:before="60" w:after="60" w:line="240" w:lineRule="auto"/>
              <w:ind w:firstLine="0"/>
              <w:jc w:val="left"/>
            </w:pPr>
            <w:r>
              <w:rPr>
                <w:b/>
                <w:sz w:val="22"/>
              </w:rPr>
              <w:t xml:space="preserve">Средний </w:t>
            </w:r>
            <w:proofErr w:type="spellStart"/>
            <w:r>
              <w:rPr>
                <w:b/>
                <w:sz w:val="22"/>
              </w:rPr>
              <w:t>Dice</w:t>
            </w:r>
            <w:proofErr w:type="spellEnd"/>
            <w:r>
              <w:rPr>
                <w:b/>
                <w:sz w:val="22"/>
              </w:rPr>
              <w:t xml:space="preserve">, </w:t>
            </w:r>
            <w:proofErr w:type="spellStart"/>
            <w:r>
              <w:rPr>
                <w:b/>
                <w:sz w:val="22"/>
              </w:rPr>
              <w:t>референсный</w:t>
            </w:r>
            <w:proofErr w:type="spellEnd"/>
            <w:r>
              <w:rPr>
                <w:b/>
                <w:sz w:val="22"/>
              </w:rPr>
              <w:t xml:space="preserve"> перенос</w:t>
            </w:r>
          </w:p>
        </w:tc>
        <w:tc>
          <w:tcPr>
            <w:tcW w:w="1348" w:type="dxa"/>
            <w:shd w:val="clear" w:color="auto" w:fill="EDEDED"/>
          </w:tcPr>
          <w:p w14:paraId="5F867838" w14:textId="77777777" w:rsidR="003416EE" w:rsidRDefault="006041B4">
            <w:pPr>
              <w:keepNext/>
              <w:spacing w:before="60" w:after="60" w:line="240" w:lineRule="auto"/>
              <w:ind w:firstLine="0"/>
              <w:jc w:val="left"/>
            </w:pPr>
            <w:r>
              <w:rPr>
                <w:b/>
                <w:sz w:val="22"/>
              </w:rPr>
              <w:t xml:space="preserve">Разность, </w:t>
            </w:r>
            <w:proofErr w:type="spellStart"/>
            <w:r>
              <w:rPr>
                <w:b/>
                <w:sz w:val="22"/>
              </w:rPr>
              <w:t>п.п</w:t>
            </w:r>
            <w:proofErr w:type="spellEnd"/>
            <w:r>
              <w:rPr>
                <w:b/>
                <w:sz w:val="22"/>
              </w:rPr>
              <w:t>.</w:t>
            </w:r>
          </w:p>
        </w:tc>
      </w:tr>
      <w:tr w:rsidR="003416EE" w14:paraId="121ECD41" w14:textId="77777777">
        <w:trPr>
          <w:cantSplit/>
        </w:trPr>
        <w:tc>
          <w:tcPr>
            <w:tcW w:w="2382" w:type="dxa"/>
          </w:tcPr>
          <w:p w14:paraId="6C0B4E20" w14:textId="77777777" w:rsidR="003416EE" w:rsidRDefault="006041B4">
            <w:pPr>
              <w:spacing w:before="60" w:after="60" w:line="240" w:lineRule="auto"/>
              <w:ind w:firstLine="0"/>
              <w:jc w:val="left"/>
            </w:pPr>
            <w:r>
              <w:rPr>
                <w:sz w:val="22"/>
              </w:rPr>
              <w:t>Первый R–R</w:t>
            </w:r>
          </w:p>
        </w:tc>
        <w:tc>
          <w:tcPr>
            <w:tcW w:w="1348" w:type="dxa"/>
          </w:tcPr>
          <w:p w14:paraId="08C11F0F" w14:textId="77777777" w:rsidR="003416EE" w:rsidRDefault="006041B4">
            <w:pPr>
              <w:spacing w:before="60" w:after="60" w:line="240" w:lineRule="auto"/>
              <w:ind w:firstLine="0"/>
              <w:jc w:val="left"/>
            </w:pPr>
            <w:r>
              <w:rPr>
                <w:sz w:val="22"/>
              </w:rPr>
              <w:t>I1</w:t>
            </w:r>
          </w:p>
        </w:tc>
        <w:tc>
          <w:tcPr>
            <w:tcW w:w="1348" w:type="dxa"/>
          </w:tcPr>
          <w:p w14:paraId="73D1389F" w14:textId="77777777" w:rsidR="003416EE" w:rsidRDefault="006041B4">
            <w:pPr>
              <w:spacing w:before="60" w:after="60" w:line="240" w:lineRule="auto"/>
              <w:ind w:firstLine="0"/>
              <w:jc w:val="left"/>
            </w:pPr>
            <w:r>
              <w:rPr>
                <w:sz w:val="22"/>
              </w:rPr>
              <w:t>72</w:t>
            </w:r>
          </w:p>
        </w:tc>
        <w:tc>
          <w:tcPr>
            <w:tcW w:w="1453" w:type="dxa"/>
          </w:tcPr>
          <w:p w14:paraId="3C76121D" w14:textId="77777777" w:rsidR="003416EE" w:rsidRDefault="006041B4">
            <w:pPr>
              <w:spacing w:before="60" w:after="60" w:line="240" w:lineRule="auto"/>
              <w:ind w:firstLine="0"/>
              <w:jc w:val="left"/>
            </w:pPr>
            <w:r>
              <w:rPr>
                <w:sz w:val="22"/>
              </w:rPr>
              <w:t>0,90574</w:t>
            </w:r>
          </w:p>
        </w:tc>
        <w:tc>
          <w:tcPr>
            <w:tcW w:w="1476" w:type="dxa"/>
          </w:tcPr>
          <w:p w14:paraId="18A1C12C" w14:textId="77777777" w:rsidR="003416EE" w:rsidRDefault="006041B4">
            <w:pPr>
              <w:spacing w:before="60" w:after="60" w:line="240" w:lineRule="auto"/>
              <w:ind w:firstLine="0"/>
              <w:jc w:val="left"/>
            </w:pPr>
            <w:r>
              <w:rPr>
                <w:sz w:val="22"/>
              </w:rPr>
              <w:t>0,89967</w:t>
            </w:r>
          </w:p>
        </w:tc>
        <w:tc>
          <w:tcPr>
            <w:tcW w:w="1348" w:type="dxa"/>
          </w:tcPr>
          <w:p w14:paraId="107C7846" w14:textId="77777777" w:rsidR="003416EE" w:rsidRDefault="006041B4">
            <w:pPr>
              <w:spacing w:before="60" w:after="60" w:line="240" w:lineRule="auto"/>
              <w:ind w:firstLine="0"/>
              <w:jc w:val="left"/>
            </w:pPr>
            <w:r>
              <w:rPr>
                <w:sz w:val="22"/>
              </w:rPr>
              <w:t>−0,607</w:t>
            </w:r>
          </w:p>
        </w:tc>
      </w:tr>
      <w:tr w:rsidR="003416EE" w14:paraId="6249D7DE" w14:textId="77777777">
        <w:trPr>
          <w:cantSplit/>
        </w:trPr>
        <w:tc>
          <w:tcPr>
            <w:tcW w:w="2382" w:type="dxa"/>
          </w:tcPr>
          <w:p w14:paraId="42B4F674" w14:textId="77777777" w:rsidR="003416EE" w:rsidRDefault="006041B4">
            <w:pPr>
              <w:spacing w:before="60" w:after="60" w:line="240" w:lineRule="auto"/>
              <w:ind w:firstLine="0"/>
              <w:jc w:val="left"/>
            </w:pPr>
            <w:r>
              <w:rPr>
                <w:sz w:val="22"/>
              </w:rPr>
              <w:t>Первый R–R</w:t>
            </w:r>
          </w:p>
        </w:tc>
        <w:tc>
          <w:tcPr>
            <w:tcW w:w="1348" w:type="dxa"/>
          </w:tcPr>
          <w:p w14:paraId="335F90B1" w14:textId="77777777" w:rsidR="003416EE" w:rsidRDefault="006041B4">
            <w:pPr>
              <w:spacing w:before="60" w:after="60" w:line="240" w:lineRule="auto"/>
              <w:ind w:firstLine="0"/>
              <w:jc w:val="left"/>
            </w:pPr>
            <w:r>
              <w:rPr>
                <w:sz w:val="22"/>
              </w:rPr>
              <w:t>G1</w:t>
            </w:r>
          </w:p>
        </w:tc>
        <w:tc>
          <w:tcPr>
            <w:tcW w:w="1348" w:type="dxa"/>
          </w:tcPr>
          <w:p w14:paraId="743E93E4" w14:textId="77777777" w:rsidR="003416EE" w:rsidRDefault="006041B4">
            <w:pPr>
              <w:spacing w:before="60" w:after="60" w:line="240" w:lineRule="auto"/>
              <w:ind w:firstLine="0"/>
              <w:jc w:val="left"/>
            </w:pPr>
            <w:r>
              <w:rPr>
                <w:sz w:val="22"/>
              </w:rPr>
              <w:t>72</w:t>
            </w:r>
          </w:p>
        </w:tc>
        <w:tc>
          <w:tcPr>
            <w:tcW w:w="1453" w:type="dxa"/>
          </w:tcPr>
          <w:p w14:paraId="1FBC7782" w14:textId="77777777" w:rsidR="003416EE" w:rsidRDefault="006041B4">
            <w:pPr>
              <w:spacing w:before="60" w:after="60" w:line="240" w:lineRule="auto"/>
              <w:ind w:firstLine="0"/>
              <w:jc w:val="left"/>
            </w:pPr>
            <w:r>
              <w:rPr>
                <w:sz w:val="22"/>
              </w:rPr>
              <w:t>0,74203</w:t>
            </w:r>
          </w:p>
        </w:tc>
        <w:tc>
          <w:tcPr>
            <w:tcW w:w="1476" w:type="dxa"/>
          </w:tcPr>
          <w:p w14:paraId="1C417C70" w14:textId="77777777" w:rsidR="003416EE" w:rsidRDefault="006041B4">
            <w:pPr>
              <w:spacing w:before="60" w:after="60" w:line="240" w:lineRule="auto"/>
              <w:ind w:firstLine="0"/>
              <w:jc w:val="left"/>
            </w:pPr>
            <w:r>
              <w:rPr>
                <w:sz w:val="22"/>
              </w:rPr>
              <w:t>0,74398</w:t>
            </w:r>
          </w:p>
        </w:tc>
        <w:tc>
          <w:tcPr>
            <w:tcW w:w="1348" w:type="dxa"/>
          </w:tcPr>
          <w:p w14:paraId="174F8FBC" w14:textId="77777777" w:rsidR="003416EE" w:rsidRDefault="006041B4">
            <w:pPr>
              <w:spacing w:before="60" w:after="60" w:line="240" w:lineRule="auto"/>
              <w:ind w:firstLine="0"/>
              <w:jc w:val="left"/>
            </w:pPr>
            <w:r>
              <w:rPr>
                <w:sz w:val="22"/>
              </w:rPr>
              <w:t>+0,195</w:t>
            </w:r>
          </w:p>
        </w:tc>
      </w:tr>
      <w:tr w:rsidR="003416EE" w14:paraId="3B33806B" w14:textId="77777777">
        <w:trPr>
          <w:cantSplit/>
        </w:trPr>
        <w:tc>
          <w:tcPr>
            <w:tcW w:w="2382" w:type="dxa"/>
          </w:tcPr>
          <w:p w14:paraId="45EB3ECF" w14:textId="77777777" w:rsidR="003416EE" w:rsidRDefault="006041B4">
            <w:pPr>
              <w:spacing w:before="60" w:after="60" w:line="240" w:lineRule="auto"/>
              <w:ind w:firstLine="0"/>
              <w:jc w:val="left"/>
            </w:pPr>
            <w:r>
              <w:rPr>
                <w:sz w:val="22"/>
              </w:rPr>
              <w:t>Первый R–R</w:t>
            </w:r>
          </w:p>
        </w:tc>
        <w:tc>
          <w:tcPr>
            <w:tcW w:w="1348" w:type="dxa"/>
          </w:tcPr>
          <w:p w14:paraId="6CD558E6" w14:textId="77777777" w:rsidR="003416EE" w:rsidRDefault="006041B4">
            <w:pPr>
              <w:spacing w:before="60" w:after="60" w:line="240" w:lineRule="auto"/>
              <w:ind w:firstLine="0"/>
              <w:jc w:val="left"/>
            </w:pPr>
            <w:r>
              <w:rPr>
                <w:sz w:val="22"/>
              </w:rPr>
              <w:t>L1</w:t>
            </w:r>
          </w:p>
        </w:tc>
        <w:tc>
          <w:tcPr>
            <w:tcW w:w="1348" w:type="dxa"/>
          </w:tcPr>
          <w:p w14:paraId="4FC05741" w14:textId="77777777" w:rsidR="003416EE" w:rsidRDefault="006041B4">
            <w:pPr>
              <w:spacing w:before="60" w:after="60" w:line="240" w:lineRule="auto"/>
              <w:ind w:firstLine="0"/>
              <w:jc w:val="left"/>
            </w:pPr>
            <w:r>
              <w:rPr>
                <w:sz w:val="22"/>
              </w:rPr>
              <w:t>72</w:t>
            </w:r>
          </w:p>
        </w:tc>
        <w:tc>
          <w:tcPr>
            <w:tcW w:w="1453" w:type="dxa"/>
          </w:tcPr>
          <w:p w14:paraId="20E04171" w14:textId="77777777" w:rsidR="003416EE" w:rsidRDefault="006041B4">
            <w:pPr>
              <w:spacing w:before="60" w:after="60" w:line="240" w:lineRule="auto"/>
              <w:ind w:firstLine="0"/>
              <w:jc w:val="left"/>
            </w:pPr>
            <w:r>
              <w:rPr>
                <w:sz w:val="22"/>
              </w:rPr>
              <w:t>0,79925</w:t>
            </w:r>
          </w:p>
        </w:tc>
        <w:tc>
          <w:tcPr>
            <w:tcW w:w="1476" w:type="dxa"/>
          </w:tcPr>
          <w:p w14:paraId="563B43F2" w14:textId="77777777" w:rsidR="003416EE" w:rsidRDefault="006041B4">
            <w:pPr>
              <w:spacing w:before="60" w:after="60" w:line="240" w:lineRule="auto"/>
              <w:ind w:firstLine="0"/>
              <w:jc w:val="left"/>
            </w:pPr>
            <w:r>
              <w:rPr>
                <w:sz w:val="22"/>
              </w:rPr>
              <w:t>0,80073</w:t>
            </w:r>
          </w:p>
        </w:tc>
        <w:tc>
          <w:tcPr>
            <w:tcW w:w="1348" w:type="dxa"/>
          </w:tcPr>
          <w:p w14:paraId="3AAA8816" w14:textId="77777777" w:rsidR="003416EE" w:rsidRDefault="006041B4">
            <w:pPr>
              <w:spacing w:before="60" w:after="60" w:line="240" w:lineRule="auto"/>
              <w:ind w:firstLine="0"/>
              <w:jc w:val="left"/>
            </w:pPr>
            <w:r>
              <w:rPr>
                <w:sz w:val="22"/>
              </w:rPr>
              <w:t>+0,148</w:t>
            </w:r>
          </w:p>
        </w:tc>
      </w:tr>
      <w:tr w:rsidR="003416EE" w14:paraId="2979A1A5" w14:textId="77777777">
        <w:trPr>
          <w:cantSplit/>
        </w:trPr>
        <w:tc>
          <w:tcPr>
            <w:tcW w:w="2382" w:type="dxa"/>
          </w:tcPr>
          <w:p w14:paraId="41D26D33" w14:textId="77777777" w:rsidR="003416EE" w:rsidRDefault="006041B4">
            <w:pPr>
              <w:spacing w:before="60" w:after="60" w:line="240" w:lineRule="auto"/>
              <w:ind w:firstLine="0"/>
              <w:jc w:val="left"/>
            </w:pPr>
            <w:r>
              <w:rPr>
                <w:sz w:val="22"/>
              </w:rPr>
              <w:t>Второй R–R, три доступные фазы</w:t>
            </w:r>
          </w:p>
        </w:tc>
        <w:tc>
          <w:tcPr>
            <w:tcW w:w="1348" w:type="dxa"/>
          </w:tcPr>
          <w:p w14:paraId="40B41FAF" w14:textId="77777777" w:rsidR="003416EE" w:rsidRDefault="006041B4">
            <w:pPr>
              <w:spacing w:before="60" w:after="60" w:line="240" w:lineRule="auto"/>
              <w:ind w:firstLine="0"/>
              <w:jc w:val="left"/>
            </w:pPr>
            <w:r>
              <w:rPr>
                <w:sz w:val="22"/>
              </w:rPr>
              <w:t>I1</w:t>
            </w:r>
          </w:p>
        </w:tc>
        <w:tc>
          <w:tcPr>
            <w:tcW w:w="1348" w:type="dxa"/>
          </w:tcPr>
          <w:p w14:paraId="59305477" w14:textId="77777777" w:rsidR="003416EE" w:rsidRDefault="006041B4">
            <w:pPr>
              <w:spacing w:before="60" w:after="60" w:line="240" w:lineRule="auto"/>
              <w:ind w:firstLine="0"/>
              <w:jc w:val="left"/>
            </w:pPr>
            <w:r>
              <w:rPr>
                <w:sz w:val="22"/>
              </w:rPr>
              <w:t>6</w:t>
            </w:r>
          </w:p>
        </w:tc>
        <w:tc>
          <w:tcPr>
            <w:tcW w:w="1453" w:type="dxa"/>
          </w:tcPr>
          <w:p w14:paraId="2E25358B" w14:textId="77777777" w:rsidR="003416EE" w:rsidRDefault="006041B4">
            <w:pPr>
              <w:spacing w:before="60" w:after="60" w:line="240" w:lineRule="auto"/>
              <w:ind w:firstLine="0"/>
              <w:jc w:val="left"/>
            </w:pPr>
            <w:r>
              <w:rPr>
                <w:sz w:val="22"/>
              </w:rPr>
              <w:t>0,92620</w:t>
            </w:r>
          </w:p>
        </w:tc>
        <w:tc>
          <w:tcPr>
            <w:tcW w:w="1476" w:type="dxa"/>
          </w:tcPr>
          <w:p w14:paraId="6483E6F1" w14:textId="77777777" w:rsidR="003416EE" w:rsidRDefault="006041B4">
            <w:pPr>
              <w:spacing w:before="60" w:after="60" w:line="240" w:lineRule="auto"/>
              <w:ind w:firstLine="0"/>
              <w:jc w:val="left"/>
            </w:pPr>
            <w:r>
              <w:rPr>
                <w:sz w:val="22"/>
              </w:rPr>
              <w:t>0,92511</w:t>
            </w:r>
          </w:p>
        </w:tc>
        <w:tc>
          <w:tcPr>
            <w:tcW w:w="1348" w:type="dxa"/>
          </w:tcPr>
          <w:p w14:paraId="333F9666" w14:textId="77777777" w:rsidR="003416EE" w:rsidRDefault="006041B4">
            <w:pPr>
              <w:spacing w:before="60" w:after="60" w:line="240" w:lineRule="auto"/>
              <w:ind w:firstLine="0"/>
              <w:jc w:val="left"/>
            </w:pPr>
            <w:r>
              <w:rPr>
                <w:sz w:val="22"/>
              </w:rPr>
              <w:t>−0,109</w:t>
            </w:r>
          </w:p>
        </w:tc>
      </w:tr>
      <w:tr w:rsidR="003416EE" w14:paraId="57ADCC6C" w14:textId="77777777">
        <w:trPr>
          <w:cantSplit/>
        </w:trPr>
        <w:tc>
          <w:tcPr>
            <w:tcW w:w="2382" w:type="dxa"/>
          </w:tcPr>
          <w:p w14:paraId="3A3B0192" w14:textId="77777777" w:rsidR="003416EE" w:rsidRDefault="006041B4">
            <w:pPr>
              <w:spacing w:before="60" w:after="60" w:line="240" w:lineRule="auto"/>
              <w:ind w:firstLine="0"/>
              <w:jc w:val="left"/>
            </w:pPr>
            <w:r>
              <w:rPr>
                <w:sz w:val="22"/>
              </w:rPr>
              <w:t>Второй R–R, три доступные фазы</w:t>
            </w:r>
          </w:p>
        </w:tc>
        <w:tc>
          <w:tcPr>
            <w:tcW w:w="1348" w:type="dxa"/>
          </w:tcPr>
          <w:p w14:paraId="04B81496" w14:textId="77777777" w:rsidR="003416EE" w:rsidRDefault="006041B4">
            <w:pPr>
              <w:spacing w:before="60" w:after="60" w:line="240" w:lineRule="auto"/>
              <w:ind w:firstLine="0"/>
              <w:jc w:val="left"/>
            </w:pPr>
            <w:r>
              <w:rPr>
                <w:sz w:val="22"/>
              </w:rPr>
              <w:t>G1</w:t>
            </w:r>
          </w:p>
        </w:tc>
        <w:tc>
          <w:tcPr>
            <w:tcW w:w="1348" w:type="dxa"/>
          </w:tcPr>
          <w:p w14:paraId="24FA6A1A" w14:textId="77777777" w:rsidR="003416EE" w:rsidRDefault="006041B4">
            <w:pPr>
              <w:spacing w:before="60" w:after="60" w:line="240" w:lineRule="auto"/>
              <w:ind w:firstLine="0"/>
              <w:jc w:val="left"/>
            </w:pPr>
            <w:r>
              <w:rPr>
                <w:sz w:val="22"/>
              </w:rPr>
              <w:t>6</w:t>
            </w:r>
          </w:p>
        </w:tc>
        <w:tc>
          <w:tcPr>
            <w:tcW w:w="1453" w:type="dxa"/>
          </w:tcPr>
          <w:p w14:paraId="35C53659" w14:textId="77777777" w:rsidR="003416EE" w:rsidRDefault="006041B4">
            <w:pPr>
              <w:spacing w:before="60" w:after="60" w:line="240" w:lineRule="auto"/>
              <w:ind w:firstLine="0"/>
              <w:jc w:val="left"/>
            </w:pPr>
            <w:r>
              <w:rPr>
                <w:sz w:val="22"/>
              </w:rPr>
              <w:t>0,75808</w:t>
            </w:r>
          </w:p>
        </w:tc>
        <w:tc>
          <w:tcPr>
            <w:tcW w:w="1476" w:type="dxa"/>
          </w:tcPr>
          <w:p w14:paraId="69C2B212" w14:textId="77777777" w:rsidR="003416EE" w:rsidRDefault="006041B4">
            <w:pPr>
              <w:spacing w:before="60" w:after="60" w:line="240" w:lineRule="auto"/>
              <w:ind w:firstLine="0"/>
              <w:jc w:val="left"/>
            </w:pPr>
            <w:r>
              <w:rPr>
                <w:sz w:val="22"/>
              </w:rPr>
              <w:t>0,75864</w:t>
            </w:r>
          </w:p>
        </w:tc>
        <w:tc>
          <w:tcPr>
            <w:tcW w:w="1348" w:type="dxa"/>
          </w:tcPr>
          <w:p w14:paraId="6D365027" w14:textId="77777777" w:rsidR="003416EE" w:rsidRDefault="006041B4">
            <w:pPr>
              <w:spacing w:before="60" w:after="60" w:line="240" w:lineRule="auto"/>
              <w:ind w:firstLine="0"/>
              <w:jc w:val="left"/>
            </w:pPr>
            <w:r>
              <w:rPr>
                <w:sz w:val="22"/>
              </w:rPr>
              <w:t>+0,056</w:t>
            </w:r>
          </w:p>
        </w:tc>
      </w:tr>
      <w:tr w:rsidR="003416EE" w14:paraId="34BC1A31" w14:textId="77777777">
        <w:trPr>
          <w:cantSplit/>
        </w:trPr>
        <w:tc>
          <w:tcPr>
            <w:tcW w:w="2382" w:type="dxa"/>
          </w:tcPr>
          <w:p w14:paraId="41882692" w14:textId="77777777" w:rsidR="003416EE" w:rsidRDefault="006041B4">
            <w:pPr>
              <w:spacing w:before="60" w:after="60" w:line="240" w:lineRule="auto"/>
              <w:ind w:firstLine="0"/>
              <w:jc w:val="left"/>
            </w:pPr>
            <w:r>
              <w:rPr>
                <w:sz w:val="22"/>
              </w:rPr>
              <w:t>Второй R–R, три доступные фазы</w:t>
            </w:r>
          </w:p>
        </w:tc>
        <w:tc>
          <w:tcPr>
            <w:tcW w:w="1348" w:type="dxa"/>
          </w:tcPr>
          <w:p w14:paraId="1F3C98FD" w14:textId="77777777" w:rsidR="003416EE" w:rsidRDefault="006041B4">
            <w:pPr>
              <w:spacing w:before="60" w:after="60" w:line="240" w:lineRule="auto"/>
              <w:ind w:firstLine="0"/>
              <w:jc w:val="left"/>
            </w:pPr>
            <w:r>
              <w:rPr>
                <w:sz w:val="22"/>
              </w:rPr>
              <w:t>L1</w:t>
            </w:r>
          </w:p>
        </w:tc>
        <w:tc>
          <w:tcPr>
            <w:tcW w:w="1348" w:type="dxa"/>
          </w:tcPr>
          <w:p w14:paraId="72C5F59A" w14:textId="77777777" w:rsidR="003416EE" w:rsidRDefault="006041B4">
            <w:pPr>
              <w:spacing w:before="60" w:after="60" w:line="240" w:lineRule="auto"/>
              <w:ind w:firstLine="0"/>
              <w:jc w:val="left"/>
            </w:pPr>
            <w:r>
              <w:rPr>
                <w:sz w:val="22"/>
              </w:rPr>
              <w:t>6</w:t>
            </w:r>
          </w:p>
        </w:tc>
        <w:tc>
          <w:tcPr>
            <w:tcW w:w="1453" w:type="dxa"/>
          </w:tcPr>
          <w:p w14:paraId="2F6C1107" w14:textId="77777777" w:rsidR="003416EE" w:rsidRDefault="006041B4">
            <w:pPr>
              <w:spacing w:before="60" w:after="60" w:line="240" w:lineRule="auto"/>
              <w:ind w:firstLine="0"/>
              <w:jc w:val="left"/>
            </w:pPr>
            <w:r>
              <w:rPr>
                <w:sz w:val="22"/>
              </w:rPr>
              <w:t>0,80663</w:t>
            </w:r>
          </w:p>
        </w:tc>
        <w:tc>
          <w:tcPr>
            <w:tcW w:w="1476" w:type="dxa"/>
          </w:tcPr>
          <w:p w14:paraId="5FD60B96" w14:textId="77777777" w:rsidR="003416EE" w:rsidRDefault="006041B4">
            <w:pPr>
              <w:spacing w:before="60" w:after="60" w:line="240" w:lineRule="auto"/>
              <w:ind w:firstLine="0"/>
              <w:jc w:val="left"/>
            </w:pPr>
            <w:r>
              <w:rPr>
                <w:sz w:val="22"/>
              </w:rPr>
              <w:t>0,80693</w:t>
            </w:r>
          </w:p>
        </w:tc>
        <w:tc>
          <w:tcPr>
            <w:tcW w:w="1348" w:type="dxa"/>
          </w:tcPr>
          <w:p w14:paraId="318775B9" w14:textId="77777777" w:rsidR="003416EE" w:rsidRDefault="006041B4">
            <w:pPr>
              <w:spacing w:before="60" w:after="60" w:line="240" w:lineRule="auto"/>
              <w:ind w:firstLine="0"/>
              <w:jc w:val="left"/>
            </w:pPr>
            <w:r>
              <w:rPr>
                <w:sz w:val="22"/>
              </w:rPr>
              <w:t>+0,030</w:t>
            </w:r>
          </w:p>
        </w:tc>
      </w:tr>
      <w:tr w:rsidR="003416EE" w14:paraId="22D953FA" w14:textId="77777777">
        <w:trPr>
          <w:cantSplit/>
        </w:trPr>
        <w:tc>
          <w:tcPr>
            <w:tcW w:w="2382" w:type="dxa"/>
          </w:tcPr>
          <w:p w14:paraId="2F45976E" w14:textId="77777777" w:rsidR="003416EE" w:rsidRDefault="006041B4">
            <w:pPr>
              <w:spacing w:before="60" w:after="60" w:line="240" w:lineRule="auto"/>
              <w:ind w:firstLine="0"/>
              <w:jc w:val="left"/>
            </w:pPr>
            <w:r>
              <w:rPr>
                <w:sz w:val="22"/>
              </w:rPr>
              <w:t>Все опоры и цели, описательная сводка</w:t>
            </w:r>
          </w:p>
        </w:tc>
        <w:tc>
          <w:tcPr>
            <w:tcW w:w="1348" w:type="dxa"/>
          </w:tcPr>
          <w:p w14:paraId="1BCF1155" w14:textId="77777777" w:rsidR="003416EE" w:rsidRDefault="006041B4">
            <w:pPr>
              <w:spacing w:before="60" w:after="60" w:line="240" w:lineRule="auto"/>
              <w:ind w:firstLine="0"/>
              <w:jc w:val="left"/>
            </w:pPr>
            <w:r>
              <w:rPr>
                <w:sz w:val="22"/>
              </w:rPr>
              <w:t>I1</w:t>
            </w:r>
          </w:p>
        </w:tc>
        <w:tc>
          <w:tcPr>
            <w:tcW w:w="1348" w:type="dxa"/>
          </w:tcPr>
          <w:p w14:paraId="71D8B075" w14:textId="77777777" w:rsidR="003416EE" w:rsidRDefault="006041B4">
            <w:pPr>
              <w:spacing w:before="60" w:after="60" w:line="240" w:lineRule="auto"/>
              <w:ind w:firstLine="0"/>
              <w:jc w:val="left"/>
            </w:pPr>
            <w:r>
              <w:rPr>
                <w:sz w:val="22"/>
              </w:rPr>
              <w:t>132</w:t>
            </w:r>
          </w:p>
        </w:tc>
        <w:tc>
          <w:tcPr>
            <w:tcW w:w="1453" w:type="dxa"/>
          </w:tcPr>
          <w:p w14:paraId="20F67CC1" w14:textId="77777777" w:rsidR="003416EE" w:rsidRDefault="006041B4">
            <w:pPr>
              <w:spacing w:before="60" w:after="60" w:line="240" w:lineRule="auto"/>
              <w:ind w:firstLine="0"/>
              <w:jc w:val="left"/>
            </w:pPr>
            <w:r>
              <w:rPr>
                <w:sz w:val="22"/>
              </w:rPr>
              <w:t>0,90881</w:t>
            </w:r>
          </w:p>
        </w:tc>
        <w:tc>
          <w:tcPr>
            <w:tcW w:w="1476" w:type="dxa"/>
          </w:tcPr>
          <w:p w14:paraId="2B1CC285" w14:textId="77777777" w:rsidR="003416EE" w:rsidRDefault="006041B4">
            <w:pPr>
              <w:spacing w:before="60" w:after="60" w:line="240" w:lineRule="auto"/>
              <w:ind w:firstLine="0"/>
              <w:jc w:val="left"/>
            </w:pPr>
            <w:r>
              <w:rPr>
                <w:sz w:val="22"/>
              </w:rPr>
              <w:t>0,90360</w:t>
            </w:r>
          </w:p>
        </w:tc>
        <w:tc>
          <w:tcPr>
            <w:tcW w:w="1348" w:type="dxa"/>
          </w:tcPr>
          <w:p w14:paraId="095F29F5" w14:textId="77777777" w:rsidR="003416EE" w:rsidRDefault="006041B4">
            <w:pPr>
              <w:spacing w:before="60" w:after="60" w:line="240" w:lineRule="auto"/>
              <w:ind w:firstLine="0"/>
              <w:jc w:val="left"/>
            </w:pPr>
            <w:r>
              <w:rPr>
                <w:sz w:val="22"/>
              </w:rPr>
              <w:t>−0,521</w:t>
            </w:r>
          </w:p>
        </w:tc>
      </w:tr>
      <w:tr w:rsidR="003416EE" w14:paraId="4D772EF5" w14:textId="77777777">
        <w:trPr>
          <w:cantSplit/>
        </w:trPr>
        <w:tc>
          <w:tcPr>
            <w:tcW w:w="2382" w:type="dxa"/>
          </w:tcPr>
          <w:p w14:paraId="06776B9A" w14:textId="77777777" w:rsidR="003416EE" w:rsidRDefault="006041B4">
            <w:pPr>
              <w:spacing w:before="60" w:after="60" w:line="240" w:lineRule="auto"/>
              <w:ind w:firstLine="0"/>
              <w:jc w:val="left"/>
            </w:pPr>
            <w:r>
              <w:rPr>
                <w:sz w:val="22"/>
              </w:rPr>
              <w:t>Все опоры и цели, описательная сводка</w:t>
            </w:r>
          </w:p>
        </w:tc>
        <w:tc>
          <w:tcPr>
            <w:tcW w:w="1348" w:type="dxa"/>
          </w:tcPr>
          <w:p w14:paraId="2E6794E4" w14:textId="77777777" w:rsidR="003416EE" w:rsidRDefault="006041B4">
            <w:pPr>
              <w:spacing w:before="60" w:after="60" w:line="240" w:lineRule="auto"/>
              <w:ind w:firstLine="0"/>
              <w:jc w:val="left"/>
            </w:pPr>
            <w:r>
              <w:rPr>
                <w:sz w:val="22"/>
              </w:rPr>
              <w:t>G1</w:t>
            </w:r>
          </w:p>
        </w:tc>
        <w:tc>
          <w:tcPr>
            <w:tcW w:w="1348" w:type="dxa"/>
          </w:tcPr>
          <w:p w14:paraId="56C7AD2B" w14:textId="77777777" w:rsidR="003416EE" w:rsidRDefault="006041B4">
            <w:pPr>
              <w:spacing w:before="60" w:after="60" w:line="240" w:lineRule="auto"/>
              <w:ind w:firstLine="0"/>
              <w:jc w:val="left"/>
            </w:pPr>
            <w:r>
              <w:rPr>
                <w:sz w:val="22"/>
              </w:rPr>
              <w:t>132</w:t>
            </w:r>
          </w:p>
        </w:tc>
        <w:tc>
          <w:tcPr>
            <w:tcW w:w="1453" w:type="dxa"/>
          </w:tcPr>
          <w:p w14:paraId="454B2941" w14:textId="77777777" w:rsidR="003416EE" w:rsidRDefault="006041B4">
            <w:pPr>
              <w:spacing w:before="60" w:after="60" w:line="240" w:lineRule="auto"/>
              <w:ind w:firstLine="0"/>
              <w:jc w:val="left"/>
            </w:pPr>
            <w:r>
              <w:rPr>
                <w:sz w:val="22"/>
              </w:rPr>
              <w:t>0,74586</w:t>
            </w:r>
          </w:p>
        </w:tc>
        <w:tc>
          <w:tcPr>
            <w:tcW w:w="1476" w:type="dxa"/>
          </w:tcPr>
          <w:p w14:paraId="6F7A8C42" w14:textId="77777777" w:rsidR="003416EE" w:rsidRDefault="006041B4">
            <w:pPr>
              <w:spacing w:before="60" w:after="60" w:line="240" w:lineRule="auto"/>
              <w:ind w:firstLine="0"/>
              <w:jc w:val="left"/>
            </w:pPr>
            <w:r>
              <w:rPr>
                <w:sz w:val="22"/>
              </w:rPr>
              <w:t>0,74764</w:t>
            </w:r>
          </w:p>
        </w:tc>
        <w:tc>
          <w:tcPr>
            <w:tcW w:w="1348" w:type="dxa"/>
          </w:tcPr>
          <w:p w14:paraId="4B63C486" w14:textId="77777777" w:rsidR="003416EE" w:rsidRDefault="006041B4">
            <w:pPr>
              <w:spacing w:before="60" w:after="60" w:line="240" w:lineRule="auto"/>
              <w:ind w:firstLine="0"/>
              <w:jc w:val="left"/>
            </w:pPr>
            <w:r>
              <w:rPr>
                <w:sz w:val="22"/>
              </w:rPr>
              <w:t>+0,179</w:t>
            </w:r>
          </w:p>
        </w:tc>
      </w:tr>
      <w:tr w:rsidR="003416EE" w14:paraId="3DF45620" w14:textId="77777777">
        <w:trPr>
          <w:cantSplit/>
        </w:trPr>
        <w:tc>
          <w:tcPr>
            <w:tcW w:w="2382" w:type="dxa"/>
          </w:tcPr>
          <w:p w14:paraId="70514484" w14:textId="77777777" w:rsidR="003416EE" w:rsidRDefault="006041B4">
            <w:pPr>
              <w:spacing w:before="60" w:after="60" w:line="240" w:lineRule="auto"/>
              <w:ind w:firstLine="0"/>
              <w:jc w:val="left"/>
            </w:pPr>
            <w:r>
              <w:rPr>
                <w:sz w:val="22"/>
              </w:rPr>
              <w:t>Все опоры и цели, описательная сводка</w:t>
            </w:r>
          </w:p>
        </w:tc>
        <w:tc>
          <w:tcPr>
            <w:tcW w:w="1348" w:type="dxa"/>
          </w:tcPr>
          <w:p w14:paraId="78BE8226" w14:textId="77777777" w:rsidR="003416EE" w:rsidRDefault="006041B4">
            <w:pPr>
              <w:spacing w:before="60" w:after="60" w:line="240" w:lineRule="auto"/>
              <w:ind w:firstLine="0"/>
              <w:jc w:val="left"/>
            </w:pPr>
            <w:r>
              <w:rPr>
                <w:sz w:val="22"/>
              </w:rPr>
              <w:t>L1</w:t>
            </w:r>
          </w:p>
        </w:tc>
        <w:tc>
          <w:tcPr>
            <w:tcW w:w="1348" w:type="dxa"/>
          </w:tcPr>
          <w:p w14:paraId="3F93D1EF" w14:textId="77777777" w:rsidR="003416EE" w:rsidRDefault="006041B4">
            <w:pPr>
              <w:spacing w:before="60" w:after="60" w:line="240" w:lineRule="auto"/>
              <w:ind w:firstLine="0"/>
              <w:jc w:val="left"/>
            </w:pPr>
            <w:r>
              <w:rPr>
                <w:sz w:val="22"/>
              </w:rPr>
              <w:t>132</w:t>
            </w:r>
          </w:p>
        </w:tc>
        <w:tc>
          <w:tcPr>
            <w:tcW w:w="1453" w:type="dxa"/>
          </w:tcPr>
          <w:p w14:paraId="24E9877B" w14:textId="77777777" w:rsidR="003416EE" w:rsidRDefault="006041B4">
            <w:pPr>
              <w:spacing w:before="60" w:after="60" w:line="240" w:lineRule="auto"/>
              <w:ind w:firstLine="0"/>
              <w:jc w:val="left"/>
            </w:pPr>
            <w:r>
              <w:rPr>
                <w:sz w:val="22"/>
              </w:rPr>
              <w:t>0,80077</w:t>
            </w:r>
          </w:p>
        </w:tc>
        <w:tc>
          <w:tcPr>
            <w:tcW w:w="1476" w:type="dxa"/>
          </w:tcPr>
          <w:p w14:paraId="2DFF425E" w14:textId="77777777" w:rsidR="003416EE" w:rsidRDefault="006041B4">
            <w:pPr>
              <w:spacing w:before="60" w:after="60" w:line="240" w:lineRule="auto"/>
              <w:ind w:firstLine="0"/>
              <w:jc w:val="left"/>
            </w:pPr>
            <w:r>
              <w:rPr>
                <w:sz w:val="22"/>
              </w:rPr>
              <w:t>0,80204</w:t>
            </w:r>
          </w:p>
        </w:tc>
        <w:tc>
          <w:tcPr>
            <w:tcW w:w="1348" w:type="dxa"/>
          </w:tcPr>
          <w:p w14:paraId="34A1CAF8" w14:textId="77777777" w:rsidR="003416EE" w:rsidRDefault="006041B4">
            <w:pPr>
              <w:spacing w:before="60" w:after="60" w:line="240" w:lineRule="auto"/>
              <w:ind w:firstLine="0"/>
              <w:jc w:val="left"/>
            </w:pPr>
            <w:r>
              <w:rPr>
                <w:sz w:val="22"/>
              </w:rPr>
              <w:t>+0,128</w:t>
            </w:r>
          </w:p>
        </w:tc>
      </w:tr>
    </w:tbl>
    <w:p w14:paraId="6198CEC8" w14:textId="77777777" w:rsidR="003416EE" w:rsidRDefault="006041B4">
      <w:pPr>
        <w:pStyle w:val="af"/>
      </w:pPr>
      <w:r>
        <w:t>Последняя группа включает межинтервальные пары. Объёмы и центры целей известны из 4D-КТ; таблица не оценивает восстановление по электрическому сигналу.</w:t>
      </w:r>
    </w:p>
    <w:p w14:paraId="3E41C199" w14:textId="77777777" w:rsidR="003416EE" w:rsidRDefault="006041B4">
      <w:pPr>
        <w:pStyle w:val="af"/>
      </w:pPr>
      <w:r>
        <w:t xml:space="preserve">Для I1 перенос ухудшил </w:t>
      </w:r>
      <w:proofErr w:type="spellStart"/>
      <w:r>
        <w:t>Dice</w:t>
      </w:r>
      <w:proofErr w:type="spellEnd"/>
      <w:r>
        <w:t xml:space="preserve"> в 109 из 132 пар, улучшил в 21, не изменил в двух. У G1 и L1 средний выигрыш мал. Максимальное расстояние между </w:t>
      </w:r>
      <w:proofErr w:type="spellStart"/>
      <w:r>
        <w:t>центроидами</w:t>
      </w:r>
      <w:proofErr w:type="spellEnd"/>
      <w:r>
        <w:t xml:space="preserve"> масок — 4,501 мм; оно включает деформацию и влияние реконструкции, сегментации и усечения поля зрения.</w:t>
      </w:r>
    </w:p>
    <w:p w14:paraId="7BACD67B" w14:textId="77777777" w:rsidR="003416EE" w:rsidRDefault="006041B4">
      <w:pPr>
        <w:pStyle w:val="af"/>
      </w:pPr>
      <w:r>
        <w:t>Рисунок 9.1 раскрывает разнонаправленные изменения, скрытые средними значениями.</w:t>
      </w:r>
    </w:p>
    <w:p w14:paraId="30AD2CF6" w14:textId="77777777" w:rsidR="003416EE" w:rsidRDefault="006041B4">
      <w:pPr>
        <w:pStyle w:val="af"/>
        <w:keepNext/>
        <w:ind w:firstLine="0"/>
        <w:jc w:val="center"/>
      </w:pPr>
      <w:r>
        <w:rPr>
          <w:noProof/>
        </w:rPr>
        <w:lastRenderedPageBreak/>
        <w:drawing>
          <wp:inline distT="0" distB="0" distL="0" distR="0" wp14:anchorId="61CD769C" wp14:editId="224C2BB2">
            <wp:extent cx="5868000" cy="3494133"/>
            <wp:effectExtent l="0" t="0" r="0" b="0"/>
            <wp:docPr id="216" name="Picture" descr="Парное сравнение фиксированного центра и референсного переноса"/>
            <wp:cNvGraphicFramePr/>
            <a:graphic xmlns:a="http://schemas.openxmlformats.org/drawingml/2006/main">
              <a:graphicData uri="http://schemas.openxmlformats.org/drawingml/2006/picture">
                <pic:pic xmlns:pic="http://schemas.openxmlformats.org/drawingml/2006/picture">
                  <pic:nvPicPr>
                    <pic:cNvPr id="217" name="Picture" descr="figures/f8d466a2130b.png"/>
                    <pic:cNvPicPr>
                      <a:picLocks noChangeAspect="1" noChangeArrowheads="1"/>
                    </pic:cNvPicPr>
                  </pic:nvPicPr>
                  <pic:blipFill>
                    <a:blip r:embed="rId49"/>
                    <a:stretch>
                      <a:fillRect/>
                    </a:stretch>
                  </pic:blipFill>
                  <pic:spPr bwMode="auto">
                    <a:xfrm>
                      <a:off x="0" y="0"/>
                      <a:ext cx="5868000" cy="3494133"/>
                    </a:xfrm>
                    <a:prstGeom prst="rect">
                      <a:avLst/>
                    </a:prstGeom>
                    <a:noFill/>
                    <a:ln w="9525">
                      <a:noFill/>
                      <a:headEnd/>
                      <a:tailEnd/>
                    </a:ln>
                  </pic:spPr>
                </pic:pic>
              </a:graphicData>
            </a:graphic>
          </wp:inline>
        </w:drawing>
      </w:r>
    </w:p>
    <w:p w14:paraId="7EA2B201" w14:textId="77777777" w:rsidR="003416EE" w:rsidRDefault="006041B4">
      <w:pPr>
        <w:pStyle w:val="af5"/>
        <w:jc w:val="center"/>
      </w:pPr>
      <w:r>
        <w:t xml:space="preserve">Рисунок 9.1 — Геометрический эффект переноса у участника Н. Вверху: средний </w:t>
      </w:r>
      <w:proofErr w:type="spellStart"/>
      <w:r>
        <w:t>Dice</w:t>
      </w:r>
      <w:proofErr w:type="spellEnd"/>
      <w:r>
        <w:t xml:space="preserve"> по 11 целям; красная линия — фиксированный центр, синяя — перенос. Внизу: разность в процентных пунктах; оранжевая линия — первый R–R, фиолетовая — второй, чёрная — все цели. Панели: I1, G1, L1. Номера 00–11 — опоры, пунктир разделяет интервалы. Целевые объёмы известны; </w:t>
      </w:r>
      <w:proofErr w:type="spellStart"/>
      <w:r>
        <w:t>самосравнения</w:t>
      </w:r>
      <w:proofErr w:type="spellEnd"/>
      <w:r>
        <w:t xml:space="preserve"> исключены.</w:t>
      </w:r>
    </w:p>
    <w:p w14:paraId="4293CBFF" w14:textId="77777777" w:rsidR="003416EE" w:rsidRDefault="006041B4">
      <w:pPr>
        <w:pStyle w:val="af"/>
      </w:pPr>
      <w:r>
        <w:t xml:space="preserve">Перенос </w:t>
      </w:r>
      <w:proofErr w:type="spellStart"/>
      <w:r>
        <w:t>центроида</w:t>
      </w:r>
      <w:proofErr w:type="spellEnd"/>
      <w:r>
        <w:t xml:space="preserve"> не максимизирует перекрытие деформируемой области. Фиксированный центр сохраняется для сравнения; электрическая незначимость движения этим не доказана.</w:t>
      </w:r>
    </w:p>
    <w:p w14:paraId="3B05C463" w14:textId="77777777" w:rsidR="003416EE" w:rsidRDefault="006041B4">
      <w:pPr>
        <w:pStyle w:val="af"/>
        <w:keepNext/>
      </w:pPr>
      <w:r>
        <w:t>Для сокращения неизвестных проверена гипотеза линейной связи движения с объёмом:</w:t>
      </w:r>
    </w:p>
    <w:p w14:paraId="674BE021"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bi"/>
                  </m:rP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m:rPr>
                    <m:sty m:val="bi"/>
                  </m:rP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e>
            </m:mr>
            <m:mr>
              <m:e>
                <m:acc>
                  <m:accPr>
                    <m:ctrlPr>
                      <w:rPr>
                        <w:rFonts w:ascii="Cambria Math" w:hAnsi="Cambria Math"/>
                      </w:rPr>
                    </m:ctrlPr>
                  </m:accPr>
                  <m:e>
                    <m:r>
                      <m:rPr>
                        <m:sty m:val="bi"/>
                      </m:rPr>
                      <w:rPr>
                        <w:rFonts w:ascii="Cambria Math" w:hAnsi="Cambria Math"/>
                      </w:rPr>
                      <m:t>k</m:t>
                    </m:r>
                  </m:e>
                </m:acc>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∈T</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0</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∈T</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V</m:t>
                    </m:r>
                    <m:r>
                      <m:rPr>
                        <m:sty m:val="p"/>
                      </m:rPr>
                      <w:rPr>
                        <w:rFonts w:ascii="Cambria Math" w:hAnsi="Cambria Math"/>
                      </w:rPr>
                      <m:t>,дв</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k</m:t>
                </m:r>
                <m:r>
                  <m:rPr>
                    <m:sty m:val="p"/>
                  </m:rPr>
                  <w:rPr>
                    <w:rFonts w:ascii="Cambria Math" w:hAnsi="Cambria Math"/>
                  </w:rPr>
                  <m:t>.</m:t>
                </m:r>
              </m:e>
            </m:mr>
          </m:m>
          <m:r>
            <w:rPr>
              <w:rFonts w:ascii="Cambria Math" w:hAnsi="Cambria Math"/>
            </w:rPr>
            <m:t>  </m:t>
          </m:r>
          <m:r>
            <m:rPr>
              <m:nor/>
            </m:rPr>
            <m:t>(9.17)</m:t>
          </m:r>
        </m:oMath>
      </m:oMathPara>
    </w:p>
    <w:p w14:paraId="64E24DD8" w14:textId="77777777" w:rsidR="003416EE" w:rsidRPr="00674711" w:rsidRDefault="006041B4">
      <w:pPr>
        <w:pStyle w:val="FirstParagraph"/>
        <w:rPr>
          <w:lang w:val="ru-RU"/>
          <w:rPrChange w:id="3675" w:author="Nik K" w:date="2026-10-29T00:18:00Z">
            <w:rPr/>
          </w:rPrChange>
        </w:rPr>
      </w:pPr>
      <w:r w:rsidRPr="00674711">
        <w:rPr>
          <w:lang w:val="ru-RU"/>
          <w:rPrChange w:id="3676" w:author="Nik K" w:date="2026-10-29T00:18:00Z">
            <w:rPr/>
          </w:rPrChange>
        </w:rPr>
        <w:t xml:space="preserve">Единицы </w:t>
      </w:r>
      <m:oMath>
        <m:r>
          <m:rPr>
            <m:sty m:val="bi"/>
          </m:rPr>
          <w:rPr>
            <w:rFonts w:ascii="Cambria Math" w:hAnsi="Cambria Math"/>
          </w:rPr>
          <m:t>k</m:t>
        </m:r>
      </m:oMath>
      <w:r w:rsidRPr="00674711">
        <w:rPr>
          <w:lang w:val="ru-RU"/>
          <w:rPrChange w:id="3677" w:author="Nik K" w:date="2026-10-29T00:18:00Z">
            <w:rPr/>
          </w:rPrChange>
        </w:rPr>
        <w:t xml:space="preserve"> — мм/мл, </w:t>
      </w:r>
      <m:oMath>
        <m:r>
          <m:rPr>
            <m:sty m:val="bi"/>
          </m:rPr>
          <w:rPr>
            <w:rFonts w:ascii="Cambria Math" w:hAnsi="Cambria Math"/>
          </w:rPr>
          <m:t>r</m:t>
        </m:r>
      </m:oMath>
      <w:r w:rsidRPr="00674711">
        <w:rPr>
          <w:lang w:val="ru-RU"/>
          <w:rPrChange w:id="3678" w:author="Nik K" w:date="2026-10-29T00:18:00Z">
            <w:rPr/>
          </w:rPrChange>
        </w:rPr>
        <w:t xml:space="preserve"> — мм, </w:t>
      </w:r>
      <m:oMath>
        <m:sSub>
          <m:sSubPr>
            <m:ctrlPr>
              <w:rPr>
                <w:rFonts w:ascii="Cambria Math" w:hAnsi="Cambria Math"/>
              </w:rPr>
            </m:ctrlPr>
          </m:sSubPr>
          <m:e>
            <m:r>
              <w:rPr>
                <w:rFonts w:ascii="Cambria Math" w:hAnsi="Cambria Math"/>
              </w:rPr>
              <m:t>K</m:t>
            </m:r>
          </m:e>
          <m:sub>
            <m:r>
              <w:rPr>
                <w:rFonts w:ascii="Cambria Math" w:hAnsi="Cambria Math"/>
              </w:rPr>
              <m:t>V</m:t>
            </m:r>
            <m:r>
              <m:rPr>
                <m:sty m:val="p"/>
              </m:rPr>
              <w:rPr>
                <w:rFonts w:ascii="Cambria Math" w:hAnsi="Cambria Math"/>
                <w:lang w:val="ru-RU"/>
                <w:rPrChange w:id="3679" w:author="Nik K" w:date="2026-10-29T00:18:00Z">
                  <w:rPr>
                    <w:rFonts w:ascii="Cambria Math" w:hAnsi="Cambria Math"/>
                  </w:rPr>
                </w:rPrChange>
              </w:rPr>
              <m:t>,дв</m:t>
            </m:r>
          </m:sub>
        </m:sSub>
      </m:oMath>
      <w:r w:rsidRPr="00674711">
        <w:rPr>
          <w:lang w:val="ru-RU"/>
          <w:rPrChange w:id="3680" w:author="Nik K" w:date="2026-10-29T00:18:00Z">
            <w:rPr/>
          </w:rPrChange>
        </w:rPr>
        <w:t xml:space="preserve"> — Ом/мл. Опора фиксирует нулевое пере</w:t>
      </w:r>
      <w:proofErr w:type="spellStart"/>
      <w:r w:rsidRPr="00674711">
        <w:rPr>
          <w:lang w:val="ru-RU"/>
          <w:rPrChange w:id="3681" w:author="Nik K" w:date="2026-10-29T00:18:00Z">
            <w:rPr/>
          </w:rPrChange>
        </w:rPr>
        <w:t>мещение</w:t>
      </w:r>
      <w:proofErr w:type="spellEnd"/>
      <w:r w:rsidRPr="00674711">
        <w:rPr>
          <w:lang w:val="ru-RU"/>
          <w:rPrChange w:id="3682" w:author="Nik K" w:date="2026-10-29T00:18:00Z">
            <w:rPr/>
          </w:rPrChange>
        </w:rPr>
        <w:t xml:space="preserve">. Проверяемая фаза исключается из </w:t>
      </w:r>
      <m:oMath>
        <m:r>
          <m:rPr>
            <m:scr m:val="script"/>
            <m:sty m:val="p"/>
          </m:rPr>
          <w:rPr>
            <w:rFonts w:ascii="Cambria Math" w:hAnsi="Cambria Math"/>
          </w:rPr>
          <m:t>T</m:t>
        </m:r>
      </m:oMath>
      <w:r w:rsidRPr="00674711">
        <w:rPr>
          <w:lang w:val="ru-RU"/>
          <w:rPrChange w:id="3683" w:author="Nik K" w:date="2026-10-29T00:18:00Z">
            <w:rPr/>
          </w:rPrChange>
        </w:rPr>
        <w:t>; закон первого интервала затем переносится на три отсчёта второго. Объём цели всегда известен из КТ, поэтому проверяется прогноз положения, не восстановление объёма из ТТРКГ.</w:t>
      </w:r>
    </w:p>
    <w:p w14:paraId="58D13AF9" w14:textId="77777777" w:rsidR="003416EE" w:rsidRDefault="006041B4">
      <w:pPr>
        <w:pStyle w:val="af"/>
      </w:pPr>
      <w:r>
        <w:lastRenderedPageBreak/>
        <w:t>В таблице 9.2 сохранены все девять опор: 72 прогноза исключённых фаз и 27 межинтервальных прогнозов. Выбора опоры по проверочной ошибке нет.</w:t>
      </w:r>
    </w:p>
    <w:p w14:paraId="6DD044B0" w14:textId="77777777" w:rsidR="003416EE" w:rsidRDefault="006041B4">
      <w:pPr>
        <w:pStyle w:val="af5"/>
        <w:keepNext/>
      </w:pPr>
      <w:r>
        <w:t>Таблица 9.2 — RMS ошибки положения при постоянном центре и линейном законе, мм</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13"/>
        <w:gridCol w:w="2027"/>
        <w:gridCol w:w="2007"/>
        <w:gridCol w:w="1835"/>
        <w:gridCol w:w="1813"/>
      </w:tblGrid>
      <w:tr w:rsidR="003416EE" w14:paraId="636AE400" w14:textId="77777777">
        <w:trPr>
          <w:cantSplit/>
          <w:tblHeader/>
        </w:trPr>
        <w:tc>
          <w:tcPr>
            <w:tcW w:w="1786" w:type="dxa"/>
            <w:shd w:val="clear" w:color="auto" w:fill="EDEDED"/>
          </w:tcPr>
          <w:p w14:paraId="69E7F2CB" w14:textId="77777777" w:rsidR="003416EE" w:rsidRDefault="006041B4">
            <w:pPr>
              <w:keepNext/>
              <w:spacing w:before="60" w:after="60" w:line="240" w:lineRule="auto"/>
              <w:ind w:firstLine="0"/>
              <w:jc w:val="left"/>
            </w:pPr>
            <w:r>
              <w:rPr>
                <w:b/>
                <w:sz w:val="22"/>
              </w:rPr>
              <w:t>Опора</w:t>
            </w:r>
          </w:p>
        </w:tc>
        <w:tc>
          <w:tcPr>
            <w:tcW w:w="1997" w:type="dxa"/>
            <w:shd w:val="clear" w:color="auto" w:fill="EDEDED"/>
          </w:tcPr>
          <w:p w14:paraId="025A5474" w14:textId="77777777" w:rsidR="003416EE" w:rsidRDefault="006041B4">
            <w:pPr>
              <w:keepNext/>
              <w:spacing w:before="60" w:after="60" w:line="240" w:lineRule="auto"/>
              <w:ind w:firstLine="0"/>
              <w:jc w:val="left"/>
            </w:pPr>
            <w:r>
              <w:rPr>
                <w:b/>
                <w:sz w:val="22"/>
              </w:rPr>
              <w:t>Постоянный центр, исключённые фазы первого R–R</w:t>
            </w:r>
          </w:p>
        </w:tc>
        <w:tc>
          <w:tcPr>
            <w:tcW w:w="1977" w:type="dxa"/>
            <w:shd w:val="clear" w:color="auto" w:fill="EDEDED"/>
          </w:tcPr>
          <w:p w14:paraId="5E669F89" w14:textId="77777777" w:rsidR="003416EE" w:rsidRDefault="006041B4">
            <w:pPr>
              <w:keepNext/>
              <w:spacing w:before="60" w:after="60" w:line="240" w:lineRule="auto"/>
              <w:ind w:firstLine="0"/>
              <w:jc w:val="left"/>
            </w:pPr>
            <w:r>
              <w:rPr>
                <w:b/>
                <w:sz w:val="22"/>
              </w:rPr>
              <w:t>Линейный закон, исключённые фазы первого R–R</w:t>
            </w:r>
          </w:p>
        </w:tc>
        <w:tc>
          <w:tcPr>
            <w:tcW w:w="1808" w:type="dxa"/>
            <w:shd w:val="clear" w:color="auto" w:fill="EDEDED"/>
          </w:tcPr>
          <w:p w14:paraId="220329DC" w14:textId="77777777" w:rsidR="003416EE" w:rsidRDefault="006041B4">
            <w:pPr>
              <w:keepNext/>
              <w:spacing w:before="60" w:after="60" w:line="240" w:lineRule="auto"/>
              <w:ind w:firstLine="0"/>
              <w:jc w:val="left"/>
            </w:pPr>
            <w:r>
              <w:rPr>
                <w:b/>
                <w:sz w:val="22"/>
              </w:rPr>
              <w:t>Постоянный центр, второй R–R</w:t>
            </w:r>
          </w:p>
        </w:tc>
        <w:tc>
          <w:tcPr>
            <w:tcW w:w="1786" w:type="dxa"/>
            <w:shd w:val="clear" w:color="auto" w:fill="EDEDED"/>
          </w:tcPr>
          <w:p w14:paraId="6E69944B" w14:textId="77777777" w:rsidR="003416EE" w:rsidRDefault="006041B4">
            <w:pPr>
              <w:keepNext/>
              <w:spacing w:before="60" w:after="60" w:line="240" w:lineRule="auto"/>
              <w:ind w:firstLine="0"/>
              <w:jc w:val="left"/>
            </w:pPr>
            <w:r>
              <w:rPr>
                <w:b/>
                <w:sz w:val="22"/>
              </w:rPr>
              <w:t>Линейный закон, второй R–R</w:t>
            </w:r>
          </w:p>
        </w:tc>
      </w:tr>
      <w:tr w:rsidR="003416EE" w14:paraId="436A8F7A" w14:textId="77777777">
        <w:trPr>
          <w:cantSplit/>
        </w:trPr>
        <w:tc>
          <w:tcPr>
            <w:tcW w:w="1786" w:type="dxa"/>
          </w:tcPr>
          <w:p w14:paraId="16B9BD6D" w14:textId="77777777" w:rsidR="003416EE" w:rsidRDefault="006041B4">
            <w:pPr>
              <w:spacing w:before="60" w:after="60" w:line="240" w:lineRule="auto"/>
              <w:ind w:firstLine="0"/>
              <w:jc w:val="left"/>
            </w:pPr>
            <w:r>
              <w:rPr>
                <w:sz w:val="22"/>
              </w:rPr>
              <w:t>00</w:t>
            </w:r>
          </w:p>
        </w:tc>
        <w:tc>
          <w:tcPr>
            <w:tcW w:w="1997" w:type="dxa"/>
          </w:tcPr>
          <w:p w14:paraId="6EA4C7E0" w14:textId="77777777" w:rsidR="003416EE" w:rsidRDefault="006041B4">
            <w:pPr>
              <w:spacing w:before="60" w:after="60" w:line="240" w:lineRule="auto"/>
              <w:ind w:firstLine="0"/>
              <w:jc w:val="left"/>
            </w:pPr>
            <w:r>
              <w:rPr>
                <w:sz w:val="22"/>
              </w:rPr>
              <w:t>2,5464</w:t>
            </w:r>
          </w:p>
        </w:tc>
        <w:tc>
          <w:tcPr>
            <w:tcW w:w="1977" w:type="dxa"/>
          </w:tcPr>
          <w:p w14:paraId="4294CEF1" w14:textId="77777777" w:rsidR="003416EE" w:rsidRDefault="006041B4">
            <w:pPr>
              <w:spacing w:before="60" w:after="60" w:line="240" w:lineRule="auto"/>
              <w:ind w:firstLine="0"/>
              <w:jc w:val="left"/>
            </w:pPr>
            <w:r>
              <w:rPr>
                <w:sz w:val="22"/>
              </w:rPr>
              <w:t>2,3161</w:t>
            </w:r>
          </w:p>
        </w:tc>
        <w:tc>
          <w:tcPr>
            <w:tcW w:w="1808" w:type="dxa"/>
          </w:tcPr>
          <w:p w14:paraId="61D3C30C" w14:textId="77777777" w:rsidR="003416EE" w:rsidRDefault="006041B4">
            <w:pPr>
              <w:spacing w:before="60" w:after="60" w:line="240" w:lineRule="auto"/>
              <w:ind w:firstLine="0"/>
              <w:jc w:val="left"/>
            </w:pPr>
            <w:r>
              <w:rPr>
                <w:sz w:val="22"/>
              </w:rPr>
              <w:t>0,9048</w:t>
            </w:r>
          </w:p>
        </w:tc>
        <w:tc>
          <w:tcPr>
            <w:tcW w:w="1786" w:type="dxa"/>
          </w:tcPr>
          <w:p w14:paraId="13EE98DA" w14:textId="77777777" w:rsidR="003416EE" w:rsidRDefault="006041B4">
            <w:pPr>
              <w:spacing w:before="60" w:after="60" w:line="240" w:lineRule="auto"/>
              <w:ind w:firstLine="0"/>
              <w:jc w:val="left"/>
            </w:pPr>
            <w:r>
              <w:rPr>
                <w:sz w:val="22"/>
              </w:rPr>
              <w:t>1,2682</w:t>
            </w:r>
          </w:p>
        </w:tc>
      </w:tr>
      <w:tr w:rsidR="003416EE" w14:paraId="0B3E5017" w14:textId="77777777">
        <w:trPr>
          <w:cantSplit/>
        </w:trPr>
        <w:tc>
          <w:tcPr>
            <w:tcW w:w="1786" w:type="dxa"/>
          </w:tcPr>
          <w:p w14:paraId="6A0F2292" w14:textId="77777777" w:rsidR="003416EE" w:rsidRDefault="006041B4">
            <w:pPr>
              <w:spacing w:before="60" w:after="60" w:line="240" w:lineRule="auto"/>
              <w:ind w:firstLine="0"/>
              <w:jc w:val="left"/>
            </w:pPr>
            <w:r>
              <w:rPr>
                <w:sz w:val="22"/>
              </w:rPr>
              <w:t>01</w:t>
            </w:r>
          </w:p>
        </w:tc>
        <w:tc>
          <w:tcPr>
            <w:tcW w:w="1997" w:type="dxa"/>
          </w:tcPr>
          <w:p w14:paraId="61AE206A" w14:textId="77777777" w:rsidR="003416EE" w:rsidRDefault="006041B4">
            <w:pPr>
              <w:spacing w:before="60" w:after="60" w:line="240" w:lineRule="auto"/>
              <w:ind w:firstLine="0"/>
              <w:jc w:val="left"/>
            </w:pPr>
            <w:r>
              <w:rPr>
                <w:sz w:val="22"/>
              </w:rPr>
              <w:t>1,6626</w:t>
            </w:r>
          </w:p>
        </w:tc>
        <w:tc>
          <w:tcPr>
            <w:tcW w:w="1977" w:type="dxa"/>
          </w:tcPr>
          <w:p w14:paraId="701E797E" w14:textId="77777777" w:rsidR="003416EE" w:rsidRDefault="006041B4">
            <w:pPr>
              <w:spacing w:before="60" w:after="60" w:line="240" w:lineRule="auto"/>
              <w:ind w:firstLine="0"/>
              <w:jc w:val="left"/>
            </w:pPr>
            <w:r>
              <w:rPr>
                <w:sz w:val="22"/>
              </w:rPr>
              <w:t>1,0948</w:t>
            </w:r>
          </w:p>
        </w:tc>
        <w:tc>
          <w:tcPr>
            <w:tcW w:w="1808" w:type="dxa"/>
          </w:tcPr>
          <w:p w14:paraId="5C27C1B2" w14:textId="77777777" w:rsidR="003416EE" w:rsidRDefault="006041B4">
            <w:pPr>
              <w:spacing w:before="60" w:after="60" w:line="240" w:lineRule="auto"/>
              <w:ind w:firstLine="0"/>
              <w:jc w:val="left"/>
            </w:pPr>
            <w:r>
              <w:rPr>
                <w:sz w:val="22"/>
              </w:rPr>
              <w:t>1,7579</w:t>
            </w:r>
          </w:p>
        </w:tc>
        <w:tc>
          <w:tcPr>
            <w:tcW w:w="1786" w:type="dxa"/>
          </w:tcPr>
          <w:p w14:paraId="7C3EAB4B" w14:textId="77777777" w:rsidR="003416EE" w:rsidRDefault="006041B4">
            <w:pPr>
              <w:spacing w:before="60" w:after="60" w:line="240" w:lineRule="auto"/>
              <w:ind w:firstLine="0"/>
              <w:jc w:val="left"/>
            </w:pPr>
            <w:r>
              <w:rPr>
                <w:sz w:val="22"/>
              </w:rPr>
              <w:t>0,5448</w:t>
            </w:r>
          </w:p>
        </w:tc>
      </w:tr>
      <w:tr w:rsidR="003416EE" w14:paraId="5ECBCC35" w14:textId="77777777">
        <w:trPr>
          <w:cantSplit/>
        </w:trPr>
        <w:tc>
          <w:tcPr>
            <w:tcW w:w="1786" w:type="dxa"/>
          </w:tcPr>
          <w:p w14:paraId="70932EEF" w14:textId="77777777" w:rsidR="003416EE" w:rsidRDefault="006041B4">
            <w:pPr>
              <w:spacing w:before="60" w:after="60" w:line="240" w:lineRule="auto"/>
              <w:ind w:firstLine="0"/>
              <w:jc w:val="left"/>
            </w:pPr>
            <w:r>
              <w:rPr>
                <w:sz w:val="22"/>
              </w:rPr>
              <w:t>02</w:t>
            </w:r>
          </w:p>
        </w:tc>
        <w:tc>
          <w:tcPr>
            <w:tcW w:w="1997" w:type="dxa"/>
          </w:tcPr>
          <w:p w14:paraId="597C89F3" w14:textId="77777777" w:rsidR="003416EE" w:rsidRDefault="006041B4">
            <w:pPr>
              <w:spacing w:before="60" w:after="60" w:line="240" w:lineRule="auto"/>
              <w:ind w:firstLine="0"/>
              <w:jc w:val="left"/>
            </w:pPr>
            <w:r>
              <w:rPr>
                <w:sz w:val="22"/>
              </w:rPr>
              <w:t>2,3632</w:t>
            </w:r>
          </w:p>
        </w:tc>
        <w:tc>
          <w:tcPr>
            <w:tcW w:w="1977" w:type="dxa"/>
          </w:tcPr>
          <w:p w14:paraId="19C50453" w14:textId="77777777" w:rsidR="003416EE" w:rsidRDefault="006041B4">
            <w:pPr>
              <w:spacing w:before="60" w:after="60" w:line="240" w:lineRule="auto"/>
              <w:ind w:firstLine="0"/>
              <w:jc w:val="left"/>
            </w:pPr>
            <w:r>
              <w:rPr>
                <w:sz w:val="22"/>
              </w:rPr>
              <w:t>1,0271</w:t>
            </w:r>
          </w:p>
        </w:tc>
        <w:tc>
          <w:tcPr>
            <w:tcW w:w="1808" w:type="dxa"/>
          </w:tcPr>
          <w:p w14:paraId="36439DD9" w14:textId="77777777" w:rsidR="003416EE" w:rsidRDefault="006041B4">
            <w:pPr>
              <w:spacing w:before="60" w:after="60" w:line="240" w:lineRule="auto"/>
              <w:ind w:firstLine="0"/>
              <w:jc w:val="left"/>
            </w:pPr>
            <w:r>
              <w:rPr>
                <w:sz w:val="22"/>
              </w:rPr>
              <w:t>3,0543</w:t>
            </w:r>
          </w:p>
        </w:tc>
        <w:tc>
          <w:tcPr>
            <w:tcW w:w="1786" w:type="dxa"/>
          </w:tcPr>
          <w:p w14:paraId="5B0B626D" w14:textId="77777777" w:rsidR="003416EE" w:rsidRDefault="006041B4">
            <w:pPr>
              <w:spacing w:before="60" w:after="60" w:line="240" w:lineRule="auto"/>
              <w:ind w:firstLine="0"/>
              <w:jc w:val="left"/>
            </w:pPr>
            <w:r>
              <w:rPr>
                <w:sz w:val="22"/>
              </w:rPr>
              <w:t>0,8157</w:t>
            </w:r>
          </w:p>
        </w:tc>
      </w:tr>
      <w:tr w:rsidR="003416EE" w14:paraId="329479E6" w14:textId="77777777">
        <w:trPr>
          <w:cantSplit/>
        </w:trPr>
        <w:tc>
          <w:tcPr>
            <w:tcW w:w="1786" w:type="dxa"/>
          </w:tcPr>
          <w:p w14:paraId="4B65FA93" w14:textId="77777777" w:rsidR="003416EE" w:rsidRDefault="006041B4">
            <w:pPr>
              <w:spacing w:before="60" w:after="60" w:line="240" w:lineRule="auto"/>
              <w:ind w:firstLine="0"/>
              <w:jc w:val="left"/>
            </w:pPr>
            <w:r>
              <w:rPr>
                <w:sz w:val="22"/>
              </w:rPr>
              <w:t>03</w:t>
            </w:r>
          </w:p>
        </w:tc>
        <w:tc>
          <w:tcPr>
            <w:tcW w:w="1997" w:type="dxa"/>
          </w:tcPr>
          <w:p w14:paraId="224AB3C5" w14:textId="77777777" w:rsidR="003416EE" w:rsidRDefault="006041B4">
            <w:pPr>
              <w:spacing w:before="60" w:after="60" w:line="240" w:lineRule="auto"/>
              <w:ind w:firstLine="0"/>
              <w:jc w:val="left"/>
            </w:pPr>
            <w:r>
              <w:rPr>
                <w:sz w:val="22"/>
              </w:rPr>
              <w:t>2,9848</w:t>
            </w:r>
          </w:p>
        </w:tc>
        <w:tc>
          <w:tcPr>
            <w:tcW w:w="1977" w:type="dxa"/>
          </w:tcPr>
          <w:p w14:paraId="26DF424B" w14:textId="77777777" w:rsidR="003416EE" w:rsidRDefault="006041B4">
            <w:pPr>
              <w:spacing w:before="60" w:after="60" w:line="240" w:lineRule="auto"/>
              <w:ind w:firstLine="0"/>
              <w:jc w:val="left"/>
            </w:pPr>
            <w:r>
              <w:rPr>
                <w:sz w:val="22"/>
              </w:rPr>
              <w:t>1,2010</w:t>
            </w:r>
          </w:p>
        </w:tc>
        <w:tc>
          <w:tcPr>
            <w:tcW w:w="1808" w:type="dxa"/>
          </w:tcPr>
          <w:p w14:paraId="5DFEF3C9" w14:textId="77777777" w:rsidR="003416EE" w:rsidRDefault="006041B4">
            <w:pPr>
              <w:spacing w:before="60" w:after="60" w:line="240" w:lineRule="auto"/>
              <w:ind w:firstLine="0"/>
              <w:jc w:val="left"/>
            </w:pPr>
            <w:r>
              <w:rPr>
                <w:sz w:val="22"/>
              </w:rPr>
              <w:t>3,7804</w:t>
            </w:r>
          </w:p>
        </w:tc>
        <w:tc>
          <w:tcPr>
            <w:tcW w:w="1786" w:type="dxa"/>
          </w:tcPr>
          <w:p w14:paraId="18DB5D3C" w14:textId="77777777" w:rsidR="003416EE" w:rsidRDefault="006041B4">
            <w:pPr>
              <w:spacing w:before="60" w:after="60" w:line="240" w:lineRule="auto"/>
              <w:ind w:firstLine="0"/>
              <w:jc w:val="left"/>
            </w:pPr>
            <w:r>
              <w:rPr>
                <w:sz w:val="22"/>
              </w:rPr>
              <w:t>1,0374</w:t>
            </w:r>
          </w:p>
        </w:tc>
      </w:tr>
      <w:tr w:rsidR="003416EE" w14:paraId="26A21850" w14:textId="77777777">
        <w:trPr>
          <w:cantSplit/>
        </w:trPr>
        <w:tc>
          <w:tcPr>
            <w:tcW w:w="1786" w:type="dxa"/>
          </w:tcPr>
          <w:p w14:paraId="051541C1" w14:textId="77777777" w:rsidR="003416EE" w:rsidRDefault="006041B4">
            <w:pPr>
              <w:spacing w:before="60" w:after="60" w:line="240" w:lineRule="auto"/>
              <w:ind w:firstLine="0"/>
              <w:jc w:val="left"/>
            </w:pPr>
            <w:r>
              <w:rPr>
                <w:sz w:val="22"/>
              </w:rPr>
              <w:t>04</w:t>
            </w:r>
          </w:p>
        </w:tc>
        <w:tc>
          <w:tcPr>
            <w:tcW w:w="1997" w:type="dxa"/>
          </w:tcPr>
          <w:p w14:paraId="1B882A62" w14:textId="77777777" w:rsidR="003416EE" w:rsidRDefault="006041B4">
            <w:pPr>
              <w:spacing w:before="60" w:after="60" w:line="240" w:lineRule="auto"/>
              <w:ind w:firstLine="0"/>
              <w:jc w:val="left"/>
            </w:pPr>
            <w:r>
              <w:rPr>
                <w:sz w:val="22"/>
              </w:rPr>
              <w:t>2,1280</w:t>
            </w:r>
          </w:p>
        </w:tc>
        <w:tc>
          <w:tcPr>
            <w:tcW w:w="1977" w:type="dxa"/>
          </w:tcPr>
          <w:p w14:paraId="51CEBDF4" w14:textId="77777777" w:rsidR="003416EE" w:rsidRDefault="006041B4">
            <w:pPr>
              <w:spacing w:before="60" w:after="60" w:line="240" w:lineRule="auto"/>
              <w:ind w:firstLine="0"/>
              <w:jc w:val="left"/>
            </w:pPr>
            <w:r>
              <w:rPr>
                <w:sz w:val="22"/>
              </w:rPr>
              <w:t>1,0454</w:t>
            </w:r>
          </w:p>
        </w:tc>
        <w:tc>
          <w:tcPr>
            <w:tcW w:w="1808" w:type="dxa"/>
          </w:tcPr>
          <w:p w14:paraId="035A1701" w14:textId="77777777" w:rsidR="003416EE" w:rsidRDefault="006041B4">
            <w:pPr>
              <w:spacing w:before="60" w:after="60" w:line="240" w:lineRule="auto"/>
              <w:ind w:firstLine="0"/>
              <w:jc w:val="left"/>
            </w:pPr>
            <w:r>
              <w:rPr>
                <w:sz w:val="22"/>
              </w:rPr>
              <w:t>2,6632</w:t>
            </w:r>
          </w:p>
        </w:tc>
        <w:tc>
          <w:tcPr>
            <w:tcW w:w="1786" w:type="dxa"/>
          </w:tcPr>
          <w:p w14:paraId="32314147" w14:textId="77777777" w:rsidR="003416EE" w:rsidRDefault="006041B4">
            <w:pPr>
              <w:spacing w:before="60" w:after="60" w:line="240" w:lineRule="auto"/>
              <w:ind w:firstLine="0"/>
              <w:jc w:val="left"/>
            </w:pPr>
            <w:r>
              <w:rPr>
                <w:sz w:val="22"/>
              </w:rPr>
              <w:t>0,7654</w:t>
            </w:r>
          </w:p>
        </w:tc>
      </w:tr>
      <w:tr w:rsidR="003416EE" w14:paraId="2DF1FD5B" w14:textId="77777777">
        <w:trPr>
          <w:cantSplit/>
        </w:trPr>
        <w:tc>
          <w:tcPr>
            <w:tcW w:w="1786" w:type="dxa"/>
          </w:tcPr>
          <w:p w14:paraId="338B6E89" w14:textId="77777777" w:rsidR="003416EE" w:rsidRDefault="006041B4">
            <w:pPr>
              <w:spacing w:before="60" w:after="60" w:line="240" w:lineRule="auto"/>
              <w:ind w:firstLine="0"/>
              <w:jc w:val="left"/>
            </w:pPr>
            <w:r>
              <w:rPr>
                <w:sz w:val="22"/>
              </w:rPr>
              <w:t>05</w:t>
            </w:r>
          </w:p>
        </w:tc>
        <w:tc>
          <w:tcPr>
            <w:tcW w:w="1997" w:type="dxa"/>
          </w:tcPr>
          <w:p w14:paraId="071C3D76" w14:textId="77777777" w:rsidR="003416EE" w:rsidRDefault="006041B4">
            <w:pPr>
              <w:spacing w:before="60" w:after="60" w:line="240" w:lineRule="auto"/>
              <w:ind w:firstLine="0"/>
              <w:jc w:val="left"/>
            </w:pPr>
            <w:r>
              <w:rPr>
                <w:sz w:val="22"/>
              </w:rPr>
              <w:t>1,6805</w:t>
            </w:r>
          </w:p>
        </w:tc>
        <w:tc>
          <w:tcPr>
            <w:tcW w:w="1977" w:type="dxa"/>
          </w:tcPr>
          <w:p w14:paraId="616E9A7A" w14:textId="77777777" w:rsidR="003416EE" w:rsidRDefault="006041B4">
            <w:pPr>
              <w:spacing w:before="60" w:after="60" w:line="240" w:lineRule="auto"/>
              <w:ind w:firstLine="0"/>
              <w:jc w:val="left"/>
            </w:pPr>
            <w:r>
              <w:rPr>
                <w:sz w:val="22"/>
              </w:rPr>
              <w:t>1,0692</w:t>
            </w:r>
          </w:p>
        </w:tc>
        <w:tc>
          <w:tcPr>
            <w:tcW w:w="1808" w:type="dxa"/>
          </w:tcPr>
          <w:p w14:paraId="6B292684" w14:textId="77777777" w:rsidR="003416EE" w:rsidRDefault="006041B4">
            <w:pPr>
              <w:spacing w:before="60" w:after="60" w:line="240" w:lineRule="auto"/>
              <w:ind w:firstLine="0"/>
              <w:jc w:val="left"/>
            </w:pPr>
            <w:r>
              <w:rPr>
                <w:sz w:val="22"/>
              </w:rPr>
              <w:t>1,8426</w:t>
            </w:r>
          </w:p>
        </w:tc>
        <w:tc>
          <w:tcPr>
            <w:tcW w:w="1786" w:type="dxa"/>
          </w:tcPr>
          <w:p w14:paraId="24B77AE2" w14:textId="77777777" w:rsidR="003416EE" w:rsidRDefault="006041B4">
            <w:pPr>
              <w:spacing w:before="60" w:after="60" w:line="240" w:lineRule="auto"/>
              <w:ind w:firstLine="0"/>
              <w:jc w:val="left"/>
            </w:pPr>
            <w:r>
              <w:rPr>
                <w:sz w:val="22"/>
              </w:rPr>
              <w:t>1,1849</w:t>
            </w:r>
          </w:p>
        </w:tc>
      </w:tr>
      <w:tr w:rsidR="003416EE" w14:paraId="4120B6FB" w14:textId="77777777">
        <w:trPr>
          <w:cantSplit/>
        </w:trPr>
        <w:tc>
          <w:tcPr>
            <w:tcW w:w="1786" w:type="dxa"/>
          </w:tcPr>
          <w:p w14:paraId="379149F3" w14:textId="77777777" w:rsidR="003416EE" w:rsidRDefault="006041B4">
            <w:pPr>
              <w:spacing w:before="60" w:after="60" w:line="240" w:lineRule="auto"/>
              <w:ind w:firstLine="0"/>
              <w:jc w:val="left"/>
            </w:pPr>
            <w:r>
              <w:rPr>
                <w:sz w:val="22"/>
              </w:rPr>
              <w:t>06</w:t>
            </w:r>
          </w:p>
        </w:tc>
        <w:tc>
          <w:tcPr>
            <w:tcW w:w="1997" w:type="dxa"/>
          </w:tcPr>
          <w:p w14:paraId="5BCECA77" w14:textId="77777777" w:rsidR="003416EE" w:rsidRDefault="006041B4">
            <w:pPr>
              <w:spacing w:before="60" w:after="60" w:line="240" w:lineRule="auto"/>
              <w:ind w:firstLine="0"/>
              <w:jc w:val="left"/>
            </w:pPr>
            <w:r>
              <w:rPr>
                <w:sz w:val="22"/>
              </w:rPr>
              <w:t>1,8422</w:t>
            </w:r>
          </w:p>
        </w:tc>
        <w:tc>
          <w:tcPr>
            <w:tcW w:w="1977" w:type="dxa"/>
          </w:tcPr>
          <w:p w14:paraId="273A133F" w14:textId="77777777" w:rsidR="003416EE" w:rsidRDefault="006041B4">
            <w:pPr>
              <w:spacing w:before="60" w:after="60" w:line="240" w:lineRule="auto"/>
              <w:ind w:firstLine="0"/>
              <w:jc w:val="left"/>
            </w:pPr>
            <w:r>
              <w:rPr>
                <w:sz w:val="22"/>
              </w:rPr>
              <w:t>1,1915</w:t>
            </w:r>
          </w:p>
        </w:tc>
        <w:tc>
          <w:tcPr>
            <w:tcW w:w="1808" w:type="dxa"/>
          </w:tcPr>
          <w:p w14:paraId="7A010D75" w14:textId="77777777" w:rsidR="003416EE" w:rsidRDefault="006041B4">
            <w:pPr>
              <w:spacing w:before="60" w:after="60" w:line="240" w:lineRule="auto"/>
              <w:ind w:firstLine="0"/>
              <w:jc w:val="left"/>
            </w:pPr>
            <w:r>
              <w:rPr>
                <w:sz w:val="22"/>
              </w:rPr>
              <w:t>1,1577</w:t>
            </w:r>
          </w:p>
        </w:tc>
        <w:tc>
          <w:tcPr>
            <w:tcW w:w="1786" w:type="dxa"/>
          </w:tcPr>
          <w:p w14:paraId="156E3CD7" w14:textId="77777777" w:rsidR="003416EE" w:rsidRDefault="006041B4">
            <w:pPr>
              <w:spacing w:before="60" w:after="60" w:line="240" w:lineRule="auto"/>
              <w:ind w:firstLine="0"/>
              <w:jc w:val="left"/>
            </w:pPr>
            <w:r>
              <w:rPr>
                <w:sz w:val="22"/>
              </w:rPr>
              <w:t>1,3608</w:t>
            </w:r>
          </w:p>
        </w:tc>
      </w:tr>
      <w:tr w:rsidR="003416EE" w14:paraId="60F104B5" w14:textId="77777777">
        <w:trPr>
          <w:cantSplit/>
        </w:trPr>
        <w:tc>
          <w:tcPr>
            <w:tcW w:w="1786" w:type="dxa"/>
          </w:tcPr>
          <w:p w14:paraId="1F18A1D6" w14:textId="77777777" w:rsidR="003416EE" w:rsidRDefault="006041B4">
            <w:pPr>
              <w:spacing w:before="60" w:after="60" w:line="240" w:lineRule="auto"/>
              <w:ind w:firstLine="0"/>
              <w:jc w:val="left"/>
            </w:pPr>
            <w:r>
              <w:rPr>
                <w:sz w:val="22"/>
              </w:rPr>
              <w:t>07</w:t>
            </w:r>
          </w:p>
        </w:tc>
        <w:tc>
          <w:tcPr>
            <w:tcW w:w="1997" w:type="dxa"/>
          </w:tcPr>
          <w:p w14:paraId="0F0562BD" w14:textId="77777777" w:rsidR="003416EE" w:rsidRDefault="006041B4">
            <w:pPr>
              <w:spacing w:before="60" w:after="60" w:line="240" w:lineRule="auto"/>
              <w:ind w:firstLine="0"/>
              <w:jc w:val="left"/>
            </w:pPr>
            <w:r>
              <w:rPr>
                <w:sz w:val="22"/>
              </w:rPr>
              <w:t>2,1679</w:t>
            </w:r>
          </w:p>
        </w:tc>
        <w:tc>
          <w:tcPr>
            <w:tcW w:w="1977" w:type="dxa"/>
          </w:tcPr>
          <w:p w14:paraId="5CA9B7E3" w14:textId="77777777" w:rsidR="003416EE" w:rsidRDefault="006041B4">
            <w:pPr>
              <w:spacing w:before="60" w:after="60" w:line="240" w:lineRule="auto"/>
              <w:ind w:firstLine="0"/>
              <w:jc w:val="left"/>
            </w:pPr>
            <w:r>
              <w:rPr>
                <w:sz w:val="22"/>
              </w:rPr>
              <w:t>1,0307</w:t>
            </w:r>
          </w:p>
        </w:tc>
        <w:tc>
          <w:tcPr>
            <w:tcW w:w="1808" w:type="dxa"/>
          </w:tcPr>
          <w:p w14:paraId="76006763" w14:textId="77777777" w:rsidR="003416EE" w:rsidRDefault="006041B4">
            <w:pPr>
              <w:spacing w:before="60" w:after="60" w:line="240" w:lineRule="auto"/>
              <w:ind w:firstLine="0"/>
              <w:jc w:val="left"/>
            </w:pPr>
            <w:r>
              <w:rPr>
                <w:sz w:val="22"/>
              </w:rPr>
              <w:t>0,8116</w:t>
            </w:r>
          </w:p>
        </w:tc>
        <w:tc>
          <w:tcPr>
            <w:tcW w:w="1786" w:type="dxa"/>
          </w:tcPr>
          <w:p w14:paraId="088B3EB3" w14:textId="77777777" w:rsidR="003416EE" w:rsidRDefault="006041B4">
            <w:pPr>
              <w:spacing w:before="60" w:after="60" w:line="240" w:lineRule="auto"/>
              <w:ind w:firstLine="0"/>
              <w:jc w:val="left"/>
            </w:pPr>
            <w:r>
              <w:rPr>
                <w:sz w:val="22"/>
              </w:rPr>
              <w:t>1,0399</w:t>
            </w:r>
          </w:p>
        </w:tc>
      </w:tr>
      <w:tr w:rsidR="003416EE" w14:paraId="481D00EE" w14:textId="77777777">
        <w:trPr>
          <w:cantSplit/>
        </w:trPr>
        <w:tc>
          <w:tcPr>
            <w:tcW w:w="1786" w:type="dxa"/>
          </w:tcPr>
          <w:p w14:paraId="194E8FFD" w14:textId="77777777" w:rsidR="003416EE" w:rsidRDefault="006041B4">
            <w:pPr>
              <w:spacing w:before="60" w:after="60" w:line="240" w:lineRule="auto"/>
              <w:ind w:firstLine="0"/>
              <w:jc w:val="left"/>
            </w:pPr>
            <w:r>
              <w:rPr>
                <w:sz w:val="22"/>
              </w:rPr>
              <w:t>08</w:t>
            </w:r>
          </w:p>
        </w:tc>
        <w:tc>
          <w:tcPr>
            <w:tcW w:w="1997" w:type="dxa"/>
          </w:tcPr>
          <w:p w14:paraId="75F69687" w14:textId="77777777" w:rsidR="003416EE" w:rsidRDefault="006041B4">
            <w:pPr>
              <w:spacing w:before="60" w:after="60" w:line="240" w:lineRule="auto"/>
              <w:ind w:firstLine="0"/>
              <w:jc w:val="left"/>
            </w:pPr>
            <w:r>
              <w:rPr>
                <w:sz w:val="22"/>
              </w:rPr>
              <w:t>2,7877</w:t>
            </w:r>
          </w:p>
        </w:tc>
        <w:tc>
          <w:tcPr>
            <w:tcW w:w="1977" w:type="dxa"/>
          </w:tcPr>
          <w:p w14:paraId="0FF9AD09" w14:textId="77777777" w:rsidR="003416EE" w:rsidRDefault="006041B4">
            <w:pPr>
              <w:spacing w:before="60" w:after="60" w:line="240" w:lineRule="auto"/>
              <w:ind w:firstLine="0"/>
              <w:jc w:val="left"/>
            </w:pPr>
            <w:r>
              <w:rPr>
                <w:sz w:val="22"/>
              </w:rPr>
              <w:t>1,0264</w:t>
            </w:r>
          </w:p>
        </w:tc>
        <w:tc>
          <w:tcPr>
            <w:tcW w:w="1808" w:type="dxa"/>
          </w:tcPr>
          <w:p w14:paraId="786FECA3" w14:textId="77777777" w:rsidR="003416EE" w:rsidRDefault="006041B4">
            <w:pPr>
              <w:spacing w:before="60" w:after="60" w:line="240" w:lineRule="auto"/>
              <w:ind w:firstLine="0"/>
              <w:jc w:val="left"/>
            </w:pPr>
            <w:r>
              <w:rPr>
                <w:sz w:val="22"/>
              </w:rPr>
              <w:t>0,9861</w:t>
            </w:r>
          </w:p>
        </w:tc>
        <w:tc>
          <w:tcPr>
            <w:tcW w:w="1786" w:type="dxa"/>
          </w:tcPr>
          <w:p w14:paraId="78D61628" w14:textId="77777777" w:rsidR="003416EE" w:rsidRDefault="006041B4">
            <w:pPr>
              <w:spacing w:before="60" w:after="60" w:line="240" w:lineRule="auto"/>
              <w:ind w:firstLine="0"/>
              <w:jc w:val="left"/>
            </w:pPr>
            <w:r>
              <w:rPr>
                <w:sz w:val="22"/>
              </w:rPr>
              <w:t>0,6164</w:t>
            </w:r>
          </w:p>
        </w:tc>
      </w:tr>
    </w:tbl>
    <w:p w14:paraId="1BB982CE" w14:textId="77777777" w:rsidR="003416EE" w:rsidRDefault="006041B4">
      <w:pPr>
        <w:pStyle w:val="af"/>
      </w:pPr>
      <w:r>
        <w:t>На каждую опору приходится восемь исключённых фаз первого интервала и три цели второго; участник один. Пропущенные части циклов не восстанавливались для заполнения таблицы.</w:t>
      </w:r>
    </w:p>
    <w:p w14:paraId="36DBD23B" w14:textId="77777777" w:rsidR="003416EE" w:rsidRDefault="006041B4">
      <w:pPr>
        <w:pStyle w:val="af"/>
      </w:pPr>
      <w:r>
        <w:t>В первом интервале RMS уменьшается для всех опор. При переносе улучшение сохраняется у шести; для 00, 06 и 07 ошибка возрастает. Закон не обеспечивает выигрыш при произвольной опоре. Координатные остатки показаны на рисунке 9.2.</w:t>
      </w:r>
    </w:p>
    <w:p w14:paraId="2A1D0085" w14:textId="77777777" w:rsidR="003416EE" w:rsidRDefault="006041B4">
      <w:pPr>
        <w:pStyle w:val="af"/>
        <w:keepNext/>
        <w:ind w:firstLine="0"/>
        <w:jc w:val="center"/>
      </w:pPr>
      <w:r>
        <w:rPr>
          <w:noProof/>
        </w:rPr>
        <w:lastRenderedPageBreak/>
        <w:drawing>
          <wp:inline distT="0" distB="0" distL="0" distR="0" wp14:anchorId="5F350A27" wp14:editId="10D366BE">
            <wp:extent cx="5868000" cy="2823405"/>
            <wp:effectExtent l="0" t="0" r="0" b="0"/>
            <wp:docPr id="219" name="Picture" descr="Координатные остатки линейного закона движения"/>
            <wp:cNvGraphicFramePr/>
            <a:graphic xmlns:a="http://schemas.openxmlformats.org/drawingml/2006/main">
              <a:graphicData uri="http://schemas.openxmlformats.org/drawingml/2006/picture">
                <pic:pic xmlns:pic="http://schemas.openxmlformats.org/drawingml/2006/picture">
                  <pic:nvPicPr>
                    <pic:cNvPr id="220" name="Picture" descr="figures/3cc03cbb636a.png"/>
                    <pic:cNvPicPr>
                      <a:picLocks noChangeAspect="1" noChangeArrowheads="1"/>
                    </pic:cNvPicPr>
                  </pic:nvPicPr>
                  <pic:blipFill>
                    <a:blip r:embed="rId50"/>
                    <a:stretch>
                      <a:fillRect/>
                    </a:stretch>
                  </pic:blipFill>
                  <pic:spPr bwMode="auto">
                    <a:xfrm>
                      <a:off x="0" y="0"/>
                      <a:ext cx="5868000" cy="2823405"/>
                    </a:xfrm>
                    <a:prstGeom prst="rect">
                      <a:avLst/>
                    </a:prstGeom>
                    <a:noFill/>
                    <a:ln w="9525">
                      <a:noFill/>
                      <a:headEnd/>
                      <a:tailEnd/>
                    </a:ln>
                  </pic:spPr>
                </pic:pic>
              </a:graphicData>
            </a:graphic>
          </wp:inline>
        </w:drawing>
      </w:r>
    </w:p>
    <w:p w14:paraId="35A9B50D" w14:textId="77777777" w:rsidR="003416EE" w:rsidRDefault="006041B4">
      <w:pPr>
        <w:pStyle w:val="af5"/>
        <w:jc w:val="center"/>
      </w:pPr>
      <w:r>
        <w:t xml:space="preserve">Рисунок 9.2 — Перемещение </w:t>
      </w:r>
      <w:proofErr w:type="spellStart"/>
      <w:r>
        <w:t>центроида</w:t>
      </w:r>
      <w:proofErr w:type="spellEnd"/>
      <w:r>
        <w:t xml:space="preserve"> и известное изменение объёма, опора 00 участника Н. Абсцисса — изменение объёма маски, мл; ординаты — координат, мм, в RAS+. Синие точки — первый R–R, оранжевые — второй; кресты — прогнозы исключённых фаз, чёрная линия — закон первого интервала, звезда — опора. Цифры — номера масок; пунктир — остатки переноса закона.</w:t>
      </w:r>
    </w:p>
    <w:p w14:paraId="4A93792E" w14:textId="77777777" w:rsidR="003416EE" w:rsidRDefault="006041B4">
      <w:pPr>
        <w:pStyle w:val="af"/>
      </w:pPr>
      <w:r>
        <w:t xml:space="preserve">Точки близкого объёма на рисунке 9.2 имеют разные положения. Для опоры 00 </w:t>
      </w:r>
      <m:oMath>
        <m:r>
          <m:rPr>
            <m:sty m:val="bi"/>
          </m:rP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030513</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010687</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018317</m:t>
        </m:r>
        <m:r>
          <m:rPr>
            <m:sty m:val="p"/>
          </m:rPr>
          <w:rPr>
            <w:rFonts w:ascii="Cambria Math" w:hAnsi="Cambria Math"/>
          </w:rPr>
          <m:t>)</m:t>
        </m:r>
      </m:oMath>
      <w:r>
        <w:t xml:space="preserve"> мм/мл в RAS+. Его не переносили в статическую LPS-модель без регистрации. Для применения (9.17) требуется проверить остаток </w:t>
      </w:r>
      <m:oMath>
        <m:sSub>
          <m:sSubPr>
            <m:ctrlPr>
              <w:rPr>
                <w:rFonts w:ascii="Cambria Math" w:hAnsi="Cambria Math"/>
              </w:rPr>
            </m:ctrlPr>
          </m:sSubPr>
          <m:e>
            <m:r>
              <m:rPr>
                <m:sty m:val="bi"/>
              </m:rPr>
              <w:rPr>
                <w:rFonts w:ascii="Cambria Math" w:hAnsi="Cambria Math"/>
              </w:rPr>
              <m:t>K</m:t>
            </m:r>
          </m:e>
          <m:sub>
            <m:r>
              <w:rPr>
                <w:rFonts w:ascii="Cambria Math" w:hAnsi="Cambria Math"/>
              </w:rPr>
              <m:t>d</m:t>
            </m:r>
          </m:sub>
        </m:sSub>
        <m:r>
          <m:rPr>
            <m:sty m:val="bi"/>
          </m:rPr>
          <w:rPr>
            <w:rFonts w:ascii="Cambria Math" w:hAnsi="Cambria Math"/>
          </w:rPr>
          <m:t>r</m:t>
        </m:r>
      </m:oMath>
      <w:r>
        <w:t xml:space="preserve"> и способ получения закона у нового человека по разрешённым входам.</w:t>
      </w:r>
    </w:p>
    <w:p w14:paraId="169CC22A" w14:textId="77777777" w:rsidR="003416EE" w:rsidRDefault="006041B4">
      <w:pPr>
        <w:pStyle w:val="21"/>
      </w:pPr>
      <w:bookmarkStart w:id="3684" w:name="_Toc244123123"/>
      <w:bookmarkStart w:id="3685" w:name="Xb1312ee475d620a6b7884b45661537b3c1d5b4b"/>
      <w:bookmarkEnd w:id="3655"/>
      <w:r>
        <w:t>9.6 Электрическое сравнение при общих и собственных свойствах форм</w:t>
      </w:r>
      <w:bookmarkEnd w:id="3684"/>
    </w:p>
    <w:p w14:paraId="16D180AE" w14:textId="77777777" w:rsidR="003416EE" w:rsidRPr="00674711" w:rsidRDefault="006041B4">
      <w:pPr>
        <w:pStyle w:val="FirstParagraph"/>
        <w:rPr>
          <w:lang w:val="ru-RU"/>
          <w:rPrChange w:id="3686" w:author="Nik K" w:date="2026-10-29T00:18:00Z">
            <w:rPr/>
          </w:rPrChange>
        </w:rPr>
      </w:pPr>
      <w:r w:rsidRPr="00674711">
        <w:rPr>
          <w:lang w:val="ru-RU"/>
          <w:rPrChange w:id="3687" w:author="Nik K" w:date="2026-10-29T00:18:00Z">
            <w:rPr/>
          </w:rPrChange>
        </w:rPr>
        <w:t xml:space="preserve">Сравнение 54 состояний [84] охватывает исходную </w:t>
      </w:r>
      <w:r>
        <w:t>STL</w:t>
      </w:r>
      <w:r w:rsidRPr="00674711">
        <w:rPr>
          <w:lang w:val="ru-RU"/>
          <w:rPrChange w:id="3688" w:author="Nik K" w:date="2026-10-29T00:18:00Z">
            <w:rPr/>
          </w:rPrChange>
        </w:rPr>
        <w:t xml:space="preserve">, сферу </w:t>
      </w:r>
      <w:r>
        <w:t>G</w:t>
      </w:r>
      <w:r w:rsidRPr="00674711">
        <w:rPr>
          <w:lang w:val="ru-RU"/>
          <w:rPrChange w:id="3689" w:author="Nik K" w:date="2026-10-29T00:18:00Z">
            <w:rPr/>
          </w:rPrChange>
        </w:rPr>
        <w:t xml:space="preserve">1 и эллипсоид </w:t>
      </w:r>
      <w:r>
        <w:t>L</w:t>
      </w:r>
      <w:r w:rsidRPr="00674711">
        <w:rPr>
          <w:lang w:val="ru-RU"/>
          <w:rPrChange w:id="3690" w:author="Nik K" w:date="2026-10-29T00:18:00Z">
            <w:rPr/>
          </w:rPrChange>
        </w:rPr>
        <w:t xml:space="preserve">1 одинакового номинального объёма: по три объёмных состояния и шесть осевых переносов в двух материальных опорах. Внутри опоры свойства одинаковы для всех форм. В «Д4» сопротивления мягкого фона, лёгкого и сердца равны 2,853969; 18,468929 и 4,000000 </w:t>
      </w:r>
      <w:proofErr w:type="spellStart"/>
      <w:r w:rsidRPr="00674711">
        <w:rPr>
          <w:lang w:val="ru-RU"/>
          <w:rPrChange w:id="3691" w:author="Nik K" w:date="2026-10-29T00:18:00Z">
            <w:rPr/>
          </w:rPrChange>
        </w:rPr>
        <w:t>Ом·м</w:t>
      </w:r>
      <w:proofErr w:type="spellEnd"/>
      <w:r w:rsidRPr="00674711">
        <w:rPr>
          <w:lang w:val="ru-RU"/>
          <w:rPrChange w:id="3692" w:author="Nik K" w:date="2026-10-29T00:18:00Z">
            <w:rPr/>
          </w:rPrChange>
        </w:rPr>
        <w:t>. В «О-</w:t>
      </w:r>
      <w:r>
        <w:t>STL</w:t>
      </w:r>
      <w:r w:rsidRPr="00674711">
        <w:rPr>
          <w:lang w:val="ru-RU"/>
          <w:rPrChange w:id="3693" w:author="Nik K" w:date="2026-10-29T00:18:00Z">
            <w:rPr/>
          </w:rPrChange>
        </w:rPr>
        <w:t xml:space="preserve">» они взяты из условной подгонки исходной формы: 2,888793; 17,997668 и 23,468976 </w:t>
      </w:r>
      <w:proofErr w:type="spellStart"/>
      <w:r w:rsidRPr="00674711">
        <w:rPr>
          <w:lang w:val="ru-RU"/>
          <w:rPrChange w:id="3694" w:author="Nik K" w:date="2026-10-29T00:18:00Z">
            <w:rPr/>
          </w:rPrChange>
        </w:rPr>
        <w:t>Ом·м</w:t>
      </w:r>
      <w:proofErr w:type="spellEnd"/>
      <w:r w:rsidRPr="00674711">
        <w:rPr>
          <w:lang w:val="ru-RU"/>
          <w:rPrChange w:id="3695" w:author="Nik K" w:date="2026-10-29T00:18:00Z">
            <w:rPr/>
          </w:rPrChange>
        </w:rPr>
        <w:t xml:space="preserve">. Кость и жир в обеих опорах имеют 19,147705 и 23,063216 </w:t>
      </w:r>
      <w:proofErr w:type="spellStart"/>
      <w:r w:rsidRPr="00674711">
        <w:rPr>
          <w:lang w:val="ru-RU"/>
          <w:rPrChange w:id="3696" w:author="Nik K" w:date="2026-10-29T00:18:00Z">
            <w:rPr/>
          </w:rPrChange>
        </w:rPr>
        <w:t>Ом·м</w:t>
      </w:r>
      <w:proofErr w:type="spellEnd"/>
      <w:r w:rsidRPr="00674711">
        <w:rPr>
          <w:lang w:val="ru-RU"/>
          <w:rPrChange w:id="3697" w:author="Nik K" w:date="2026-10-29T00:18:00Z">
            <w:rPr/>
          </w:rPrChange>
        </w:rPr>
        <w:t>. Между опорами меняется не только сердечное свойство.</w:t>
      </w:r>
    </w:p>
    <w:p w14:paraId="7E424842" w14:textId="77777777" w:rsidR="003416EE" w:rsidRDefault="006041B4">
      <w:pPr>
        <w:pStyle w:val="af"/>
      </w:pPr>
      <w:r>
        <w:t xml:space="preserve">Использованы согласованные сетка и контакты: частота 79 505 Гц, ток 7,234 мА; отведение «рука–рука» содержит четыре диска диаметром 5 мм на </w:t>
      </w:r>
      <w:r>
        <w:lastRenderedPageBreak/>
        <w:t>цилиндрических продолжениях рук с расстоянием ток–напряжение 100 мм на каждой стороне. Соответствие фактической установке записи не подтверждено. Взаимодействие контактных систем ЭИТ и ТТРКГ не исследуется.</w:t>
      </w:r>
    </w:p>
    <w:p w14:paraId="4FDAFCE5" w14:textId="77777777" w:rsidR="003416EE" w:rsidRDefault="006041B4">
      <w:pPr>
        <w:pStyle w:val="af"/>
      </w:pPr>
      <w:r>
        <w:t>В таблице 9.3 ошибка ЭИТ — отношение евклидовых норм разности базовых напряжений и базового вектора STL, то есть различие моделей.</w:t>
      </w:r>
    </w:p>
    <w:p w14:paraId="1F24ACD8" w14:textId="77777777" w:rsidR="003416EE" w:rsidRDefault="006041B4">
      <w:pPr>
        <w:pStyle w:val="af5"/>
        <w:keepNext/>
      </w:pPr>
      <w:r>
        <w:t>Таблица 9.3 — Базовые отклики и объёмная чувствительность при общих свойствах</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04"/>
        <w:gridCol w:w="1805"/>
        <w:gridCol w:w="2183"/>
        <w:gridCol w:w="1805"/>
        <w:gridCol w:w="1898"/>
      </w:tblGrid>
      <w:tr w:rsidR="003416EE" w14:paraId="1F41532C" w14:textId="77777777">
        <w:trPr>
          <w:cantSplit/>
          <w:tblHeader/>
        </w:trPr>
        <w:tc>
          <w:tcPr>
            <w:tcW w:w="1778" w:type="dxa"/>
            <w:shd w:val="clear" w:color="auto" w:fill="EDEDED"/>
          </w:tcPr>
          <w:p w14:paraId="5D07912A" w14:textId="77777777" w:rsidR="003416EE" w:rsidRDefault="006041B4">
            <w:pPr>
              <w:keepNext/>
              <w:spacing w:before="60" w:after="60" w:line="240" w:lineRule="auto"/>
              <w:ind w:firstLine="0"/>
              <w:jc w:val="left"/>
            </w:pPr>
            <w:r>
              <w:rPr>
                <w:b/>
                <w:sz w:val="22"/>
              </w:rPr>
              <w:t>Опора</w:t>
            </w:r>
          </w:p>
        </w:tc>
        <w:tc>
          <w:tcPr>
            <w:tcW w:w="1778" w:type="dxa"/>
            <w:shd w:val="clear" w:color="auto" w:fill="EDEDED"/>
          </w:tcPr>
          <w:p w14:paraId="0658E907" w14:textId="77777777" w:rsidR="003416EE" w:rsidRDefault="006041B4">
            <w:pPr>
              <w:keepNext/>
              <w:spacing w:before="60" w:after="60" w:line="240" w:lineRule="auto"/>
              <w:ind w:firstLine="0"/>
              <w:jc w:val="left"/>
            </w:pPr>
            <w:r>
              <w:rPr>
                <w:b/>
                <w:sz w:val="22"/>
              </w:rPr>
              <w:t>Форма</w:t>
            </w:r>
          </w:p>
        </w:tc>
        <w:tc>
          <w:tcPr>
            <w:tcW w:w="2151" w:type="dxa"/>
            <w:shd w:val="clear" w:color="auto" w:fill="EDEDED"/>
          </w:tcPr>
          <w:p w14:paraId="1BF0732F" w14:textId="77777777" w:rsidR="003416EE" w:rsidRDefault="006041B4">
            <w:pPr>
              <w:keepNext/>
              <w:spacing w:before="60" w:after="60" w:line="240" w:lineRule="auto"/>
              <w:ind w:firstLine="0"/>
              <w:jc w:val="left"/>
            </w:pPr>
            <w:r>
              <w:rPr>
                <w:b/>
                <w:sz w:val="22"/>
              </w:rPr>
              <w:t>Разность базового ТТРКГ относительно STL, Ом</w:t>
            </w:r>
          </w:p>
        </w:tc>
        <w:tc>
          <w:tcPr>
            <w:tcW w:w="1778" w:type="dxa"/>
            <w:shd w:val="clear" w:color="auto" w:fill="EDEDED"/>
          </w:tcPr>
          <w:p w14:paraId="727F8A0B" w14:textId="77777777" w:rsidR="003416EE" w:rsidRDefault="006041B4">
            <w:pPr>
              <w:keepNext/>
              <w:spacing w:before="60" w:after="60" w:line="240" w:lineRule="auto"/>
              <w:ind w:firstLine="0"/>
              <w:jc w:val="left"/>
            </w:pPr>
            <w:r>
              <w:rPr>
                <w:b/>
                <w:sz w:val="22"/>
              </w:rPr>
              <w:t>Ошибка базового вектора ЭИТ, %</w:t>
            </w:r>
          </w:p>
        </w:tc>
        <w:tc>
          <w:tcPr>
            <w:tcW w:w="1870" w:type="dxa"/>
            <w:shd w:val="clear" w:color="auto" w:fill="EDEDED"/>
          </w:tcPr>
          <w:p w14:paraId="21DFBC23"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V</m:t>
                  </m:r>
                </m:sub>
              </m:sSub>
            </m:oMath>
            <w:r w:rsidR="006041B4">
              <w:rPr>
                <w:b/>
                <w:sz w:val="22"/>
              </w:rPr>
              <w:t>, мОм/мл</w:t>
            </w:r>
          </w:p>
        </w:tc>
      </w:tr>
      <w:tr w:rsidR="003416EE" w14:paraId="35E11648" w14:textId="77777777">
        <w:trPr>
          <w:cantSplit/>
        </w:trPr>
        <w:tc>
          <w:tcPr>
            <w:tcW w:w="1778" w:type="dxa"/>
          </w:tcPr>
          <w:p w14:paraId="28208B43" w14:textId="77777777" w:rsidR="003416EE" w:rsidRDefault="006041B4">
            <w:pPr>
              <w:spacing w:before="60" w:after="60" w:line="240" w:lineRule="auto"/>
              <w:ind w:firstLine="0"/>
              <w:jc w:val="left"/>
            </w:pPr>
            <w:r>
              <w:rPr>
                <w:sz w:val="22"/>
              </w:rPr>
              <w:t>Д4</w:t>
            </w:r>
          </w:p>
        </w:tc>
        <w:tc>
          <w:tcPr>
            <w:tcW w:w="1778" w:type="dxa"/>
          </w:tcPr>
          <w:p w14:paraId="038B5FBC" w14:textId="77777777" w:rsidR="003416EE" w:rsidRDefault="006041B4">
            <w:pPr>
              <w:spacing w:before="60" w:after="60" w:line="240" w:lineRule="auto"/>
              <w:ind w:firstLine="0"/>
              <w:jc w:val="left"/>
            </w:pPr>
            <w:r>
              <w:rPr>
                <w:sz w:val="22"/>
              </w:rPr>
              <w:t>STL</w:t>
            </w:r>
          </w:p>
        </w:tc>
        <w:tc>
          <w:tcPr>
            <w:tcW w:w="2151" w:type="dxa"/>
          </w:tcPr>
          <w:p w14:paraId="14E47356" w14:textId="77777777" w:rsidR="003416EE" w:rsidRDefault="006041B4">
            <w:pPr>
              <w:spacing w:before="60" w:after="60" w:line="240" w:lineRule="auto"/>
              <w:ind w:firstLine="0"/>
              <w:jc w:val="left"/>
            </w:pPr>
            <w:r>
              <w:rPr>
                <w:sz w:val="22"/>
              </w:rPr>
              <w:t>0</w:t>
            </w:r>
          </w:p>
        </w:tc>
        <w:tc>
          <w:tcPr>
            <w:tcW w:w="1778" w:type="dxa"/>
          </w:tcPr>
          <w:p w14:paraId="1B295B06" w14:textId="77777777" w:rsidR="003416EE" w:rsidRDefault="006041B4">
            <w:pPr>
              <w:spacing w:before="60" w:after="60" w:line="240" w:lineRule="auto"/>
              <w:ind w:firstLine="0"/>
              <w:jc w:val="left"/>
            </w:pPr>
            <w:r>
              <w:rPr>
                <w:sz w:val="22"/>
              </w:rPr>
              <w:t>0</w:t>
            </w:r>
          </w:p>
        </w:tc>
        <w:tc>
          <w:tcPr>
            <w:tcW w:w="1870" w:type="dxa"/>
          </w:tcPr>
          <w:p w14:paraId="1C95B22C" w14:textId="77777777" w:rsidR="003416EE" w:rsidRDefault="006041B4">
            <w:pPr>
              <w:spacing w:before="60" w:after="60" w:line="240" w:lineRule="auto"/>
              <w:ind w:firstLine="0"/>
              <w:jc w:val="left"/>
            </w:pPr>
            <w:r>
              <w:rPr>
                <w:sz w:val="22"/>
              </w:rPr>
              <w:t>+0,175416</w:t>
            </w:r>
          </w:p>
        </w:tc>
      </w:tr>
      <w:tr w:rsidR="003416EE" w14:paraId="5A09A46C" w14:textId="77777777">
        <w:trPr>
          <w:cantSplit/>
        </w:trPr>
        <w:tc>
          <w:tcPr>
            <w:tcW w:w="1778" w:type="dxa"/>
          </w:tcPr>
          <w:p w14:paraId="172088E6" w14:textId="77777777" w:rsidR="003416EE" w:rsidRDefault="006041B4">
            <w:pPr>
              <w:spacing w:before="60" w:after="60" w:line="240" w:lineRule="auto"/>
              <w:ind w:firstLine="0"/>
              <w:jc w:val="left"/>
            </w:pPr>
            <w:r>
              <w:rPr>
                <w:sz w:val="22"/>
              </w:rPr>
              <w:t>Д4</w:t>
            </w:r>
          </w:p>
        </w:tc>
        <w:tc>
          <w:tcPr>
            <w:tcW w:w="1778" w:type="dxa"/>
          </w:tcPr>
          <w:p w14:paraId="563090A2" w14:textId="77777777" w:rsidR="003416EE" w:rsidRDefault="006041B4">
            <w:pPr>
              <w:spacing w:before="60" w:after="60" w:line="240" w:lineRule="auto"/>
              <w:ind w:firstLine="0"/>
              <w:jc w:val="left"/>
            </w:pPr>
            <w:r>
              <w:rPr>
                <w:sz w:val="22"/>
              </w:rPr>
              <w:t>G1</w:t>
            </w:r>
          </w:p>
        </w:tc>
        <w:tc>
          <w:tcPr>
            <w:tcW w:w="2151" w:type="dxa"/>
          </w:tcPr>
          <w:p w14:paraId="20296FB8" w14:textId="77777777" w:rsidR="003416EE" w:rsidRDefault="006041B4">
            <w:pPr>
              <w:spacing w:before="60" w:after="60" w:line="240" w:lineRule="auto"/>
              <w:ind w:firstLine="0"/>
              <w:jc w:val="left"/>
            </w:pPr>
            <w:r>
              <w:rPr>
                <w:sz w:val="22"/>
              </w:rPr>
              <w:t>−0,040034</w:t>
            </w:r>
          </w:p>
        </w:tc>
        <w:tc>
          <w:tcPr>
            <w:tcW w:w="1778" w:type="dxa"/>
          </w:tcPr>
          <w:p w14:paraId="70AFA9A7" w14:textId="77777777" w:rsidR="003416EE" w:rsidRDefault="006041B4">
            <w:pPr>
              <w:spacing w:before="60" w:after="60" w:line="240" w:lineRule="auto"/>
              <w:ind w:firstLine="0"/>
              <w:jc w:val="left"/>
            </w:pPr>
            <w:r>
              <w:rPr>
                <w:sz w:val="22"/>
              </w:rPr>
              <w:t>1,3559</w:t>
            </w:r>
          </w:p>
        </w:tc>
        <w:tc>
          <w:tcPr>
            <w:tcW w:w="1870" w:type="dxa"/>
          </w:tcPr>
          <w:p w14:paraId="1E0C5445" w14:textId="77777777" w:rsidR="003416EE" w:rsidRDefault="006041B4">
            <w:pPr>
              <w:spacing w:before="60" w:after="60" w:line="240" w:lineRule="auto"/>
              <w:ind w:firstLine="0"/>
              <w:jc w:val="left"/>
            </w:pPr>
            <w:r>
              <w:rPr>
                <w:sz w:val="22"/>
              </w:rPr>
              <w:t>−0,141640</w:t>
            </w:r>
          </w:p>
        </w:tc>
      </w:tr>
      <w:tr w:rsidR="003416EE" w14:paraId="707510EB" w14:textId="77777777">
        <w:trPr>
          <w:cantSplit/>
        </w:trPr>
        <w:tc>
          <w:tcPr>
            <w:tcW w:w="1778" w:type="dxa"/>
          </w:tcPr>
          <w:p w14:paraId="3EF59668" w14:textId="77777777" w:rsidR="003416EE" w:rsidRDefault="006041B4">
            <w:pPr>
              <w:spacing w:before="60" w:after="60" w:line="240" w:lineRule="auto"/>
              <w:ind w:firstLine="0"/>
              <w:jc w:val="left"/>
            </w:pPr>
            <w:r>
              <w:rPr>
                <w:sz w:val="22"/>
              </w:rPr>
              <w:t>Д4</w:t>
            </w:r>
          </w:p>
        </w:tc>
        <w:tc>
          <w:tcPr>
            <w:tcW w:w="1778" w:type="dxa"/>
          </w:tcPr>
          <w:p w14:paraId="6E97DF15" w14:textId="77777777" w:rsidR="003416EE" w:rsidRDefault="006041B4">
            <w:pPr>
              <w:spacing w:before="60" w:after="60" w:line="240" w:lineRule="auto"/>
              <w:ind w:firstLine="0"/>
              <w:jc w:val="left"/>
            </w:pPr>
            <w:r>
              <w:rPr>
                <w:sz w:val="22"/>
              </w:rPr>
              <w:t>L1</w:t>
            </w:r>
          </w:p>
        </w:tc>
        <w:tc>
          <w:tcPr>
            <w:tcW w:w="2151" w:type="dxa"/>
          </w:tcPr>
          <w:p w14:paraId="53561786" w14:textId="77777777" w:rsidR="003416EE" w:rsidRDefault="006041B4">
            <w:pPr>
              <w:spacing w:before="60" w:after="60" w:line="240" w:lineRule="auto"/>
              <w:ind w:firstLine="0"/>
              <w:jc w:val="left"/>
            </w:pPr>
            <w:r>
              <w:rPr>
                <w:sz w:val="22"/>
              </w:rPr>
              <w:t>−0,017596</w:t>
            </w:r>
          </w:p>
        </w:tc>
        <w:tc>
          <w:tcPr>
            <w:tcW w:w="1778" w:type="dxa"/>
          </w:tcPr>
          <w:p w14:paraId="28D142ED" w14:textId="77777777" w:rsidR="003416EE" w:rsidRDefault="006041B4">
            <w:pPr>
              <w:spacing w:before="60" w:after="60" w:line="240" w:lineRule="auto"/>
              <w:ind w:firstLine="0"/>
              <w:jc w:val="left"/>
            </w:pPr>
            <w:r>
              <w:rPr>
                <w:sz w:val="22"/>
              </w:rPr>
              <w:t>0,2765</w:t>
            </w:r>
          </w:p>
        </w:tc>
        <w:tc>
          <w:tcPr>
            <w:tcW w:w="1870" w:type="dxa"/>
          </w:tcPr>
          <w:p w14:paraId="7F01505E" w14:textId="77777777" w:rsidR="003416EE" w:rsidRDefault="006041B4">
            <w:pPr>
              <w:spacing w:before="60" w:after="60" w:line="240" w:lineRule="auto"/>
              <w:ind w:firstLine="0"/>
              <w:jc w:val="left"/>
            </w:pPr>
            <w:r>
              <w:rPr>
                <w:sz w:val="22"/>
              </w:rPr>
              <w:t>+0,023567</w:t>
            </w:r>
          </w:p>
        </w:tc>
      </w:tr>
      <w:tr w:rsidR="003416EE" w14:paraId="49075523" w14:textId="77777777">
        <w:trPr>
          <w:cantSplit/>
        </w:trPr>
        <w:tc>
          <w:tcPr>
            <w:tcW w:w="1778" w:type="dxa"/>
          </w:tcPr>
          <w:p w14:paraId="5617016E" w14:textId="77777777" w:rsidR="003416EE" w:rsidRDefault="006041B4">
            <w:pPr>
              <w:spacing w:before="60" w:after="60" w:line="240" w:lineRule="auto"/>
              <w:ind w:firstLine="0"/>
              <w:jc w:val="left"/>
            </w:pPr>
            <w:r>
              <w:rPr>
                <w:sz w:val="22"/>
              </w:rPr>
              <w:t>О-STL</w:t>
            </w:r>
          </w:p>
        </w:tc>
        <w:tc>
          <w:tcPr>
            <w:tcW w:w="1778" w:type="dxa"/>
          </w:tcPr>
          <w:p w14:paraId="4B9EAEC1" w14:textId="77777777" w:rsidR="003416EE" w:rsidRDefault="006041B4">
            <w:pPr>
              <w:spacing w:before="60" w:after="60" w:line="240" w:lineRule="auto"/>
              <w:ind w:firstLine="0"/>
              <w:jc w:val="left"/>
            </w:pPr>
            <w:r>
              <w:rPr>
                <w:sz w:val="22"/>
              </w:rPr>
              <w:t>STL</w:t>
            </w:r>
          </w:p>
        </w:tc>
        <w:tc>
          <w:tcPr>
            <w:tcW w:w="2151" w:type="dxa"/>
          </w:tcPr>
          <w:p w14:paraId="21A2FB21" w14:textId="77777777" w:rsidR="003416EE" w:rsidRDefault="006041B4">
            <w:pPr>
              <w:spacing w:before="60" w:after="60" w:line="240" w:lineRule="auto"/>
              <w:ind w:firstLine="0"/>
              <w:jc w:val="left"/>
            </w:pPr>
            <w:r>
              <w:rPr>
                <w:sz w:val="22"/>
              </w:rPr>
              <w:t>0</w:t>
            </w:r>
          </w:p>
        </w:tc>
        <w:tc>
          <w:tcPr>
            <w:tcW w:w="1778" w:type="dxa"/>
          </w:tcPr>
          <w:p w14:paraId="0488F2BD" w14:textId="77777777" w:rsidR="003416EE" w:rsidRDefault="006041B4">
            <w:pPr>
              <w:spacing w:before="60" w:after="60" w:line="240" w:lineRule="auto"/>
              <w:ind w:firstLine="0"/>
              <w:jc w:val="left"/>
            </w:pPr>
            <w:r>
              <w:rPr>
                <w:sz w:val="22"/>
              </w:rPr>
              <w:t>0</w:t>
            </w:r>
          </w:p>
        </w:tc>
        <w:tc>
          <w:tcPr>
            <w:tcW w:w="1870" w:type="dxa"/>
          </w:tcPr>
          <w:p w14:paraId="14D4F6A8" w14:textId="77777777" w:rsidR="003416EE" w:rsidRDefault="006041B4">
            <w:pPr>
              <w:spacing w:before="60" w:after="60" w:line="240" w:lineRule="auto"/>
              <w:ind w:firstLine="0"/>
              <w:jc w:val="left"/>
            </w:pPr>
            <w:r>
              <w:rPr>
                <w:sz w:val="22"/>
              </w:rPr>
              <w:t>+1,294387</w:t>
            </w:r>
          </w:p>
        </w:tc>
      </w:tr>
      <w:tr w:rsidR="003416EE" w14:paraId="74595174" w14:textId="77777777">
        <w:trPr>
          <w:cantSplit/>
        </w:trPr>
        <w:tc>
          <w:tcPr>
            <w:tcW w:w="1778" w:type="dxa"/>
          </w:tcPr>
          <w:p w14:paraId="3959EBD8" w14:textId="77777777" w:rsidR="003416EE" w:rsidRDefault="006041B4">
            <w:pPr>
              <w:spacing w:before="60" w:after="60" w:line="240" w:lineRule="auto"/>
              <w:ind w:firstLine="0"/>
              <w:jc w:val="left"/>
            </w:pPr>
            <w:r>
              <w:rPr>
                <w:sz w:val="22"/>
              </w:rPr>
              <w:t>О-STL</w:t>
            </w:r>
          </w:p>
        </w:tc>
        <w:tc>
          <w:tcPr>
            <w:tcW w:w="1778" w:type="dxa"/>
          </w:tcPr>
          <w:p w14:paraId="49B985ED" w14:textId="77777777" w:rsidR="003416EE" w:rsidRDefault="006041B4">
            <w:pPr>
              <w:spacing w:before="60" w:after="60" w:line="240" w:lineRule="auto"/>
              <w:ind w:firstLine="0"/>
              <w:jc w:val="left"/>
            </w:pPr>
            <w:r>
              <w:rPr>
                <w:sz w:val="22"/>
              </w:rPr>
              <w:t>G1</w:t>
            </w:r>
          </w:p>
        </w:tc>
        <w:tc>
          <w:tcPr>
            <w:tcW w:w="2151" w:type="dxa"/>
          </w:tcPr>
          <w:p w14:paraId="6D53A15F" w14:textId="77777777" w:rsidR="003416EE" w:rsidRDefault="006041B4">
            <w:pPr>
              <w:spacing w:before="60" w:after="60" w:line="240" w:lineRule="auto"/>
              <w:ind w:firstLine="0"/>
              <w:jc w:val="left"/>
            </w:pPr>
            <w:r>
              <w:rPr>
                <w:sz w:val="22"/>
              </w:rPr>
              <w:t>−0,042417</w:t>
            </w:r>
          </w:p>
        </w:tc>
        <w:tc>
          <w:tcPr>
            <w:tcW w:w="1778" w:type="dxa"/>
          </w:tcPr>
          <w:p w14:paraId="3C62B645" w14:textId="77777777" w:rsidR="003416EE" w:rsidRDefault="006041B4">
            <w:pPr>
              <w:spacing w:before="60" w:after="60" w:line="240" w:lineRule="auto"/>
              <w:ind w:firstLine="0"/>
              <w:jc w:val="left"/>
            </w:pPr>
            <w:r>
              <w:rPr>
                <w:sz w:val="22"/>
              </w:rPr>
              <w:t>0,8205</w:t>
            </w:r>
          </w:p>
        </w:tc>
        <w:tc>
          <w:tcPr>
            <w:tcW w:w="1870" w:type="dxa"/>
          </w:tcPr>
          <w:p w14:paraId="31F7392D" w14:textId="77777777" w:rsidR="003416EE" w:rsidRDefault="006041B4">
            <w:pPr>
              <w:spacing w:before="60" w:after="60" w:line="240" w:lineRule="auto"/>
              <w:ind w:firstLine="0"/>
              <w:jc w:val="left"/>
            </w:pPr>
            <w:r>
              <w:rPr>
                <w:sz w:val="22"/>
              </w:rPr>
              <w:t>+0,776577</w:t>
            </w:r>
          </w:p>
        </w:tc>
      </w:tr>
      <w:tr w:rsidR="003416EE" w14:paraId="5F7511FA" w14:textId="77777777">
        <w:trPr>
          <w:cantSplit/>
        </w:trPr>
        <w:tc>
          <w:tcPr>
            <w:tcW w:w="1778" w:type="dxa"/>
          </w:tcPr>
          <w:p w14:paraId="2196D4BD" w14:textId="77777777" w:rsidR="003416EE" w:rsidRDefault="006041B4">
            <w:pPr>
              <w:spacing w:before="60" w:after="60" w:line="240" w:lineRule="auto"/>
              <w:ind w:firstLine="0"/>
              <w:jc w:val="left"/>
            </w:pPr>
            <w:r>
              <w:rPr>
                <w:sz w:val="22"/>
              </w:rPr>
              <w:t>О-STL</w:t>
            </w:r>
          </w:p>
        </w:tc>
        <w:tc>
          <w:tcPr>
            <w:tcW w:w="1778" w:type="dxa"/>
          </w:tcPr>
          <w:p w14:paraId="326C2B68" w14:textId="77777777" w:rsidR="003416EE" w:rsidRDefault="006041B4">
            <w:pPr>
              <w:spacing w:before="60" w:after="60" w:line="240" w:lineRule="auto"/>
              <w:ind w:firstLine="0"/>
              <w:jc w:val="left"/>
            </w:pPr>
            <w:r>
              <w:rPr>
                <w:sz w:val="22"/>
              </w:rPr>
              <w:t>L1</w:t>
            </w:r>
          </w:p>
        </w:tc>
        <w:tc>
          <w:tcPr>
            <w:tcW w:w="2151" w:type="dxa"/>
          </w:tcPr>
          <w:p w14:paraId="7AC9F8F6" w14:textId="77777777" w:rsidR="003416EE" w:rsidRDefault="006041B4">
            <w:pPr>
              <w:spacing w:before="60" w:after="60" w:line="240" w:lineRule="auto"/>
              <w:ind w:firstLine="0"/>
              <w:jc w:val="left"/>
            </w:pPr>
            <w:r>
              <w:rPr>
                <w:sz w:val="22"/>
              </w:rPr>
              <w:t>−0,045926</w:t>
            </w:r>
          </w:p>
        </w:tc>
        <w:tc>
          <w:tcPr>
            <w:tcW w:w="1778" w:type="dxa"/>
          </w:tcPr>
          <w:p w14:paraId="316100CF" w14:textId="77777777" w:rsidR="003416EE" w:rsidRDefault="006041B4">
            <w:pPr>
              <w:spacing w:before="60" w:after="60" w:line="240" w:lineRule="auto"/>
              <w:ind w:firstLine="0"/>
              <w:jc w:val="left"/>
            </w:pPr>
            <w:r>
              <w:rPr>
                <w:sz w:val="22"/>
              </w:rPr>
              <w:t>1,1491</w:t>
            </w:r>
          </w:p>
        </w:tc>
        <w:tc>
          <w:tcPr>
            <w:tcW w:w="1870" w:type="dxa"/>
          </w:tcPr>
          <w:p w14:paraId="7168E062" w14:textId="77777777" w:rsidR="003416EE" w:rsidRDefault="006041B4">
            <w:pPr>
              <w:spacing w:before="60" w:after="60" w:line="240" w:lineRule="auto"/>
              <w:ind w:firstLine="0"/>
              <w:jc w:val="left"/>
            </w:pPr>
            <w:r>
              <w:rPr>
                <w:sz w:val="22"/>
              </w:rPr>
              <w:t>+0,906762</w:t>
            </w:r>
          </w:p>
        </w:tc>
      </w:tr>
    </w:tbl>
    <w:p w14:paraId="293F7FC2" w14:textId="77777777" w:rsidR="003416EE" w:rsidRDefault="006041B4">
      <w:pPr>
        <w:pStyle w:val="af"/>
      </w:pPr>
      <w:r>
        <w:t xml:space="preserve">Базовые </w:t>
      </w:r>
      <w:proofErr w:type="spellStart"/>
      <w:r>
        <w:t>импедансы</w:t>
      </w:r>
      <w:proofErr w:type="spellEnd"/>
      <w:r>
        <w:t xml:space="preserve"> STL: 93,135970 Ом для Д4 и 94,303026 Ом для О-STL.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рассчитан по ±5% с интегрированной разностью объёмов.</w:t>
      </w:r>
    </w:p>
    <w:p w14:paraId="04150A73" w14:textId="77777777" w:rsidR="003416EE" w:rsidRDefault="006041B4">
      <w:pPr>
        <w:pStyle w:val="af"/>
      </w:pPr>
      <w:r>
        <w:t xml:space="preserve">В О-STL базовые различия ТТРКГ равны −0,0450 и −0,0487%, но объёмные чувствительности G1 и L1 ниже STL на 40,0 и 29,9%. В Д4 знак сферы противоположен, отклик эллипсоида мал. Смена знака G1 показывает, почему нельзя отвергать сферу по одному </w:t>
      </w:r>
      <m:oMath>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4</m:t>
        </m:r>
      </m:oMath>
      <w:r>
        <w:t xml:space="preserve"> Ом·м; физиологический статус О-STL остаётся условным.</w:t>
      </w:r>
    </w:p>
    <w:p w14:paraId="363E9081" w14:textId="77777777" w:rsidR="003416EE" w:rsidRDefault="006041B4">
      <w:pPr>
        <w:pStyle w:val="af"/>
      </w:pPr>
      <w:r>
        <w:t xml:space="preserve">При отдельной подгонке каждой формы к одному измеренному вектору ЭИТ [88] определялись проводимости мягкого фона, единого лёгкого и сердца; геометрия, кость и жир фиксировались. Минимизировалась сумма квадратов </w:t>
      </w:r>
      <w:proofErr w:type="spellStart"/>
      <w:r>
        <w:t>поканальных</w:t>
      </w:r>
      <w:proofErr w:type="spellEnd"/>
      <w:r>
        <w:t xml:space="preserve"> относительных остатков с расчётным напряжением в знаменателе. Эта метрика отличается от отношения норм в таблице 9.4; их уменьшение на каждом шаге не обязано совпадать.</w:t>
      </w:r>
    </w:p>
    <w:p w14:paraId="193A7D95" w14:textId="77777777" w:rsidR="003416EE" w:rsidRDefault="006041B4">
      <w:pPr>
        <w:pStyle w:val="af5"/>
        <w:keepNext/>
      </w:pPr>
      <w:r>
        <w:lastRenderedPageBreak/>
        <w:t>Таблица 9.4 — Собственные условные параметры форм и чувствительность при этих параметрах</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228"/>
        <w:gridCol w:w="1228"/>
        <w:gridCol w:w="1228"/>
        <w:gridCol w:w="1228"/>
        <w:gridCol w:w="1867"/>
        <w:gridCol w:w="1228"/>
        <w:gridCol w:w="1488"/>
      </w:tblGrid>
      <w:tr w:rsidR="003416EE" w14:paraId="10F1CC5E" w14:textId="77777777">
        <w:trPr>
          <w:cantSplit/>
          <w:tblHeader/>
        </w:trPr>
        <w:tc>
          <w:tcPr>
            <w:tcW w:w="1210" w:type="dxa"/>
            <w:shd w:val="clear" w:color="auto" w:fill="EDEDED"/>
          </w:tcPr>
          <w:p w14:paraId="73F07300" w14:textId="77777777" w:rsidR="003416EE" w:rsidRDefault="006041B4">
            <w:pPr>
              <w:keepNext/>
              <w:spacing w:before="60" w:after="60" w:line="240" w:lineRule="auto"/>
              <w:ind w:firstLine="0"/>
              <w:jc w:val="left"/>
            </w:pPr>
            <w:r>
              <w:rPr>
                <w:b/>
                <w:sz w:val="22"/>
              </w:rPr>
              <w:t>Форма</w:t>
            </w:r>
          </w:p>
        </w:tc>
        <w:tc>
          <w:tcPr>
            <w:tcW w:w="1210" w:type="dxa"/>
            <w:shd w:val="clear" w:color="auto" w:fill="EDEDED"/>
          </w:tcPr>
          <w:p w14:paraId="6A78B7D7"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S</m:t>
                  </m:r>
                </m:sub>
              </m:sSub>
            </m:oMath>
            <w:r w:rsidR="006041B4">
              <w:rPr>
                <w:b/>
                <w:sz w:val="22"/>
              </w:rPr>
              <w:t>, Ом·м</w:t>
            </w:r>
          </w:p>
        </w:tc>
        <w:tc>
          <w:tcPr>
            <w:tcW w:w="1210" w:type="dxa"/>
            <w:shd w:val="clear" w:color="auto" w:fill="EDEDED"/>
          </w:tcPr>
          <w:p w14:paraId="3431A23A"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L</m:t>
                  </m:r>
                </m:sub>
              </m:sSub>
            </m:oMath>
            <w:r w:rsidR="006041B4">
              <w:rPr>
                <w:b/>
                <w:sz w:val="22"/>
              </w:rPr>
              <w:t>, Ом·м</w:t>
            </w:r>
          </w:p>
        </w:tc>
        <w:tc>
          <w:tcPr>
            <w:tcW w:w="1210" w:type="dxa"/>
            <w:shd w:val="clear" w:color="auto" w:fill="EDEDED"/>
          </w:tcPr>
          <w:p w14:paraId="6F294CDB"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ρ</m:t>
                  </m:r>
                </m:e>
                <m:sub>
                  <m:r>
                    <w:rPr>
                      <w:rFonts w:ascii="Cambria Math" w:hAnsi="Cambria Math"/>
                      <w:sz w:val="22"/>
                    </w:rPr>
                    <m:t>H</m:t>
                  </m:r>
                </m:sub>
              </m:sSub>
            </m:oMath>
            <w:r w:rsidR="006041B4">
              <w:rPr>
                <w:b/>
                <w:sz w:val="22"/>
              </w:rPr>
              <w:t>, Ом·м</w:t>
            </w:r>
          </w:p>
        </w:tc>
        <w:tc>
          <w:tcPr>
            <w:tcW w:w="1840" w:type="dxa"/>
            <w:shd w:val="clear" w:color="auto" w:fill="EDEDED"/>
          </w:tcPr>
          <w:p w14:paraId="1E7659D5" w14:textId="77777777" w:rsidR="003416EE" w:rsidRDefault="006041B4">
            <w:pPr>
              <w:keepNext/>
              <w:spacing w:before="60" w:after="60" w:line="240" w:lineRule="auto"/>
              <w:ind w:firstLine="0"/>
              <w:jc w:val="left"/>
            </w:pPr>
            <w:r>
              <w:rPr>
                <w:b/>
                <w:sz w:val="22"/>
              </w:rPr>
              <w:t>Невязка базового вектора относительно измерения, %</w:t>
            </w:r>
          </w:p>
        </w:tc>
        <w:tc>
          <w:tcPr>
            <w:tcW w:w="1210" w:type="dxa"/>
            <w:shd w:val="clear" w:color="auto" w:fill="EDEDED"/>
          </w:tcPr>
          <w:p w14:paraId="3D6105FD"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K</m:t>
                  </m:r>
                </m:e>
                <m:sub>
                  <m:r>
                    <w:rPr>
                      <w:rFonts w:ascii="Cambria Math" w:hAnsi="Cambria Math"/>
                      <w:sz w:val="22"/>
                    </w:rPr>
                    <m:t>V</m:t>
                  </m:r>
                </m:sub>
              </m:sSub>
            </m:oMath>
            <w:r w:rsidR="006041B4">
              <w:rPr>
                <w:b/>
                <w:sz w:val="22"/>
              </w:rPr>
              <w:t>, мОм/мл</w:t>
            </w:r>
          </w:p>
        </w:tc>
        <w:tc>
          <w:tcPr>
            <w:tcW w:w="1466" w:type="dxa"/>
            <w:shd w:val="clear" w:color="auto" w:fill="EDEDED"/>
          </w:tcPr>
          <w:p w14:paraId="4E2F8AEF" w14:textId="77777777" w:rsidR="003416EE" w:rsidRDefault="006041B4">
            <w:pPr>
              <w:keepNext/>
              <w:spacing w:before="60" w:after="60" w:line="240" w:lineRule="auto"/>
              <w:ind w:firstLine="0"/>
              <w:jc w:val="left"/>
            </w:pPr>
            <m:oMath>
              <m:r>
                <m:rPr>
                  <m:sty m:val="p"/>
                </m:rPr>
                <w:rPr>
                  <w:rFonts w:ascii="Cambria Math" w:hAnsi="Cambria Math"/>
                  <w:sz w:val="22"/>
                </w:rPr>
                <m:t>Δ</m:t>
              </m:r>
              <m:r>
                <w:rPr>
                  <w:rFonts w:ascii="Cambria Math" w:hAnsi="Cambria Math"/>
                  <w:sz w:val="22"/>
                </w:rPr>
                <m:t>Z</m:t>
              </m:r>
            </m:oMath>
            <w:r>
              <w:rPr>
                <w:b/>
                <w:sz w:val="22"/>
              </w:rPr>
              <w:t xml:space="preserve"> при +5% объёма, мОм</w:t>
            </w:r>
          </w:p>
        </w:tc>
      </w:tr>
      <w:tr w:rsidR="003416EE" w14:paraId="52FF27ED" w14:textId="77777777">
        <w:trPr>
          <w:cantSplit/>
        </w:trPr>
        <w:tc>
          <w:tcPr>
            <w:tcW w:w="1210" w:type="dxa"/>
          </w:tcPr>
          <w:p w14:paraId="2739E7F3" w14:textId="77777777" w:rsidR="003416EE" w:rsidRDefault="006041B4">
            <w:pPr>
              <w:spacing w:before="60" w:after="60" w:line="240" w:lineRule="auto"/>
              <w:ind w:firstLine="0"/>
              <w:jc w:val="left"/>
            </w:pPr>
            <w:r>
              <w:rPr>
                <w:sz w:val="22"/>
              </w:rPr>
              <w:t>STL</w:t>
            </w:r>
          </w:p>
        </w:tc>
        <w:tc>
          <w:tcPr>
            <w:tcW w:w="1210" w:type="dxa"/>
          </w:tcPr>
          <w:p w14:paraId="738418C9" w14:textId="77777777" w:rsidR="003416EE" w:rsidRDefault="006041B4">
            <w:pPr>
              <w:spacing w:before="60" w:after="60" w:line="240" w:lineRule="auto"/>
              <w:ind w:firstLine="0"/>
              <w:jc w:val="left"/>
            </w:pPr>
            <w:r>
              <w:rPr>
                <w:sz w:val="22"/>
              </w:rPr>
              <w:t>2,88879</w:t>
            </w:r>
          </w:p>
        </w:tc>
        <w:tc>
          <w:tcPr>
            <w:tcW w:w="1210" w:type="dxa"/>
          </w:tcPr>
          <w:p w14:paraId="2DB7CA1C" w14:textId="77777777" w:rsidR="003416EE" w:rsidRDefault="006041B4">
            <w:pPr>
              <w:spacing w:before="60" w:after="60" w:line="240" w:lineRule="auto"/>
              <w:ind w:firstLine="0"/>
              <w:jc w:val="left"/>
            </w:pPr>
            <w:r>
              <w:rPr>
                <w:sz w:val="22"/>
              </w:rPr>
              <w:t>17,99767</w:t>
            </w:r>
          </w:p>
        </w:tc>
        <w:tc>
          <w:tcPr>
            <w:tcW w:w="1210" w:type="dxa"/>
          </w:tcPr>
          <w:p w14:paraId="7ED16E02" w14:textId="77777777" w:rsidR="003416EE" w:rsidRDefault="006041B4">
            <w:pPr>
              <w:spacing w:before="60" w:after="60" w:line="240" w:lineRule="auto"/>
              <w:ind w:firstLine="0"/>
              <w:jc w:val="left"/>
            </w:pPr>
            <w:r>
              <w:rPr>
                <w:sz w:val="22"/>
              </w:rPr>
              <w:t>23,46898</w:t>
            </w:r>
          </w:p>
        </w:tc>
        <w:tc>
          <w:tcPr>
            <w:tcW w:w="1840" w:type="dxa"/>
          </w:tcPr>
          <w:p w14:paraId="43763AC3" w14:textId="77777777" w:rsidR="003416EE" w:rsidRDefault="006041B4">
            <w:pPr>
              <w:spacing w:before="60" w:after="60" w:line="240" w:lineRule="auto"/>
              <w:ind w:firstLine="0"/>
              <w:jc w:val="left"/>
            </w:pPr>
            <w:r>
              <w:rPr>
                <w:sz w:val="22"/>
              </w:rPr>
              <w:t>32,69854</w:t>
            </w:r>
          </w:p>
        </w:tc>
        <w:tc>
          <w:tcPr>
            <w:tcW w:w="1210" w:type="dxa"/>
          </w:tcPr>
          <w:p w14:paraId="29B92461" w14:textId="77777777" w:rsidR="003416EE" w:rsidRDefault="006041B4">
            <w:pPr>
              <w:spacing w:before="60" w:after="60" w:line="240" w:lineRule="auto"/>
              <w:ind w:firstLine="0"/>
              <w:jc w:val="left"/>
            </w:pPr>
            <w:r>
              <w:rPr>
                <w:sz w:val="22"/>
              </w:rPr>
              <w:t>1,29439</w:t>
            </w:r>
          </w:p>
        </w:tc>
        <w:tc>
          <w:tcPr>
            <w:tcW w:w="1466" w:type="dxa"/>
          </w:tcPr>
          <w:p w14:paraId="3EB57967" w14:textId="77777777" w:rsidR="003416EE" w:rsidRDefault="006041B4">
            <w:pPr>
              <w:spacing w:before="60" w:after="60" w:line="240" w:lineRule="auto"/>
              <w:ind w:firstLine="0"/>
              <w:jc w:val="left"/>
            </w:pPr>
            <w:r>
              <w:rPr>
                <w:sz w:val="22"/>
              </w:rPr>
              <w:t>+38,41691</w:t>
            </w:r>
          </w:p>
        </w:tc>
      </w:tr>
      <w:tr w:rsidR="003416EE" w14:paraId="357CB625" w14:textId="77777777">
        <w:trPr>
          <w:cantSplit/>
        </w:trPr>
        <w:tc>
          <w:tcPr>
            <w:tcW w:w="1210" w:type="dxa"/>
          </w:tcPr>
          <w:p w14:paraId="21ABA231" w14:textId="77777777" w:rsidR="003416EE" w:rsidRDefault="006041B4">
            <w:pPr>
              <w:spacing w:before="60" w:after="60" w:line="240" w:lineRule="auto"/>
              <w:ind w:firstLine="0"/>
              <w:jc w:val="left"/>
            </w:pPr>
            <w:r>
              <w:rPr>
                <w:sz w:val="22"/>
              </w:rPr>
              <w:t>G1</w:t>
            </w:r>
          </w:p>
        </w:tc>
        <w:tc>
          <w:tcPr>
            <w:tcW w:w="1210" w:type="dxa"/>
          </w:tcPr>
          <w:p w14:paraId="5079E547" w14:textId="77777777" w:rsidR="003416EE" w:rsidRDefault="006041B4">
            <w:pPr>
              <w:spacing w:before="60" w:after="60" w:line="240" w:lineRule="auto"/>
              <w:ind w:firstLine="0"/>
              <w:jc w:val="left"/>
            </w:pPr>
            <w:r>
              <w:rPr>
                <w:sz w:val="22"/>
              </w:rPr>
              <w:t>2,85121</w:t>
            </w:r>
          </w:p>
        </w:tc>
        <w:tc>
          <w:tcPr>
            <w:tcW w:w="1210" w:type="dxa"/>
          </w:tcPr>
          <w:p w14:paraId="6F5DA676" w14:textId="77777777" w:rsidR="003416EE" w:rsidRDefault="006041B4">
            <w:pPr>
              <w:spacing w:before="60" w:after="60" w:line="240" w:lineRule="auto"/>
              <w:ind w:firstLine="0"/>
              <w:jc w:val="left"/>
            </w:pPr>
            <w:r>
              <w:rPr>
                <w:sz w:val="22"/>
              </w:rPr>
              <w:t>18,74683</w:t>
            </w:r>
          </w:p>
        </w:tc>
        <w:tc>
          <w:tcPr>
            <w:tcW w:w="1210" w:type="dxa"/>
          </w:tcPr>
          <w:p w14:paraId="76C7FC9E" w14:textId="77777777" w:rsidR="003416EE" w:rsidRDefault="006041B4">
            <w:pPr>
              <w:spacing w:before="60" w:after="60" w:line="240" w:lineRule="auto"/>
              <w:ind w:firstLine="0"/>
              <w:jc w:val="left"/>
            </w:pPr>
            <w:r>
              <w:rPr>
                <w:sz w:val="22"/>
              </w:rPr>
              <w:t>34,27721</w:t>
            </w:r>
          </w:p>
        </w:tc>
        <w:tc>
          <w:tcPr>
            <w:tcW w:w="1840" w:type="dxa"/>
          </w:tcPr>
          <w:p w14:paraId="71332E0F" w14:textId="77777777" w:rsidR="003416EE" w:rsidRDefault="006041B4">
            <w:pPr>
              <w:spacing w:before="60" w:after="60" w:line="240" w:lineRule="auto"/>
              <w:ind w:firstLine="0"/>
              <w:jc w:val="left"/>
            </w:pPr>
            <w:r>
              <w:rPr>
                <w:sz w:val="22"/>
              </w:rPr>
              <w:t>32,61836</w:t>
            </w:r>
          </w:p>
        </w:tc>
        <w:tc>
          <w:tcPr>
            <w:tcW w:w="1210" w:type="dxa"/>
          </w:tcPr>
          <w:p w14:paraId="537AEE9B" w14:textId="77777777" w:rsidR="003416EE" w:rsidRDefault="006041B4">
            <w:pPr>
              <w:spacing w:before="60" w:after="60" w:line="240" w:lineRule="auto"/>
              <w:ind w:firstLine="0"/>
              <w:jc w:val="left"/>
            </w:pPr>
            <w:r>
              <w:rPr>
                <w:sz w:val="22"/>
              </w:rPr>
              <w:t>0,88311</w:t>
            </w:r>
          </w:p>
        </w:tc>
        <w:tc>
          <w:tcPr>
            <w:tcW w:w="1466" w:type="dxa"/>
          </w:tcPr>
          <w:p w14:paraId="2E20A593" w14:textId="77777777" w:rsidR="003416EE" w:rsidRDefault="006041B4">
            <w:pPr>
              <w:spacing w:before="60" w:after="60" w:line="240" w:lineRule="auto"/>
              <w:ind w:firstLine="0"/>
              <w:jc w:val="left"/>
            </w:pPr>
            <w:r>
              <w:rPr>
                <w:sz w:val="22"/>
              </w:rPr>
              <w:t>+25,14012</w:t>
            </w:r>
          </w:p>
        </w:tc>
      </w:tr>
      <w:tr w:rsidR="003416EE" w14:paraId="4C68AF3B" w14:textId="77777777">
        <w:trPr>
          <w:cantSplit/>
        </w:trPr>
        <w:tc>
          <w:tcPr>
            <w:tcW w:w="1210" w:type="dxa"/>
          </w:tcPr>
          <w:p w14:paraId="0C6476B2" w14:textId="77777777" w:rsidR="003416EE" w:rsidRDefault="006041B4">
            <w:pPr>
              <w:spacing w:before="60" w:after="60" w:line="240" w:lineRule="auto"/>
              <w:ind w:firstLine="0"/>
              <w:jc w:val="left"/>
            </w:pPr>
            <w:r>
              <w:rPr>
                <w:sz w:val="22"/>
              </w:rPr>
              <w:t>L1</w:t>
            </w:r>
          </w:p>
        </w:tc>
        <w:tc>
          <w:tcPr>
            <w:tcW w:w="1210" w:type="dxa"/>
          </w:tcPr>
          <w:p w14:paraId="052A488F" w14:textId="77777777" w:rsidR="003416EE" w:rsidRDefault="006041B4">
            <w:pPr>
              <w:spacing w:before="60" w:after="60" w:line="240" w:lineRule="auto"/>
              <w:ind w:firstLine="0"/>
              <w:jc w:val="left"/>
            </w:pPr>
            <w:r>
              <w:rPr>
                <w:sz w:val="22"/>
              </w:rPr>
              <w:t>2,97975</w:t>
            </w:r>
          </w:p>
        </w:tc>
        <w:tc>
          <w:tcPr>
            <w:tcW w:w="1210" w:type="dxa"/>
          </w:tcPr>
          <w:p w14:paraId="422E4AC6" w14:textId="77777777" w:rsidR="003416EE" w:rsidRDefault="006041B4">
            <w:pPr>
              <w:spacing w:before="60" w:after="60" w:line="240" w:lineRule="auto"/>
              <w:ind w:firstLine="0"/>
              <w:jc w:val="left"/>
            </w:pPr>
            <w:r>
              <w:rPr>
                <w:sz w:val="22"/>
              </w:rPr>
              <w:t>17,24903</w:t>
            </w:r>
          </w:p>
        </w:tc>
        <w:tc>
          <w:tcPr>
            <w:tcW w:w="1210" w:type="dxa"/>
          </w:tcPr>
          <w:p w14:paraId="04F769F2" w14:textId="77777777" w:rsidR="003416EE" w:rsidRDefault="006041B4">
            <w:pPr>
              <w:spacing w:before="60" w:after="60" w:line="240" w:lineRule="auto"/>
              <w:ind w:firstLine="0"/>
              <w:jc w:val="left"/>
            </w:pPr>
            <w:r>
              <w:rPr>
                <w:sz w:val="22"/>
              </w:rPr>
              <w:t>16,49615</w:t>
            </w:r>
          </w:p>
        </w:tc>
        <w:tc>
          <w:tcPr>
            <w:tcW w:w="1840" w:type="dxa"/>
          </w:tcPr>
          <w:p w14:paraId="22A81E7D" w14:textId="77777777" w:rsidR="003416EE" w:rsidRDefault="006041B4">
            <w:pPr>
              <w:spacing w:before="60" w:after="60" w:line="240" w:lineRule="auto"/>
              <w:ind w:firstLine="0"/>
              <w:jc w:val="left"/>
            </w:pPr>
            <w:r>
              <w:rPr>
                <w:sz w:val="22"/>
              </w:rPr>
              <w:t>33,39616</w:t>
            </w:r>
          </w:p>
        </w:tc>
        <w:tc>
          <w:tcPr>
            <w:tcW w:w="1210" w:type="dxa"/>
          </w:tcPr>
          <w:p w14:paraId="26A67661" w14:textId="77777777" w:rsidR="003416EE" w:rsidRDefault="006041B4">
            <w:pPr>
              <w:spacing w:before="60" w:after="60" w:line="240" w:lineRule="auto"/>
              <w:ind w:firstLine="0"/>
              <w:jc w:val="left"/>
            </w:pPr>
            <w:r>
              <w:rPr>
                <w:sz w:val="22"/>
              </w:rPr>
              <w:t>0,79490</w:t>
            </w:r>
          </w:p>
        </w:tc>
        <w:tc>
          <w:tcPr>
            <w:tcW w:w="1466" w:type="dxa"/>
          </w:tcPr>
          <w:p w14:paraId="5B184054" w14:textId="77777777" w:rsidR="003416EE" w:rsidRDefault="006041B4">
            <w:pPr>
              <w:spacing w:before="60" w:after="60" w:line="240" w:lineRule="auto"/>
              <w:ind w:firstLine="0"/>
              <w:jc w:val="left"/>
            </w:pPr>
            <w:r>
              <w:rPr>
                <w:sz w:val="22"/>
              </w:rPr>
              <w:t>+22,87522</w:t>
            </w:r>
          </w:p>
        </w:tc>
      </w:tr>
    </w:tbl>
    <w:p w14:paraId="671746AB" w14:textId="77777777" w:rsidR="003416EE" w:rsidRDefault="006041B4">
      <w:pPr>
        <w:pStyle w:val="af"/>
      </w:pPr>
      <w:r>
        <w:t xml:space="preserve">Опорный участок записи 02: 36–44 с, </w:t>
      </w:r>
      <w:proofErr w:type="spellStart"/>
      <w:r>
        <w:t>кандидатное</w:t>
      </w:r>
      <w:proofErr w:type="spellEnd"/>
      <w:r>
        <w:t xml:space="preserve"> плато без принятой событийной дыхательной разметки. Невязка равна </w:t>
      </w:r>
      <m:oMath>
        <m:r>
          <w:rPr>
            <w:rFonts w:ascii="Cambria Math" w:hAnsi="Cambria Math"/>
          </w:rPr>
          <m:t>100</m:t>
        </m:r>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изм</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расч</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m:rPr>
                <m:sty m:val="p"/>
              </m:rPr>
              <w:rPr>
                <w:rFonts w:ascii="Cambria Math" w:hAnsi="Cambria Math"/>
              </w:rPr>
              <m:t>изм</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 В каждой паре объёмных проб свойства постоянны. Использован один старт; остановка по малому шагу не проверяет глобальную единственность.</w:t>
      </w:r>
    </w:p>
    <w:p w14:paraId="02FEFEF8" w14:textId="77777777" w:rsidR="003416EE" w:rsidRDefault="006041B4">
      <w:pPr>
        <w:pStyle w:val="af"/>
      </w:pPr>
      <w:r>
        <w:t xml:space="preserve">Подобранные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зависят от формы и не являются независимо измеренными свойствами смеси крови и миокарда. Невязка около 33% сохраняется. Сфера остаётся допустимой; правильность её объёмного масштаба требует совместной проверки геоме</w:t>
      </w:r>
      <w:proofErr w:type="spellStart"/>
      <w:r>
        <w:t>трии</w:t>
      </w:r>
      <w:proofErr w:type="spellEnd"/>
      <w:r>
        <w:t xml:space="preserve">, электрической динамики и закона свойств. Базовая подгонка также не устанавливает неизвестную фазу КТ </w:t>
      </w:r>
      <m:oMath>
        <m:sSub>
          <m:sSubPr>
            <m:ctrlPr>
              <w:rPr>
                <w:rFonts w:ascii="Cambria Math" w:hAnsi="Cambria Math"/>
              </w:rPr>
            </m:ctrlPr>
          </m:sSubPr>
          <m:e>
            <m:r>
              <w:rPr>
                <w:rFonts w:ascii="Cambria Math" w:hAnsi="Cambria Math"/>
              </w:rPr>
              <m:t>ϕ</m:t>
            </m:r>
          </m:e>
          <m:sub>
            <m:r>
              <w:rPr>
                <w:rFonts w:ascii="Cambria Math" w:hAnsi="Cambria Math"/>
              </w:rPr>
              <m:t>0</m:t>
            </m:r>
          </m:sub>
        </m:sSub>
      </m:oMath>
      <w:r>
        <w:t xml:space="preserve"> из (9.6).</w:t>
      </w:r>
    </w:p>
    <w:p w14:paraId="0B881257" w14:textId="77777777" w:rsidR="003416EE" w:rsidRDefault="006041B4">
      <w:pPr>
        <w:pStyle w:val="21"/>
      </w:pPr>
      <w:bookmarkStart w:id="3698" w:name="_Toc244123124"/>
      <w:bookmarkStart w:id="3699" w:name="Xbccd218de6e4b9781975565c944c1c28044d63f"/>
      <w:bookmarkEnd w:id="3685"/>
      <w:r>
        <w:t>9.7 Чувствительность к движению и заданным масштабам параметров</w:t>
      </w:r>
      <w:bookmarkEnd w:id="3698"/>
    </w:p>
    <w:p w14:paraId="7E344774" w14:textId="77777777" w:rsidR="003416EE" w:rsidRPr="00674711" w:rsidRDefault="006041B4">
      <w:pPr>
        <w:pStyle w:val="FirstParagraph"/>
        <w:rPr>
          <w:lang w:val="ru-RU"/>
          <w:rPrChange w:id="3700" w:author="Nik K" w:date="2026-10-29T00:18:00Z">
            <w:rPr/>
          </w:rPrChange>
        </w:rPr>
      </w:pPr>
      <w:r w:rsidRPr="00674711">
        <w:rPr>
          <w:lang w:val="ru-RU"/>
          <w:rPrChange w:id="3701" w:author="Nik K" w:date="2026-10-29T00:18:00Z">
            <w:rPr/>
          </w:rPrChange>
        </w:rPr>
        <w:t xml:space="preserve">Производные разных размерностей сравниваются через отклики </w:t>
      </w:r>
      <m:oMath>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oMath>
      <w:r w:rsidRPr="00674711">
        <w:rPr>
          <w:lang w:val="ru-RU"/>
          <w:rPrChange w:id="3702" w:author="Nik K" w:date="2026-10-29T00:18:00Z">
            <w:rPr/>
          </w:rPrChange>
        </w:rPr>
        <w:t xml:space="preserve"> на заданные шаги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74711">
        <w:rPr>
          <w:lang w:val="ru-RU"/>
          <w:rPrChange w:id="3703" w:author="Nik K" w:date="2026-10-29T00:18:00Z">
            <w:rPr/>
          </w:rPrChange>
        </w:rPr>
        <w:t>. В таблице 9.5 это 1% объёма, 1 мм по каждой оси и 1% сердечного сопротивления в О-</w:t>
      </w:r>
      <w:r>
        <w:t>STL</w:t>
      </w:r>
      <w:r w:rsidRPr="00674711">
        <w:rPr>
          <w:lang w:val="ru-RU"/>
          <w:rPrChange w:id="3704" w:author="Nik K" w:date="2026-10-29T00:18:00Z">
            <w:rPr/>
          </w:rPrChange>
        </w:rPr>
        <w:t>; измеренными амплитудами пульса они не являются.</w:t>
      </w:r>
    </w:p>
    <w:p w14:paraId="36A638A6" w14:textId="77777777" w:rsidR="003416EE" w:rsidRDefault="006041B4">
      <w:pPr>
        <w:pStyle w:val="af5"/>
        <w:keepNext/>
      </w:pPr>
      <w:r>
        <w:t>Таблица 9.5 — Знаковые линейные отклики ТТРКГ в общей опоре О-STL, мОм</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559"/>
        <w:gridCol w:w="1559"/>
        <w:gridCol w:w="1559"/>
        <w:gridCol w:w="1559"/>
        <w:gridCol w:w="1559"/>
        <w:gridCol w:w="1559"/>
      </w:tblGrid>
      <w:tr w:rsidR="003416EE" w14:paraId="39BB1FDA" w14:textId="77777777">
        <w:trPr>
          <w:cantSplit/>
          <w:tblHeader/>
        </w:trPr>
        <w:tc>
          <w:tcPr>
            <w:tcW w:w="1559" w:type="dxa"/>
            <w:shd w:val="clear" w:color="auto" w:fill="EDEDED"/>
          </w:tcPr>
          <w:p w14:paraId="21D80B41" w14:textId="77777777" w:rsidR="003416EE" w:rsidRDefault="006041B4">
            <w:pPr>
              <w:keepNext/>
              <w:spacing w:before="60" w:after="60" w:line="240" w:lineRule="auto"/>
              <w:ind w:firstLine="0"/>
              <w:jc w:val="left"/>
            </w:pPr>
            <w:r>
              <w:rPr>
                <w:b/>
                <w:sz w:val="22"/>
              </w:rPr>
              <w:t>Форма</w:t>
            </w:r>
          </w:p>
        </w:tc>
        <w:tc>
          <w:tcPr>
            <w:tcW w:w="1559" w:type="dxa"/>
            <w:shd w:val="clear" w:color="auto" w:fill="EDEDED"/>
          </w:tcPr>
          <w:p w14:paraId="78347302" w14:textId="77777777" w:rsidR="003416EE" w:rsidRDefault="006041B4">
            <w:pPr>
              <w:keepNext/>
              <w:spacing w:before="60" w:after="60" w:line="240" w:lineRule="auto"/>
              <w:ind w:firstLine="0"/>
              <w:jc w:val="left"/>
            </w:pPr>
            <w:r>
              <w:rPr>
                <w:b/>
                <w:sz w:val="22"/>
              </w:rPr>
              <w:t xml:space="preserve">+1% </w:t>
            </w:r>
            <m:oMath>
              <m:sSub>
                <m:sSubPr>
                  <m:ctrlPr>
                    <w:rPr>
                      <w:rFonts w:ascii="Cambria Math" w:hAnsi="Cambria Math"/>
                    </w:rPr>
                  </m:ctrlPr>
                </m:sSubPr>
                <m:e>
                  <m:r>
                    <w:rPr>
                      <w:rFonts w:ascii="Cambria Math" w:hAnsi="Cambria Math"/>
                      <w:sz w:val="22"/>
                    </w:rPr>
                    <m:t>V</m:t>
                  </m:r>
                </m:e>
                <m:sub>
                  <m:r>
                    <w:rPr>
                      <w:rFonts w:ascii="Cambria Math" w:hAnsi="Cambria Math"/>
                      <w:sz w:val="22"/>
                    </w:rPr>
                    <m:t>0</m:t>
                  </m:r>
                </m:sub>
              </m:sSub>
            </m:oMath>
          </w:p>
        </w:tc>
        <w:tc>
          <w:tcPr>
            <w:tcW w:w="1559" w:type="dxa"/>
            <w:shd w:val="clear" w:color="auto" w:fill="EDEDED"/>
          </w:tcPr>
          <w:p w14:paraId="0F2D0EFD" w14:textId="77777777" w:rsidR="003416EE" w:rsidRDefault="006041B4">
            <w:pPr>
              <w:keepNext/>
              <w:spacing w:before="60" w:after="60" w:line="240" w:lineRule="auto"/>
              <w:ind w:firstLine="0"/>
              <w:jc w:val="left"/>
            </w:pPr>
            <w:r>
              <w:rPr>
                <w:b/>
                <w:sz w:val="22"/>
              </w:rPr>
              <w:t xml:space="preserve">+1 мм </w:t>
            </w:r>
            <m:oMath>
              <m:r>
                <w:rPr>
                  <w:rFonts w:ascii="Cambria Math" w:hAnsi="Cambria Math"/>
                  <w:sz w:val="22"/>
                </w:rPr>
                <m:t>x</m:t>
              </m:r>
            </m:oMath>
          </w:p>
        </w:tc>
        <w:tc>
          <w:tcPr>
            <w:tcW w:w="1559" w:type="dxa"/>
            <w:shd w:val="clear" w:color="auto" w:fill="EDEDED"/>
          </w:tcPr>
          <w:p w14:paraId="4EA4ABBE" w14:textId="77777777" w:rsidR="003416EE" w:rsidRDefault="006041B4">
            <w:pPr>
              <w:keepNext/>
              <w:spacing w:before="60" w:after="60" w:line="240" w:lineRule="auto"/>
              <w:ind w:firstLine="0"/>
              <w:jc w:val="left"/>
            </w:pPr>
            <w:r>
              <w:rPr>
                <w:b/>
                <w:sz w:val="22"/>
              </w:rPr>
              <w:t xml:space="preserve">+1 мм </w:t>
            </w:r>
            <m:oMath>
              <m:r>
                <w:rPr>
                  <w:rFonts w:ascii="Cambria Math" w:hAnsi="Cambria Math"/>
                  <w:sz w:val="22"/>
                </w:rPr>
                <m:t>y</m:t>
              </m:r>
            </m:oMath>
          </w:p>
        </w:tc>
        <w:tc>
          <w:tcPr>
            <w:tcW w:w="1559" w:type="dxa"/>
            <w:shd w:val="clear" w:color="auto" w:fill="EDEDED"/>
          </w:tcPr>
          <w:p w14:paraId="1E5D7BD5" w14:textId="77777777" w:rsidR="003416EE" w:rsidRDefault="006041B4">
            <w:pPr>
              <w:keepNext/>
              <w:spacing w:before="60" w:after="60" w:line="240" w:lineRule="auto"/>
              <w:ind w:firstLine="0"/>
              <w:jc w:val="left"/>
            </w:pPr>
            <w:r>
              <w:rPr>
                <w:b/>
                <w:sz w:val="22"/>
              </w:rPr>
              <w:t xml:space="preserve">+1 мм </w:t>
            </w:r>
            <m:oMath>
              <m:r>
                <w:rPr>
                  <w:rFonts w:ascii="Cambria Math" w:hAnsi="Cambria Math"/>
                  <w:sz w:val="22"/>
                </w:rPr>
                <m:t>z</m:t>
              </m:r>
            </m:oMath>
          </w:p>
        </w:tc>
        <w:tc>
          <w:tcPr>
            <w:tcW w:w="1559" w:type="dxa"/>
            <w:shd w:val="clear" w:color="auto" w:fill="EDEDED"/>
          </w:tcPr>
          <w:p w14:paraId="03644BC3" w14:textId="77777777" w:rsidR="003416EE" w:rsidRDefault="006041B4">
            <w:pPr>
              <w:keepNext/>
              <w:spacing w:before="60" w:after="60" w:line="240" w:lineRule="auto"/>
              <w:ind w:firstLine="0"/>
              <w:jc w:val="left"/>
            </w:pPr>
            <w:r>
              <w:rPr>
                <w:b/>
                <w:sz w:val="22"/>
              </w:rPr>
              <w:t xml:space="preserve">+1% </w:t>
            </w:r>
            <m:oMath>
              <m:sSub>
                <m:sSubPr>
                  <m:ctrlPr>
                    <w:rPr>
                      <w:rFonts w:ascii="Cambria Math" w:hAnsi="Cambria Math"/>
                    </w:rPr>
                  </m:ctrlPr>
                </m:sSubPr>
                <m:e>
                  <m:r>
                    <w:rPr>
                      <w:rFonts w:ascii="Cambria Math" w:hAnsi="Cambria Math"/>
                      <w:sz w:val="22"/>
                    </w:rPr>
                    <m:t>ρ</m:t>
                  </m:r>
                </m:e>
                <m:sub>
                  <m:r>
                    <w:rPr>
                      <w:rFonts w:ascii="Cambria Math" w:hAnsi="Cambria Math"/>
                      <w:sz w:val="22"/>
                    </w:rPr>
                    <m:t>H</m:t>
                  </m:r>
                </m:sub>
              </m:sSub>
            </m:oMath>
          </w:p>
        </w:tc>
      </w:tr>
      <w:tr w:rsidR="003416EE" w14:paraId="1DCA60D2" w14:textId="77777777">
        <w:trPr>
          <w:cantSplit/>
        </w:trPr>
        <w:tc>
          <w:tcPr>
            <w:tcW w:w="1559" w:type="dxa"/>
          </w:tcPr>
          <w:p w14:paraId="5AC1C7E2" w14:textId="77777777" w:rsidR="003416EE" w:rsidRDefault="006041B4">
            <w:pPr>
              <w:spacing w:before="60" w:after="60" w:line="240" w:lineRule="auto"/>
              <w:ind w:firstLine="0"/>
              <w:jc w:val="left"/>
            </w:pPr>
            <w:r>
              <w:rPr>
                <w:sz w:val="22"/>
              </w:rPr>
              <w:t>STL</w:t>
            </w:r>
          </w:p>
        </w:tc>
        <w:tc>
          <w:tcPr>
            <w:tcW w:w="1559" w:type="dxa"/>
          </w:tcPr>
          <w:p w14:paraId="571E1333" w14:textId="77777777" w:rsidR="003416EE" w:rsidRDefault="006041B4">
            <w:pPr>
              <w:spacing w:before="60" w:after="60" w:line="240" w:lineRule="auto"/>
              <w:ind w:firstLine="0"/>
              <w:jc w:val="left"/>
            </w:pPr>
            <w:r>
              <w:rPr>
                <w:sz w:val="22"/>
              </w:rPr>
              <w:t>+7,491</w:t>
            </w:r>
          </w:p>
        </w:tc>
        <w:tc>
          <w:tcPr>
            <w:tcW w:w="1559" w:type="dxa"/>
          </w:tcPr>
          <w:p w14:paraId="37D36D29" w14:textId="77777777" w:rsidR="003416EE" w:rsidRDefault="006041B4">
            <w:pPr>
              <w:spacing w:before="60" w:after="60" w:line="240" w:lineRule="auto"/>
              <w:ind w:firstLine="0"/>
              <w:jc w:val="left"/>
            </w:pPr>
            <w:r>
              <w:rPr>
                <w:sz w:val="22"/>
              </w:rPr>
              <w:t>+3,917</w:t>
            </w:r>
          </w:p>
        </w:tc>
        <w:tc>
          <w:tcPr>
            <w:tcW w:w="1559" w:type="dxa"/>
          </w:tcPr>
          <w:p w14:paraId="450F8B5F" w14:textId="77777777" w:rsidR="003416EE" w:rsidRDefault="006041B4">
            <w:pPr>
              <w:spacing w:before="60" w:after="60" w:line="240" w:lineRule="auto"/>
              <w:ind w:firstLine="0"/>
              <w:jc w:val="left"/>
            </w:pPr>
            <w:r>
              <w:rPr>
                <w:sz w:val="22"/>
              </w:rPr>
              <w:t>+0,882</w:t>
            </w:r>
          </w:p>
        </w:tc>
        <w:tc>
          <w:tcPr>
            <w:tcW w:w="1559" w:type="dxa"/>
          </w:tcPr>
          <w:p w14:paraId="00628E50" w14:textId="77777777" w:rsidR="003416EE" w:rsidRDefault="006041B4">
            <w:pPr>
              <w:spacing w:before="60" w:after="60" w:line="240" w:lineRule="auto"/>
              <w:ind w:firstLine="0"/>
              <w:jc w:val="left"/>
            </w:pPr>
            <w:r>
              <w:rPr>
                <w:sz w:val="22"/>
              </w:rPr>
              <w:t>+6,239</w:t>
            </w:r>
          </w:p>
        </w:tc>
        <w:tc>
          <w:tcPr>
            <w:tcW w:w="1559" w:type="dxa"/>
          </w:tcPr>
          <w:p w14:paraId="5FFA3B86" w14:textId="77777777" w:rsidR="003416EE" w:rsidRDefault="006041B4">
            <w:pPr>
              <w:spacing w:before="60" w:after="60" w:line="240" w:lineRule="auto"/>
              <w:ind w:firstLine="0"/>
              <w:jc w:val="left"/>
            </w:pPr>
            <w:r>
              <w:rPr>
                <w:sz w:val="22"/>
              </w:rPr>
              <w:t>+1,385</w:t>
            </w:r>
          </w:p>
        </w:tc>
      </w:tr>
      <w:tr w:rsidR="003416EE" w14:paraId="0E14E22A" w14:textId="77777777">
        <w:trPr>
          <w:cantSplit/>
        </w:trPr>
        <w:tc>
          <w:tcPr>
            <w:tcW w:w="1559" w:type="dxa"/>
          </w:tcPr>
          <w:p w14:paraId="77F111AE" w14:textId="77777777" w:rsidR="003416EE" w:rsidRDefault="006041B4">
            <w:pPr>
              <w:spacing w:before="60" w:after="60" w:line="240" w:lineRule="auto"/>
              <w:ind w:firstLine="0"/>
              <w:jc w:val="left"/>
            </w:pPr>
            <w:r>
              <w:rPr>
                <w:sz w:val="22"/>
              </w:rPr>
              <w:t>G1</w:t>
            </w:r>
          </w:p>
        </w:tc>
        <w:tc>
          <w:tcPr>
            <w:tcW w:w="1559" w:type="dxa"/>
          </w:tcPr>
          <w:p w14:paraId="764045A8" w14:textId="77777777" w:rsidR="003416EE" w:rsidRDefault="006041B4">
            <w:pPr>
              <w:spacing w:before="60" w:after="60" w:line="240" w:lineRule="auto"/>
              <w:ind w:firstLine="0"/>
              <w:jc w:val="left"/>
            </w:pPr>
            <w:r>
              <w:rPr>
                <w:sz w:val="22"/>
              </w:rPr>
              <w:t>+4,494</w:t>
            </w:r>
          </w:p>
        </w:tc>
        <w:tc>
          <w:tcPr>
            <w:tcW w:w="1559" w:type="dxa"/>
          </w:tcPr>
          <w:p w14:paraId="1ABD2B34" w14:textId="77777777" w:rsidR="003416EE" w:rsidRDefault="006041B4">
            <w:pPr>
              <w:spacing w:before="60" w:after="60" w:line="240" w:lineRule="auto"/>
              <w:ind w:firstLine="0"/>
              <w:jc w:val="left"/>
            </w:pPr>
            <w:r>
              <w:rPr>
                <w:sz w:val="22"/>
              </w:rPr>
              <w:t>+1,592</w:t>
            </w:r>
          </w:p>
        </w:tc>
        <w:tc>
          <w:tcPr>
            <w:tcW w:w="1559" w:type="dxa"/>
          </w:tcPr>
          <w:p w14:paraId="662F3664" w14:textId="77777777" w:rsidR="003416EE" w:rsidRDefault="006041B4">
            <w:pPr>
              <w:spacing w:before="60" w:after="60" w:line="240" w:lineRule="auto"/>
              <w:ind w:firstLine="0"/>
              <w:jc w:val="left"/>
            </w:pPr>
            <w:r>
              <w:rPr>
                <w:sz w:val="22"/>
              </w:rPr>
              <w:t>+0,342</w:t>
            </w:r>
          </w:p>
        </w:tc>
        <w:tc>
          <w:tcPr>
            <w:tcW w:w="1559" w:type="dxa"/>
          </w:tcPr>
          <w:p w14:paraId="3C4685A0" w14:textId="77777777" w:rsidR="003416EE" w:rsidRDefault="006041B4">
            <w:pPr>
              <w:spacing w:before="60" w:after="60" w:line="240" w:lineRule="auto"/>
              <w:ind w:firstLine="0"/>
              <w:jc w:val="left"/>
            </w:pPr>
            <w:r>
              <w:rPr>
                <w:sz w:val="22"/>
              </w:rPr>
              <w:t>+2,857</w:t>
            </w:r>
          </w:p>
        </w:tc>
        <w:tc>
          <w:tcPr>
            <w:tcW w:w="1559" w:type="dxa"/>
          </w:tcPr>
          <w:p w14:paraId="78812928" w14:textId="77777777" w:rsidR="003416EE" w:rsidRDefault="006041B4">
            <w:pPr>
              <w:spacing w:before="60" w:after="60" w:line="240" w:lineRule="auto"/>
              <w:ind w:firstLine="0"/>
              <w:jc w:val="left"/>
            </w:pPr>
            <w:r>
              <w:rPr>
                <w:sz w:val="22"/>
              </w:rPr>
              <w:t>+1,294</w:t>
            </w:r>
          </w:p>
        </w:tc>
      </w:tr>
      <w:tr w:rsidR="003416EE" w14:paraId="3BD1109F" w14:textId="77777777">
        <w:trPr>
          <w:cantSplit/>
        </w:trPr>
        <w:tc>
          <w:tcPr>
            <w:tcW w:w="1559" w:type="dxa"/>
          </w:tcPr>
          <w:p w14:paraId="523517D5" w14:textId="77777777" w:rsidR="003416EE" w:rsidRDefault="006041B4">
            <w:pPr>
              <w:spacing w:before="60" w:after="60" w:line="240" w:lineRule="auto"/>
              <w:ind w:firstLine="0"/>
              <w:jc w:val="left"/>
            </w:pPr>
            <w:r>
              <w:rPr>
                <w:sz w:val="22"/>
              </w:rPr>
              <w:t>L1</w:t>
            </w:r>
          </w:p>
        </w:tc>
        <w:tc>
          <w:tcPr>
            <w:tcW w:w="1559" w:type="dxa"/>
          </w:tcPr>
          <w:p w14:paraId="59E03785" w14:textId="77777777" w:rsidR="003416EE" w:rsidRDefault="006041B4">
            <w:pPr>
              <w:spacing w:before="60" w:after="60" w:line="240" w:lineRule="auto"/>
              <w:ind w:firstLine="0"/>
              <w:jc w:val="left"/>
            </w:pPr>
            <w:r>
              <w:rPr>
                <w:sz w:val="22"/>
              </w:rPr>
              <w:t>+5,248</w:t>
            </w:r>
          </w:p>
        </w:tc>
        <w:tc>
          <w:tcPr>
            <w:tcW w:w="1559" w:type="dxa"/>
          </w:tcPr>
          <w:p w14:paraId="09BECDCD" w14:textId="77777777" w:rsidR="003416EE" w:rsidRDefault="006041B4">
            <w:pPr>
              <w:spacing w:before="60" w:after="60" w:line="240" w:lineRule="auto"/>
              <w:ind w:firstLine="0"/>
              <w:jc w:val="left"/>
            </w:pPr>
            <w:r>
              <w:rPr>
                <w:sz w:val="22"/>
              </w:rPr>
              <w:t>+2,291</w:t>
            </w:r>
          </w:p>
        </w:tc>
        <w:tc>
          <w:tcPr>
            <w:tcW w:w="1559" w:type="dxa"/>
          </w:tcPr>
          <w:p w14:paraId="77E9D4D6" w14:textId="77777777" w:rsidR="003416EE" w:rsidRDefault="006041B4">
            <w:pPr>
              <w:spacing w:before="60" w:after="60" w:line="240" w:lineRule="auto"/>
              <w:ind w:firstLine="0"/>
              <w:jc w:val="left"/>
            </w:pPr>
            <w:r>
              <w:rPr>
                <w:sz w:val="22"/>
              </w:rPr>
              <w:t>+0,828</w:t>
            </w:r>
          </w:p>
        </w:tc>
        <w:tc>
          <w:tcPr>
            <w:tcW w:w="1559" w:type="dxa"/>
          </w:tcPr>
          <w:p w14:paraId="60970BC1" w14:textId="77777777" w:rsidR="003416EE" w:rsidRDefault="006041B4">
            <w:pPr>
              <w:spacing w:before="60" w:after="60" w:line="240" w:lineRule="auto"/>
              <w:ind w:firstLine="0"/>
              <w:jc w:val="left"/>
            </w:pPr>
            <w:r>
              <w:rPr>
                <w:sz w:val="22"/>
              </w:rPr>
              <w:t>+3,614</w:t>
            </w:r>
          </w:p>
        </w:tc>
        <w:tc>
          <w:tcPr>
            <w:tcW w:w="1559" w:type="dxa"/>
          </w:tcPr>
          <w:p w14:paraId="1DAAC840" w14:textId="77777777" w:rsidR="003416EE" w:rsidRDefault="006041B4">
            <w:pPr>
              <w:spacing w:before="60" w:after="60" w:line="240" w:lineRule="auto"/>
              <w:ind w:firstLine="0"/>
              <w:jc w:val="left"/>
            </w:pPr>
            <w:r>
              <w:rPr>
                <w:sz w:val="22"/>
              </w:rPr>
              <w:t>+1,160</w:t>
            </w:r>
          </w:p>
        </w:tc>
      </w:tr>
    </w:tbl>
    <w:p w14:paraId="5E7787A4" w14:textId="77777777" w:rsidR="003416EE" w:rsidRDefault="006041B4">
      <w:pPr>
        <w:pStyle w:val="af"/>
      </w:pPr>
      <w:r>
        <w:lastRenderedPageBreak/>
        <w:t xml:space="preserve">1% </w:t>
      </w:r>
      <m:oMath>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787208</m:t>
        </m:r>
      </m:oMath>
      <w:r>
        <w:t xml:space="preserve"> мл. Координаты — LPS; результаты получены масштабированием центральных разностей по ±5 мм с поправкой численного объёма. Отдельных прямых проб ±1 мм эта таблица не содержит.</w:t>
      </w:r>
    </w:p>
    <w:p w14:paraId="2A9B7D4A" w14:textId="77777777" w:rsidR="003416EE" w:rsidRDefault="006041B4">
      <w:pPr>
        <w:pStyle w:val="af"/>
      </w:pPr>
      <w:r>
        <w:t xml:space="preserve">У STL в условиях таблицы 9.5 отклики на сдвиг по </w:t>
      </w:r>
      <m:oMath>
        <m:r>
          <w:rPr>
            <w:rFonts w:ascii="Cambria Math" w:hAnsi="Cambria Math"/>
          </w:rPr>
          <m:t>z</m:t>
        </m:r>
      </m:oMath>
      <w:r>
        <w:t xml:space="preserve"> и выбранное изменение объёма сопоставимы. Шаги 1% сопротивления мягкого фона и лёгкого дают +782,618 и +51,188 мОм. Это обосновывает тканевой этап главы 8, но не преобладание тканей в пульсе: однородный шаг 1% не воспроизводит измеренное распределение кровенаполнения. Последующие прямые пробы ±1 мм выявили смену знака Y-чувствительности (§9.10); величину +0,882 мОм на 1 мм следует читать как масштабированный результат крупных проб, а не как установленный отклик на малый перенос.</w:t>
      </w:r>
    </w:p>
    <w:p w14:paraId="2A224A23" w14:textId="77777777" w:rsidR="003416EE" w:rsidRDefault="006041B4">
      <w:pPr>
        <w:pStyle w:val="af"/>
      </w:pPr>
      <w:r>
        <w:t>Отдельный опыт L1 [89] содержит 42 решения: семь положений и три объёма для каждой из двух опор — Д4 и собственных параметров L1 из таблицы 9.4. Последняя обозначена «Э-L1» и отличается от О-STL. Ошибка запрета движения показана на рисунке 9.3.</w:t>
      </w:r>
    </w:p>
    <w:p w14:paraId="0082FAC8" w14:textId="77777777" w:rsidR="003416EE" w:rsidRDefault="006041B4">
      <w:pPr>
        <w:pStyle w:val="af"/>
        <w:keepNext/>
        <w:ind w:firstLine="0"/>
        <w:jc w:val="center"/>
      </w:pPr>
      <w:r>
        <w:rPr>
          <w:noProof/>
        </w:rPr>
        <w:lastRenderedPageBreak/>
        <w:drawing>
          <wp:inline distT="0" distB="0" distL="0" distR="0" wp14:anchorId="19194212" wp14:editId="7908651B">
            <wp:extent cx="5868000" cy="4304899"/>
            <wp:effectExtent l="0" t="0" r="0" b="0"/>
            <wp:docPr id="224" name="Picture" descr="Чувствительность ТТРКГ к осевым сдвигам и изменение объёмного коэффициента"/>
            <wp:cNvGraphicFramePr/>
            <a:graphic xmlns:a="http://schemas.openxmlformats.org/drawingml/2006/main">
              <a:graphicData uri="http://schemas.openxmlformats.org/drawingml/2006/picture">
                <pic:pic xmlns:pic="http://schemas.openxmlformats.org/drawingml/2006/picture">
                  <pic:nvPicPr>
                    <pic:cNvPr id="225" name="Picture" descr="figures/102732f8e556.png"/>
                    <pic:cNvPicPr>
                      <a:picLocks noChangeAspect="1" noChangeArrowheads="1"/>
                    </pic:cNvPicPr>
                  </pic:nvPicPr>
                  <pic:blipFill>
                    <a:blip r:embed="rId51"/>
                    <a:stretch>
                      <a:fillRect/>
                    </a:stretch>
                  </pic:blipFill>
                  <pic:spPr bwMode="auto">
                    <a:xfrm>
                      <a:off x="0" y="0"/>
                      <a:ext cx="5868000" cy="4304899"/>
                    </a:xfrm>
                    <a:prstGeom prst="rect">
                      <a:avLst/>
                    </a:prstGeom>
                    <a:noFill/>
                    <a:ln w="9525">
                      <a:noFill/>
                      <a:headEnd/>
                      <a:tailEnd/>
                    </a:ln>
                  </pic:spPr>
                </pic:pic>
              </a:graphicData>
            </a:graphic>
          </wp:inline>
        </w:drawing>
      </w:r>
    </w:p>
    <w:p w14:paraId="3BDB8ADF" w14:textId="77777777" w:rsidR="003416EE" w:rsidRDefault="006041B4">
      <w:pPr>
        <w:pStyle w:val="af5"/>
        <w:jc w:val="center"/>
      </w:pPr>
      <w:r>
        <w:t xml:space="preserve">Рисунок 9.3 — Пробы L1: верхний ряд — Д4, нижний — Э-L1. Слева: </w:t>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мл/мм, до/после объёмной поправки — синие точки/оранжевые кресты. В центре: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мОм/мл, в базе и после сдвигов ±5 мм в LPS. Справа: кажущийся объём </w:t>
      </w: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w:r>
        <w:t>, мл, при постоянном заданном объёме; синие/оранжевые столбцы — −5/+5 мм. Шкалы рядов различны; метки x−5 и x+5 обозначают смещения по оси x в мм.</w:t>
      </w:r>
    </w:p>
    <w:p w14:paraId="706B5A09" w14:textId="77777777" w:rsidR="003416EE" w:rsidRDefault="006041B4">
      <w:pPr>
        <w:pStyle w:val="af"/>
      </w:pPr>
      <w:r>
        <w:t xml:space="preserve">В Д4 объёмная чувствительность меняет знак между проверенными положениями. В базе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023567</m:t>
        </m:r>
      </m:oMath>
      <w:r>
        <w:t xml:space="preserve"> мОм/мл, а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136</m:t>
        </m:r>
        <m:r>
          <m:rPr>
            <m:sty m:val="p"/>
          </m:rPr>
          <w:rPr>
            <w:rFonts w:ascii="Cambria Math" w:hAnsi="Cambria Math"/>
          </w:rPr>
          <m:t>,</m:t>
        </m:r>
        <m:r>
          <w:rPr>
            <w:rFonts w:ascii="Cambria Math" w:hAnsi="Cambria Math"/>
          </w:rPr>
          <m:t>849</m:t>
        </m:r>
      </m:oMath>
      <w:r>
        <w:t xml:space="preserve"> мл/мм. Сдвиг </w:t>
      </w:r>
      <m:oMath>
        <m:r>
          <w:rPr>
            <w:rFonts w:ascii="Cambria Math" w:hAnsi="Cambria Math"/>
          </w:rPr>
          <m:t>x</m:t>
        </m:r>
        <m:r>
          <m:rPr>
            <m:sty m:val="p"/>
          </m:rPr>
          <w:rPr>
            <w:rFonts w:ascii="Cambria Math" w:hAnsi="Cambria Math"/>
          </w:rPr>
          <m:t>=+</m:t>
        </m:r>
        <m:r>
          <w:rPr>
            <w:rFonts w:ascii="Cambria Math" w:hAnsi="Cambria Math"/>
          </w:rPr>
          <m:t>5</m:t>
        </m:r>
      </m:oMath>
      <w:r>
        <w:t xml:space="preserve"> мм даёт кажущийся объём −1077,816 мл. Это отказ перевода сигнала движения в объём при малом знаменателе. В Э-L1 коэффициент остаётся положительным во всех семи положениях; в базе он равен 0,794904 мОм/мл, соответствующее отношение норм — 4,369 мл/мм. Наибольший модуль кажущегося объёма равен 21,034 мл при </w:t>
      </w:r>
      <m:oMath>
        <m:r>
          <w:rPr>
            <w:rFonts w:ascii="Cambria Math" w:hAnsi="Cambria Math"/>
          </w:rPr>
          <m:t>z</m:t>
        </m:r>
        <m:r>
          <m:rPr>
            <m:sty m:val="p"/>
          </m:rPr>
          <w:rPr>
            <w:rFonts w:ascii="Cambria Math" w:hAnsi="Cambria Math"/>
          </w:rPr>
          <m:t>=-</m:t>
        </m:r>
        <m:r>
          <w:rPr>
            <w:rFonts w:ascii="Cambria Math" w:hAnsi="Cambria Math"/>
          </w:rPr>
          <m:t>5</m:t>
        </m:r>
      </m:oMath>
      <w:r>
        <w:t xml:space="preserve"> мм. Даже в этой опоре движение не исчезает из бюджета ошибки.</w:t>
      </w:r>
    </w:p>
    <w:p w14:paraId="616A0C72" w14:textId="77777777" w:rsidR="003416EE" w:rsidRDefault="006041B4">
      <w:pPr>
        <w:pStyle w:val="af"/>
      </w:pPr>
      <w:r>
        <w:t>Раздельные пробы не определяют совместный нелинейный отклик. Для одновременного изменения геометрии и свойств требуется контролировать остаток</w:t>
      </w:r>
    </w:p>
    <w:p w14:paraId="3C6C50F3"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совм</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0</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bi"/>
                </m:rP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J</m:t>
          </m:r>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r>
            <m:rPr>
              <m:nor/>
            </m:rPr>
            <m:t>(9.18)</m:t>
          </m:r>
        </m:oMath>
      </m:oMathPara>
    </w:p>
    <w:p w14:paraId="226A4475" w14:textId="77777777" w:rsidR="003416EE" w:rsidRPr="00674711" w:rsidRDefault="006041B4">
      <w:pPr>
        <w:pStyle w:val="FirstParagraph"/>
        <w:rPr>
          <w:lang w:val="ru-RU"/>
          <w:rPrChange w:id="3705" w:author="Nik K" w:date="2026-10-29T00:18:00Z">
            <w:rPr/>
          </w:rPrChange>
        </w:rPr>
      </w:pPr>
      <w:r w:rsidRPr="00674711">
        <w:rPr>
          <w:lang w:val="ru-RU"/>
          <w:rPrChange w:id="3706" w:author="Nik K" w:date="2026-10-29T00:18:00Z">
            <w:rPr/>
          </w:rPrChange>
        </w:rPr>
        <w:lastRenderedPageBreak/>
        <w:t>Остаток выражен в Ом; при компенсации вкладов нужна абсолютная оценка, поскольку относительная ошибка неустойчива. В последующей серии выполнены две противоположные совместные пробы для каждой формы, опоры и монтажа (§9.12), а также конечная компенсация объёма изменением сердечного сопротивления (§9.13). Это ограниченные проверки: сходимость всех производных и применимость линейного разложения ко всему циклу не установлены. Перемещение сердца при неподвижных электродах отличается от смены монтажа, изменяющей прямой оператор.</w:t>
      </w:r>
    </w:p>
    <w:p w14:paraId="61D10F99" w14:textId="77777777" w:rsidR="003416EE" w:rsidRDefault="006041B4">
      <w:pPr>
        <w:pStyle w:val="21"/>
      </w:pPr>
      <w:bookmarkStart w:id="3707" w:name="_Toc244123125"/>
      <w:bookmarkStart w:id="3708" w:name="X9009e107e7029506b5b6564586942b24f78660c"/>
      <w:bookmarkEnd w:id="3699"/>
      <w:r>
        <w:t>9.8 Различимость параметров и отказы переноса электрического отклика</w:t>
      </w:r>
      <w:bookmarkEnd w:id="3707"/>
    </w:p>
    <w:p w14:paraId="2C504B48" w14:textId="77777777" w:rsidR="003416EE" w:rsidRPr="00674711" w:rsidRDefault="006041B4">
      <w:pPr>
        <w:pStyle w:val="FirstParagraph"/>
        <w:rPr>
          <w:lang w:val="ru-RU"/>
          <w:rPrChange w:id="3709" w:author="Nik K" w:date="2026-10-29T00:18:00Z">
            <w:rPr/>
          </w:rPrChange>
        </w:rPr>
      </w:pPr>
      <w:r w:rsidRPr="00674711">
        <w:rPr>
          <w:lang w:val="ru-RU"/>
          <w:rPrChange w:id="3710" w:author="Nik K" w:date="2026-10-29T00:18:00Z">
            <w:rPr/>
          </w:rPrChange>
        </w:rPr>
        <w:t xml:space="preserve">Диагностическая матрица ЭИТ содержит семь столбцов: </w:t>
      </w:r>
      <m:oMath>
        <m:r>
          <w:rPr>
            <w:rFonts w:ascii="Cambria Math" w:hAnsi="Cambria Math"/>
          </w:rPr>
          <m:t>V</m:t>
        </m:r>
        <m:r>
          <m:rPr>
            <m:sty m:val="p"/>
          </m:rPr>
          <w:rPr>
            <w:rFonts w:ascii="Cambria Math" w:hAnsi="Cambria Math"/>
            <w:lang w:val="ru-RU"/>
            <w:rPrChange w:id="3711" w:author="Nik K" w:date="2026-10-29T00:18:00Z">
              <w:rPr>
                <w:rFonts w:ascii="Cambria Math" w:hAnsi="Cambria Math"/>
              </w:rPr>
            </w:rPrChange>
          </w:rPr>
          <m:t>,</m:t>
        </m:r>
        <m:r>
          <w:rPr>
            <w:rFonts w:ascii="Cambria Math" w:hAnsi="Cambria Math"/>
          </w:rPr>
          <m:t>x</m:t>
        </m:r>
        <m:r>
          <m:rPr>
            <m:sty m:val="p"/>
          </m:rPr>
          <w:rPr>
            <w:rFonts w:ascii="Cambria Math" w:hAnsi="Cambria Math"/>
            <w:lang w:val="ru-RU"/>
            <w:rPrChange w:id="3712" w:author="Nik K" w:date="2026-10-29T00:18:00Z">
              <w:rPr>
                <w:rFonts w:ascii="Cambria Math" w:hAnsi="Cambria Math"/>
              </w:rPr>
            </w:rPrChange>
          </w:rPr>
          <m:t>,</m:t>
        </m:r>
        <m:r>
          <w:rPr>
            <w:rFonts w:ascii="Cambria Math" w:hAnsi="Cambria Math"/>
          </w:rPr>
          <m:t>y</m:t>
        </m:r>
        <m:r>
          <m:rPr>
            <m:sty m:val="p"/>
          </m:rPr>
          <w:rPr>
            <w:rFonts w:ascii="Cambria Math" w:hAnsi="Cambria Math"/>
            <w:lang w:val="ru-RU"/>
            <w:rPrChange w:id="3713" w:author="Nik K" w:date="2026-10-29T00:18:00Z">
              <w:rPr>
                <w:rFonts w:ascii="Cambria Math" w:hAnsi="Cambria Math"/>
              </w:rPr>
            </w:rPrChange>
          </w:rPr>
          <m:t>,</m:t>
        </m:r>
        <m:r>
          <w:rPr>
            <w:rFonts w:ascii="Cambria Math" w:hAnsi="Cambria Math"/>
          </w:rPr>
          <m:t>z</m:t>
        </m:r>
        <m:r>
          <m:rPr>
            <m:sty m:val="p"/>
          </m:rPr>
          <w:rPr>
            <w:rFonts w:ascii="Cambria Math" w:hAnsi="Cambria Math"/>
            <w:lang w:val="ru-RU"/>
            <w:rPrChange w:id="3714" w:author="Nik K" w:date="2026-10-29T00:18:00Z">
              <w:rPr>
                <w:rFonts w:ascii="Cambria Math" w:hAnsi="Cambria Math"/>
              </w:rPr>
            </w:rPrChange>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lang w:val="ru-RU"/>
            <w:rPrChange w:id="3715" w:author="Nik K" w:date="2026-10-29T00:18:00Z">
              <w:rPr>
                <w:rFonts w:ascii="Cambria Math" w:hAnsi="Cambria Math"/>
              </w:rPr>
            </w:rPrChange>
          </w:rPr>
          <m:t>,</m:t>
        </m:r>
        <m:sSub>
          <m:sSubPr>
            <m:ctrlPr>
              <w:rPr>
                <w:rFonts w:ascii="Cambria Math" w:hAnsi="Cambria Math"/>
              </w:rPr>
            </m:ctrlPr>
          </m:sSubPr>
          <m:e>
            <m:r>
              <w:rPr>
                <w:rFonts w:ascii="Cambria Math" w:hAnsi="Cambria Math"/>
              </w:rPr>
              <m:t>ρ</m:t>
            </m:r>
          </m:e>
          <m:sub>
            <m:r>
              <w:rPr>
                <w:rFonts w:ascii="Cambria Math" w:hAnsi="Cambria Math"/>
              </w:rPr>
              <m:t>L</m:t>
            </m:r>
          </m:sub>
        </m:sSub>
        <m:r>
          <m:rPr>
            <m:sty m:val="p"/>
          </m:rPr>
          <w:rPr>
            <w:rFonts w:ascii="Cambria Math" w:hAnsi="Cambria Math"/>
            <w:lang w:val="ru-RU"/>
            <w:rPrChange w:id="3716" w:author="Nik K" w:date="2026-10-29T00:18:00Z">
              <w:rPr>
                <w:rFonts w:ascii="Cambria Math" w:hAnsi="Cambria Math"/>
              </w:rPr>
            </w:rPrChange>
          </w:rPr>
          <m:t>,</m:t>
        </m:r>
        <m:sSub>
          <m:sSubPr>
            <m:ctrlPr>
              <w:rPr>
                <w:rFonts w:ascii="Cambria Math" w:hAnsi="Cambria Math"/>
              </w:rPr>
            </m:ctrlPr>
          </m:sSubPr>
          <m:e>
            <m:r>
              <w:rPr>
                <w:rFonts w:ascii="Cambria Math" w:hAnsi="Cambria Math"/>
              </w:rPr>
              <m:t>ρ</m:t>
            </m:r>
          </m:e>
          <m:sub>
            <m:r>
              <w:rPr>
                <w:rFonts w:ascii="Cambria Math" w:hAnsi="Cambria Math"/>
              </w:rPr>
              <m:t>H</m:t>
            </m:r>
          </m:sub>
        </m:sSub>
      </m:oMath>
      <w:r w:rsidRPr="00674711">
        <w:rPr>
          <w:lang w:val="ru-RU"/>
          <w:rPrChange w:id="3717" w:author="Nik K" w:date="2026-10-29T00:18:00Z">
            <w:rPr/>
          </w:rPrChange>
        </w:rPr>
        <w:t xml:space="preserve">. При общих относительных весах исходной </w:t>
      </w:r>
      <w:r>
        <w:t>STL</w:t>
      </w:r>
      <w:r w:rsidRPr="00674711">
        <w:rPr>
          <w:lang w:val="ru-RU"/>
          <w:rPrChange w:id="3718" w:author="Nik K" w:date="2026-10-29T00:18:00Z">
            <w:rPr/>
          </w:rPrChange>
        </w:rPr>
        <w:t xml:space="preserve"> и поправке численного объёма её численный ранг равен семи во всех шести сочетаниях опоры и формы [84]. Таблица 9.6 показывает, сколько независимой информации остаётся после учёта остальных направлений.</w:t>
      </w:r>
    </w:p>
    <w:p w14:paraId="1F64D5CF" w14:textId="77777777" w:rsidR="003416EE" w:rsidRDefault="006041B4">
      <w:pPr>
        <w:pStyle w:val="af5"/>
        <w:keepNext/>
      </w:pPr>
      <w:r>
        <w:t>Таблица 9.6 — Диагностика семи параметров по 208 измерениям ЭИТ</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744"/>
        <w:gridCol w:w="1953"/>
        <w:gridCol w:w="1698"/>
        <w:gridCol w:w="1698"/>
        <w:gridCol w:w="2402"/>
      </w:tblGrid>
      <w:tr w:rsidR="003416EE" w14:paraId="2AE6020F" w14:textId="77777777">
        <w:trPr>
          <w:cantSplit/>
          <w:tblHeader/>
        </w:trPr>
        <w:tc>
          <w:tcPr>
            <w:tcW w:w="1718" w:type="dxa"/>
            <w:shd w:val="clear" w:color="auto" w:fill="EDEDED"/>
          </w:tcPr>
          <w:p w14:paraId="7A6B3911" w14:textId="77777777" w:rsidR="003416EE" w:rsidRDefault="006041B4">
            <w:pPr>
              <w:keepNext/>
              <w:spacing w:before="60" w:after="60" w:line="240" w:lineRule="auto"/>
              <w:ind w:firstLine="0"/>
              <w:jc w:val="left"/>
            </w:pPr>
            <w:r>
              <w:rPr>
                <w:b/>
                <w:sz w:val="22"/>
              </w:rPr>
              <w:t>Опора, форма</w:t>
            </w:r>
          </w:p>
        </w:tc>
        <w:tc>
          <w:tcPr>
            <w:tcW w:w="1924" w:type="dxa"/>
            <w:shd w:val="clear" w:color="auto" w:fill="EDEDED"/>
          </w:tcPr>
          <w:p w14:paraId="7E793D54" w14:textId="77777777" w:rsidR="003416EE" w:rsidRDefault="006041B4">
            <w:pPr>
              <w:keepNext/>
              <w:spacing w:before="60" w:after="60" w:line="240" w:lineRule="auto"/>
              <w:ind w:firstLine="0"/>
              <w:jc w:val="left"/>
            </w:pPr>
            <w:r>
              <w:rPr>
                <w:b/>
                <w:sz w:val="22"/>
              </w:rPr>
              <w:t>Число обусловленности нормированных столбцов</w:t>
            </w:r>
          </w:p>
        </w:tc>
        <w:tc>
          <w:tcPr>
            <w:tcW w:w="1673" w:type="dxa"/>
            <w:shd w:val="clear" w:color="auto" w:fill="EDEDED"/>
          </w:tcPr>
          <w:p w14:paraId="0C32BEF9"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η</m:t>
                  </m:r>
                </m:e>
                <m:sub>
                  <m:r>
                    <w:rPr>
                      <w:rFonts w:ascii="Cambria Math" w:hAnsi="Cambria Math"/>
                      <w:sz w:val="22"/>
                    </w:rPr>
                    <m:t>V</m:t>
                  </m:r>
                </m:sub>
              </m:sSub>
            </m:oMath>
            <w:r w:rsidR="006041B4">
              <w:rPr>
                <w:b/>
                <w:sz w:val="22"/>
              </w:rPr>
              <w:t>, %</w:t>
            </w:r>
          </w:p>
        </w:tc>
        <w:tc>
          <w:tcPr>
            <w:tcW w:w="1673" w:type="dxa"/>
            <w:shd w:val="clear" w:color="auto" w:fill="EDEDED"/>
          </w:tcPr>
          <w:p w14:paraId="11D508E3"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η</m:t>
                  </m:r>
                </m:e>
                <m:sub>
                  <m:sSub>
                    <m:sSubPr>
                      <m:ctrlPr>
                        <w:rPr>
                          <w:rFonts w:ascii="Cambria Math" w:hAnsi="Cambria Math"/>
                        </w:rPr>
                      </m:ctrlPr>
                    </m:sSubPr>
                    <m:e>
                      <m:r>
                        <w:rPr>
                          <w:rFonts w:ascii="Cambria Math" w:hAnsi="Cambria Math"/>
                          <w:sz w:val="22"/>
                        </w:rPr>
                        <m:t>ρ</m:t>
                      </m:r>
                    </m:e>
                    <m:sub>
                      <m:r>
                        <w:rPr>
                          <w:rFonts w:ascii="Cambria Math" w:hAnsi="Cambria Math"/>
                          <w:sz w:val="22"/>
                        </w:rPr>
                        <m:t>H</m:t>
                      </m:r>
                    </m:sub>
                  </m:sSub>
                </m:sub>
              </m:sSub>
            </m:oMath>
            <w:r w:rsidR="006041B4">
              <w:rPr>
                <w:b/>
                <w:sz w:val="22"/>
              </w:rPr>
              <w:t>, %</w:t>
            </w:r>
          </w:p>
        </w:tc>
        <w:tc>
          <w:tcPr>
            <w:tcW w:w="2366" w:type="dxa"/>
            <w:shd w:val="clear" w:color="auto" w:fill="EDEDED"/>
          </w:tcPr>
          <w:p w14:paraId="34C2A94F" w14:textId="77777777" w:rsidR="003416EE" w:rsidRDefault="006041B4">
            <w:pPr>
              <w:keepNext/>
              <w:spacing w:before="60" w:after="60" w:line="240" w:lineRule="auto"/>
              <w:ind w:firstLine="0"/>
              <w:jc w:val="left"/>
            </w:pPr>
            <w:r>
              <w:rPr>
                <w:b/>
                <w:sz w:val="22"/>
              </w:rPr>
              <w:t>Нецентрированный косинус объёмного и сердечного материального столбцов</w:t>
            </w:r>
          </w:p>
        </w:tc>
      </w:tr>
      <w:tr w:rsidR="003416EE" w14:paraId="756A1A8F" w14:textId="77777777">
        <w:trPr>
          <w:cantSplit/>
        </w:trPr>
        <w:tc>
          <w:tcPr>
            <w:tcW w:w="1718" w:type="dxa"/>
          </w:tcPr>
          <w:p w14:paraId="54E9C26E" w14:textId="77777777" w:rsidR="003416EE" w:rsidRDefault="006041B4">
            <w:pPr>
              <w:spacing w:before="60" w:after="60" w:line="240" w:lineRule="auto"/>
              <w:ind w:firstLine="0"/>
              <w:jc w:val="left"/>
            </w:pPr>
            <w:r>
              <w:rPr>
                <w:sz w:val="22"/>
              </w:rPr>
              <w:t>Д4, STL</w:t>
            </w:r>
          </w:p>
        </w:tc>
        <w:tc>
          <w:tcPr>
            <w:tcW w:w="1924" w:type="dxa"/>
          </w:tcPr>
          <w:p w14:paraId="26D4CCA8" w14:textId="77777777" w:rsidR="003416EE" w:rsidRDefault="006041B4">
            <w:pPr>
              <w:spacing w:before="60" w:after="60" w:line="240" w:lineRule="auto"/>
              <w:ind w:firstLine="0"/>
              <w:jc w:val="left"/>
            </w:pPr>
            <w:r>
              <w:rPr>
                <w:sz w:val="22"/>
              </w:rPr>
              <w:t>21,45</w:t>
            </w:r>
          </w:p>
        </w:tc>
        <w:tc>
          <w:tcPr>
            <w:tcW w:w="1673" w:type="dxa"/>
          </w:tcPr>
          <w:p w14:paraId="4CBC0293" w14:textId="77777777" w:rsidR="003416EE" w:rsidRDefault="006041B4">
            <w:pPr>
              <w:spacing w:before="60" w:after="60" w:line="240" w:lineRule="auto"/>
              <w:ind w:firstLine="0"/>
              <w:jc w:val="left"/>
            </w:pPr>
            <w:r>
              <w:rPr>
                <w:sz w:val="22"/>
              </w:rPr>
              <w:t>12,15</w:t>
            </w:r>
          </w:p>
        </w:tc>
        <w:tc>
          <w:tcPr>
            <w:tcW w:w="1673" w:type="dxa"/>
          </w:tcPr>
          <w:p w14:paraId="63BBAE6C" w14:textId="77777777" w:rsidR="003416EE" w:rsidRDefault="006041B4">
            <w:pPr>
              <w:spacing w:before="60" w:after="60" w:line="240" w:lineRule="auto"/>
              <w:ind w:firstLine="0"/>
              <w:jc w:val="left"/>
            </w:pPr>
            <w:r>
              <w:rPr>
                <w:sz w:val="22"/>
              </w:rPr>
              <w:t>13,30</w:t>
            </w:r>
          </w:p>
        </w:tc>
        <w:tc>
          <w:tcPr>
            <w:tcW w:w="2366" w:type="dxa"/>
          </w:tcPr>
          <w:p w14:paraId="321F4A17" w14:textId="77777777" w:rsidR="003416EE" w:rsidRDefault="006041B4">
            <w:pPr>
              <w:spacing w:before="60" w:after="60" w:line="240" w:lineRule="auto"/>
              <w:ind w:firstLine="0"/>
              <w:jc w:val="left"/>
            </w:pPr>
            <w:r>
              <w:rPr>
                <w:sz w:val="22"/>
              </w:rPr>
              <w:t>+0,9874</w:t>
            </w:r>
          </w:p>
        </w:tc>
      </w:tr>
      <w:tr w:rsidR="003416EE" w14:paraId="762EE8FB" w14:textId="77777777">
        <w:trPr>
          <w:cantSplit/>
        </w:trPr>
        <w:tc>
          <w:tcPr>
            <w:tcW w:w="1718" w:type="dxa"/>
          </w:tcPr>
          <w:p w14:paraId="0289E7B9" w14:textId="77777777" w:rsidR="003416EE" w:rsidRDefault="006041B4">
            <w:pPr>
              <w:spacing w:before="60" w:after="60" w:line="240" w:lineRule="auto"/>
              <w:ind w:firstLine="0"/>
              <w:jc w:val="left"/>
            </w:pPr>
            <w:r>
              <w:rPr>
                <w:sz w:val="22"/>
              </w:rPr>
              <w:t>Д4, G1</w:t>
            </w:r>
          </w:p>
        </w:tc>
        <w:tc>
          <w:tcPr>
            <w:tcW w:w="1924" w:type="dxa"/>
          </w:tcPr>
          <w:p w14:paraId="7F8B5CC6" w14:textId="77777777" w:rsidR="003416EE" w:rsidRDefault="006041B4">
            <w:pPr>
              <w:spacing w:before="60" w:after="60" w:line="240" w:lineRule="auto"/>
              <w:ind w:firstLine="0"/>
              <w:jc w:val="left"/>
            </w:pPr>
            <w:r>
              <w:rPr>
                <w:sz w:val="22"/>
              </w:rPr>
              <w:t>20,89</w:t>
            </w:r>
          </w:p>
        </w:tc>
        <w:tc>
          <w:tcPr>
            <w:tcW w:w="1673" w:type="dxa"/>
          </w:tcPr>
          <w:p w14:paraId="20731D75" w14:textId="77777777" w:rsidR="003416EE" w:rsidRDefault="006041B4">
            <w:pPr>
              <w:spacing w:before="60" w:after="60" w:line="240" w:lineRule="auto"/>
              <w:ind w:firstLine="0"/>
              <w:jc w:val="left"/>
            </w:pPr>
            <w:r>
              <w:rPr>
                <w:sz w:val="22"/>
              </w:rPr>
              <w:t>15,75</w:t>
            </w:r>
          </w:p>
        </w:tc>
        <w:tc>
          <w:tcPr>
            <w:tcW w:w="1673" w:type="dxa"/>
          </w:tcPr>
          <w:p w14:paraId="7B3DCFEA" w14:textId="77777777" w:rsidR="003416EE" w:rsidRDefault="006041B4">
            <w:pPr>
              <w:spacing w:before="60" w:after="60" w:line="240" w:lineRule="auto"/>
              <w:ind w:firstLine="0"/>
              <w:jc w:val="left"/>
            </w:pPr>
            <w:r>
              <w:rPr>
                <w:sz w:val="22"/>
              </w:rPr>
              <w:t>25,89</w:t>
            </w:r>
          </w:p>
        </w:tc>
        <w:tc>
          <w:tcPr>
            <w:tcW w:w="2366" w:type="dxa"/>
          </w:tcPr>
          <w:p w14:paraId="0D5E4FFA" w14:textId="77777777" w:rsidR="003416EE" w:rsidRDefault="006041B4">
            <w:pPr>
              <w:spacing w:before="60" w:after="60" w:line="240" w:lineRule="auto"/>
              <w:ind w:firstLine="0"/>
              <w:jc w:val="left"/>
            </w:pPr>
            <w:r>
              <w:rPr>
                <w:sz w:val="22"/>
              </w:rPr>
              <w:t>−0,5799</w:t>
            </w:r>
          </w:p>
        </w:tc>
      </w:tr>
      <w:tr w:rsidR="003416EE" w14:paraId="78EC290E" w14:textId="77777777">
        <w:trPr>
          <w:cantSplit/>
        </w:trPr>
        <w:tc>
          <w:tcPr>
            <w:tcW w:w="1718" w:type="dxa"/>
          </w:tcPr>
          <w:p w14:paraId="00ACEA1C" w14:textId="77777777" w:rsidR="003416EE" w:rsidRDefault="006041B4">
            <w:pPr>
              <w:spacing w:before="60" w:after="60" w:line="240" w:lineRule="auto"/>
              <w:ind w:firstLine="0"/>
              <w:jc w:val="left"/>
            </w:pPr>
            <w:r>
              <w:rPr>
                <w:sz w:val="22"/>
              </w:rPr>
              <w:t>Д4, L1</w:t>
            </w:r>
          </w:p>
        </w:tc>
        <w:tc>
          <w:tcPr>
            <w:tcW w:w="1924" w:type="dxa"/>
          </w:tcPr>
          <w:p w14:paraId="049DF0A5" w14:textId="77777777" w:rsidR="003416EE" w:rsidRDefault="006041B4">
            <w:pPr>
              <w:spacing w:before="60" w:after="60" w:line="240" w:lineRule="auto"/>
              <w:ind w:firstLine="0"/>
              <w:jc w:val="left"/>
            </w:pPr>
            <w:r>
              <w:rPr>
                <w:sz w:val="22"/>
              </w:rPr>
              <w:t>18,69</w:t>
            </w:r>
          </w:p>
        </w:tc>
        <w:tc>
          <w:tcPr>
            <w:tcW w:w="1673" w:type="dxa"/>
          </w:tcPr>
          <w:p w14:paraId="3A258D76" w14:textId="77777777" w:rsidR="003416EE" w:rsidRDefault="006041B4">
            <w:pPr>
              <w:spacing w:before="60" w:after="60" w:line="240" w:lineRule="auto"/>
              <w:ind w:firstLine="0"/>
              <w:jc w:val="left"/>
            </w:pPr>
            <w:r>
              <w:rPr>
                <w:sz w:val="22"/>
              </w:rPr>
              <w:t>15,62</w:t>
            </w:r>
          </w:p>
        </w:tc>
        <w:tc>
          <w:tcPr>
            <w:tcW w:w="1673" w:type="dxa"/>
          </w:tcPr>
          <w:p w14:paraId="4DB0AA96" w14:textId="77777777" w:rsidR="003416EE" w:rsidRDefault="006041B4">
            <w:pPr>
              <w:spacing w:before="60" w:after="60" w:line="240" w:lineRule="auto"/>
              <w:ind w:firstLine="0"/>
              <w:jc w:val="left"/>
            </w:pPr>
            <w:r>
              <w:rPr>
                <w:sz w:val="22"/>
              </w:rPr>
              <w:t>15,88</w:t>
            </w:r>
          </w:p>
        </w:tc>
        <w:tc>
          <w:tcPr>
            <w:tcW w:w="2366" w:type="dxa"/>
          </w:tcPr>
          <w:p w14:paraId="0D8D185C" w14:textId="77777777" w:rsidR="003416EE" w:rsidRDefault="006041B4">
            <w:pPr>
              <w:spacing w:before="60" w:after="60" w:line="240" w:lineRule="auto"/>
              <w:ind w:firstLine="0"/>
              <w:jc w:val="left"/>
            </w:pPr>
            <w:r>
              <w:rPr>
                <w:sz w:val="22"/>
              </w:rPr>
              <w:t>+0,9220</w:t>
            </w:r>
          </w:p>
        </w:tc>
      </w:tr>
      <w:tr w:rsidR="003416EE" w14:paraId="328E7A4E" w14:textId="77777777">
        <w:trPr>
          <w:cantSplit/>
        </w:trPr>
        <w:tc>
          <w:tcPr>
            <w:tcW w:w="1718" w:type="dxa"/>
          </w:tcPr>
          <w:p w14:paraId="16F001AA" w14:textId="77777777" w:rsidR="003416EE" w:rsidRDefault="006041B4">
            <w:pPr>
              <w:spacing w:before="60" w:after="60" w:line="240" w:lineRule="auto"/>
              <w:ind w:firstLine="0"/>
              <w:jc w:val="left"/>
            </w:pPr>
            <w:r>
              <w:rPr>
                <w:sz w:val="22"/>
              </w:rPr>
              <w:t>О-STL, STL</w:t>
            </w:r>
          </w:p>
        </w:tc>
        <w:tc>
          <w:tcPr>
            <w:tcW w:w="1924" w:type="dxa"/>
          </w:tcPr>
          <w:p w14:paraId="107C88BD" w14:textId="77777777" w:rsidR="003416EE" w:rsidRDefault="006041B4">
            <w:pPr>
              <w:spacing w:before="60" w:after="60" w:line="240" w:lineRule="auto"/>
              <w:ind w:firstLine="0"/>
              <w:jc w:val="left"/>
            </w:pPr>
            <w:r>
              <w:rPr>
                <w:sz w:val="22"/>
              </w:rPr>
              <w:t>27,15</w:t>
            </w:r>
          </w:p>
        </w:tc>
        <w:tc>
          <w:tcPr>
            <w:tcW w:w="1673" w:type="dxa"/>
          </w:tcPr>
          <w:p w14:paraId="1496740F" w14:textId="77777777" w:rsidR="003416EE" w:rsidRDefault="006041B4">
            <w:pPr>
              <w:spacing w:before="60" w:after="60" w:line="240" w:lineRule="auto"/>
              <w:ind w:firstLine="0"/>
              <w:jc w:val="left"/>
            </w:pPr>
            <w:r>
              <w:rPr>
                <w:sz w:val="22"/>
              </w:rPr>
              <w:t>9,60</w:t>
            </w:r>
          </w:p>
        </w:tc>
        <w:tc>
          <w:tcPr>
            <w:tcW w:w="1673" w:type="dxa"/>
          </w:tcPr>
          <w:p w14:paraId="6AEF1C2B" w14:textId="77777777" w:rsidR="003416EE" w:rsidRDefault="006041B4">
            <w:pPr>
              <w:spacing w:before="60" w:after="60" w:line="240" w:lineRule="auto"/>
              <w:ind w:firstLine="0"/>
              <w:jc w:val="left"/>
            </w:pPr>
            <w:r>
              <w:rPr>
                <w:sz w:val="22"/>
              </w:rPr>
              <w:t>11,08</w:t>
            </w:r>
          </w:p>
        </w:tc>
        <w:tc>
          <w:tcPr>
            <w:tcW w:w="2366" w:type="dxa"/>
          </w:tcPr>
          <w:p w14:paraId="72188AB7" w14:textId="77777777" w:rsidR="003416EE" w:rsidRDefault="006041B4">
            <w:pPr>
              <w:spacing w:before="60" w:after="60" w:line="240" w:lineRule="auto"/>
              <w:ind w:firstLine="0"/>
              <w:jc w:val="left"/>
            </w:pPr>
            <w:r>
              <w:rPr>
                <w:sz w:val="22"/>
              </w:rPr>
              <w:t>+0,9885</w:t>
            </w:r>
          </w:p>
        </w:tc>
      </w:tr>
      <w:tr w:rsidR="003416EE" w14:paraId="753B89FD" w14:textId="77777777">
        <w:trPr>
          <w:cantSplit/>
        </w:trPr>
        <w:tc>
          <w:tcPr>
            <w:tcW w:w="1718" w:type="dxa"/>
          </w:tcPr>
          <w:p w14:paraId="1EF6C480" w14:textId="77777777" w:rsidR="003416EE" w:rsidRDefault="006041B4">
            <w:pPr>
              <w:spacing w:before="60" w:after="60" w:line="240" w:lineRule="auto"/>
              <w:ind w:firstLine="0"/>
              <w:jc w:val="left"/>
            </w:pPr>
            <w:r>
              <w:rPr>
                <w:sz w:val="22"/>
              </w:rPr>
              <w:t>О-STL, G1</w:t>
            </w:r>
          </w:p>
        </w:tc>
        <w:tc>
          <w:tcPr>
            <w:tcW w:w="1924" w:type="dxa"/>
          </w:tcPr>
          <w:p w14:paraId="7BDD24E2" w14:textId="77777777" w:rsidR="003416EE" w:rsidRDefault="006041B4">
            <w:pPr>
              <w:spacing w:before="60" w:after="60" w:line="240" w:lineRule="auto"/>
              <w:ind w:firstLine="0"/>
              <w:jc w:val="left"/>
            </w:pPr>
            <w:r>
              <w:rPr>
                <w:sz w:val="22"/>
              </w:rPr>
              <w:t>31,43</w:t>
            </w:r>
          </w:p>
        </w:tc>
        <w:tc>
          <w:tcPr>
            <w:tcW w:w="1673" w:type="dxa"/>
          </w:tcPr>
          <w:p w14:paraId="6DDCEFC1" w14:textId="77777777" w:rsidR="003416EE" w:rsidRDefault="006041B4">
            <w:pPr>
              <w:spacing w:before="60" w:after="60" w:line="240" w:lineRule="auto"/>
              <w:ind w:firstLine="0"/>
              <w:jc w:val="left"/>
            </w:pPr>
            <w:r>
              <w:rPr>
                <w:sz w:val="22"/>
              </w:rPr>
              <w:t>8,28</w:t>
            </w:r>
          </w:p>
        </w:tc>
        <w:tc>
          <w:tcPr>
            <w:tcW w:w="1673" w:type="dxa"/>
          </w:tcPr>
          <w:p w14:paraId="4FE6B07B" w14:textId="77777777" w:rsidR="003416EE" w:rsidRDefault="006041B4">
            <w:pPr>
              <w:spacing w:before="60" w:after="60" w:line="240" w:lineRule="auto"/>
              <w:ind w:firstLine="0"/>
              <w:jc w:val="left"/>
            </w:pPr>
            <w:r>
              <w:rPr>
                <w:sz w:val="22"/>
              </w:rPr>
              <w:t>8,76</w:t>
            </w:r>
          </w:p>
        </w:tc>
        <w:tc>
          <w:tcPr>
            <w:tcW w:w="2366" w:type="dxa"/>
          </w:tcPr>
          <w:p w14:paraId="600D31C7" w14:textId="77777777" w:rsidR="003416EE" w:rsidRDefault="006041B4">
            <w:pPr>
              <w:spacing w:before="60" w:after="60" w:line="240" w:lineRule="auto"/>
              <w:ind w:firstLine="0"/>
              <w:jc w:val="left"/>
            </w:pPr>
            <w:r>
              <w:rPr>
                <w:sz w:val="22"/>
              </w:rPr>
              <w:t>+0,9875</w:t>
            </w:r>
          </w:p>
        </w:tc>
      </w:tr>
      <w:tr w:rsidR="003416EE" w14:paraId="2B98168F" w14:textId="77777777">
        <w:trPr>
          <w:cantSplit/>
        </w:trPr>
        <w:tc>
          <w:tcPr>
            <w:tcW w:w="1718" w:type="dxa"/>
          </w:tcPr>
          <w:p w14:paraId="0829A1EE" w14:textId="77777777" w:rsidR="003416EE" w:rsidRDefault="006041B4">
            <w:pPr>
              <w:spacing w:before="60" w:after="60" w:line="240" w:lineRule="auto"/>
              <w:ind w:firstLine="0"/>
              <w:jc w:val="left"/>
            </w:pPr>
            <w:r>
              <w:rPr>
                <w:sz w:val="22"/>
              </w:rPr>
              <w:t>О-STL, L1</w:t>
            </w:r>
          </w:p>
        </w:tc>
        <w:tc>
          <w:tcPr>
            <w:tcW w:w="1924" w:type="dxa"/>
          </w:tcPr>
          <w:p w14:paraId="4035D40B" w14:textId="77777777" w:rsidR="003416EE" w:rsidRDefault="006041B4">
            <w:pPr>
              <w:spacing w:before="60" w:after="60" w:line="240" w:lineRule="auto"/>
              <w:ind w:firstLine="0"/>
              <w:jc w:val="left"/>
            </w:pPr>
            <w:r>
              <w:rPr>
                <w:sz w:val="22"/>
              </w:rPr>
              <w:t>22,65</w:t>
            </w:r>
          </w:p>
        </w:tc>
        <w:tc>
          <w:tcPr>
            <w:tcW w:w="1673" w:type="dxa"/>
          </w:tcPr>
          <w:p w14:paraId="6C1486C1" w14:textId="77777777" w:rsidR="003416EE" w:rsidRDefault="006041B4">
            <w:pPr>
              <w:spacing w:before="60" w:after="60" w:line="240" w:lineRule="auto"/>
              <w:ind w:firstLine="0"/>
              <w:jc w:val="left"/>
            </w:pPr>
            <w:r>
              <w:rPr>
                <w:sz w:val="22"/>
              </w:rPr>
              <w:t>11,39</w:t>
            </w:r>
          </w:p>
        </w:tc>
        <w:tc>
          <w:tcPr>
            <w:tcW w:w="1673" w:type="dxa"/>
          </w:tcPr>
          <w:p w14:paraId="6A82955E" w14:textId="77777777" w:rsidR="003416EE" w:rsidRDefault="006041B4">
            <w:pPr>
              <w:spacing w:before="60" w:after="60" w:line="240" w:lineRule="auto"/>
              <w:ind w:firstLine="0"/>
              <w:jc w:val="left"/>
            </w:pPr>
            <w:r>
              <w:rPr>
                <w:sz w:val="22"/>
              </w:rPr>
              <w:t>12,70</w:t>
            </w:r>
          </w:p>
        </w:tc>
        <w:tc>
          <w:tcPr>
            <w:tcW w:w="2366" w:type="dxa"/>
          </w:tcPr>
          <w:p w14:paraId="2EA92FB6" w14:textId="77777777" w:rsidR="003416EE" w:rsidRDefault="006041B4">
            <w:pPr>
              <w:spacing w:before="60" w:after="60" w:line="240" w:lineRule="auto"/>
              <w:ind w:firstLine="0"/>
              <w:jc w:val="left"/>
            </w:pPr>
            <w:r>
              <w:rPr>
                <w:sz w:val="22"/>
              </w:rPr>
              <w:t>+0,9876</w:t>
            </w:r>
          </w:p>
        </w:tc>
      </w:tr>
    </w:tbl>
    <w:p w14:paraId="04A643B2" w14:textId="77777777" w:rsidR="003416EE" w:rsidRDefault="006041B4">
      <w:pPr>
        <w:pStyle w:val="af"/>
      </w:pPr>
      <w:r>
        <w:t xml:space="preserve">Веса общие внутри опоры. Перед вычислением обусловленности столбцы нормированы по длине. </w:t>
      </w:r>
      <m:oMath>
        <m:r>
          <w:rPr>
            <w:rFonts w:ascii="Cambria Math" w:hAnsi="Cambria Math"/>
          </w:rPr>
          <m:t>η</m:t>
        </m:r>
      </m:oMath>
      <w:r>
        <w:t xml:space="preserve"> определена формулой (9.12); модель реального шума не задана.</w:t>
      </w:r>
    </w:p>
    <w:p w14:paraId="797FABAC" w14:textId="77777777" w:rsidR="003416EE" w:rsidRDefault="006041B4">
      <w:pPr>
        <w:pStyle w:val="af"/>
      </w:pPr>
      <w:r>
        <w:lastRenderedPageBreak/>
        <w:t>В О-STL остаётся лишь 8,28–11,39% нормы объёмного столбца; косинусы около 0,988 указывают на смешение объёма и сердечного сопротивления. Практическая точность зависит от ошибок модели и измерений. У скалярного ТТРКГ ранг остаётся единицей. ЭИТ здесь диагностирует неоднозначность; геометрический этап целевой схемы сохраняется за ТТРКГ.</w:t>
      </w:r>
    </w:p>
    <w:p w14:paraId="31E9E58A" w14:textId="77777777" w:rsidR="003416EE" w:rsidRDefault="006041B4">
      <w:pPr>
        <w:pStyle w:val="af"/>
      </w:pPr>
      <w:r>
        <w:t xml:space="preserve">Контроль на конечных разностях STL включает ±5% объёма и шесть переносов ±5 мм. Для каждой обратной формы решается </w:t>
      </w:r>
      <w:proofErr w:type="spellStart"/>
      <w:r>
        <w:t>семипараметрическая</w:t>
      </w:r>
      <w:proofErr w:type="spellEnd"/>
      <w:r>
        <w:t xml:space="preserve"> задача ЭИТ. Вычитание собственной базы источника отделяет перенос динамического отклика от базового различия. Истинные тканевые приращения нулевые. Ошибки и отказы сведены в таблице 9.7.</w:t>
      </w:r>
    </w:p>
    <w:p w14:paraId="7517A2F1" w14:textId="77777777" w:rsidR="003416EE" w:rsidRDefault="006041B4">
      <w:pPr>
        <w:pStyle w:val="af5"/>
        <w:keepNext/>
      </w:pPr>
      <w:r>
        <w:t>Таблица 9.7 — Ошибки диагностической линейной инверсии восьми конечных STL-проб</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449"/>
        <w:gridCol w:w="1621"/>
        <w:gridCol w:w="1526"/>
        <w:gridCol w:w="1450"/>
        <w:gridCol w:w="1621"/>
        <w:gridCol w:w="1828"/>
      </w:tblGrid>
      <w:tr w:rsidR="003416EE" w14:paraId="2EE79606" w14:textId="77777777">
        <w:trPr>
          <w:cantSplit/>
          <w:tblHeader/>
        </w:trPr>
        <w:tc>
          <w:tcPr>
            <w:tcW w:w="1428" w:type="dxa"/>
            <w:shd w:val="clear" w:color="auto" w:fill="EDEDED"/>
          </w:tcPr>
          <w:p w14:paraId="26D2E027" w14:textId="77777777" w:rsidR="003416EE" w:rsidRDefault="006041B4">
            <w:pPr>
              <w:keepNext/>
              <w:spacing w:before="60" w:after="60" w:line="240" w:lineRule="auto"/>
              <w:ind w:firstLine="0"/>
              <w:jc w:val="left"/>
            </w:pPr>
            <w:r>
              <w:rPr>
                <w:b/>
                <w:sz w:val="22"/>
              </w:rPr>
              <w:t>Опора</w:t>
            </w:r>
          </w:p>
        </w:tc>
        <w:tc>
          <w:tcPr>
            <w:tcW w:w="1597" w:type="dxa"/>
            <w:shd w:val="clear" w:color="auto" w:fill="EDEDED"/>
          </w:tcPr>
          <w:p w14:paraId="02EE0187" w14:textId="77777777" w:rsidR="003416EE" w:rsidRDefault="006041B4">
            <w:pPr>
              <w:keepNext/>
              <w:spacing w:before="60" w:after="60" w:line="240" w:lineRule="auto"/>
              <w:ind w:firstLine="0"/>
              <w:jc w:val="left"/>
            </w:pPr>
            <w:r>
              <w:rPr>
                <w:b/>
                <w:sz w:val="22"/>
              </w:rPr>
              <w:t>Обратная форма</w:t>
            </w:r>
          </w:p>
        </w:tc>
        <w:tc>
          <w:tcPr>
            <w:tcW w:w="1503" w:type="dxa"/>
            <w:shd w:val="clear" w:color="auto" w:fill="EDEDED"/>
          </w:tcPr>
          <w:p w14:paraId="7FBD44D9" w14:textId="77777777" w:rsidR="003416EE" w:rsidRDefault="006041B4">
            <w:pPr>
              <w:keepNext/>
              <w:spacing w:before="60" w:after="60" w:line="240" w:lineRule="auto"/>
              <w:ind w:firstLine="0"/>
              <w:jc w:val="left"/>
            </w:pPr>
            <w:r>
              <w:rPr>
                <w:b/>
                <w:sz w:val="22"/>
              </w:rPr>
              <w:t xml:space="preserve">Максимальный модуль ошибки </w:t>
            </w:r>
            <m:oMath>
              <m:r>
                <m:rPr>
                  <m:sty m:val="p"/>
                </m:rPr>
                <w:rPr>
                  <w:rFonts w:ascii="Cambria Math" w:hAnsi="Cambria Math"/>
                  <w:sz w:val="22"/>
                </w:rPr>
                <m:t>Δ</m:t>
              </m:r>
              <m:r>
                <w:rPr>
                  <w:rFonts w:ascii="Cambria Math" w:hAnsi="Cambria Math"/>
                  <w:sz w:val="22"/>
                </w:rPr>
                <m:t>V</m:t>
              </m:r>
            </m:oMath>
            <w:r>
              <w:rPr>
                <w:b/>
                <w:sz w:val="22"/>
              </w:rPr>
              <w:t>, мл</w:t>
            </w:r>
          </w:p>
        </w:tc>
        <w:tc>
          <w:tcPr>
            <w:tcW w:w="1428" w:type="dxa"/>
            <w:shd w:val="clear" w:color="auto" w:fill="EDEDED"/>
          </w:tcPr>
          <w:p w14:paraId="1B072A81" w14:textId="77777777" w:rsidR="003416EE" w:rsidRDefault="006041B4">
            <w:pPr>
              <w:keepNext/>
              <w:spacing w:before="60" w:after="60" w:line="240" w:lineRule="auto"/>
              <w:ind w:firstLine="0"/>
              <w:jc w:val="left"/>
            </w:pPr>
            <w:r>
              <w:rPr>
                <w:b/>
                <w:sz w:val="22"/>
              </w:rPr>
              <w:t>Проба максимума</w:t>
            </w:r>
          </w:p>
        </w:tc>
        <w:tc>
          <w:tcPr>
            <w:tcW w:w="1597" w:type="dxa"/>
            <w:shd w:val="clear" w:color="auto" w:fill="EDEDED"/>
          </w:tcPr>
          <w:p w14:paraId="7CF65008" w14:textId="77777777" w:rsidR="003416EE" w:rsidRDefault="006041B4">
            <w:pPr>
              <w:keepNext/>
              <w:spacing w:before="60" w:after="60" w:line="240" w:lineRule="auto"/>
              <w:ind w:firstLine="0"/>
              <w:jc w:val="left"/>
            </w:pPr>
            <w:r>
              <w:rPr>
                <w:b/>
                <w:sz w:val="22"/>
              </w:rPr>
              <w:t>Относительная невязка ЭИТ в этой пробе, %</w:t>
            </w:r>
          </w:p>
        </w:tc>
        <w:tc>
          <w:tcPr>
            <w:tcW w:w="1801" w:type="dxa"/>
            <w:shd w:val="clear" w:color="auto" w:fill="EDEDED"/>
          </w:tcPr>
          <w:p w14:paraId="10693374" w14:textId="77777777" w:rsidR="003416EE" w:rsidRDefault="006041B4">
            <w:pPr>
              <w:keepNext/>
              <w:spacing w:before="60" w:after="60" w:line="240" w:lineRule="auto"/>
              <w:ind w:firstLine="0"/>
              <w:jc w:val="left"/>
            </w:pPr>
            <w:r>
              <w:rPr>
                <w:b/>
                <w:sz w:val="22"/>
              </w:rPr>
              <w:t xml:space="preserve">Число проб с выходом за диапазон или неположительным </w:t>
            </w:r>
            <m:oMath>
              <m:r>
                <w:rPr>
                  <w:rFonts w:ascii="Cambria Math" w:hAnsi="Cambria Math"/>
                  <w:sz w:val="22"/>
                </w:rPr>
                <m:t>ρ</m:t>
              </m:r>
            </m:oMath>
          </w:p>
        </w:tc>
      </w:tr>
      <w:tr w:rsidR="003416EE" w14:paraId="7BE15721" w14:textId="77777777">
        <w:trPr>
          <w:cantSplit/>
        </w:trPr>
        <w:tc>
          <w:tcPr>
            <w:tcW w:w="1428" w:type="dxa"/>
          </w:tcPr>
          <w:p w14:paraId="05733674" w14:textId="77777777" w:rsidR="003416EE" w:rsidRDefault="006041B4">
            <w:pPr>
              <w:spacing w:before="60" w:after="60" w:line="240" w:lineRule="auto"/>
              <w:ind w:firstLine="0"/>
              <w:jc w:val="left"/>
            </w:pPr>
            <w:r>
              <w:rPr>
                <w:sz w:val="22"/>
              </w:rPr>
              <w:t>Д4</w:t>
            </w:r>
          </w:p>
        </w:tc>
        <w:tc>
          <w:tcPr>
            <w:tcW w:w="1597" w:type="dxa"/>
          </w:tcPr>
          <w:p w14:paraId="2FFCC48D" w14:textId="77777777" w:rsidR="003416EE" w:rsidRDefault="006041B4">
            <w:pPr>
              <w:spacing w:before="60" w:after="60" w:line="240" w:lineRule="auto"/>
              <w:ind w:firstLine="0"/>
              <w:jc w:val="left"/>
            </w:pPr>
            <w:r>
              <w:rPr>
                <w:sz w:val="22"/>
              </w:rPr>
              <w:t>STL, внутренний контроль</w:t>
            </w:r>
          </w:p>
        </w:tc>
        <w:tc>
          <w:tcPr>
            <w:tcW w:w="1503" w:type="dxa"/>
          </w:tcPr>
          <w:p w14:paraId="0F0D28D9" w14:textId="77777777" w:rsidR="003416EE" w:rsidRDefault="006041B4">
            <w:pPr>
              <w:spacing w:before="60" w:after="60" w:line="240" w:lineRule="auto"/>
              <w:ind w:firstLine="0"/>
              <w:jc w:val="left"/>
            </w:pPr>
            <w:r>
              <w:rPr>
                <w:sz w:val="22"/>
              </w:rPr>
              <w:t>239,28</w:t>
            </w:r>
          </w:p>
        </w:tc>
        <w:tc>
          <w:tcPr>
            <w:tcW w:w="1428" w:type="dxa"/>
          </w:tcPr>
          <w:p w14:paraId="06E4B539" w14:textId="77777777" w:rsidR="003416EE" w:rsidRDefault="006041B4">
            <w:pPr>
              <w:spacing w:before="60" w:after="60" w:line="240" w:lineRule="auto"/>
              <w:ind w:firstLine="0"/>
              <w:jc w:val="left"/>
            </w:pPr>
            <m:oMath>
              <m:r>
                <w:rPr>
                  <w:rFonts w:ascii="Cambria Math" w:hAnsi="Cambria Math"/>
                  <w:sz w:val="22"/>
                </w:rPr>
                <m:t>y</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0F08FB84" w14:textId="77777777" w:rsidR="003416EE" w:rsidRDefault="006041B4">
            <w:pPr>
              <w:spacing w:before="60" w:after="60" w:line="240" w:lineRule="auto"/>
              <w:ind w:firstLine="0"/>
              <w:jc w:val="left"/>
            </w:pPr>
            <w:r>
              <w:rPr>
                <w:sz w:val="22"/>
              </w:rPr>
              <w:t>17,49</w:t>
            </w:r>
          </w:p>
        </w:tc>
        <w:tc>
          <w:tcPr>
            <w:tcW w:w="1801" w:type="dxa"/>
          </w:tcPr>
          <w:p w14:paraId="66A5A615" w14:textId="77777777" w:rsidR="003416EE" w:rsidRDefault="006041B4">
            <w:pPr>
              <w:spacing w:before="60" w:after="60" w:line="240" w:lineRule="auto"/>
              <w:ind w:firstLine="0"/>
              <w:jc w:val="left"/>
            </w:pPr>
            <w:r>
              <w:rPr>
                <w:sz w:val="22"/>
              </w:rPr>
              <w:t>7 из 8</w:t>
            </w:r>
          </w:p>
        </w:tc>
      </w:tr>
      <w:tr w:rsidR="003416EE" w14:paraId="199FF63D" w14:textId="77777777">
        <w:trPr>
          <w:cantSplit/>
        </w:trPr>
        <w:tc>
          <w:tcPr>
            <w:tcW w:w="1428" w:type="dxa"/>
          </w:tcPr>
          <w:p w14:paraId="0ED89596" w14:textId="77777777" w:rsidR="003416EE" w:rsidRDefault="006041B4">
            <w:pPr>
              <w:spacing w:before="60" w:after="60" w:line="240" w:lineRule="auto"/>
              <w:ind w:firstLine="0"/>
              <w:jc w:val="left"/>
            </w:pPr>
            <w:r>
              <w:rPr>
                <w:sz w:val="22"/>
              </w:rPr>
              <w:t>Д4</w:t>
            </w:r>
          </w:p>
        </w:tc>
        <w:tc>
          <w:tcPr>
            <w:tcW w:w="1597" w:type="dxa"/>
          </w:tcPr>
          <w:p w14:paraId="25EF5411" w14:textId="77777777" w:rsidR="003416EE" w:rsidRDefault="006041B4">
            <w:pPr>
              <w:spacing w:before="60" w:after="60" w:line="240" w:lineRule="auto"/>
              <w:ind w:firstLine="0"/>
              <w:jc w:val="left"/>
            </w:pPr>
            <w:r>
              <w:rPr>
                <w:sz w:val="22"/>
              </w:rPr>
              <w:t>G1</w:t>
            </w:r>
          </w:p>
        </w:tc>
        <w:tc>
          <w:tcPr>
            <w:tcW w:w="1503" w:type="dxa"/>
          </w:tcPr>
          <w:p w14:paraId="6978C8F8" w14:textId="77777777" w:rsidR="003416EE" w:rsidRDefault="006041B4">
            <w:pPr>
              <w:spacing w:before="60" w:after="60" w:line="240" w:lineRule="auto"/>
              <w:ind w:firstLine="0"/>
              <w:jc w:val="left"/>
            </w:pPr>
            <w:r>
              <w:rPr>
                <w:sz w:val="22"/>
              </w:rPr>
              <w:t>46,12</w:t>
            </w:r>
          </w:p>
        </w:tc>
        <w:tc>
          <w:tcPr>
            <w:tcW w:w="1428" w:type="dxa"/>
          </w:tcPr>
          <w:p w14:paraId="59C2C628" w14:textId="77777777" w:rsidR="003416EE" w:rsidRDefault="006041B4">
            <w:pPr>
              <w:spacing w:before="60" w:after="60" w:line="240" w:lineRule="auto"/>
              <w:ind w:firstLine="0"/>
              <w:jc w:val="left"/>
            </w:pPr>
            <m:oMath>
              <m:r>
                <w:rPr>
                  <w:rFonts w:ascii="Cambria Math" w:hAnsi="Cambria Math"/>
                  <w:sz w:val="22"/>
                </w:rPr>
                <m:t>z</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2038D43C" w14:textId="77777777" w:rsidR="003416EE" w:rsidRDefault="006041B4">
            <w:pPr>
              <w:spacing w:before="60" w:after="60" w:line="240" w:lineRule="auto"/>
              <w:ind w:firstLine="0"/>
              <w:jc w:val="left"/>
            </w:pPr>
            <w:r>
              <w:rPr>
                <w:sz w:val="22"/>
              </w:rPr>
              <w:t>25,24</w:t>
            </w:r>
          </w:p>
        </w:tc>
        <w:tc>
          <w:tcPr>
            <w:tcW w:w="1801" w:type="dxa"/>
          </w:tcPr>
          <w:p w14:paraId="3F32C442" w14:textId="77777777" w:rsidR="003416EE" w:rsidRDefault="006041B4">
            <w:pPr>
              <w:spacing w:before="60" w:after="60" w:line="240" w:lineRule="auto"/>
              <w:ind w:firstLine="0"/>
              <w:jc w:val="left"/>
            </w:pPr>
            <w:r>
              <w:rPr>
                <w:sz w:val="22"/>
              </w:rPr>
              <w:t>4 из 8</w:t>
            </w:r>
          </w:p>
        </w:tc>
      </w:tr>
      <w:tr w:rsidR="003416EE" w14:paraId="0117AD38" w14:textId="77777777">
        <w:trPr>
          <w:cantSplit/>
        </w:trPr>
        <w:tc>
          <w:tcPr>
            <w:tcW w:w="1428" w:type="dxa"/>
          </w:tcPr>
          <w:p w14:paraId="28B648F8" w14:textId="77777777" w:rsidR="003416EE" w:rsidRDefault="006041B4">
            <w:pPr>
              <w:spacing w:before="60" w:after="60" w:line="240" w:lineRule="auto"/>
              <w:ind w:firstLine="0"/>
              <w:jc w:val="left"/>
            </w:pPr>
            <w:r>
              <w:rPr>
                <w:sz w:val="22"/>
              </w:rPr>
              <w:t>Д4</w:t>
            </w:r>
          </w:p>
        </w:tc>
        <w:tc>
          <w:tcPr>
            <w:tcW w:w="1597" w:type="dxa"/>
          </w:tcPr>
          <w:p w14:paraId="741A1E85" w14:textId="77777777" w:rsidR="003416EE" w:rsidRDefault="006041B4">
            <w:pPr>
              <w:spacing w:before="60" w:after="60" w:line="240" w:lineRule="auto"/>
              <w:ind w:firstLine="0"/>
              <w:jc w:val="left"/>
            </w:pPr>
            <w:r>
              <w:rPr>
                <w:sz w:val="22"/>
              </w:rPr>
              <w:t>L1</w:t>
            </w:r>
          </w:p>
        </w:tc>
        <w:tc>
          <w:tcPr>
            <w:tcW w:w="1503" w:type="dxa"/>
          </w:tcPr>
          <w:p w14:paraId="2911B8A6" w14:textId="77777777" w:rsidR="003416EE" w:rsidRDefault="006041B4">
            <w:pPr>
              <w:spacing w:before="60" w:after="60" w:line="240" w:lineRule="auto"/>
              <w:ind w:firstLine="0"/>
              <w:jc w:val="left"/>
            </w:pPr>
            <w:r>
              <w:rPr>
                <w:sz w:val="22"/>
              </w:rPr>
              <w:t>88,01</w:t>
            </w:r>
          </w:p>
        </w:tc>
        <w:tc>
          <w:tcPr>
            <w:tcW w:w="1428" w:type="dxa"/>
          </w:tcPr>
          <w:p w14:paraId="27E5742D" w14:textId="77777777" w:rsidR="003416EE" w:rsidRDefault="006041B4">
            <w:pPr>
              <w:spacing w:before="60" w:after="60" w:line="240" w:lineRule="auto"/>
              <w:ind w:firstLine="0"/>
              <w:jc w:val="left"/>
            </w:pPr>
            <m:oMath>
              <m:r>
                <w:rPr>
                  <w:rFonts w:ascii="Cambria Math" w:hAnsi="Cambria Math"/>
                  <w:sz w:val="22"/>
                </w:rPr>
                <m:t>z</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28A69AD8" w14:textId="77777777" w:rsidR="003416EE" w:rsidRDefault="006041B4">
            <w:pPr>
              <w:spacing w:before="60" w:after="60" w:line="240" w:lineRule="auto"/>
              <w:ind w:firstLine="0"/>
              <w:jc w:val="left"/>
            </w:pPr>
            <w:r>
              <w:rPr>
                <w:sz w:val="22"/>
              </w:rPr>
              <w:t>28,94</w:t>
            </w:r>
          </w:p>
        </w:tc>
        <w:tc>
          <w:tcPr>
            <w:tcW w:w="1801" w:type="dxa"/>
          </w:tcPr>
          <w:p w14:paraId="1A8F28A9" w14:textId="77777777" w:rsidR="003416EE" w:rsidRDefault="006041B4">
            <w:pPr>
              <w:spacing w:before="60" w:after="60" w:line="240" w:lineRule="auto"/>
              <w:ind w:firstLine="0"/>
              <w:jc w:val="left"/>
            </w:pPr>
            <w:r>
              <w:rPr>
                <w:sz w:val="22"/>
              </w:rPr>
              <w:t>6 из 8</w:t>
            </w:r>
          </w:p>
        </w:tc>
      </w:tr>
      <w:tr w:rsidR="003416EE" w14:paraId="719D8780" w14:textId="77777777">
        <w:trPr>
          <w:cantSplit/>
        </w:trPr>
        <w:tc>
          <w:tcPr>
            <w:tcW w:w="1428" w:type="dxa"/>
          </w:tcPr>
          <w:p w14:paraId="045CFE50" w14:textId="77777777" w:rsidR="003416EE" w:rsidRDefault="006041B4">
            <w:pPr>
              <w:spacing w:before="60" w:after="60" w:line="240" w:lineRule="auto"/>
              <w:ind w:firstLine="0"/>
              <w:jc w:val="left"/>
            </w:pPr>
            <w:r>
              <w:rPr>
                <w:sz w:val="22"/>
              </w:rPr>
              <w:t>О-STL</w:t>
            </w:r>
          </w:p>
        </w:tc>
        <w:tc>
          <w:tcPr>
            <w:tcW w:w="1597" w:type="dxa"/>
          </w:tcPr>
          <w:p w14:paraId="7E94E2AE" w14:textId="77777777" w:rsidR="003416EE" w:rsidRDefault="006041B4">
            <w:pPr>
              <w:spacing w:before="60" w:after="60" w:line="240" w:lineRule="auto"/>
              <w:ind w:firstLine="0"/>
              <w:jc w:val="left"/>
            </w:pPr>
            <w:r>
              <w:rPr>
                <w:sz w:val="22"/>
              </w:rPr>
              <w:t>STL, внутренний контроль</w:t>
            </w:r>
          </w:p>
        </w:tc>
        <w:tc>
          <w:tcPr>
            <w:tcW w:w="1503" w:type="dxa"/>
          </w:tcPr>
          <w:p w14:paraId="30C92B93" w14:textId="77777777" w:rsidR="003416EE" w:rsidRDefault="006041B4">
            <w:pPr>
              <w:spacing w:before="60" w:after="60" w:line="240" w:lineRule="auto"/>
              <w:ind w:firstLine="0"/>
              <w:jc w:val="left"/>
            </w:pPr>
            <w:r>
              <w:rPr>
                <w:sz w:val="22"/>
              </w:rPr>
              <w:t>15,03</w:t>
            </w:r>
          </w:p>
        </w:tc>
        <w:tc>
          <w:tcPr>
            <w:tcW w:w="1428" w:type="dxa"/>
          </w:tcPr>
          <w:p w14:paraId="30997275" w14:textId="77777777" w:rsidR="003416EE" w:rsidRDefault="006041B4">
            <w:pPr>
              <w:spacing w:before="60" w:after="60" w:line="240" w:lineRule="auto"/>
              <w:ind w:firstLine="0"/>
              <w:jc w:val="left"/>
            </w:pPr>
            <m:oMath>
              <m:r>
                <w:rPr>
                  <w:rFonts w:ascii="Cambria Math" w:hAnsi="Cambria Math"/>
                  <w:sz w:val="22"/>
                </w:rPr>
                <m:t>x</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09C8B3FF" w14:textId="77777777" w:rsidR="003416EE" w:rsidRDefault="006041B4">
            <w:pPr>
              <w:spacing w:before="60" w:after="60" w:line="240" w:lineRule="auto"/>
              <w:ind w:firstLine="0"/>
              <w:jc w:val="left"/>
            </w:pPr>
            <w:r>
              <w:rPr>
                <w:sz w:val="22"/>
              </w:rPr>
              <w:t>9,25</w:t>
            </w:r>
          </w:p>
        </w:tc>
        <w:tc>
          <w:tcPr>
            <w:tcW w:w="1801" w:type="dxa"/>
          </w:tcPr>
          <w:p w14:paraId="73ADE7AB" w14:textId="77777777" w:rsidR="003416EE" w:rsidRDefault="006041B4">
            <w:pPr>
              <w:spacing w:before="60" w:after="60" w:line="240" w:lineRule="auto"/>
              <w:ind w:firstLine="0"/>
              <w:jc w:val="left"/>
            </w:pPr>
            <w:r>
              <w:rPr>
                <w:sz w:val="22"/>
              </w:rPr>
              <w:t>4 из 8</w:t>
            </w:r>
          </w:p>
        </w:tc>
      </w:tr>
      <w:tr w:rsidR="003416EE" w14:paraId="193AA873" w14:textId="77777777">
        <w:trPr>
          <w:cantSplit/>
        </w:trPr>
        <w:tc>
          <w:tcPr>
            <w:tcW w:w="1428" w:type="dxa"/>
          </w:tcPr>
          <w:p w14:paraId="4364276C" w14:textId="77777777" w:rsidR="003416EE" w:rsidRDefault="006041B4">
            <w:pPr>
              <w:spacing w:before="60" w:after="60" w:line="240" w:lineRule="auto"/>
              <w:ind w:firstLine="0"/>
              <w:jc w:val="left"/>
            </w:pPr>
            <w:r>
              <w:rPr>
                <w:sz w:val="22"/>
              </w:rPr>
              <w:t>О-STL</w:t>
            </w:r>
          </w:p>
        </w:tc>
        <w:tc>
          <w:tcPr>
            <w:tcW w:w="1597" w:type="dxa"/>
          </w:tcPr>
          <w:p w14:paraId="74491FB1" w14:textId="77777777" w:rsidR="003416EE" w:rsidRDefault="006041B4">
            <w:pPr>
              <w:spacing w:before="60" w:after="60" w:line="240" w:lineRule="auto"/>
              <w:ind w:firstLine="0"/>
              <w:jc w:val="left"/>
            </w:pPr>
            <w:r>
              <w:rPr>
                <w:sz w:val="22"/>
              </w:rPr>
              <w:t>G1</w:t>
            </w:r>
          </w:p>
        </w:tc>
        <w:tc>
          <w:tcPr>
            <w:tcW w:w="1503" w:type="dxa"/>
          </w:tcPr>
          <w:p w14:paraId="3451B1C0" w14:textId="77777777" w:rsidR="003416EE" w:rsidRDefault="006041B4">
            <w:pPr>
              <w:spacing w:before="60" w:after="60" w:line="240" w:lineRule="auto"/>
              <w:ind w:firstLine="0"/>
              <w:jc w:val="left"/>
            </w:pPr>
            <w:r>
              <w:rPr>
                <w:sz w:val="22"/>
              </w:rPr>
              <w:t>84,31</w:t>
            </w:r>
          </w:p>
        </w:tc>
        <w:tc>
          <w:tcPr>
            <w:tcW w:w="1428" w:type="dxa"/>
          </w:tcPr>
          <w:p w14:paraId="3D1CF4AF" w14:textId="77777777" w:rsidR="003416EE" w:rsidRDefault="006041B4">
            <w:pPr>
              <w:spacing w:before="60" w:after="60" w:line="240" w:lineRule="auto"/>
              <w:ind w:firstLine="0"/>
              <w:jc w:val="left"/>
            </w:pPr>
            <m:oMath>
              <m:r>
                <w:rPr>
                  <w:rFonts w:ascii="Cambria Math" w:hAnsi="Cambria Math"/>
                  <w:sz w:val="22"/>
                </w:rPr>
                <m:t>y</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1AE3A090" w14:textId="77777777" w:rsidR="003416EE" w:rsidRDefault="006041B4">
            <w:pPr>
              <w:spacing w:before="60" w:after="60" w:line="240" w:lineRule="auto"/>
              <w:ind w:firstLine="0"/>
              <w:jc w:val="left"/>
            </w:pPr>
            <w:r>
              <w:rPr>
                <w:sz w:val="22"/>
              </w:rPr>
              <w:t>26,99</w:t>
            </w:r>
          </w:p>
        </w:tc>
        <w:tc>
          <w:tcPr>
            <w:tcW w:w="1801" w:type="dxa"/>
          </w:tcPr>
          <w:p w14:paraId="299376A0" w14:textId="77777777" w:rsidR="003416EE" w:rsidRDefault="006041B4">
            <w:pPr>
              <w:spacing w:before="60" w:after="60" w:line="240" w:lineRule="auto"/>
              <w:ind w:firstLine="0"/>
              <w:jc w:val="left"/>
            </w:pPr>
            <w:r>
              <w:rPr>
                <w:sz w:val="22"/>
              </w:rPr>
              <w:t>8 из 8</w:t>
            </w:r>
          </w:p>
        </w:tc>
      </w:tr>
      <w:tr w:rsidR="003416EE" w14:paraId="63A9C51D" w14:textId="77777777">
        <w:trPr>
          <w:cantSplit/>
        </w:trPr>
        <w:tc>
          <w:tcPr>
            <w:tcW w:w="1428" w:type="dxa"/>
          </w:tcPr>
          <w:p w14:paraId="7A5D12D3" w14:textId="77777777" w:rsidR="003416EE" w:rsidRDefault="006041B4">
            <w:pPr>
              <w:spacing w:before="60" w:after="60" w:line="240" w:lineRule="auto"/>
              <w:ind w:firstLine="0"/>
              <w:jc w:val="left"/>
            </w:pPr>
            <w:r>
              <w:rPr>
                <w:sz w:val="22"/>
              </w:rPr>
              <w:t>О-STL</w:t>
            </w:r>
          </w:p>
        </w:tc>
        <w:tc>
          <w:tcPr>
            <w:tcW w:w="1597" w:type="dxa"/>
          </w:tcPr>
          <w:p w14:paraId="5FA81AB1" w14:textId="77777777" w:rsidR="003416EE" w:rsidRDefault="006041B4">
            <w:pPr>
              <w:spacing w:before="60" w:after="60" w:line="240" w:lineRule="auto"/>
              <w:ind w:firstLine="0"/>
              <w:jc w:val="left"/>
            </w:pPr>
            <w:r>
              <w:rPr>
                <w:sz w:val="22"/>
              </w:rPr>
              <w:t>L1</w:t>
            </w:r>
          </w:p>
        </w:tc>
        <w:tc>
          <w:tcPr>
            <w:tcW w:w="1503" w:type="dxa"/>
          </w:tcPr>
          <w:p w14:paraId="4F14E3D3" w14:textId="77777777" w:rsidR="003416EE" w:rsidRDefault="006041B4">
            <w:pPr>
              <w:spacing w:before="60" w:after="60" w:line="240" w:lineRule="auto"/>
              <w:ind w:firstLine="0"/>
              <w:jc w:val="left"/>
            </w:pPr>
            <w:r>
              <w:rPr>
                <w:sz w:val="22"/>
              </w:rPr>
              <w:t>49,01</w:t>
            </w:r>
          </w:p>
        </w:tc>
        <w:tc>
          <w:tcPr>
            <w:tcW w:w="1428" w:type="dxa"/>
          </w:tcPr>
          <w:p w14:paraId="6F74E23A" w14:textId="77777777" w:rsidR="003416EE" w:rsidRDefault="006041B4">
            <w:pPr>
              <w:spacing w:before="60" w:after="60" w:line="240" w:lineRule="auto"/>
              <w:ind w:firstLine="0"/>
              <w:jc w:val="left"/>
            </w:pPr>
            <m:oMath>
              <m:r>
                <w:rPr>
                  <w:rFonts w:ascii="Cambria Math" w:hAnsi="Cambria Math"/>
                  <w:sz w:val="22"/>
                </w:rPr>
                <m:t>x</m:t>
              </m:r>
              <m:r>
                <m:rPr>
                  <m:sty m:val="p"/>
                </m:rPr>
                <w:rPr>
                  <w:rFonts w:ascii="Cambria Math" w:hAnsi="Cambria Math"/>
                  <w:sz w:val="22"/>
                </w:rPr>
                <m:t>=+</m:t>
              </m:r>
              <m:r>
                <w:rPr>
                  <w:rFonts w:ascii="Cambria Math" w:hAnsi="Cambria Math"/>
                  <w:sz w:val="22"/>
                </w:rPr>
                <m:t>5</m:t>
              </m:r>
            </m:oMath>
            <w:r>
              <w:rPr>
                <w:sz w:val="22"/>
              </w:rPr>
              <w:t xml:space="preserve"> мм</w:t>
            </w:r>
          </w:p>
        </w:tc>
        <w:tc>
          <w:tcPr>
            <w:tcW w:w="1597" w:type="dxa"/>
          </w:tcPr>
          <w:p w14:paraId="7217BD55" w14:textId="77777777" w:rsidR="003416EE" w:rsidRDefault="006041B4">
            <w:pPr>
              <w:spacing w:before="60" w:after="60" w:line="240" w:lineRule="auto"/>
              <w:ind w:firstLine="0"/>
              <w:jc w:val="left"/>
            </w:pPr>
            <w:r>
              <w:rPr>
                <w:sz w:val="22"/>
              </w:rPr>
              <w:t>16,99</w:t>
            </w:r>
          </w:p>
        </w:tc>
        <w:tc>
          <w:tcPr>
            <w:tcW w:w="1801" w:type="dxa"/>
          </w:tcPr>
          <w:p w14:paraId="13C7663C" w14:textId="77777777" w:rsidR="003416EE" w:rsidRDefault="006041B4">
            <w:pPr>
              <w:spacing w:before="60" w:after="60" w:line="240" w:lineRule="auto"/>
              <w:ind w:firstLine="0"/>
              <w:jc w:val="left"/>
            </w:pPr>
            <w:r>
              <w:rPr>
                <w:sz w:val="22"/>
              </w:rPr>
              <w:t>4 из 8</w:t>
            </w:r>
          </w:p>
        </w:tc>
      </w:tr>
    </w:tbl>
    <w:p w14:paraId="02FBE805" w14:textId="77777777" w:rsidR="003416EE" w:rsidRDefault="006041B4">
      <w:pPr>
        <w:pStyle w:val="af"/>
      </w:pPr>
      <w:r>
        <w:t>Общие относительные веса STL; переносы скорректированы по численной невязке объёма. Флаг учитывает выход объёма за ±5%, любой координаты за ±5 мм либо неположительное итоговое сопротивление. Максимум ошибки и флаг могут относиться к разным пробам. Значения не обрезаны по границам.</w:t>
      </w:r>
    </w:p>
    <w:p w14:paraId="1500AC4F" w14:textId="77777777" w:rsidR="003416EE" w:rsidRDefault="006041B4">
      <w:pPr>
        <w:pStyle w:val="af"/>
      </w:pPr>
      <w:r>
        <w:lastRenderedPageBreak/>
        <w:t>Ошибка STL→STL в Д4 указывает на ограничение самой линеаризации; меньший максимум G1 не доказывает превосходства сферы. В О-STL внутренний максимум снижен, дополнительная ошибка форм сохраняется. Расширенный массив разных весов, источников и каналов содержит 716 выходов за диапазон или неположительных параметров среди 1152 зависимых инверсий. Это не частота отказов у пациентов.</w:t>
      </w:r>
    </w:p>
    <w:p w14:paraId="55DF17C9" w14:textId="77777777" w:rsidR="003416EE" w:rsidRDefault="006041B4">
      <w:pPr>
        <w:pStyle w:val="af"/>
      </w:pPr>
      <w:r>
        <w:t>Рисунок 9.4 сопоставляет знаковые ошибки диагностической инверсии и последовательной тканевой коррекции.</w:t>
      </w:r>
    </w:p>
    <w:p w14:paraId="6AA056A1" w14:textId="77777777" w:rsidR="003416EE" w:rsidRDefault="006041B4">
      <w:pPr>
        <w:pStyle w:val="af"/>
        <w:keepNext/>
        <w:ind w:firstLine="0"/>
        <w:jc w:val="center"/>
      </w:pPr>
      <w:r>
        <w:rPr>
          <w:noProof/>
        </w:rPr>
        <w:drawing>
          <wp:inline distT="0" distB="0" distL="0" distR="0" wp14:anchorId="521BC254" wp14:editId="0DFB04BC">
            <wp:extent cx="5868000" cy="5018683"/>
            <wp:effectExtent l="0" t="0" r="0" b="0"/>
            <wp:docPr id="228" name="Picture" descr="Ошибки объёма на конечных вычислительных пробах"/>
            <wp:cNvGraphicFramePr/>
            <a:graphic xmlns:a="http://schemas.openxmlformats.org/drawingml/2006/main">
              <a:graphicData uri="http://schemas.openxmlformats.org/drawingml/2006/picture">
                <pic:pic xmlns:pic="http://schemas.openxmlformats.org/drawingml/2006/picture">
                  <pic:nvPicPr>
                    <pic:cNvPr id="229" name="Picture" descr="figures/90d0ce0e2841.png"/>
                    <pic:cNvPicPr>
                      <a:picLocks noChangeAspect="1" noChangeArrowheads="1"/>
                    </pic:cNvPicPr>
                  </pic:nvPicPr>
                  <pic:blipFill>
                    <a:blip r:embed="rId52"/>
                    <a:stretch>
                      <a:fillRect/>
                    </a:stretch>
                  </pic:blipFill>
                  <pic:spPr bwMode="auto">
                    <a:xfrm>
                      <a:off x="0" y="0"/>
                      <a:ext cx="5868000" cy="5018683"/>
                    </a:xfrm>
                    <a:prstGeom prst="rect">
                      <a:avLst/>
                    </a:prstGeom>
                    <a:noFill/>
                    <a:ln w="9525">
                      <a:noFill/>
                      <a:headEnd/>
                      <a:tailEnd/>
                    </a:ln>
                  </pic:spPr>
                </pic:pic>
              </a:graphicData>
            </a:graphic>
          </wp:inline>
        </w:drawing>
      </w:r>
    </w:p>
    <w:p w14:paraId="24284BD0" w14:textId="77777777" w:rsidR="003416EE" w:rsidRDefault="006041B4">
      <w:pPr>
        <w:pStyle w:val="af5"/>
        <w:jc w:val="center"/>
      </w:pPr>
      <w:r>
        <w:t xml:space="preserve">Рисунок 9.4 — Ошибки объёма, мл, восьми конечных STL-проб. Слева — Д4, справа — О-STL; чёрный — обратная STL, оранжевый — G1, синий — L1. Вверху: диагностическая инверсия семи параметров ЭИТ. Внизу: оценка трёх тканевых изменений при фиксированной геометрии, их вычитание из ТТРКГ и деление на </w:t>
      </w:r>
      <m:oMath>
        <m:sSub>
          <m:sSubPr>
            <m:ctrlPr>
              <w:rPr>
                <w:rFonts w:ascii="Cambria Math" w:hAnsi="Cambria Math"/>
              </w:rPr>
            </m:ctrlPr>
          </m:sSubPr>
          <m:e>
            <m:r>
              <w:rPr>
                <w:rFonts w:ascii="Cambria Math" w:hAnsi="Cambria Math"/>
              </w:rPr>
              <m:t>K</m:t>
            </m:r>
          </m:e>
          <m:sub>
            <m:r>
              <w:rPr>
                <w:rFonts w:ascii="Cambria Math" w:hAnsi="Cambria Math"/>
              </w:rPr>
              <m:t>V</m:t>
            </m:r>
          </m:sub>
        </m:sSub>
      </m:oMath>
      <w:r>
        <w:t>. Абсцисса — заданные изменения; координатный шаг 5 мм. Шкалы различны; большие ошибки — отказы интерпретации.</w:t>
      </w:r>
    </w:p>
    <w:p w14:paraId="38F11E90" w14:textId="77777777" w:rsidR="003416EE" w:rsidRDefault="006041B4">
      <w:pPr>
        <w:pStyle w:val="21"/>
      </w:pPr>
      <w:bookmarkStart w:id="3719" w:name="_Toc244123126"/>
      <w:bookmarkStart w:id="3720" w:name="X1209a3c599ebb3593a21f9e247ec73861af1b3b"/>
      <w:bookmarkEnd w:id="3708"/>
      <w:r>
        <w:lastRenderedPageBreak/>
        <w:t>9.9 Влияние тканевого смешения на восстановление объёма</w:t>
      </w:r>
      <w:bookmarkEnd w:id="3719"/>
    </w:p>
    <w:p w14:paraId="152E5667" w14:textId="77777777" w:rsidR="003416EE" w:rsidRPr="00674711" w:rsidRDefault="006041B4">
      <w:pPr>
        <w:pStyle w:val="FirstParagraph"/>
        <w:rPr>
          <w:lang w:val="ru-RU"/>
          <w:rPrChange w:id="3721" w:author="Nik K" w:date="2026-10-29T00:18:00Z">
            <w:rPr/>
          </w:rPrChange>
        </w:rPr>
      </w:pPr>
      <w:r w:rsidRPr="00674711">
        <w:rPr>
          <w:lang w:val="ru-RU"/>
          <w:rPrChange w:id="3722" w:author="Nik K" w:date="2026-10-29T00:18:00Z">
            <w:rPr/>
          </w:rPrChange>
        </w:rPr>
        <w:t xml:space="preserve">Пусть </w:t>
      </w:r>
      <m:oMath>
        <m:r>
          <w:rPr>
            <w:rFonts w:ascii="Cambria Math" w:hAnsi="Cambria Math"/>
          </w:rPr>
          <m:t>G</m:t>
        </m:r>
        <m:r>
          <m:rPr>
            <m:sty m:val="p"/>
          </m:rPr>
          <w:rPr>
            <w:rFonts w:ascii="Cambria Math" w:hAnsi="Cambria Math"/>
            <w:lang w:val="ru-RU"/>
            <w:rPrChange w:id="3723" w:author="Nik K" w:date="2026-10-29T00:18:00Z">
              <w:rPr>
                <w:rFonts w:ascii="Cambria Math" w:hAnsi="Cambria Math"/>
              </w:rPr>
            </w:rPrChange>
          </w:rPr>
          <m:t>,</m:t>
        </m:r>
        <m:r>
          <w:rPr>
            <w:rFonts w:ascii="Cambria Math" w:hAnsi="Cambria Math"/>
          </w:rPr>
          <m:t>S</m:t>
        </m:r>
      </m:oMath>
      <w:r w:rsidRPr="00674711">
        <w:rPr>
          <w:lang w:val="ru-RU"/>
          <w:rPrChange w:id="3724" w:author="Nik K" w:date="2026-10-29T00:18:00Z">
            <w:rPr/>
          </w:rPrChange>
        </w:rPr>
        <w:t xml:space="preserve"> — геометрическая и тканевая части якобиана ЭИТ, </w:t>
      </w:r>
      <m:oMath>
        <m:sSub>
          <m:sSubPr>
            <m:ctrlPr>
              <w:rPr>
                <w:rFonts w:ascii="Cambria Math" w:hAnsi="Cambria Math"/>
              </w:rPr>
            </m:ctrlPr>
          </m:sSubPr>
          <m:e>
            <m:r>
              <m:rPr>
                <m:sty m:val="bi"/>
              </m:rPr>
              <w:rPr>
                <w:rFonts w:ascii="Cambria Math" w:hAnsi="Cambria Math"/>
              </w:rPr>
              <m:t>K</m:t>
            </m:r>
          </m:e>
          <m:sub>
            <m:r>
              <w:rPr>
                <w:rFonts w:ascii="Cambria Math" w:hAnsi="Cambria Math"/>
              </w:rPr>
              <m:t>g</m:t>
            </m:r>
          </m:sub>
        </m:sSub>
        <m:r>
          <m:rPr>
            <m:sty m:val="p"/>
          </m:rPr>
          <w:rPr>
            <w:rFonts w:ascii="Cambria Math" w:hAnsi="Cambria Math"/>
            <w:lang w:val="ru-RU"/>
            <w:rPrChange w:id="3725" w:author="Nik K" w:date="2026-10-29T00:18:00Z">
              <w:rPr>
                <w:rFonts w:ascii="Cambria Math" w:hAnsi="Cambria Math"/>
              </w:rPr>
            </w:rPrChange>
          </w:rPr>
          <m:t>,</m:t>
        </m:r>
        <m:sSub>
          <m:sSubPr>
            <m:ctrlPr>
              <w:rPr>
                <w:rFonts w:ascii="Cambria Math" w:hAnsi="Cambria Math"/>
              </w:rPr>
            </m:ctrlPr>
          </m:sSubPr>
          <m:e>
            <m:r>
              <m:rPr>
                <m:sty m:val="bi"/>
              </m:rPr>
              <w:rPr>
                <w:rFonts w:ascii="Cambria Math" w:hAnsi="Cambria Math"/>
              </w:rPr>
              <m:t>K</m:t>
            </m:r>
          </m:e>
          <m:sub>
            <m:r>
              <w:rPr>
                <w:rFonts w:ascii="Cambria Math" w:hAnsi="Cambria Math"/>
              </w:rPr>
              <m:t>ρ</m:t>
            </m:r>
          </m:sub>
        </m:sSub>
      </m:oMath>
      <w:r w:rsidRPr="00674711">
        <w:rPr>
          <w:lang w:val="ru-RU"/>
          <w:rPrChange w:id="3726" w:author="Nik K" w:date="2026-10-29T00:18:00Z">
            <w:rPr/>
          </w:rPrChange>
        </w:rPr>
        <w:t xml:space="preserve"> — соответствующие строки ТТРКГ. При постоянных истинных свойствах тканевая инверсия фиксированной геометрии может дать</w:t>
      </w:r>
    </w:p>
    <w:p w14:paraId="2DB569F6"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e>
            <m:sub>
              <m:r>
                <m:rPr>
                  <m:sty m:val="p"/>
                </m:rPr>
                <w:rPr>
                  <w:rFonts w:ascii="Cambria Math" w:hAnsi="Cambria Math"/>
                </w:rPr>
                <m:t>ложн</m:t>
              </m:r>
            </m:sub>
          </m:sSub>
          <m:r>
            <m:rPr>
              <m:sty m:val="p"/>
            </m:rPr>
            <w:rPr>
              <w:rFonts w:ascii="Cambria Math" w:hAnsi="Cambria Math"/>
            </w:rPr>
            <m:t>=(</m:t>
          </m:r>
          <m:r>
            <w:rPr>
              <w:rFonts w:ascii="Cambria Math" w:hAnsi="Cambria Math"/>
            </w:rPr>
            <m:t>WS</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WG</m:t>
          </m:r>
          <m:r>
            <m:rPr>
              <m:sty m:val="p"/>
            </m:rPr>
            <w:rPr>
              <w:rFonts w:ascii="Cambria Math" w:hAnsi="Cambria Math"/>
            </w:rPr>
            <m:t>Δ</m:t>
          </m:r>
          <m:r>
            <m:rPr>
              <m:sty m:val="bi"/>
            </m:rPr>
            <w:rPr>
              <w:rFonts w:ascii="Cambria Math" w:hAnsi="Cambria Math"/>
            </w:rPr>
            <m:t>g</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K</m:t>
              </m:r>
            </m:e>
            <m:sub>
              <m:r>
                <m:rPr>
                  <m:sty m:val="p"/>
                </m:rPr>
                <w:rPr>
                  <w:rFonts w:ascii="Cambria Math" w:hAnsi="Cambria Math"/>
                </w:rPr>
                <m:t>ост</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w:rPr>
                  <w:rFonts w:ascii="Cambria Math" w:hAnsi="Cambria Math"/>
                </w:rPr>
                <m:t>ρ</m:t>
              </m:r>
            </m:sub>
          </m:sSub>
          <m:r>
            <m:rPr>
              <m:sty m:val="p"/>
            </m:rPr>
            <w:rPr>
              <w:rFonts w:ascii="Cambria Math" w:hAnsi="Cambria Math"/>
            </w:rPr>
            <m:t>(</m:t>
          </m:r>
          <m:r>
            <w:rPr>
              <w:rFonts w:ascii="Cambria Math" w:hAnsi="Cambria Math"/>
            </w:rPr>
            <m:t>WS</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WG</m:t>
          </m:r>
          <m:r>
            <m:rPr>
              <m:sty m:val="p"/>
            </m:rPr>
            <w:rPr>
              <w:rFonts w:ascii="Cambria Math" w:hAnsi="Cambria Math"/>
            </w:rPr>
            <m:t>.</m:t>
          </m:r>
          <m:r>
            <w:rPr>
              <w:rFonts w:ascii="Cambria Math" w:hAnsi="Cambria Math"/>
            </w:rPr>
            <m:t>  </m:t>
          </m:r>
          <m:r>
            <m:rPr>
              <m:nor/>
            </m:rPr>
            <m:t>(9.19)</m:t>
          </m:r>
        </m:oMath>
      </m:oMathPara>
    </w:p>
    <w:p w14:paraId="23AED338" w14:textId="77777777" w:rsidR="003416EE" w:rsidRPr="00674711" w:rsidRDefault="006041B4">
      <w:pPr>
        <w:pStyle w:val="FirstParagraph"/>
        <w:rPr>
          <w:lang w:val="ru-RU"/>
          <w:rPrChange w:id="3727" w:author="Nik K" w:date="2026-10-29T00:18:00Z">
            <w:rPr/>
          </w:rPrChange>
        </w:rPr>
      </w:pPr>
      <w:r w:rsidRPr="00674711">
        <w:rPr>
          <w:lang w:val="ru-RU"/>
          <w:rPrChange w:id="3728" w:author="Nik K" w:date="2026-10-29T00:18:00Z">
            <w:rPr/>
          </w:rPrChange>
        </w:rPr>
        <w:t xml:space="preserve">Знак «+» обозначает </w:t>
      </w:r>
      <w:proofErr w:type="spellStart"/>
      <w:r w:rsidRPr="00674711">
        <w:rPr>
          <w:lang w:val="ru-RU"/>
          <w:rPrChange w:id="3729" w:author="Nik K" w:date="2026-10-29T00:18:00Z">
            <w:rPr/>
          </w:rPrChange>
        </w:rPr>
        <w:t>псевдообратную</w:t>
      </w:r>
      <w:proofErr w:type="spellEnd"/>
      <w:r w:rsidRPr="00674711">
        <w:rPr>
          <w:lang w:val="ru-RU"/>
          <w:rPrChange w:id="3730" w:author="Nik K" w:date="2026-10-29T00:18:00Z">
            <w:rPr/>
          </w:rPrChange>
        </w:rPr>
        <w:t xml:space="preserve"> матрицу. Первый оператор переводит геометрический отклик в ложные тканевые приращения, второй — в остаточную чувствительность после их вычитания. Это линейная диагностика смешения. Постановки </w:t>
      </w:r>
      <w:r>
        <w:t>S</w:t>
      </w:r>
      <w:r w:rsidRPr="00674711">
        <w:rPr>
          <w:lang w:val="ru-RU"/>
          <w:rPrChange w:id="3731" w:author="Nik K" w:date="2026-10-29T00:18:00Z">
            <w:rPr/>
          </w:rPrChange>
        </w:rPr>
        <w:t>2/</w:t>
      </w:r>
      <w:r>
        <w:t>S</w:t>
      </w:r>
      <w:r w:rsidRPr="00674711">
        <w:rPr>
          <w:lang w:val="ru-RU"/>
          <w:rPrChange w:id="3732" w:author="Nik K" w:date="2026-10-29T00:18:00Z">
            <w:rPr/>
          </w:rPrChange>
        </w:rPr>
        <w:t>3 согласованы с главой 8 и общим электрическим сравнением [84], но физиологически пока не приняты.</w:t>
      </w:r>
    </w:p>
    <w:p w14:paraId="04E9BE73" w14:textId="77777777" w:rsidR="003416EE" w:rsidRDefault="006041B4">
      <w:pPr>
        <w:pStyle w:val="af"/>
      </w:pPr>
      <w:r>
        <w:t xml:space="preserve">В О-STL для исходной формы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294387</m:t>
        </m:r>
      </m:oMath>
      <w:r>
        <w:t xml:space="preserve"> мОм/мл. После инверсии трёх свободных тканевых параметров, обозначенной S3, объёмный элемент </w:t>
      </w:r>
      <m:oMath>
        <m:sSub>
          <m:sSubPr>
            <m:ctrlPr>
              <w:rPr>
                <w:rFonts w:ascii="Cambria Math" w:hAnsi="Cambria Math"/>
              </w:rPr>
            </m:ctrlPr>
          </m:sSubPr>
          <m:e>
            <m:r>
              <m:rPr>
                <m:sty m:val="bi"/>
              </m:rPr>
              <w:rPr>
                <w:rFonts w:ascii="Cambria Math" w:hAnsi="Cambria Math"/>
              </w:rPr>
              <m:t>K</m:t>
            </m:r>
          </m:e>
          <m:sub>
            <m:r>
              <m:rPr>
                <m:sty m:val="p"/>
              </m:rPr>
              <w:rPr>
                <w:rFonts w:ascii="Cambria Math" w:hAnsi="Cambria Math"/>
              </w:rPr>
              <m:t>ост</m:t>
            </m:r>
          </m:sub>
        </m:sSub>
      </m:oMath>
      <w:r>
        <w:t xml:space="preserve"> равен −1,005816 мОм/мл. При фиксированном сердечном свойстве и двух свободных фоновых параметрах S2 он равен −13,459414 мОм/мл. Фиксация одного параметра не устраняет смешения: геометрический сигнал может быть перераспределён на мягкий фон и лёгкое. Сравнение всех форм приведено на рисунке 9.5.</w:t>
      </w:r>
    </w:p>
    <w:p w14:paraId="163BF09C" w14:textId="77777777" w:rsidR="003416EE" w:rsidRDefault="006041B4">
      <w:pPr>
        <w:pStyle w:val="af"/>
        <w:keepNext/>
        <w:ind w:firstLine="0"/>
        <w:jc w:val="center"/>
      </w:pPr>
      <w:r>
        <w:rPr>
          <w:noProof/>
        </w:rPr>
        <w:lastRenderedPageBreak/>
        <w:drawing>
          <wp:inline distT="0" distB="0" distL="0" distR="0" wp14:anchorId="71F14934" wp14:editId="509256D6">
            <wp:extent cx="5868000" cy="4084497"/>
            <wp:effectExtent l="0" t="0" r="0" b="0"/>
            <wp:docPr id="231" name="Picture" descr="Объёмная чувствительность до и после ложной тканевой поправки"/>
            <wp:cNvGraphicFramePr/>
            <a:graphic xmlns:a="http://schemas.openxmlformats.org/drawingml/2006/main">
              <a:graphicData uri="http://schemas.openxmlformats.org/drawingml/2006/picture">
                <pic:pic xmlns:pic="http://schemas.openxmlformats.org/drawingml/2006/picture">
                  <pic:nvPicPr>
                    <pic:cNvPr id="232" name="Picture" descr="figures/4af36cf17afe.png"/>
                    <pic:cNvPicPr>
                      <a:picLocks noChangeAspect="1" noChangeArrowheads="1"/>
                    </pic:cNvPicPr>
                  </pic:nvPicPr>
                  <pic:blipFill>
                    <a:blip r:embed="rId47"/>
                    <a:stretch>
                      <a:fillRect/>
                    </a:stretch>
                  </pic:blipFill>
                  <pic:spPr bwMode="auto">
                    <a:xfrm>
                      <a:off x="0" y="0"/>
                      <a:ext cx="5868000" cy="4084497"/>
                    </a:xfrm>
                    <a:prstGeom prst="rect">
                      <a:avLst/>
                    </a:prstGeom>
                    <a:noFill/>
                    <a:ln w="9525">
                      <a:noFill/>
                      <a:headEnd/>
                      <a:tailEnd/>
                    </a:ln>
                  </pic:spPr>
                </pic:pic>
              </a:graphicData>
            </a:graphic>
          </wp:inline>
        </w:drawing>
      </w:r>
    </w:p>
    <w:p w14:paraId="148A584E" w14:textId="77777777" w:rsidR="003416EE" w:rsidRDefault="006041B4">
      <w:pPr>
        <w:pStyle w:val="af5"/>
        <w:jc w:val="center"/>
      </w:pPr>
      <w:r>
        <w:t>Рисунок 9.5 — Объёмный коэффициент ТТРКГ, мОм/мл, до и после тканевой инверсии геометрического сигнала. Слева — Д4, справа — О-STL. Серые столбцы показывают исходный коэффициент, зелёные — остаточный при S2, оранжевые — при S3. На входе истинные тканевые изменения равны нулю. Общие относительные веса и поправка численного объёма согласованы с таблицами 9.6–9.7; различие масштабов панелей следует учитывать.</w:t>
      </w:r>
    </w:p>
    <w:p w14:paraId="1A6A74B1" w14:textId="77777777" w:rsidR="003416EE" w:rsidRDefault="006041B4">
      <w:pPr>
        <w:pStyle w:val="af"/>
      </w:pPr>
      <w:r>
        <w:t xml:space="preserve">Конечный перенос STL на </w:t>
      </w:r>
      <m:oMath>
        <m:r>
          <w:rPr>
            <w:rFonts w:ascii="Cambria Math" w:hAnsi="Cambria Math"/>
          </w:rPr>
          <m:t>y</m:t>
        </m:r>
        <m:r>
          <m:rPr>
            <m:sty m:val="p"/>
          </m:rPr>
          <w:rPr>
            <w:rFonts w:ascii="Cambria Math" w:hAnsi="Cambria Math"/>
          </w:rPr>
          <m:t>=+</m:t>
        </m:r>
        <m:r>
          <w:rPr>
            <w:rFonts w:ascii="Cambria Math" w:hAnsi="Cambria Math"/>
          </w:rPr>
          <m:t>5</m:t>
        </m:r>
      </m:oMath>
      <w:r>
        <w:t xml:space="preserve"> мм в О-STL даёт после численной объёмной поправки </w:t>
      </w:r>
      <m:oMath>
        <m:r>
          <m:rPr>
            <m:sty m:val="p"/>
          </m:rPr>
          <w:rPr>
            <w:rFonts w:ascii="Cambria Math" w:hAnsi="Cambria Math"/>
          </w:rPr>
          <m:t>Δ</m:t>
        </m:r>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0106283</m:t>
        </m:r>
      </m:oMath>
      <w:r>
        <w:t xml:space="preserve"> Ом. Инверсия S3 при фиксированной геометрии объясняет его ложными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024794</m:t>
        </m:r>
      </m:oMath>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197646</m:t>
        </m:r>
      </m:oMath>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592616</m:t>
        </m:r>
      </m:oMath>
      <w:r>
        <w:t xml:space="preserve"> Ом·м. Их проекция в ТТРКГ равна −0,387688 Ом; после вычитания остаётся +0,377060 Ом. Деление на исходный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даёт +291,30 мл вместо нулевого геометрического изменения объёма. Невязка тканевой ЭИТ составляет 66,73%; ни тканевое объяснение, ни объёмный результат этой пробы не приняты.</w:t>
      </w:r>
    </w:p>
    <w:p w14:paraId="010B614D" w14:textId="77777777" w:rsidR="003416EE" w:rsidRDefault="006041B4">
      <w:pPr>
        <w:pStyle w:val="af"/>
      </w:pPr>
      <w:r>
        <w:t xml:space="preserve">В реальных ЭИТ-окнах [88] для G1 освобождение сердечной проводимости увеличивает RMS условного объёма с 2,793 до 15,483 мл в окне 02 и с 1,949 до 13,706 мл в окне 04 при снижении относительной невязки на 4,262 и 4,845 процентного пункта. RMS характеризует </w:t>
      </w:r>
      <w:r>
        <w:lastRenderedPageBreak/>
        <w:t>рассчитанные колебания, не ошибку относительно референса. Это прямая диагностическая инверсия ЭИТ: зависимость масштаба от параметризации, не экспериментальный УО целевой схемы.</w:t>
      </w:r>
    </w:p>
    <w:p w14:paraId="2CA086E3" w14:textId="77777777" w:rsidR="003416EE" w:rsidRDefault="006041B4">
      <w:pPr>
        <w:pStyle w:val="21"/>
      </w:pPr>
      <w:bookmarkStart w:id="3733" w:name="_Toc244123127"/>
      <w:bookmarkStart w:id="3734" w:name="Xb70e92f46e80e157d40e724fa64e6dc2c550dd2"/>
      <w:bookmarkEnd w:id="3720"/>
      <w:r>
        <w:t>9.10 Уточнение шага и знак координатной чувствительности</w:t>
      </w:r>
      <w:bookmarkEnd w:id="3733"/>
    </w:p>
    <w:p w14:paraId="256389FC" w14:textId="77777777" w:rsidR="003416EE" w:rsidRPr="00674711" w:rsidRDefault="006041B4">
      <w:pPr>
        <w:pStyle w:val="FirstParagraph"/>
        <w:rPr>
          <w:lang w:val="ru-RU"/>
          <w:rPrChange w:id="3735" w:author="Nik K" w:date="2026-10-29T00:18:00Z">
            <w:rPr/>
          </w:rPrChange>
        </w:rPr>
      </w:pPr>
      <w:r w:rsidRPr="00674711">
        <w:rPr>
          <w:lang w:val="ru-RU"/>
          <w:rPrChange w:id="3736" w:author="Nik K" w:date="2026-10-29T00:18:00Z">
            <w:rPr/>
          </w:rPrChange>
        </w:rPr>
        <w:t xml:space="preserve">Завершённая серия [90] содержит 810 расчётных состояний: 720 основных, 18 для уточнения интегрирования </w:t>
      </w:r>
      <w:r>
        <w:t>L</w:t>
      </w:r>
      <w:r w:rsidRPr="00674711">
        <w:rPr>
          <w:lang w:val="ru-RU"/>
          <w:rPrChange w:id="3737" w:author="Nik K" w:date="2026-10-29T00:18:00Z">
            <w:rPr/>
          </w:rPrChange>
        </w:rPr>
        <w:t>1 и два дополнения по 36 состояний для компенсации объёмного отклика. В это число входят 54 повторно использованных состояния с проверкой происхождения. Участник один; расчётные состояния не являются независимыми экспериментальными наблюдениями. Общие опоры Д4 и О-</w:t>
      </w:r>
      <w:r>
        <w:t>STL</w:t>
      </w:r>
      <w:r w:rsidRPr="00674711">
        <w:rPr>
          <w:lang w:val="ru-RU"/>
          <w:rPrChange w:id="3738" w:author="Nik K" w:date="2026-10-29T00:18:00Z">
            <w:rPr/>
          </w:rPrChange>
        </w:rPr>
        <w:t xml:space="preserve"> сохранены из §9.6. Собственные подгонки форм из таблицы 9.4 представляют другую проверку и не подставляются в эту серию.</w:t>
      </w:r>
    </w:p>
    <w:p w14:paraId="76B14D84" w14:textId="77777777" w:rsidR="003416EE" w:rsidRDefault="006041B4">
      <w:pPr>
        <w:pStyle w:val="af"/>
      </w:pPr>
      <w:r>
        <w:t>Вместо одного монтажа проверены три альтернативы на той же сетке с четырьмя контактами каждая: исходный промежуток ток–напряжение 100 мм, промежуток 95 мм и поворот контактов одной руки на 180° при промежутке 100 мм. Частота, ток и контактные параметры сохранены (§7.10). В каждой граничной задаче присутствуют только контакты выбранного монтажа. Их вычислительное объединение не означает трёх одновременно зарегистрированных каналов; соответствие фактической установке и совместная аппаратная работа не подтверждены.</w:t>
      </w:r>
    </w:p>
    <w:p w14:paraId="0AF7B5A8" w14:textId="77777777" w:rsidR="003416EE" w:rsidRDefault="006041B4">
      <w:pPr>
        <w:pStyle w:val="af"/>
        <w:keepNext/>
      </w:pPr>
      <w:r>
        <w:t xml:space="preserve">Объёмная производная рассчитана по трёхточечной формуле (7.25) с фактически интегрированными шагами. Для каждой оси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отдельно сохранены исходная координатная производная и результат вычитания численного изменения объёма:</w:t>
      </w:r>
    </w:p>
    <w:p w14:paraId="5C00B117" w14:textId="77777777" w:rsidR="003416EE" w:rsidRDefault="006B31AF">
      <w:pPr>
        <w:pStyle w:val="af"/>
        <w:spacing w:before="120" w:after="120" w:line="264" w:lineRule="auto"/>
        <w:ind w:firstLine="0"/>
      </w:pPr>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a</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sSub>
            <m:sSubPr>
              <m:ctrlPr>
                <w:rPr>
                  <w:rFonts w:ascii="Cambria Math" w:hAnsi="Cambria Math"/>
                </w:rPr>
              </m:ctrlPr>
            </m:sSubPr>
            <m:e>
              <m:r>
                <w:rPr>
                  <w:rFonts w:ascii="Cambria Math" w:hAnsi="Cambria Math"/>
                </w:rPr>
                <m:t>D</m:t>
              </m:r>
            </m:e>
            <m:sub>
              <m:r>
                <w:rPr>
                  <w:rFonts w:ascii="Cambria Math" w:hAnsi="Cambria Math"/>
                </w:rPr>
                <m:t>a</m:t>
              </m:r>
            </m:sub>
          </m:sSub>
          <m:sSup>
            <m:sSupPr>
              <m:ctrlPr>
                <w:rPr>
                  <w:rFonts w:ascii="Cambria Math" w:hAnsi="Cambria Math"/>
                </w:rPr>
              </m:ctrlPr>
            </m:sSupPr>
            <m:e>
              <m:r>
                <w:rPr>
                  <w:rFonts w:ascii="Cambria Math" w:hAnsi="Cambria Math"/>
                </w:rPr>
                <m:t>V</m:t>
              </m:r>
            </m:e>
            <m:sup>
              <m:r>
                <m:rPr>
                  <m:sty m:val="p"/>
                </m:rPr>
                <w:rPr>
                  <w:rFonts w:ascii="Cambria Math" w:hAnsi="Cambria Math"/>
                </w:rPr>
                <m:t>int</m:t>
              </m:r>
            </m:sup>
          </m:sSup>
          <m:r>
            <m:rPr>
              <m:sty m:val="p"/>
            </m:rPr>
            <w:rPr>
              <w:rFonts w:ascii="Cambria Math" w:hAnsi="Cambria Math"/>
            </w:rPr>
            <m:t>.</m:t>
          </m:r>
          <m:r>
            <w:rPr>
              <w:rFonts w:ascii="Cambria Math" w:hAnsi="Cambria Math"/>
            </w:rPr>
            <m:t>  </m:t>
          </m:r>
          <m:r>
            <m:rPr>
              <m:nor/>
            </m:rPr>
            <m:t>(9.20)</m:t>
          </m:r>
        </m:oMath>
      </m:oMathPara>
    </w:p>
    <w:p w14:paraId="2196AF00" w14:textId="77777777" w:rsidR="003416EE" w:rsidRPr="00674711" w:rsidRDefault="006041B4">
      <w:pPr>
        <w:pStyle w:val="FirstParagraph"/>
        <w:rPr>
          <w:lang w:val="ru-RU"/>
          <w:rPrChange w:id="3739" w:author="Nik K" w:date="2026-10-29T00:18:00Z">
            <w:rPr/>
          </w:rPrChange>
        </w:rPr>
      </w:pPr>
      <w:r w:rsidRPr="00674711">
        <w:rPr>
          <w:lang w:val="ru-RU"/>
          <w:rPrChange w:id="3740" w:author="Nik K" w:date="2026-10-29T00:18:00Z">
            <w:rPr/>
          </w:rPrChange>
        </w:rPr>
        <w:t xml:space="preserve">Обе разности </w:t>
      </w:r>
      <m:oMath>
        <m:sSub>
          <m:sSubPr>
            <m:ctrlPr>
              <w:rPr>
                <w:rFonts w:ascii="Cambria Math" w:hAnsi="Cambria Math"/>
              </w:rPr>
            </m:ctrlPr>
          </m:sSubPr>
          <m:e>
            <m:r>
              <w:rPr>
                <w:rFonts w:ascii="Cambria Math" w:hAnsi="Cambria Math"/>
              </w:rPr>
              <m:t>D</m:t>
            </m:r>
          </m:e>
          <m:sub>
            <m:r>
              <w:rPr>
                <w:rFonts w:ascii="Cambria Math" w:hAnsi="Cambria Math"/>
              </w:rPr>
              <m:t>a</m:t>
            </m:r>
          </m:sub>
        </m:sSub>
      </m:oMath>
      <w:r w:rsidRPr="00674711">
        <w:rPr>
          <w:lang w:val="ru-RU"/>
          <w:rPrChange w:id="3741" w:author="Nik K" w:date="2026-10-29T00:18:00Z">
            <w:rPr/>
          </w:rPrChange>
        </w:rPr>
        <w:t xml:space="preserve"> используют одну пару координатных проб; единицы </w:t>
      </w:r>
      <m:oMath>
        <m:sSubSup>
          <m:sSubSupPr>
            <m:ctrlPr>
              <w:rPr>
                <w:rFonts w:ascii="Cambria Math" w:hAnsi="Cambria Math"/>
              </w:rPr>
            </m:ctrlPr>
          </m:sSubSupPr>
          <m:e>
            <m:r>
              <w:rPr>
                <w:rFonts w:ascii="Cambria Math" w:hAnsi="Cambria Math"/>
              </w:rPr>
              <m:t>K</m:t>
            </m:r>
          </m:e>
          <m:sub>
            <m:r>
              <w:rPr>
                <w:rFonts w:ascii="Cambria Math" w:hAnsi="Cambria Math"/>
              </w:rPr>
              <m:t>a</m:t>
            </m:r>
          </m:sub>
          <m:sup>
            <m:r>
              <m:rPr>
                <m:sty m:val="p"/>
              </m:rPr>
              <w:rPr>
                <w:rFonts w:ascii="Cambria Math" w:hAnsi="Cambria Math"/>
                <w:lang w:val="ru-RU"/>
                <w:rPrChange w:id="3742" w:author="Nik K" w:date="2026-10-29T00:18:00Z">
                  <w:rPr>
                    <w:rFonts w:ascii="Cambria Math" w:hAnsi="Cambria Math"/>
                  </w:rPr>
                </w:rPrChange>
              </w:rPr>
              <m:t>(</m:t>
            </m:r>
            <m:r>
              <w:rPr>
                <w:rFonts w:ascii="Cambria Math" w:hAnsi="Cambria Math"/>
              </w:rPr>
              <m:t>V</m:t>
            </m:r>
            <m:r>
              <m:rPr>
                <m:sty m:val="p"/>
              </m:rPr>
              <w:rPr>
                <w:rFonts w:ascii="Cambria Math" w:hAnsi="Cambria Math"/>
                <w:lang w:val="ru-RU"/>
                <w:rPrChange w:id="3743" w:author="Nik K" w:date="2026-10-29T00:18:00Z">
                  <w:rPr>
                    <w:rFonts w:ascii="Cambria Math" w:hAnsi="Cambria Math"/>
                  </w:rPr>
                </w:rPrChange>
              </w:rPr>
              <m:t>)</m:t>
            </m:r>
          </m:sup>
        </m:sSubSup>
      </m:oMath>
      <w:r w:rsidRPr="00674711">
        <w:rPr>
          <w:lang w:val="ru-RU"/>
          <w:rPrChange w:id="3744" w:author="Nik K" w:date="2026-10-29T00:18:00Z">
            <w:rPr/>
          </w:rPrChange>
        </w:rPr>
        <w:t xml:space="preserve"> — Ом/мм. Для шагов ±1, ±2,5 и ±5 мм взяты объёмные производные с номинальными шагами соответственно ±1%, ±2,5% и ±5%. При прогнозе полного отклика с исправленными координатными коэффициентами </w:t>
      </w:r>
      <w:r w:rsidRPr="00674711">
        <w:rPr>
          <w:lang w:val="ru-RU"/>
          <w:rPrChange w:id="3745" w:author="Nik K" w:date="2026-10-29T00:18:00Z">
            <w:rPr/>
          </w:rPrChange>
        </w:rPr>
        <w:lastRenderedPageBreak/>
        <w:t>объёмный член использует фактическое изменение интегрированного объёма. Повторно вычитать ту же численную примесь нельзя. Эта поправка первого порядка не устраняет остальных ошибок дискретизации.</w:t>
      </w:r>
    </w:p>
    <w:p w14:paraId="2CC45F34" w14:textId="77777777" w:rsidR="003416EE" w:rsidRDefault="006041B4">
      <w:pPr>
        <w:pStyle w:val="af"/>
      </w:pPr>
      <w:r>
        <w:t>Таблица 9.8 показывает изменение Y-чувствительности исходной STL в О-STL для исходного монтажа. q64 и q256 означают локальное интегрирование тканевых долей с 64 и 256 точками в выбранных тетраэдрах; сетка и электроды неизменны.</w:t>
      </w:r>
    </w:p>
    <w:p w14:paraId="04851D52" w14:textId="77777777" w:rsidR="003416EE" w:rsidRDefault="006041B4">
      <w:pPr>
        <w:pStyle w:val="af5"/>
        <w:keepNext/>
      </w:pPr>
      <w:r>
        <w:t>Таблица 9.8 — Y-чувствительность исходной STL при разных шагах, О-STL, исходный монтаж</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34"/>
        <w:gridCol w:w="2134"/>
        <w:gridCol w:w="2657"/>
        <w:gridCol w:w="2570"/>
      </w:tblGrid>
      <w:tr w:rsidR="003416EE" w14:paraId="05D5356E" w14:textId="77777777">
        <w:trPr>
          <w:cantSplit/>
          <w:tblHeader/>
        </w:trPr>
        <w:tc>
          <w:tcPr>
            <w:tcW w:w="2102" w:type="dxa"/>
            <w:shd w:val="clear" w:color="auto" w:fill="EDEDED"/>
          </w:tcPr>
          <w:p w14:paraId="01C27496" w14:textId="77777777" w:rsidR="003416EE" w:rsidRDefault="006041B4">
            <w:pPr>
              <w:keepNext/>
              <w:spacing w:before="60" w:after="60" w:line="240" w:lineRule="auto"/>
              <w:ind w:firstLine="0"/>
              <w:jc w:val="left"/>
            </w:pPr>
            <w:r>
              <w:rPr>
                <w:b/>
                <w:sz w:val="22"/>
              </w:rPr>
              <w:t>Интегрирование</w:t>
            </w:r>
          </w:p>
        </w:tc>
        <w:tc>
          <w:tcPr>
            <w:tcW w:w="2102" w:type="dxa"/>
            <w:shd w:val="clear" w:color="auto" w:fill="EDEDED"/>
          </w:tcPr>
          <w:p w14:paraId="1BFF4EE6" w14:textId="77777777" w:rsidR="003416EE" w:rsidRDefault="006041B4">
            <w:pPr>
              <w:keepNext/>
              <w:spacing w:before="60" w:after="60" w:line="240" w:lineRule="auto"/>
              <w:ind w:firstLine="0"/>
              <w:jc w:val="left"/>
            </w:pPr>
            <w:r>
              <w:rPr>
                <w:b/>
                <w:sz w:val="22"/>
              </w:rPr>
              <w:t>Координатная проба, мм</w:t>
            </w:r>
          </w:p>
        </w:tc>
        <w:tc>
          <w:tcPr>
            <w:tcW w:w="2618" w:type="dxa"/>
            <w:shd w:val="clear" w:color="auto" w:fill="EDEDED"/>
          </w:tcPr>
          <w:p w14:paraId="2C828E12" w14:textId="77777777" w:rsidR="003416EE" w:rsidRDefault="006041B4">
            <w:pPr>
              <w:keepNext/>
              <w:spacing w:before="60" w:after="60" w:line="240" w:lineRule="auto"/>
              <w:ind w:firstLine="0"/>
              <w:jc w:val="left"/>
            </w:pPr>
            <w:r>
              <w:rPr>
                <w:b/>
                <w:sz w:val="22"/>
              </w:rPr>
              <w:t>До поправки объёма, мОм/мм</w:t>
            </w:r>
          </w:p>
        </w:tc>
        <w:tc>
          <w:tcPr>
            <w:tcW w:w="2532" w:type="dxa"/>
            <w:shd w:val="clear" w:color="auto" w:fill="EDEDED"/>
          </w:tcPr>
          <w:p w14:paraId="27912215" w14:textId="77777777" w:rsidR="003416EE" w:rsidRDefault="006041B4">
            <w:pPr>
              <w:keepNext/>
              <w:spacing w:before="60" w:after="60" w:line="240" w:lineRule="auto"/>
              <w:ind w:firstLine="0"/>
              <w:jc w:val="left"/>
            </w:pPr>
            <w:r>
              <w:rPr>
                <w:b/>
                <w:sz w:val="22"/>
              </w:rPr>
              <w:t>После поправки, мОм/мм</w:t>
            </w:r>
          </w:p>
        </w:tc>
      </w:tr>
      <w:tr w:rsidR="003416EE" w14:paraId="3100331A" w14:textId="77777777">
        <w:trPr>
          <w:cantSplit/>
        </w:trPr>
        <w:tc>
          <w:tcPr>
            <w:tcW w:w="2102" w:type="dxa"/>
          </w:tcPr>
          <w:p w14:paraId="5F6F8078" w14:textId="77777777" w:rsidR="003416EE" w:rsidRDefault="006041B4">
            <w:pPr>
              <w:spacing w:before="60" w:after="60" w:line="240" w:lineRule="auto"/>
              <w:ind w:firstLine="0"/>
              <w:jc w:val="left"/>
            </w:pPr>
            <w:r>
              <w:rPr>
                <w:sz w:val="22"/>
              </w:rPr>
              <w:t>q64</w:t>
            </w:r>
          </w:p>
        </w:tc>
        <w:tc>
          <w:tcPr>
            <w:tcW w:w="2102" w:type="dxa"/>
          </w:tcPr>
          <w:p w14:paraId="53A06EAF" w14:textId="77777777" w:rsidR="003416EE" w:rsidRDefault="006041B4">
            <w:pPr>
              <w:spacing w:before="60" w:after="60" w:line="240" w:lineRule="auto"/>
              <w:ind w:firstLine="0"/>
              <w:jc w:val="left"/>
            </w:pPr>
            <w:r>
              <w:rPr>
                <w:sz w:val="22"/>
              </w:rPr>
              <w:t>±5</w:t>
            </w:r>
          </w:p>
        </w:tc>
        <w:tc>
          <w:tcPr>
            <w:tcW w:w="2618" w:type="dxa"/>
          </w:tcPr>
          <w:p w14:paraId="4CC3096A" w14:textId="77777777" w:rsidR="003416EE" w:rsidRDefault="006041B4">
            <w:pPr>
              <w:spacing w:before="60" w:after="60" w:line="240" w:lineRule="auto"/>
              <w:ind w:firstLine="0"/>
              <w:jc w:val="left"/>
            </w:pPr>
            <w:r>
              <w:rPr>
                <w:sz w:val="22"/>
              </w:rPr>
              <w:t>+0,855578</w:t>
            </w:r>
          </w:p>
        </w:tc>
        <w:tc>
          <w:tcPr>
            <w:tcW w:w="2532" w:type="dxa"/>
          </w:tcPr>
          <w:p w14:paraId="714CF92D" w14:textId="77777777" w:rsidR="003416EE" w:rsidRDefault="006041B4">
            <w:pPr>
              <w:spacing w:before="60" w:after="60" w:line="240" w:lineRule="auto"/>
              <w:ind w:firstLine="0"/>
              <w:jc w:val="left"/>
            </w:pPr>
            <w:r>
              <w:rPr>
                <w:sz w:val="22"/>
              </w:rPr>
              <w:t>+0,881944</w:t>
            </w:r>
          </w:p>
        </w:tc>
      </w:tr>
      <w:tr w:rsidR="003416EE" w14:paraId="0B788079" w14:textId="77777777">
        <w:trPr>
          <w:cantSplit/>
        </w:trPr>
        <w:tc>
          <w:tcPr>
            <w:tcW w:w="2102" w:type="dxa"/>
          </w:tcPr>
          <w:p w14:paraId="6FB53ABE" w14:textId="77777777" w:rsidR="003416EE" w:rsidRDefault="006041B4">
            <w:pPr>
              <w:spacing w:before="60" w:after="60" w:line="240" w:lineRule="auto"/>
              <w:ind w:firstLine="0"/>
              <w:jc w:val="left"/>
            </w:pPr>
            <w:r>
              <w:rPr>
                <w:sz w:val="22"/>
              </w:rPr>
              <w:t>q64</w:t>
            </w:r>
          </w:p>
        </w:tc>
        <w:tc>
          <w:tcPr>
            <w:tcW w:w="2102" w:type="dxa"/>
          </w:tcPr>
          <w:p w14:paraId="169B841C" w14:textId="77777777" w:rsidR="003416EE" w:rsidRDefault="006041B4">
            <w:pPr>
              <w:spacing w:before="60" w:after="60" w:line="240" w:lineRule="auto"/>
              <w:ind w:firstLine="0"/>
              <w:jc w:val="left"/>
            </w:pPr>
            <w:r>
              <w:rPr>
                <w:sz w:val="22"/>
              </w:rPr>
              <w:t>±2,5</w:t>
            </w:r>
          </w:p>
        </w:tc>
        <w:tc>
          <w:tcPr>
            <w:tcW w:w="2618" w:type="dxa"/>
          </w:tcPr>
          <w:p w14:paraId="6727EE07" w14:textId="77777777" w:rsidR="003416EE" w:rsidRDefault="006041B4">
            <w:pPr>
              <w:spacing w:before="60" w:after="60" w:line="240" w:lineRule="auto"/>
              <w:ind w:firstLine="0"/>
              <w:jc w:val="left"/>
            </w:pPr>
            <w:r>
              <w:rPr>
                <w:sz w:val="22"/>
              </w:rPr>
              <w:t>+0,289458</w:t>
            </w:r>
          </w:p>
        </w:tc>
        <w:tc>
          <w:tcPr>
            <w:tcW w:w="2532" w:type="dxa"/>
          </w:tcPr>
          <w:p w14:paraId="01E363CE" w14:textId="77777777" w:rsidR="003416EE" w:rsidRDefault="006041B4">
            <w:pPr>
              <w:spacing w:before="60" w:after="60" w:line="240" w:lineRule="auto"/>
              <w:ind w:firstLine="0"/>
              <w:jc w:val="left"/>
            </w:pPr>
            <w:r>
              <w:rPr>
                <w:sz w:val="22"/>
              </w:rPr>
              <w:t>+0,306509</w:t>
            </w:r>
          </w:p>
        </w:tc>
      </w:tr>
      <w:tr w:rsidR="003416EE" w14:paraId="77EA8591" w14:textId="77777777">
        <w:trPr>
          <w:cantSplit/>
        </w:trPr>
        <w:tc>
          <w:tcPr>
            <w:tcW w:w="2102" w:type="dxa"/>
          </w:tcPr>
          <w:p w14:paraId="28E56300" w14:textId="77777777" w:rsidR="003416EE" w:rsidRDefault="006041B4">
            <w:pPr>
              <w:spacing w:before="60" w:after="60" w:line="240" w:lineRule="auto"/>
              <w:ind w:firstLine="0"/>
              <w:jc w:val="left"/>
            </w:pPr>
            <w:r>
              <w:rPr>
                <w:sz w:val="22"/>
              </w:rPr>
              <w:t>q64</w:t>
            </w:r>
          </w:p>
        </w:tc>
        <w:tc>
          <w:tcPr>
            <w:tcW w:w="2102" w:type="dxa"/>
          </w:tcPr>
          <w:p w14:paraId="0313B496" w14:textId="77777777" w:rsidR="003416EE" w:rsidRDefault="006041B4">
            <w:pPr>
              <w:spacing w:before="60" w:after="60" w:line="240" w:lineRule="auto"/>
              <w:ind w:firstLine="0"/>
              <w:jc w:val="left"/>
            </w:pPr>
            <w:r>
              <w:rPr>
                <w:sz w:val="22"/>
              </w:rPr>
              <w:t>±1</w:t>
            </w:r>
          </w:p>
        </w:tc>
        <w:tc>
          <w:tcPr>
            <w:tcW w:w="2618" w:type="dxa"/>
          </w:tcPr>
          <w:p w14:paraId="26038E90" w14:textId="77777777" w:rsidR="003416EE" w:rsidRDefault="006041B4">
            <w:pPr>
              <w:spacing w:before="60" w:after="60" w:line="240" w:lineRule="auto"/>
              <w:ind w:firstLine="0"/>
              <w:jc w:val="left"/>
            </w:pPr>
            <w:r>
              <w:rPr>
                <w:sz w:val="22"/>
              </w:rPr>
              <w:t>−0,543768</w:t>
            </w:r>
          </w:p>
        </w:tc>
        <w:tc>
          <w:tcPr>
            <w:tcW w:w="2532" w:type="dxa"/>
          </w:tcPr>
          <w:p w14:paraId="7180DEA6" w14:textId="77777777" w:rsidR="003416EE" w:rsidRDefault="006041B4">
            <w:pPr>
              <w:spacing w:before="60" w:after="60" w:line="240" w:lineRule="auto"/>
              <w:ind w:firstLine="0"/>
              <w:jc w:val="left"/>
            </w:pPr>
            <w:r>
              <w:rPr>
                <w:sz w:val="22"/>
              </w:rPr>
              <w:t>−0,522128</w:t>
            </w:r>
          </w:p>
        </w:tc>
      </w:tr>
      <w:tr w:rsidR="003416EE" w14:paraId="7D23AC2B" w14:textId="77777777">
        <w:trPr>
          <w:cantSplit/>
        </w:trPr>
        <w:tc>
          <w:tcPr>
            <w:tcW w:w="2102" w:type="dxa"/>
          </w:tcPr>
          <w:p w14:paraId="7B130CA0" w14:textId="77777777" w:rsidR="003416EE" w:rsidRDefault="006041B4">
            <w:pPr>
              <w:spacing w:before="60" w:after="60" w:line="240" w:lineRule="auto"/>
              <w:ind w:firstLine="0"/>
              <w:jc w:val="left"/>
            </w:pPr>
            <w:r>
              <w:rPr>
                <w:sz w:val="22"/>
              </w:rPr>
              <w:t>q256</w:t>
            </w:r>
          </w:p>
        </w:tc>
        <w:tc>
          <w:tcPr>
            <w:tcW w:w="2102" w:type="dxa"/>
          </w:tcPr>
          <w:p w14:paraId="24D84732" w14:textId="77777777" w:rsidR="003416EE" w:rsidRDefault="006041B4">
            <w:pPr>
              <w:spacing w:before="60" w:after="60" w:line="240" w:lineRule="auto"/>
              <w:ind w:firstLine="0"/>
              <w:jc w:val="left"/>
            </w:pPr>
            <w:r>
              <w:rPr>
                <w:sz w:val="22"/>
              </w:rPr>
              <w:t>±1</w:t>
            </w:r>
          </w:p>
        </w:tc>
        <w:tc>
          <w:tcPr>
            <w:tcW w:w="2618" w:type="dxa"/>
          </w:tcPr>
          <w:p w14:paraId="18300064" w14:textId="77777777" w:rsidR="003416EE" w:rsidRDefault="006041B4">
            <w:pPr>
              <w:spacing w:before="60" w:after="60" w:line="240" w:lineRule="auto"/>
              <w:ind w:firstLine="0"/>
              <w:jc w:val="left"/>
            </w:pPr>
            <w:r>
              <w:rPr>
                <w:sz w:val="22"/>
              </w:rPr>
              <w:t>−0,484000</w:t>
            </w:r>
          </w:p>
        </w:tc>
        <w:tc>
          <w:tcPr>
            <w:tcW w:w="2532" w:type="dxa"/>
          </w:tcPr>
          <w:p w14:paraId="048BAACA" w14:textId="77777777" w:rsidR="003416EE" w:rsidRDefault="006041B4">
            <w:pPr>
              <w:spacing w:before="60" w:after="60" w:line="240" w:lineRule="auto"/>
              <w:ind w:firstLine="0"/>
              <w:jc w:val="left"/>
            </w:pPr>
            <w:r>
              <w:rPr>
                <w:sz w:val="22"/>
              </w:rPr>
              <w:t>−0,500497</w:t>
            </w:r>
          </w:p>
        </w:tc>
      </w:tr>
    </w:tbl>
    <w:p w14:paraId="5C90F4F1" w14:textId="77777777" w:rsidR="003416EE" w:rsidRDefault="006041B4">
      <w:pPr>
        <w:pStyle w:val="af"/>
      </w:pPr>
      <w:r>
        <w:t>Система координат LPS. Каждая строка вычислена по своей паре проб; это коэффициенты конечного шага, а не независимо установленные пределы при стремлении шага к нулю [90].</w:t>
      </w:r>
    </w:p>
    <w:p w14:paraId="40119D30" w14:textId="77777777" w:rsidR="003416EE" w:rsidRDefault="006041B4">
      <w:pPr>
        <w:pStyle w:val="af"/>
      </w:pPr>
      <w:r>
        <w:t>Знак меняется уже внутри q64 и до поправки объёма. Следовательно, смену знака нельзя объяснить только поправкой (9.20) или переходом к q256. Старое значение +0,882 мОм/мм в таблице 9.5 сохраняется как характеристика крупных проб. Близкое новое значение при ±5 мм получено несколько иной процедурой: объёмная поправка использует трёхточечную производную вместо секущей (9.8). Физическая нелинейность конечного переноса и численная дискретизация отдельно не разделены. Для малых смещений использовать старый знак как установленный нельзя.</w:t>
      </w:r>
    </w:p>
    <w:p w14:paraId="7EC819E5" w14:textId="77777777" w:rsidR="003416EE" w:rsidRDefault="006041B4">
      <w:pPr>
        <w:pStyle w:val="af"/>
      </w:pPr>
      <w:r>
        <w:t xml:space="preserve">Уточнение объёмных производных всех форм приведено в таблице 7.6. Для L1/Д4 при ±1% изменение q64→q256→q1024 даёт 0,03165→0,02237→0,02297 мОм/мл. Это подтверждает чувствительность </w:t>
      </w:r>
      <w:r>
        <w:lastRenderedPageBreak/>
        <w:t>вывода к численной процедуре; общей сходимости геометрических производных серия не устанавливает.</w:t>
      </w:r>
    </w:p>
    <w:p w14:paraId="5D964FC4" w14:textId="77777777" w:rsidR="003416EE" w:rsidRDefault="006041B4">
      <w:pPr>
        <w:pStyle w:val="21"/>
      </w:pPr>
      <w:bookmarkStart w:id="3746" w:name="_Toc244123128"/>
      <w:bookmarkStart w:id="3747" w:name="Xf513e8c4970e2f2efe8b791b22f2da150795382"/>
      <w:bookmarkEnd w:id="3734"/>
      <w:r>
        <w:t>9.11 Различимость по трём альтернативным монтажам</w:t>
      </w:r>
      <w:bookmarkEnd w:id="3746"/>
    </w:p>
    <w:p w14:paraId="6A7EE97E" w14:textId="77777777" w:rsidR="003416EE" w:rsidRPr="00674711" w:rsidRDefault="006041B4">
      <w:pPr>
        <w:pStyle w:val="FirstParagraph"/>
        <w:rPr>
          <w:lang w:val="ru-RU"/>
          <w:rPrChange w:id="3748" w:author="Nik K" w:date="2026-10-29T00:18:00Z">
            <w:rPr/>
          </w:rPrChange>
        </w:rPr>
      </w:pPr>
      <w:r w:rsidRPr="00674711">
        <w:rPr>
          <w:lang w:val="ru-RU"/>
          <w:rPrChange w:id="3749" w:author="Nik K" w:date="2026-10-29T00:18:00Z">
            <w:rPr/>
          </w:rPrChange>
        </w:rPr>
        <w:t xml:space="preserve">Для </w:t>
      </w:r>
      <m:oMath>
        <m:r>
          <m:rPr>
            <m:sty m:val="bi"/>
          </m:rPr>
          <w:rPr>
            <w:rFonts w:ascii="Cambria Math" w:hAnsi="Cambria Math"/>
          </w:rPr>
          <m:t>p</m:t>
        </m:r>
        <m:r>
          <m:rPr>
            <m:sty m:val="p"/>
          </m:rPr>
          <w:rPr>
            <w:rFonts w:ascii="Cambria Math" w:hAnsi="Cambria Math"/>
            <w:lang w:val="ru-RU"/>
            <w:rPrChange w:id="3750" w:author="Nik K" w:date="2026-10-29T00:18:00Z">
              <w:rPr>
                <w:rFonts w:ascii="Cambria Math" w:hAnsi="Cambria Math"/>
              </w:rPr>
            </w:rPrChange>
          </w:rPr>
          <m:t>=(</m:t>
        </m:r>
        <m:r>
          <w:rPr>
            <w:rFonts w:ascii="Cambria Math" w:hAnsi="Cambria Math"/>
          </w:rPr>
          <m:t>V</m:t>
        </m:r>
        <m:r>
          <m:rPr>
            <m:sty m:val="p"/>
          </m:rPr>
          <w:rPr>
            <w:rFonts w:ascii="Cambria Math" w:hAnsi="Cambria Math"/>
            <w:lang w:val="ru-RU"/>
            <w:rPrChange w:id="3751" w:author="Nik K" w:date="2026-10-29T00:18:00Z">
              <w:rPr>
                <w:rFonts w:ascii="Cambria Math" w:hAnsi="Cambria Math"/>
              </w:rPr>
            </w:rPrChange>
          </w:rPr>
          <m:t>,</m:t>
        </m:r>
        <m:r>
          <w:rPr>
            <w:rFonts w:ascii="Cambria Math" w:hAnsi="Cambria Math"/>
          </w:rPr>
          <m:t>x</m:t>
        </m:r>
        <m:r>
          <m:rPr>
            <m:sty m:val="p"/>
          </m:rPr>
          <w:rPr>
            <w:rFonts w:ascii="Cambria Math" w:hAnsi="Cambria Math"/>
            <w:lang w:val="ru-RU"/>
            <w:rPrChange w:id="3752" w:author="Nik K" w:date="2026-10-29T00:18:00Z">
              <w:rPr>
                <w:rFonts w:ascii="Cambria Math" w:hAnsi="Cambria Math"/>
              </w:rPr>
            </w:rPrChange>
          </w:rPr>
          <m:t>,</m:t>
        </m:r>
        <m:r>
          <w:rPr>
            <w:rFonts w:ascii="Cambria Math" w:hAnsi="Cambria Math"/>
          </w:rPr>
          <m:t>y</m:t>
        </m:r>
        <m:r>
          <m:rPr>
            <m:sty m:val="p"/>
          </m:rPr>
          <w:rPr>
            <w:rFonts w:ascii="Cambria Math" w:hAnsi="Cambria Math"/>
            <w:lang w:val="ru-RU"/>
            <w:rPrChange w:id="3753" w:author="Nik K" w:date="2026-10-29T00:18:00Z">
              <w:rPr>
                <w:rFonts w:ascii="Cambria Math" w:hAnsi="Cambria Math"/>
              </w:rPr>
            </w:rPrChange>
          </w:rPr>
          <m:t>,</m:t>
        </m:r>
        <m:r>
          <w:rPr>
            <w:rFonts w:ascii="Cambria Math" w:hAnsi="Cambria Math"/>
          </w:rPr>
          <m:t>z</m:t>
        </m:r>
        <m:r>
          <m:rPr>
            <m:sty m:val="p"/>
          </m:rPr>
          <w:rPr>
            <w:rFonts w:ascii="Cambria Math" w:hAnsi="Cambria Math"/>
            <w:lang w:val="ru-RU"/>
            <w:rPrChange w:id="3754" w:author="Nik K" w:date="2026-10-29T00:18:00Z">
              <w:rPr>
                <w:rFonts w:ascii="Cambria Math" w:hAnsi="Cambria Math"/>
              </w:rPr>
            </w:rPrChange>
          </w:rPr>
          <m:t>,</m:t>
        </m:r>
        <m:sSub>
          <m:sSubPr>
            <m:ctrlPr>
              <w:rPr>
                <w:rFonts w:ascii="Cambria Math" w:hAnsi="Cambria Math"/>
              </w:rPr>
            </m:ctrlPr>
          </m:sSubPr>
          <m:e>
            <m:r>
              <w:rPr>
                <w:rFonts w:ascii="Cambria Math" w:hAnsi="Cambria Math"/>
              </w:rPr>
              <m:t>ρ</m:t>
            </m:r>
          </m:e>
          <m:sub>
            <m:r>
              <w:rPr>
                <w:rFonts w:ascii="Cambria Math" w:hAnsi="Cambria Math"/>
              </w:rPr>
              <m:t>H</m:t>
            </m:r>
          </m:sub>
        </m:sSub>
        <m:sSup>
          <m:sSupPr>
            <m:ctrlPr>
              <w:rPr>
                <w:rFonts w:ascii="Cambria Math" w:hAnsi="Cambria Math"/>
              </w:rPr>
            </m:ctrlPr>
          </m:sSupPr>
          <m:e>
            <m:r>
              <m:rPr>
                <m:sty m:val="p"/>
              </m:rPr>
              <w:rPr>
                <w:rFonts w:ascii="Cambria Math" w:hAnsi="Cambria Math"/>
                <w:lang w:val="ru-RU"/>
                <w:rPrChange w:id="3755" w:author="Nik K" w:date="2026-10-29T00:18:00Z">
                  <w:rPr>
                    <w:rFonts w:ascii="Cambria Math" w:hAnsi="Cambria Math"/>
                  </w:rPr>
                </w:rPrChange>
              </w:rPr>
              <m:t>)</m:t>
            </m:r>
          </m:e>
          <m:sup>
            <m:r>
              <m:rPr>
                <m:scr m:val="sans-serif"/>
                <m:sty m:val="p"/>
              </m:rPr>
              <w:rPr>
                <w:rFonts w:ascii="Cambria Math" w:hAnsi="Cambria Math"/>
              </w:rPr>
              <m:t>T</m:t>
            </m:r>
          </m:sup>
        </m:sSup>
      </m:oMath>
      <w:r w:rsidRPr="00674711">
        <w:rPr>
          <w:lang w:val="ru-RU"/>
          <w:rPrChange w:id="3756" w:author="Nik K" w:date="2026-10-29T00:18:00Z">
            <w:rPr/>
          </w:rPrChange>
        </w:rPr>
        <w:t xml:space="preserve"> составлена матрица </w:t>
      </w:r>
      <m:oMath>
        <m:r>
          <w:rPr>
            <w:rFonts w:ascii="Cambria Math" w:hAnsi="Cambria Math"/>
          </w:rPr>
          <m:t>J</m:t>
        </m:r>
      </m:oMath>
      <w:r w:rsidRPr="00674711">
        <w:rPr>
          <w:lang w:val="ru-RU"/>
          <w:rPrChange w:id="3757" w:author="Nik K" w:date="2026-10-29T00:18:00Z">
            <w:rPr/>
          </w:rPrChange>
        </w:rPr>
        <w:t xml:space="preserve"> из трёх строк ТТРКГ. Мягкотканная и лё</w:t>
      </w:r>
      <w:proofErr w:type="spellStart"/>
      <w:r w:rsidRPr="00674711">
        <w:rPr>
          <w:lang w:val="ru-RU"/>
          <w:rPrChange w:id="3758" w:author="Nik K" w:date="2026-10-29T00:18:00Z">
            <w:rPr/>
          </w:rPrChange>
        </w:rPr>
        <w:t>гочная</w:t>
      </w:r>
      <w:proofErr w:type="spellEnd"/>
      <w:r w:rsidRPr="00674711">
        <w:rPr>
          <w:lang w:val="ru-RU"/>
          <w:rPrChange w:id="3759" w:author="Nik K" w:date="2026-10-29T00:18:00Z">
            <w:rPr/>
          </w:rPrChange>
        </w:rPr>
        <w:t xml:space="preserve"> поправки в этой проверке считаются точно известными — это допущение диагностики, а не достигнутая точность главы 8. Полный ранг не выше трёх, однако недостатка ранга самого по себе мало для вывода о самом объёме. Его определимость проверяется условием</w:t>
      </w:r>
    </w:p>
    <w:p w14:paraId="21D07811" w14:textId="77777777" w:rsidR="003416EE" w:rsidRDefault="006B31AF">
      <w:pPr>
        <w:pStyle w:val="af"/>
        <w:spacing w:before="120" w:after="120" w:line="264" w:lineRule="auto"/>
        <w:ind w:firstLine="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c</m:t>
                  </m:r>
                </m:e>
                <m:sub>
                  <m:r>
                    <w:rPr>
                      <w:rFonts w:ascii="Cambria Math" w:hAnsi="Cambria Math"/>
                    </w:rPr>
                    <m:t>V</m:t>
                  </m:r>
                </m:sub>
              </m:sSub>
              <m:r>
                <w:rPr>
                  <w:rFonts w:ascii="Cambria Math" w:hAnsi="Cambria Math"/>
                </w:rPr>
                <m:t>&amp;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r>
                <m:rPr>
                  <m:sty m:val="p"/>
                </m:rPr>
                <w:rPr>
                  <w:rFonts w:ascii="Cambria Math" w:hAnsi="Cambria Math"/>
                </w:rPr>
                <m:t>,</m:t>
              </m:r>
            </m:e>
            <m:e>
              <m:sSub>
                <m:sSubPr>
                  <m:ctrlPr>
                    <w:rPr>
                      <w:rFonts w:ascii="Cambria Math" w:hAnsi="Cambria Math"/>
                    </w:rPr>
                  </m:ctrlPr>
                </m:sSubPr>
                <m:e>
                  <m:r>
                    <m:rPr>
                      <m:sty m:val="bi"/>
                    </m:rPr>
                    <w:rPr>
                      <w:rFonts w:ascii="Cambria Math" w:hAnsi="Cambria Math"/>
                    </w:rPr>
                    <m:t>c</m:t>
                  </m:r>
                </m:e>
                <m:sub>
                  <m:r>
                    <w:rPr>
                      <w:rFonts w:ascii="Cambria Math" w:hAnsi="Cambria Math"/>
                    </w:rPr>
                    <m:t>V</m:t>
                  </m:r>
                </m:sub>
              </m:sSub>
              <m:r>
                <m:rPr>
                  <m:sty m:val="p"/>
                </m:rPr>
                <w:rPr>
                  <w:rFonts w:ascii="Cambria Math" w:hAnsi="Cambria Math"/>
                </w:rPr>
                <m:t>∈range(</m:t>
              </m:r>
              <m:sSup>
                <m:sSupPr>
                  <m:ctrlPr>
                    <w:rPr>
                      <w:rFonts w:ascii="Cambria Math" w:hAnsi="Cambria Math"/>
                    </w:rPr>
                  </m:ctrlPr>
                </m:sSupPr>
                <m:e>
                  <m:r>
                    <w:rPr>
                      <w:rFonts w:ascii="Cambria Math" w:hAnsi="Cambria Math"/>
                    </w:rPr>
                    <m:t>J</m:t>
                  </m:r>
                </m:e>
                <m:sup>
                  <m:r>
                    <m:rPr>
                      <m:scr m:val="sans-serif"/>
                      <m:sty m:val="p"/>
                    </m:rPr>
                    <w:rPr>
                      <w:rFonts w:ascii="Cambria Math" w:hAnsi="Cambria Math"/>
                    </w:rPr>
                    <m:t>T</m:t>
                  </m:r>
                </m:sup>
              </m:sSup>
              <m:r>
                <m:rPr>
                  <m:sty m:val="p"/>
                </m:rPr>
                <w:rPr>
                  <w:rFonts w:ascii="Cambria Math" w:hAnsi="Cambria Math"/>
                </w:rPr>
                <m:t>)</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J</m:t>
                  </m:r>
                </m:e>
                <m:sup>
                  <m:r>
                    <m:rPr>
                      <m:scr m:val="sans-serif"/>
                      <m:sty m:val="p"/>
                    </m:rPr>
                    <w:rPr>
                      <w:rFonts w:ascii="Cambria Math" w:hAnsi="Cambria Math"/>
                    </w:rPr>
                    <m:t>T</m:t>
                  </m:r>
                </m:sup>
              </m:sSup>
              <m:r>
                <m:rPr>
                  <m:sty m:val="bi"/>
                </m:rPr>
                <w:rPr>
                  <w:rFonts w:ascii="Cambria Math" w:hAnsi="Cambria Math"/>
                </w:rPr>
                <m:t>w</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V</m:t>
                  </m:r>
                </m:sub>
              </m:sSub>
            </m:e>
            <m:e>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c</m:t>
                  </m:r>
                </m:e>
                <m:sub>
                  <m:r>
                    <w:rPr>
                      <w:rFonts w:ascii="Cambria Math" w:hAnsi="Cambria Math"/>
                    </w:rPr>
                    <m:t>V</m:t>
                  </m:r>
                </m:sub>
                <m:sup>
                  <m:r>
                    <m:rPr>
                      <m:scr m:val="sans-serif"/>
                      <m:sty m:val="p"/>
                    </m:rPr>
                    <w:rPr>
                      <w:rFonts w:ascii="Cambria Math" w:hAnsi="Cambria Math"/>
                    </w:rPr>
                    <m:t>T</m:t>
                  </m:r>
                </m:sup>
              </m:sSubSup>
              <m:r>
                <m:rPr>
                  <m:sty m:val="bi"/>
                </m:rPr>
                <w:rPr>
                  <w:rFonts w:ascii="Cambria Math" w:hAnsi="Cambria Math"/>
                </w:rPr>
                <m:t>n</m:t>
              </m:r>
              <m:r>
                <m:rPr>
                  <m:sty m:val="p"/>
                </m:rPr>
                <w:rPr>
                  <w:rFonts w:ascii="Cambria Math" w:hAnsi="Cambria Math"/>
                </w:rPr>
                <m:t>=</m:t>
              </m:r>
              <m:r>
                <w:rPr>
                  <w:rFonts w:ascii="Cambria Math" w:hAnsi="Cambria Math"/>
                </w:rPr>
                <m:t>0 </m:t>
              </m:r>
              <m:r>
                <m:rPr>
                  <m:sty m:val="p"/>
                </m:rPr>
                <w:rPr>
                  <w:rFonts w:ascii="Cambria Math" w:hAnsi="Cambria Math"/>
                </w:rPr>
                <m:t>∀</m:t>
              </m:r>
              <m:r>
                <m:rPr>
                  <m:sty m:val="bi"/>
                </m:rPr>
                <w:rPr>
                  <w:rFonts w:ascii="Cambria Math" w:hAnsi="Cambria Math"/>
                </w:rPr>
                <m:t>n</m:t>
              </m:r>
              <m:r>
                <m:rPr>
                  <m:sty m:val="p"/>
                </m:rPr>
                <w:rPr>
                  <w:rFonts w:ascii="Cambria Math" w:hAnsi="Cambria Math"/>
                </w:rPr>
                <m:t>∈ker</m:t>
              </m:r>
              <m:r>
                <w:rPr>
                  <w:rFonts w:ascii="Cambria Math" w:hAnsi="Cambria Math"/>
                </w:rPr>
                <m:t>J</m:t>
              </m:r>
              <m:r>
                <m:rPr>
                  <m:sty m:val="p"/>
                </m:rPr>
                <w:rPr>
                  <w:rFonts w:ascii="Cambria Math" w:hAnsi="Cambria Math"/>
                </w:rPr>
                <m:t>.</m:t>
              </m:r>
            </m:e>
          </m:eqArr>
          <m:r>
            <w:rPr>
              <w:rFonts w:ascii="Cambria Math" w:hAnsi="Cambria Math"/>
            </w:rPr>
            <m:t>  </m:t>
          </m:r>
          <m:r>
            <m:rPr>
              <m:nor/>
            </m:rPr>
            <m:t>(9.21)</m:t>
          </m:r>
        </m:oMath>
      </m:oMathPara>
    </w:p>
    <w:p w14:paraId="559AF03A" w14:textId="77777777" w:rsidR="003416EE" w:rsidRPr="00674711" w:rsidRDefault="006041B4">
      <w:pPr>
        <w:pStyle w:val="FirstParagraph"/>
        <w:rPr>
          <w:lang w:val="ru-RU"/>
          <w:rPrChange w:id="3760" w:author="Nik K" w:date="2026-10-29T00:18:00Z">
            <w:rPr/>
          </w:rPrChange>
        </w:rPr>
      </w:pPr>
      <w:r w:rsidRPr="00674711">
        <w:rPr>
          <w:lang w:val="ru-RU"/>
          <w:rPrChange w:id="3761" w:author="Nik K" w:date="2026-10-29T00:18:00Z">
            <w:rPr/>
          </w:rPrChange>
        </w:rPr>
        <w:t xml:space="preserve">При выполнении условия веса </w:t>
      </w:r>
      <m:oMath>
        <m:r>
          <m:rPr>
            <m:sty m:val="bi"/>
          </m:rPr>
          <w:rPr>
            <w:rFonts w:ascii="Cambria Math" w:hAnsi="Cambria Math"/>
          </w:rPr>
          <m:t>w</m:t>
        </m:r>
      </m:oMath>
      <w:r w:rsidRPr="00674711">
        <w:rPr>
          <w:lang w:val="ru-RU"/>
          <w:rPrChange w:id="3762" w:author="Nik K" w:date="2026-10-29T00:18:00Z">
            <w:rPr/>
          </w:rPrChange>
        </w:rPr>
        <w:t xml:space="preserve">, мл/Ом, выделяли бы </w:t>
      </w:r>
      <m:oMath>
        <m:r>
          <m:rPr>
            <m:sty m:val="p"/>
          </m:rPr>
          <w:rPr>
            <w:rFonts w:ascii="Cambria Math" w:hAnsi="Cambria Math"/>
          </w:rPr>
          <m:t>Δ</m:t>
        </m:r>
        <m:r>
          <w:rPr>
            <w:rFonts w:ascii="Cambria Math" w:hAnsi="Cambria Math"/>
          </w:rPr>
          <m:t>V</m:t>
        </m:r>
        <m:r>
          <m:rPr>
            <m:sty m:val="p"/>
          </m:rPr>
          <w:rPr>
            <w:rFonts w:ascii="Cambria Math" w:hAnsi="Cambria Math"/>
            <w:lang w:val="ru-RU"/>
            <w:rPrChange w:id="3763" w:author="Nik K" w:date="2026-10-29T00:18:00Z">
              <w:rPr>
                <w:rFonts w:ascii="Cambria Math" w:hAnsi="Cambria Math"/>
              </w:rPr>
            </w:rPrChange>
          </w:rPr>
          <m:t>=</m:t>
        </m:r>
        <m:sSup>
          <m:sSupPr>
            <m:ctrlPr>
              <w:rPr>
                <w:rFonts w:ascii="Cambria Math" w:hAnsi="Cambria Math"/>
              </w:rPr>
            </m:ctrlPr>
          </m:sSupPr>
          <m:e>
            <m:r>
              <m:rPr>
                <m:sty m:val="bi"/>
              </m:rPr>
              <w:rPr>
                <w:rFonts w:ascii="Cambria Math" w:hAnsi="Cambria Math"/>
              </w:rPr>
              <m:t>w</m:t>
            </m:r>
          </m:e>
          <m:sup>
            <m:r>
              <m:rPr>
                <m:scr m:val="sans-serif"/>
                <m:sty m:val="p"/>
              </m:rPr>
              <w:rPr>
                <w:rFonts w:ascii="Cambria Math" w:hAnsi="Cambria Math"/>
              </w:rPr>
              <m:t>T</m:t>
            </m:r>
          </m:sup>
        </m:sSup>
        <m:r>
          <m:rPr>
            <m:sty m:val="p"/>
          </m:rPr>
          <w:rPr>
            <w:rFonts w:ascii="Cambria Math" w:hAnsi="Cambria Math"/>
          </w:rPr>
          <m:t>Δ</m:t>
        </m:r>
        <m:r>
          <m:rPr>
            <m:sty m:val="bi"/>
          </m:rPr>
          <w:rPr>
            <w:rFonts w:ascii="Cambria Math" w:hAnsi="Cambria Math"/>
          </w:rPr>
          <m:t>Z</m:t>
        </m:r>
      </m:oMath>
      <w:r w:rsidRPr="00674711">
        <w:rPr>
          <w:lang w:val="ru-RU"/>
          <w:rPrChange w:id="3764" w:author="Nik K" w:date="2026-10-29T00:18:00Z">
            <w:rPr/>
          </w:rPrChange>
        </w:rPr>
        <w:t xml:space="preserve"> в линейной задаче. При его нарушении существуют изменения с одинаковым откликом, но различным объёмом. Для чи</w:t>
      </w:r>
      <w:proofErr w:type="spellStart"/>
      <w:r w:rsidRPr="00674711">
        <w:rPr>
          <w:lang w:val="ru-RU"/>
          <w:rPrChange w:id="3765" w:author="Nik K" w:date="2026-10-29T00:18:00Z">
            <w:rPr/>
          </w:rPrChange>
        </w:rPr>
        <w:t>сленного</w:t>
      </w:r>
      <w:proofErr w:type="spellEnd"/>
      <w:r w:rsidRPr="00674711">
        <w:rPr>
          <w:lang w:val="ru-RU"/>
          <w:rPrChange w:id="3766" w:author="Nik K" w:date="2026-10-29T00:18:00Z">
            <w:rPr/>
          </w:rPrChange>
        </w:rPr>
        <w:t xml:space="preserve"> анализа используются безразмерные координаты с масштабами 1% номинального объёма, 1 мм по каждой оси и 1% опорного сердечного сопротивления; строки не взвешиваются экспериментальными дисперсиями, которые неизвестны.</w:t>
      </w:r>
    </w:p>
    <w:p w14:paraId="33FEC8EC" w14:textId="77777777" w:rsidR="003416EE" w:rsidRDefault="006041B4">
      <w:pPr>
        <w:pStyle w:val="af"/>
      </w:pPr>
      <w:r>
        <w:t xml:space="preserve">Таблица 9.9 относится к q256 и малым шагам.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oMath>
      <w:r>
        <w:t xml:space="preserve"> — сингулярные числа матрицы пяти масштабированных столбцов; </w:t>
      </w:r>
      <m:oMath>
        <m:r>
          <w:rPr>
            <w:rFonts w:ascii="Cambria Math" w:hAnsi="Cambria Math"/>
          </w:rPr>
          <m:t>κ</m:t>
        </m:r>
      </m:oMath>
      <w:r>
        <w:t xml:space="preserve"> в последнем столбце рассчитано для двух столбцов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когда XYZ точно заданы. Машинный допуск ранга пропорционален максимальному синг</w:t>
      </w:r>
      <w:proofErr w:type="spellStart"/>
      <w:r>
        <w:t>улярному</w:t>
      </w:r>
      <w:proofErr w:type="spellEnd"/>
      <w:r>
        <w:t xml:space="preserve"> числу, размеру матрицы и точности арифметики; он не является порогом физического обнаружения.</w:t>
      </w:r>
    </w:p>
    <w:p w14:paraId="506ED622" w14:textId="77777777" w:rsidR="003416EE" w:rsidRDefault="006041B4">
      <w:pPr>
        <w:pStyle w:val="af5"/>
        <w:keepNext/>
      </w:pPr>
      <w:r>
        <w:t>Таблица 9.9 — Различимость объёма по трём альтернативным монтажам при q256</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572"/>
        <w:gridCol w:w="1571"/>
        <w:gridCol w:w="1571"/>
        <w:gridCol w:w="1571"/>
        <w:gridCol w:w="1626"/>
        <w:gridCol w:w="1584"/>
      </w:tblGrid>
      <w:tr w:rsidR="003416EE" w14:paraId="0CCFC528" w14:textId="77777777">
        <w:trPr>
          <w:cantSplit/>
          <w:tblHeader/>
        </w:trPr>
        <w:tc>
          <w:tcPr>
            <w:tcW w:w="1548" w:type="dxa"/>
            <w:shd w:val="clear" w:color="auto" w:fill="EDEDED"/>
          </w:tcPr>
          <w:p w14:paraId="4719AC5E" w14:textId="77777777" w:rsidR="003416EE" w:rsidRDefault="006041B4">
            <w:pPr>
              <w:keepNext/>
              <w:spacing w:before="60" w:after="60" w:line="240" w:lineRule="auto"/>
              <w:ind w:firstLine="0"/>
              <w:jc w:val="left"/>
            </w:pPr>
            <w:r>
              <w:rPr>
                <w:b/>
                <w:sz w:val="22"/>
              </w:rPr>
              <w:t>Опора</w:t>
            </w:r>
          </w:p>
        </w:tc>
        <w:tc>
          <w:tcPr>
            <w:tcW w:w="1548" w:type="dxa"/>
            <w:shd w:val="clear" w:color="auto" w:fill="EDEDED"/>
          </w:tcPr>
          <w:p w14:paraId="3EF68012" w14:textId="77777777" w:rsidR="003416EE" w:rsidRDefault="006041B4">
            <w:pPr>
              <w:keepNext/>
              <w:spacing w:before="60" w:after="60" w:line="240" w:lineRule="auto"/>
              <w:ind w:firstLine="0"/>
              <w:jc w:val="left"/>
            </w:pPr>
            <w:r>
              <w:rPr>
                <w:b/>
                <w:sz w:val="22"/>
              </w:rPr>
              <w:t>Форма</w:t>
            </w:r>
          </w:p>
        </w:tc>
        <w:tc>
          <w:tcPr>
            <w:tcW w:w="1548" w:type="dxa"/>
            <w:shd w:val="clear" w:color="auto" w:fill="EDEDED"/>
          </w:tcPr>
          <w:p w14:paraId="119BF7ED" w14:textId="77777777" w:rsidR="003416EE" w:rsidRDefault="006041B4">
            <w:pPr>
              <w:keepNext/>
              <w:spacing w:before="60" w:after="60" w:line="240" w:lineRule="auto"/>
              <w:ind w:firstLine="0"/>
              <w:jc w:val="left"/>
            </w:pPr>
            <w:r>
              <w:rPr>
                <w:b/>
                <w:sz w:val="22"/>
              </w:rPr>
              <w:t>Ранг пяти столбцов</w:t>
            </w:r>
          </w:p>
        </w:tc>
        <w:tc>
          <w:tcPr>
            <w:tcW w:w="1548" w:type="dxa"/>
            <w:shd w:val="clear" w:color="auto" w:fill="EDEDED"/>
          </w:tcPr>
          <w:p w14:paraId="2782FA38" w14:textId="77777777" w:rsidR="003416EE" w:rsidRDefault="006041B4">
            <w:pPr>
              <w:keepNext/>
              <w:spacing w:before="60" w:after="60" w:line="240" w:lineRule="auto"/>
              <w:ind w:firstLine="0"/>
              <w:jc w:val="left"/>
            </w:pPr>
            <w:r>
              <w:rPr>
                <w:b/>
                <w:sz w:val="22"/>
              </w:rPr>
              <w:t xml:space="preserve">Объём определим при свободных XYZ и </w:t>
            </w:r>
            <w:proofErr w:type="spellStart"/>
            <w:r>
              <w:rPr>
                <w:b/>
                <w:sz w:val="22"/>
              </w:rPr>
              <w:t>ρH</w:t>
            </w:r>
            <w:proofErr w:type="spellEnd"/>
          </w:p>
        </w:tc>
        <w:tc>
          <w:tcPr>
            <w:tcW w:w="1602" w:type="dxa"/>
            <w:shd w:val="clear" w:color="auto" w:fill="EDEDED"/>
          </w:tcPr>
          <w:p w14:paraId="66C5F5E2" w14:textId="77777777" w:rsidR="003416EE" w:rsidRDefault="006B31AF">
            <w:pPr>
              <w:keepNext/>
              <w:spacing w:before="60" w:after="60" w:line="240" w:lineRule="auto"/>
              <w:ind w:firstLine="0"/>
              <w:jc w:val="left"/>
            </w:pPr>
            <m:oMathPara>
              <m:oMath>
                <m:sSub>
                  <m:sSubPr>
                    <m:ctrlPr>
                      <w:rPr>
                        <w:rFonts w:ascii="Cambria Math" w:hAnsi="Cambria Math"/>
                      </w:rPr>
                    </m:ctrlPr>
                  </m:sSubPr>
                  <m:e>
                    <m:r>
                      <w:rPr>
                        <w:rFonts w:ascii="Cambria Math" w:hAnsi="Cambria Math"/>
                        <w:sz w:val="22"/>
                      </w:rPr>
                      <m:t>s</m:t>
                    </m:r>
                  </m:e>
                  <m:sub>
                    <m:r>
                      <w:rPr>
                        <w:rFonts w:ascii="Cambria Math" w:hAnsi="Cambria Math"/>
                        <w:sz w:val="22"/>
                      </w:rPr>
                      <m:t>3</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s</m:t>
                    </m:r>
                  </m:e>
                  <m:sub>
                    <m:r>
                      <w:rPr>
                        <w:rFonts w:ascii="Cambria Math" w:hAnsi="Cambria Math"/>
                        <w:sz w:val="22"/>
                      </w:rPr>
                      <m:t>1</m:t>
                    </m:r>
                  </m:sub>
                </m:sSub>
              </m:oMath>
            </m:oMathPara>
          </w:p>
        </w:tc>
        <w:tc>
          <w:tcPr>
            <w:tcW w:w="1561" w:type="dxa"/>
            <w:shd w:val="clear" w:color="auto" w:fill="EDEDED"/>
          </w:tcPr>
          <w:p w14:paraId="5376BA23" w14:textId="77777777" w:rsidR="003416EE" w:rsidRDefault="006041B4">
            <w:pPr>
              <w:keepNext/>
              <w:spacing w:before="60" w:after="60" w:line="240" w:lineRule="auto"/>
              <w:ind w:firstLine="0"/>
              <w:jc w:val="left"/>
            </w:pPr>
            <m:oMath>
              <m:r>
                <w:rPr>
                  <w:rFonts w:ascii="Cambria Math" w:hAnsi="Cambria Math"/>
                  <w:sz w:val="22"/>
                </w:rPr>
                <m:t>κ</m:t>
              </m:r>
            </m:oMath>
            <w:r>
              <w:rPr>
                <w:b/>
                <w:sz w:val="22"/>
              </w:rPr>
              <w:t xml:space="preserve"> для V и ρH при известных XYZ</w:t>
            </w:r>
          </w:p>
        </w:tc>
      </w:tr>
      <w:tr w:rsidR="003416EE" w14:paraId="1857C8C2" w14:textId="77777777">
        <w:trPr>
          <w:cantSplit/>
        </w:trPr>
        <w:tc>
          <w:tcPr>
            <w:tcW w:w="1548" w:type="dxa"/>
          </w:tcPr>
          <w:p w14:paraId="19CB4D5A" w14:textId="77777777" w:rsidR="003416EE" w:rsidRDefault="006041B4">
            <w:pPr>
              <w:spacing w:before="60" w:after="60" w:line="240" w:lineRule="auto"/>
              <w:ind w:firstLine="0"/>
              <w:jc w:val="left"/>
            </w:pPr>
            <w:r>
              <w:rPr>
                <w:sz w:val="22"/>
              </w:rPr>
              <w:t>Д4</w:t>
            </w:r>
          </w:p>
        </w:tc>
        <w:tc>
          <w:tcPr>
            <w:tcW w:w="1548" w:type="dxa"/>
          </w:tcPr>
          <w:p w14:paraId="2763238E" w14:textId="77777777" w:rsidR="003416EE" w:rsidRDefault="006041B4">
            <w:pPr>
              <w:spacing w:before="60" w:after="60" w:line="240" w:lineRule="auto"/>
              <w:ind w:firstLine="0"/>
              <w:jc w:val="left"/>
            </w:pPr>
            <w:r>
              <w:rPr>
                <w:sz w:val="22"/>
              </w:rPr>
              <w:t>STL</w:t>
            </w:r>
          </w:p>
        </w:tc>
        <w:tc>
          <w:tcPr>
            <w:tcW w:w="1548" w:type="dxa"/>
          </w:tcPr>
          <w:p w14:paraId="2157B85C" w14:textId="77777777" w:rsidR="003416EE" w:rsidRDefault="006041B4">
            <w:pPr>
              <w:spacing w:before="60" w:after="60" w:line="240" w:lineRule="auto"/>
              <w:ind w:firstLine="0"/>
              <w:jc w:val="left"/>
            </w:pPr>
            <w:r>
              <w:rPr>
                <w:sz w:val="22"/>
              </w:rPr>
              <w:t>3</w:t>
            </w:r>
          </w:p>
        </w:tc>
        <w:tc>
          <w:tcPr>
            <w:tcW w:w="1548" w:type="dxa"/>
          </w:tcPr>
          <w:p w14:paraId="3D48569F" w14:textId="77777777" w:rsidR="003416EE" w:rsidRDefault="006041B4">
            <w:pPr>
              <w:spacing w:before="60" w:after="60" w:line="240" w:lineRule="auto"/>
              <w:ind w:firstLine="0"/>
              <w:jc w:val="left"/>
            </w:pPr>
            <w:r>
              <w:rPr>
                <w:sz w:val="22"/>
              </w:rPr>
              <w:t>Нет</w:t>
            </w:r>
          </w:p>
        </w:tc>
        <w:tc>
          <w:tcPr>
            <w:tcW w:w="1602" w:type="dxa"/>
          </w:tcPr>
          <w:p w14:paraId="1B2FEA41" w14:textId="77777777" w:rsidR="003416EE" w:rsidRDefault="006041B4">
            <w:pPr>
              <w:spacing w:before="60" w:after="60" w:line="240" w:lineRule="auto"/>
              <w:ind w:firstLine="0"/>
              <w:jc w:val="left"/>
            </w:pPr>
            <w:r>
              <w:rPr>
                <w:sz w:val="22"/>
              </w:rPr>
              <w:t>1,410·10⁻⁵</w:t>
            </w:r>
          </w:p>
        </w:tc>
        <w:tc>
          <w:tcPr>
            <w:tcW w:w="1561" w:type="dxa"/>
          </w:tcPr>
          <w:p w14:paraId="183A86F3" w14:textId="77777777" w:rsidR="003416EE" w:rsidRDefault="006041B4">
            <w:pPr>
              <w:spacing w:before="60" w:after="60" w:line="240" w:lineRule="auto"/>
              <w:ind w:firstLine="0"/>
              <w:jc w:val="left"/>
            </w:pPr>
            <w:r>
              <w:rPr>
                <w:sz w:val="22"/>
              </w:rPr>
              <w:t>3923</w:t>
            </w:r>
          </w:p>
        </w:tc>
      </w:tr>
      <w:tr w:rsidR="003416EE" w14:paraId="06B245D6" w14:textId="77777777">
        <w:trPr>
          <w:cantSplit/>
        </w:trPr>
        <w:tc>
          <w:tcPr>
            <w:tcW w:w="1548" w:type="dxa"/>
          </w:tcPr>
          <w:p w14:paraId="7ABD81F4" w14:textId="77777777" w:rsidR="003416EE" w:rsidRDefault="006041B4">
            <w:pPr>
              <w:spacing w:before="60" w:after="60" w:line="240" w:lineRule="auto"/>
              <w:ind w:firstLine="0"/>
              <w:jc w:val="left"/>
            </w:pPr>
            <w:r>
              <w:rPr>
                <w:sz w:val="22"/>
              </w:rPr>
              <w:lastRenderedPageBreak/>
              <w:t>Д4</w:t>
            </w:r>
          </w:p>
        </w:tc>
        <w:tc>
          <w:tcPr>
            <w:tcW w:w="1548" w:type="dxa"/>
          </w:tcPr>
          <w:p w14:paraId="532F78C8" w14:textId="77777777" w:rsidR="003416EE" w:rsidRDefault="006041B4">
            <w:pPr>
              <w:spacing w:before="60" w:after="60" w:line="240" w:lineRule="auto"/>
              <w:ind w:firstLine="0"/>
              <w:jc w:val="left"/>
            </w:pPr>
            <w:r>
              <w:rPr>
                <w:sz w:val="22"/>
              </w:rPr>
              <w:t>G1</w:t>
            </w:r>
          </w:p>
        </w:tc>
        <w:tc>
          <w:tcPr>
            <w:tcW w:w="1548" w:type="dxa"/>
          </w:tcPr>
          <w:p w14:paraId="5F397655" w14:textId="77777777" w:rsidR="003416EE" w:rsidRDefault="006041B4">
            <w:pPr>
              <w:spacing w:before="60" w:after="60" w:line="240" w:lineRule="auto"/>
              <w:ind w:firstLine="0"/>
              <w:jc w:val="left"/>
            </w:pPr>
            <w:r>
              <w:rPr>
                <w:sz w:val="22"/>
              </w:rPr>
              <w:t>3</w:t>
            </w:r>
          </w:p>
        </w:tc>
        <w:tc>
          <w:tcPr>
            <w:tcW w:w="1548" w:type="dxa"/>
          </w:tcPr>
          <w:p w14:paraId="3A7D8760" w14:textId="77777777" w:rsidR="003416EE" w:rsidRDefault="006041B4">
            <w:pPr>
              <w:spacing w:before="60" w:after="60" w:line="240" w:lineRule="auto"/>
              <w:ind w:firstLine="0"/>
              <w:jc w:val="left"/>
            </w:pPr>
            <w:r>
              <w:rPr>
                <w:sz w:val="22"/>
              </w:rPr>
              <w:t>Нет</w:t>
            </w:r>
          </w:p>
        </w:tc>
        <w:tc>
          <w:tcPr>
            <w:tcW w:w="1602" w:type="dxa"/>
          </w:tcPr>
          <w:p w14:paraId="7CBF484F" w14:textId="77777777" w:rsidR="003416EE" w:rsidRDefault="006041B4">
            <w:pPr>
              <w:spacing w:before="60" w:after="60" w:line="240" w:lineRule="auto"/>
              <w:ind w:firstLine="0"/>
              <w:jc w:val="left"/>
            </w:pPr>
            <w:r>
              <w:rPr>
                <w:sz w:val="22"/>
              </w:rPr>
              <w:t>2,118·10⁻⁶</w:t>
            </w:r>
          </w:p>
        </w:tc>
        <w:tc>
          <w:tcPr>
            <w:tcW w:w="1561" w:type="dxa"/>
          </w:tcPr>
          <w:p w14:paraId="5146081E" w14:textId="77777777" w:rsidR="003416EE" w:rsidRDefault="006041B4">
            <w:pPr>
              <w:spacing w:before="60" w:after="60" w:line="240" w:lineRule="auto"/>
              <w:ind w:firstLine="0"/>
              <w:jc w:val="left"/>
            </w:pPr>
            <w:r>
              <w:rPr>
                <w:sz w:val="22"/>
              </w:rPr>
              <w:t>708,0</w:t>
            </w:r>
          </w:p>
        </w:tc>
      </w:tr>
      <w:tr w:rsidR="003416EE" w14:paraId="756FE59C" w14:textId="77777777">
        <w:trPr>
          <w:cantSplit/>
        </w:trPr>
        <w:tc>
          <w:tcPr>
            <w:tcW w:w="1548" w:type="dxa"/>
          </w:tcPr>
          <w:p w14:paraId="002DDB8B" w14:textId="77777777" w:rsidR="003416EE" w:rsidRDefault="006041B4">
            <w:pPr>
              <w:spacing w:before="60" w:after="60" w:line="240" w:lineRule="auto"/>
              <w:ind w:firstLine="0"/>
              <w:jc w:val="left"/>
            </w:pPr>
            <w:r>
              <w:rPr>
                <w:sz w:val="22"/>
              </w:rPr>
              <w:t>Д4</w:t>
            </w:r>
          </w:p>
        </w:tc>
        <w:tc>
          <w:tcPr>
            <w:tcW w:w="1548" w:type="dxa"/>
          </w:tcPr>
          <w:p w14:paraId="7A4C0AD5" w14:textId="77777777" w:rsidR="003416EE" w:rsidRDefault="006041B4">
            <w:pPr>
              <w:spacing w:before="60" w:after="60" w:line="240" w:lineRule="auto"/>
              <w:ind w:firstLine="0"/>
              <w:jc w:val="left"/>
            </w:pPr>
            <w:r>
              <w:rPr>
                <w:sz w:val="22"/>
              </w:rPr>
              <w:t>L1</w:t>
            </w:r>
          </w:p>
        </w:tc>
        <w:tc>
          <w:tcPr>
            <w:tcW w:w="1548" w:type="dxa"/>
          </w:tcPr>
          <w:p w14:paraId="52487515" w14:textId="77777777" w:rsidR="003416EE" w:rsidRDefault="006041B4">
            <w:pPr>
              <w:spacing w:before="60" w:after="60" w:line="240" w:lineRule="auto"/>
              <w:ind w:firstLine="0"/>
              <w:jc w:val="left"/>
            </w:pPr>
            <w:r>
              <w:rPr>
                <w:sz w:val="22"/>
              </w:rPr>
              <w:t>3</w:t>
            </w:r>
          </w:p>
        </w:tc>
        <w:tc>
          <w:tcPr>
            <w:tcW w:w="1548" w:type="dxa"/>
          </w:tcPr>
          <w:p w14:paraId="40C0777A" w14:textId="77777777" w:rsidR="003416EE" w:rsidRDefault="006041B4">
            <w:pPr>
              <w:spacing w:before="60" w:after="60" w:line="240" w:lineRule="auto"/>
              <w:ind w:firstLine="0"/>
              <w:jc w:val="left"/>
            </w:pPr>
            <w:r>
              <w:rPr>
                <w:sz w:val="22"/>
              </w:rPr>
              <w:t>Нет</w:t>
            </w:r>
          </w:p>
        </w:tc>
        <w:tc>
          <w:tcPr>
            <w:tcW w:w="1602" w:type="dxa"/>
          </w:tcPr>
          <w:p w14:paraId="32B45CC9" w14:textId="77777777" w:rsidR="003416EE" w:rsidRDefault="006041B4">
            <w:pPr>
              <w:spacing w:before="60" w:after="60" w:line="240" w:lineRule="auto"/>
              <w:ind w:firstLine="0"/>
              <w:jc w:val="left"/>
            </w:pPr>
            <w:r>
              <w:rPr>
                <w:sz w:val="22"/>
              </w:rPr>
              <w:t>3,558·10⁻⁶</w:t>
            </w:r>
          </w:p>
        </w:tc>
        <w:tc>
          <w:tcPr>
            <w:tcW w:w="1561" w:type="dxa"/>
          </w:tcPr>
          <w:p w14:paraId="4C586036" w14:textId="77777777" w:rsidR="003416EE" w:rsidRDefault="006041B4">
            <w:pPr>
              <w:spacing w:before="60" w:after="60" w:line="240" w:lineRule="auto"/>
              <w:ind w:firstLine="0"/>
              <w:jc w:val="left"/>
            </w:pPr>
            <w:r>
              <w:rPr>
                <w:sz w:val="22"/>
              </w:rPr>
              <w:t>733,3</w:t>
            </w:r>
          </w:p>
        </w:tc>
      </w:tr>
      <w:tr w:rsidR="003416EE" w14:paraId="1D1E6E3A" w14:textId="77777777">
        <w:trPr>
          <w:cantSplit/>
        </w:trPr>
        <w:tc>
          <w:tcPr>
            <w:tcW w:w="1548" w:type="dxa"/>
          </w:tcPr>
          <w:p w14:paraId="60C88463" w14:textId="77777777" w:rsidR="003416EE" w:rsidRDefault="006041B4">
            <w:pPr>
              <w:spacing w:before="60" w:after="60" w:line="240" w:lineRule="auto"/>
              <w:ind w:firstLine="0"/>
              <w:jc w:val="left"/>
            </w:pPr>
            <w:r>
              <w:rPr>
                <w:sz w:val="22"/>
              </w:rPr>
              <w:t>О-STL</w:t>
            </w:r>
          </w:p>
        </w:tc>
        <w:tc>
          <w:tcPr>
            <w:tcW w:w="1548" w:type="dxa"/>
          </w:tcPr>
          <w:p w14:paraId="078BA767" w14:textId="77777777" w:rsidR="003416EE" w:rsidRDefault="006041B4">
            <w:pPr>
              <w:spacing w:before="60" w:after="60" w:line="240" w:lineRule="auto"/>
              <w:ind w:firstLine="0"/>
              <w:jc w:val="left"/>
            </w:pPr>
            <w:r>
              <w:rPr>
                <w:sz w:val="22"/>
              </w:rPr>
              <w:t>STL</w:t>
            </w:r>
          </w:p>
        </w:tc>
        <w:tc>
          <w:tcPr>
            <w:tcW w:w="1548" w:type="dxa"/>
          </w:tcPr>
          <w:p w14:paraId="13A1E14E" w14:textId="77777777" w:rsidR="003416EE" w:rsidRDefault="006041B4">
            <w:pPr>
              <w:spacing w:before="60" w:after="60" w:line="240" w:lineRule="auto"/>
              <w:ind w:firstLine="0"/>
              <w:jc w:val="left"/>
            </w:pPr>
            <w:r>
              <w:rPr>
                <w:sz w:val="22"/>
              </w:rPr>
              <w:t>3</w:t>
            </w:r>
          </w:p>
        </w:tc>
        <w:tc>
          <w:tcPr>
            <w:tcW w:w="1548" w:type="dxa"/>
          </w:tcPr>
          <w:p w14:paraId="444D1A5E" w14:textId="77777777" w:rsidR="003416EE" w:rsidRDefault="006041B4">
            <w:pPr>
              <w:spacing w:before="60" w:after="60" w:line="240" w:lineRule="auto"/>
              <w:ind w:firstLine="0"/>
              <w:jc w:val="left"/>
            </w:pPr>
            <w:r>
              <w:rPr>
                <w:sz w:val="22"/>
              </w:rPr>
              <w:t>Нет</w:t>
            </w:r>
          </w:p>
        </w:tc>
        <w:tc>
          <w:tcPr>
            <w:tcW w:w="1602" w:type="dxa"/>
          </w:tcPr>
          <w:p w14:paraId="5CF9685B" w14:textId="77777777" w:rsidR="003416EE" w:rsidRDefault="006041B4">
            <w:pPr>
              <w:spacing w:before="60" w:after="60" w:line="240" w:lineRule="auto"/>
              <w:ind w:firstLine="0"/>
              <w:jc w:val="left"/>
            </w:pPr>
            <w:r>
              <w:rPr>
                <w:sz w:val="22"/>
              </w:rPr>
              <w:t>1,302·10⁻⁵</w:t>
            </w:r>
          </w:p>
        </w:tc>
        <w:tc>
          <w:tcPr>
            <w:tcW w:w="1561" w:type="dxa"/>
          </w:tcPr>
          <w:p w14:paraId="67254D96" w14:textId="77777777" w:rsidR="003416EE" w:rsidRDefault="006041B4">
            <w:pPr>
              <w:spacing w:before="60" w:after="60" w:line="240" w:lineRule="auto"/>
              <w:ind w:firstLine="0"/>
              <w:jc w:val="left"/>
            </w:pPr>
            <w:r>
              <w:rPr>
                <w:sz w:val="22"/>
              </w:rPr>
              <w:t>3720</w:t>
            </w:r>
          </w:p>
        </w:tc>
      </w:tr>
      <w:tr w:rsidR="003416EE" w14:paraId="73381D66" w14:textId="77777777">
        <w:trPr>
          <w:cantSplit/>
        </w:trPr>
        <w:tc>
          <w:tcPr>
            <w:tcW w:w="1548" w:type="dxa"/>
          </w:tcPr>
          <w:p w14:paraId="33776EC7" w14:textId="77777777" w:rsidR="003416EE" w:rsidRDefault="006041B4">
            <w:pPr>
              <w:spacing w:before="60" w:after="60" w:line="240" w:lineRule="auto"/>
              <w:ind w:firstLine="0"/>
              <w:jc w:val="left"/>
            </w:pPr>
            <w:r>
              <w:rPr>
                <w:sz w:val="22"/>
              </w:rPr>
              <w:t>О-STL</w:t>
            </w:r>
          </w:p>
        </w:tc>
        <w:tc>
          <w:tcPr>
            <w:tcW w:w="1548" w:type="dxa"/>
          </w:tcPr>
          <w:p w14:paraId="07E19B9E" w14:textId="77777777" w:rsidR="003416EE" w:rsidRDefault="006041B4">
            <w:pPr>
              <w:spacing w:before="60" w:after="60" w:line="240" w:lineRule="auto"/>
              <w:ind w:firstLine="0"/>
              <w:jc w:val="left"/>
            </w:pPr>
            <w:r>
              <w:rPr>
                <w:sz w:val="22"/>
              </w:rPr>
              <w:t>G1</w:t>
            </w:r>
          </w:p>
        </w:tc>
        <w:tc>
          <w:tcPr>
            <w:tcW w:w="1548" w:type="dxa"/>
          </w:tcPr>
          <w:p w14:paraId="751BAF46" w14:textId="77777777" w:rsidR="003416EE" w:rsidRDefault="006041B4">
            <w:pPr>
              <w:spacing w:before="60" w:after="60" w:line="240" w:lineRule="auto"/>
              <w:ind w:firstLine="0"/>
              <w:jc w:val="left"/>
            </w:pPr>
            <w:r>
              <w:rPr>
                <w:sz w:val="22"/>
              </w:rPr>
              <w:t>3</w:t>
            </w:r>
          </w:p>
        </w:tc>
        <w:tc>
          <w:tcPr>
            <w:tcW w:w="1548" w:type="dxa"/>
          </w:tcPr>
          <w:p w14:paraId="421FF715" w14:textId="77777777" w:rsidR="003416EE" w:rsidRDefault="006041B4">
            <w:pPr>
              <w:spacing w:before="60" w:after="60" w:line="240" w:lineRule="auto"/>
              <w:ind w:firstLine="0"/>
              <w:jc w:val="left"/>
            </w:pPr>
            <w:r>
              <w:rPr>
                <w:sz w:val="22"/>
              </w:rPr>
              <w:t>Нет</w:t>
            </w:r>
          </w:p>
        </w:tc>
        <w:tc>
          <w:tcPr>
            <w:tcW w:w="1602" w:type="dxa"/>
          </w:tcPr>
          <w:p w14:paraId="5F56B4C6" w14:textId="77777777" w:rsidR="003416EE" w:rsidRDefault="006041B4">
            <w:pPr>
              <w:spacing w:before="60" w:after="60" w:line="240" w:lineRule="auto"/>
              <w:ind w:firstLine="0"/>
              <w:jc w:val="left"/>
            </w:pPr>
            <w:r>
              <w:rPr>
                <w:sz w:val="22"/>
              </w:rPr>
              <w:t>1,839·10⁻⁵</w:t>
            </w:r>
          </w:p>
        </w:tc>
        <w:tc>
          <w:tcPr>
            <w:tcW w:w="1561" w:type="dxa"/>
          </w:tcPr>
          <w:p w14:paraId="1C61E919" w14:textId="77777777" w:rsidR="003416EE" w:rsidRDefault="006041B4">
            <w:pPr>
              <w:spacing w:before="60" w:after="60" w:line="240" w:lineRule="auto"/>
              <w:ind w:firstLine="0"/>
              <w:jc w:val="left"/>
            </w:pPr>
            <w:r>
              <w:rPr>
                <w:sz w:val="22"/>
              </w:rPr>
              <w:t>1892</w:t>
            </w:r>
          </w:p>
        </w:tc>
      </w:tr>
      <w:tr w:rsidR="003416EE" w14:paraId="2A15ED24" w14:textId="77777777">
        <w:trPr>
          <w:cantSplit/>
        </w:trPr>
        <w:tc>
          <w:tcPr>
            <w:tcW w:w="1548" w:type="dxa"/>
          </w:tcPr>
          <w:p w14:paraId="4ACCD089" w14:textId="77777777" w:rsidR="003416EE" w:rsidRDefault="006041B4">
            <w:pPr>
              <w:spacing w:before="60" w:after="60" w:line="240" w:lineRule="auto"/>
              <w:ind w:firstLine="0"/>
              <w:jc w:val="left"/>
            </w:pPr>
            <w:r>
              <w:rPr>
                <w:sz w:val="22"/>
              </w:rPr>
              <w:t>О-STL</w:t>
            </w:r>
          </w:p>
        </w:tc>
        <w:tc>
          <w:tcPr>
            <w:tcW w:w="1548" w:type="dxa"/>
          </w:tcPr>
          <w:p w14:paraId="2E68E2A0" w14:textId="77777777" w:rsidR="003416EE" w:rsidRDefault="006041B4">
            <w:pPr>
              <w:spacing w:before="60" w:after="60" w:line="240" w:lineRule="auto"/>
              <w:ind w:firstLine="0"/>
              <w:jc w:val="left"/>
            </w:pPr>
            <w:r>
              <w:rPr>
                <w:sz w:val="22"/>
              </w:rPr>
              <w:t>L1</w:t>
            </w:r>
          </w:p>
        </w:tc>
        <w:tc>
          <w:tcPr>
            <w:tcW w:w="1548" w:type="dxa"/>
          </w:tcPr>
          <w:p w14:paraId="08CAD936" w14:textId="77777777" w:rsidR="003416EE" w:rsidRDefault="006041B4">
            <w:pPr>
              <w:spacing w:before="60" w:after="60" w:line="240" w:lineRule="auto"/>
              <w:ind w:firstLine="0"/>
              <w:jc w:val="left"/>
            </w:pPr>
            <w:r>
              <w:rPr>
                <w:sz w:val="22"/>
              </w:rPr>
              <w:t>3</w:t>
            </w:r>
          </w:p>
        </w:tc>
        <w:tc>
          <w:tcPr>
            <w:tcW w:w="1548" w:type="dxa"/>
          </w:tcPr>
          <w:p w14:paraId="68FBB239" w14:textId="77777777" w:rsidR="003416EE" w:rsidRDefault="006041B4">
            <w:pPr>
              <w:spacing w:before="60" w:after="60" w:line="240" w:lineRule="auto"/>
              <w:ind w:firstLine="0"/>
              <w:jc w:val="left"/>
            </w:pPr>
            <w:r>
              <w:rPr>
                <w:sz w:val="22"/>
              </w:rPr>
              <w:t>Нет</w:t>
            </w:r>
          </w:p>
        </w:tc>
        <w:tc>
          <w:tcPr>
            <w:tcW w:w="1602" w:type="dxa"/>
          </w:tcPr>
          <w:p w14:paraId="1AF12B19" w14:textId="77777777" w:rsidR="003416EE" w:rsidRDefault="006041B4">
            <w:pPr>
              <w:spacing w:before="60" w:after="60" w:line="240" w:lineRule="auto"/>
              <w:ind w:firstLine="0"/>
              <w:jc w:val="left"/>
            </w:pPr>
            <w:r>
              <w:rPr>
                <w:sz w:val="22"/>
              </w:rPr>
              <w:t>1,754·10⁻⁵</w:t>
            </w:r>
          </w:p>
        </w:tc>
        <w:tc>
          <w:tcPr>
            <w:tcW w:w="1561" w:type="dxa"/>
          </w:tcPr>
          <w:p w14:paraId="310F1142" w14:textId="77777777" w:rsidR="003416EE" w:rsidRDefault="006041B4">
            <w:pPr>
              <w:spacing w:before="60" w:after="60" w:line="240" w:lineRule="auto"/>
              <w:ind w:firstLine="0"/>
              <w:jc w:val="left"/>
            </w:pPr>
            <w:r>
              <w:rPr>
                <w:sz w:val="22"/>
              </w:rPr>
              <w:t>26 680</w:t>
            </w:r>
          </w:p>
        </w:tc>
      </w:tr>
    </w:tbl>
    <w:p w14:paraId="26374197" w14:textId="77777777" w:rsidR="003416EE" w:rsidRDefault="006041B4">
      <w:pPr>
        <w:pStyle w:val="af"/>
      </w:pPr>
      <w:r>
        <w:t>Координатные столбцы исправлены по (9.20). Для сокращённой задачи с двумя свободными параметрами ранг равен двум во всех шести строках. Обусловленность зависит от объявленных масштабов; практическая точность не рассчитана [90].</w:t>
      </w:r>
    </w:p>
    <w:p w14:paraId="30DC0A95" w14:textId="77777777" w:rsidR="003416EE" w:rsidRDefault="006041B4">
      <w:pPr>
        <w:pStyle w:val="af"/>
      </w:pPr>
      <w:r>
        <w:t xml:space="preserve">Во всех шести сочетаниях не определяется и сам объём, а не только полный вектор параметров. Если XYZ известны точно, алгебраическая неоднозначность двухпараметрической задачи снимается, но её обусловленность остаётся неблагоприятной. Поэтому утверждение о строгой неразличимости </w:t>
      </w:r>
      <m:oMath>
        <m:r>
          <w:rPr>
            <w:rFonts w:ascii="Cambria Math" w:hAnsi="Cambria Math"/>
          </w:rPr>
          <m:t>V</m:t>
        </m:r>
      </m:oMath>
      <w:r>
        <w:t xml:space="preserve"> и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при известных XYZ было бы неверным; точность их разделения при реальных ошибках пока неизвестна.</w:t>
      </w:r>
    </w:p>
    <w:p w14:paraId="048ECFF9" w14:textId="77777777" w:rsidR="003416EE" w:rsidRDefault="006041B4">
      <w:pPr>
        <w:pStyle w:val="af"/>
      </w:pPr>
      <w:r>
        <w:t xml:space="preserve">Отдельно в сохранённых расчётах проверены фиксация XYZ и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освобождение пары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при фиксированных XYZ и заданная связь всех четырёх мешающих параметров с объёмом. При фиксации остаётся одна неизвестная; при заданной связи — одно направление, совпадающее с направлением совместной пробы §9.12. Его алгебраическая определимость не подтверждает физиологическую истинность связи. В вариантах, где объём не определим, минимальная норма даёт лишь одного представителя множества решений. Конечные контрольные ошибки в сохранённых таблицах не превращают эти ограничения в принятый закон движения.</w:t>
      </w:r>
    </w:p>
    <w:p w14:paraId="75CD2EC3" w14:textId="77777777" w:rsidR="003416EE" w:rsidRDefault="006041B4">
      <w:pPr>
        <w:pStyle w:val="21"/>
      </w:pPr>
      <w:bookmarkStart w:id="3767" w:name="_Toc244123129"/>
      <w:bookmarkStart w:id="3768" w:name="X5c4ccdd9ba05e84953380c1d44768b7193ad93e"/>
      <w:bookmarkEnd w:id="3747"/>
      <w:r>
        <w:lastRenderedPageBreak/>
        <w:t>9.12 Совместные конечные изменения и остаток суперпозиции</w:t>
      </w:r>
      <w:bookmarkEnd w:id="3767"/>
    </w:p>
    <w:p w14:paraId="5B87EE97" w14:textId="77777777" w:rsidR="003416EE" w:rsidRPr="00674711" w:rsidRDefault="006041B4">
      <w:pPr>
        <w:pStyle w:val="FirstParagraph"/>
        <w:rPr>
          <w:lang w:val="ru-RU"/>
          <w:rPrChange w:id="3769" w:author="Nik K" w:date="2026-10-29T00:18:00Z">
            <w:rPr/>
          </w:rPrChange>
        </w:rPr>
      </w:pPr>
      <w:r w:rsidRPr="00674711">
        <w:rPr>
          <w:lang w:val="ru-RU"/>
          <w:rPrChange w:id="3770" w:author="Nik K" w:date="2026-10-29T00:18:00Z">
            <w:rPr/>
          </w:rPrChange>
        </w:rPr>
        <w:t xml:space="preserve">При </w:t>
      </w:r>
      <w:r>
        <w:t>q</w:t>
      </w:r>
      <w:r w:rsidRPr="00674711">
        <w:rPr>
          <w:lang w:val="ru-RU"/>
          <w:rPrChange w:id="3771" w:author="Nik K" w:date="2026-10-29T00:18:00Z">
            <w:rPr/>
          </w:rPrChange>
        </w:rPr>
        <w:t xml:space="preserve">64 выполнены две противоположные совместные пробы с общим знаком </w:t>
      </w:r>
      <m:oMath>
        <m:r>
          <w:rPr>
            <w:rFonts w:ascii="Cambria Math" w:hAnsi="Cambria Math"/>
          </w:rPr>
          <m:t>s</m:t>
        </m:r>
        <m:r>
          <m:rPr>
            <m:sty m:val="p"/>
          </m:rPr>
          <w:rPr>
            <w:rFonts w:ascii="Cambria Math" w:hAnsi="Cambria Math"/>
            <w:lang w:val="ru-RU"/>
            <w:rPrChange w:id="3772" w:author="Nik K" w:date="2026-10-29T00:18:00Z">
              <w:rPr>
                <w:rFonts w:ascii="Cambria Math" w:hAnsi="Cambria Math"/>
              </w:rPr>
            </w:rPrChange>
          </w:rPr>
          <m:t>=±</m:t>
        </m:r>
        <m:r>
          <w:rPr>
            <w:rFonts w:ascii="Cambria Math" w:hAnsi="Cambria Math"/>
            <w:lang w:val="ru-RU"/>
            <w:rPrChange w:id="3773" w:author="Nik K" w:date="2026-10-29T00:18:00Z">
              <w:rPr>
                <w:rFonts w:ascii="Cambria Math" w:hAnsi="Cambria Math"/>
              </w:rPr>
            </w:rPrChange>
          </w:rPr>
          <m:t>1</m:t>
        </m:r>
      </m:oMath>
      <w:r w:rsidRPr="00674711">
        <w:rPr>
          <w:lang w:val="ru-RU"/>
          <w:rPrChange w:id="3774" w:author="Nik K" w:date="2026-10-29T00:18:00Z">
            <w:rPr/>
          </w:rPrChange>
        </w:rPr>
        <w:t xml:space="preserve">: номинальное изменение объёма </w:t>
      </w:r>
      <m:oMath>
        <m:r>
          <w:rPr>
            <w:rFonts w:ascii="Cambria Math" w:hAnsi="Cambria Math"/>
          </w:rPr>
          <m:t>s</m:t>
        </m:r>
        <m:r>
          <m:rPr>
            <m:sty m:val="p"/>
          </m:rPr>
          <w:rPr>
            <w:rFonts w:ascii="Cambria Math" w:hAnsi="Cambria Math"/>
            <w:lang w:val="ru-RU"/>
            <w:rPrChange w:id="3775" w:author="Nik K" w:date="2026-10-29T00:18:00Z">
              <w:rPr>
                <w:rFonts w:ascii="Cambria Math" w:hAnsi="Cambria Math"/>
              </w:rPr>
            </w:rPrChange>
          </w:rPr>
          <m:t>⋅</m:t>
        </m:r>
        <m:r>
          <w:rPr>
            <w:rFonts w:ascii="Cambria Math" w:hAnsi="Cambria Math"/>
            <w:lang w:val="ru-RU"/>
            <w:rPrChange w:id="3776" w:author="Nik K" w:date="2026-10-29T00:18:00Z">
              <w:rPr>
                <w:rFonts w:ascii="Cambria Math" w:hAnsi="Cambria Math"/>
              </w:rPr>
            </w:rPrChange>
          </w:rPr>
          <m:t>1</m:t>
        </m:r>
        <m:r>
          <m:rPr>
            <m:sty m:val="p"/>
          </m:rPr>
          <w:rPr>
            <w:rFonts w:ascii="Cambria Math" w:hAnsi="Cambria Math"/>
            <w:lang w:val="ru-RU"/>
            <w:rPrChange w:id="3777" w:author="Nik K" w:date="2026-10-29T00:18:00Z">
              <w:rPr>
                <w:rFonts w:ascii="Cambria Math" w:hAnsi="Cambria Math"/>
              </w:rPr>
            </w:rPrChange>
          </w:rPr>
          <m:t>%</m:t>
        </m:r>
      </m:oMath>
      <w:r w:rsidRPr="00674711">
        <w:rPr>
          <w:lang w:val="ru-RU"/>
          <w:rPrChange w:id="3778" w:author="Nik K" w:date="2026-10-29T00:18:00Z">
            <w:rPr/>
          </w:rPrChange>
        </w:rPr>
        <w:t xml:space="preserve">, сдвиги </w:t>
      </w:r>
      <m:oMath>
        <m:r>
          <m:rPr>
            <m:sty m:val="p"/>
          </m:rPr>
          <w:rPr>
            <w:rFonts w:ascii="Cambria Math" w:hAnsi="Cambria Math"/>
            <w:lang w:val="ru-RU"/>
            <w:rPrChange w:id="3779" w:author="Nik K" w:date="2026-10-29T00:18:00Z">
              <w:rPr>
                <w:rFonts w:ascii="Cambria Math" w:hAnsi="Cambria Math"/>
              </w:rPr>
            </w:rPrChange>
          </w:rPr>
          <m:t>(</m:t>
        </m:r>
        <m:r>
          <m:rPr>
            <m:sty m:val="p"/>
          </m:rPr>
          <w:rPr>
            <w:rFonts w:ascii="Cambria Math" w:hAnsi="Cambria Math"/>
          </w:rPr>
          <m:t>Δ</m:t>
        </m:r>
        <m:r>
          <w:rPr>
            <w:rFonts w:ascii="Cambria Math" w:hAnsi="Cambria Math"/>
          </w:rPr>
          <m:t>x</m:t>
        </m:r>
        <m:r>
          <m:rPr>
            <m:sty m:val="p"/>
          </m:rPr>
          <w:rPr>
            <w:rFonts w:ascii="Cambria Math" w:hAnsi="Cambria Math"/>
            <w:lang w:val="ru-RU"/>
            <w:rPrChange w:id="3780" w:author="Nik K" w:date="2026-10-29T00:18:00Z">
              <w:rPr>
                <w:rFonts w:ascii="Cambria Math" w:hAnsi="Cambria Math"/>
              </w:rPr>
            </w:rPrChange>
          </w:rPr>
          <m:t>,</m:t>
        </m:r>
        <m:r>
          <m:rPr>
            <m:sty m:val="p"/>
          </m:rPr>
          <w:rPr>
            <w:rFonts w:ascii="Cambria Math" w:hAnsi="Cambria Math"/>
          </w:rPr>
          <m:t>Δ</m:t>
        </m:r>
        <m:r>
          <w:rPr>
            <w:rFonts w:ascii="Cambria Math" w:hAnsi="Cambria Math"/>
          </w:rPr>
          <m:t>y</m:t>
        </m:r>
        <m:r>
          <m:rPr>
            <m:sty m:val="p"/>
          </m:rPr>
          <w:rPr>
            <w:rFonts w:ascii="Cambria Math" w:hAnsi="Cambria Math"/>
            <w:lang w:val="ru-RU"/>
            <w:rPrChange w:id="3781" w:author="Nik K" w:date="2026-10-29T00:18:00Z">
              <w:rPr>
                <w:rFonts w:ascii="Cambria Math" w:hAnsi="Cambria Math"/>
              </w:rPr>
            </w:rPrChange>
          </w:rPr>
          <m:t>,</m:t>
        </m:r>
        <m:r>
          <m:rPr>
            <m:sty m:val="p"/>
          </m:rPr>
          <w:rPr>
            <w:rFonts w:ascii="Cambria Math" w:hAnsi="Cambria Math"/>
          </w:rPr>
          <m:t>Δ</m:t>
        </m:r>
        <m:r>
          <w:rPr>
            <w:rFonts w:ascii="Cambria Math" w:hAnsi="Cambria Math"/>
          </w:rPr>
          <m:t>z</m:t>
        </m:r>
        <m:r>
          <m:rPr>
            <m:sty m:val="p"/>
          </m:rPr>
          <w:rPr>
            <w:rFonts w:ascii="Cambria Math" w:hAnsi="Cambria Math"/>
            <w:lang w:val="ru-RU"/>
            <w:rPrChange w:id="3782" w:author="Nik K" w:date="2026-10-29T00:18:00Z">
              <w:rPr>
                <w:rFonts w:ascii="Cambria Math" w:hAnsi="Cambria Math"/>
              </w:rPr>
            </w:rPrChange>
          </w:rPr>
          <m:t>)=</m:t>
        </m:r>
        <m:r>
          <w:rPr>
            <w:rFonts w:ascii="Cambria Math" w:hAnsi="Cambria Math"/>
          </w:rPr>
          <m:t>s</m:t>
        </m:r>
        <m:r>
          <m:rPr>
            <m:sty m:val="p"/>
          </m:rPr>
          <w:rPr>
            <w:rFonts w:ascii="Cambria Math" w:hAnsi="Cambria Math"/>
            <w:lang w:val="ru-RU"/>
            <w:rPrChange w:id="3783" w:author="Nik K" w:date="2026-10-29T00:18:00Z">
              <w:rPr>
                <w:rFonts w:ascii="Cambria Math" w:hAnsi="Cambria Math"/>
              </w:rPr>
            </w:rPrChange>
          </w:rPr>
          <m:t>(</m:t>
        </m:r>
        <m:r>
          <w:rPr>
            <w:rFonts w:ascii="Cambria Math" w:hAnsi="Cambria Math"/>
            <w:lang w:val="ru-RU"/>
            <w:rPrChange w:id="3784" w:author="Nik K" w:date="2026-10-29T00:18:00Z">
              <w:rPr>
                <w:rFonts w:ascii="Cambria Math" w:hAnsi="Cambria Math"/>
              </w:rPr>
            </w:rPrChange>
          </w:rPr>
          <m:t>1</m:t>
        </m:r>
        <m:r>
          <m:rPr>
            <m:sty m:val="p"/>
          </m:rPr>
          <w:rPr>
            <w:rFonts w:ascii="Cambria Math" w:hAnsi="Cambria Math"/>
            <w:lang w:val="ru-RU"/>
            <w:rPrChange w:id="3785" w:author="Nik K" w:date="2026-10-29T00:18:00Z">
              <w:rPr>
                <w:rFonts w:ascii="Cambria Math" w:hAnsi="Cambria Math"/>
              </w:rPr>
            </w:rPrChange>
          </w:rPr>
          <m:t>,-</m:t>
        </m:r>
        <m:r>
          <w:rPr>
            <w:rFonts w:ascii="Cambria Math" w:hAnsi="Cambria Math"/>
            <w:lang w:val="ru-RU"/>
            <w:rPrChange w:id="3786" w:author="Nik K" w:date="2026-10-29T00:18:00Z">
              <w:rPr>
                <w:rFonts w:ascii="Cambria Math" w:hAnsi="Cambria Math"/>
              </w:rPr>
            </w:rPrChange>
          </w:rPr>
          <m:t>1</m:t>
        </m:r>
        <m:r>
          <m:rPr>
            <m:sty m:val="p"/>
          </m:rPr>
          <w:rPr>
            <w:rFonts w:ascii="Cambria Math" w:hAnsi="Cambria Math"/>
            <w:lang w:val="ru-RU"/>
            <w:rPrChange w:id="3787" w:author="Nik K" w:date="2026-10-29T00:18:00Z">
              <w:rPr>
                <w:rFonts w:ascii="Cambria Math" w:hAnsi="Cambria Math"/>
              </w:rPr>
            </w:rPrChange>
          </w:rPr>
          <m:t>,</m:t>
        </m:r>
        <m:r>
          <w:rPr>
            <w:rFonts w:ascii="Cambria Math" w:hAnsi="Cambria Math"/>
            <w:lang w:val="ru-RU"/>
            <w:rPrChange w:id="3788" w:author="Nik K" w:date="2026-10-29T00:18:00Z">
              <w:rPr>
                <w:rFonts w:ascii="Cambria Math" w:hAnsi="Cambria Math"/>
              </w:rPr>
            </w:rPrChange>
          </w:rPr>
          <m:t>1</m:t>
        </m:r>
        <m:r>
          <m:rPr>
            <m:sty m:val="p"/>
          </m:rPr>
          <w:rPr>
            <w:rFonts w:ascii="Cambria Math" w:hAnsi="Cambria Math"/>
            <w:lang w:val="ru-RU"/>
            <w:rPrChange w:id="3789" w:author="Nik K" w:date="2026-10-29T00:18:00Z">
              <w:rPr>
                <w:rFonts w:ascii="Cambria Math" w:hAnsi="Cambria Math"/>
              </w:rPr>
            </w:rPrChange>
          </w:rPr>
          <m:t>)</m:t>
        </m:r>
      </m:oMath>
      <w:r w:rsidRPr="00674711">
        <w:rPr>
          <w:lang w:val="ru-RU"/>
          <w:rPrChange w:id="3790" w:author="Nik K" w:date="2026-10-29T00:18:00Z">
            <w:rPr/>
          </w:rPrChange>
        </w:rPr>
        <w:t xml:space="preserve"> мм и изменение </w:t>
      </w:r>
      <m:oMath>
        <m:sSub>
          <m:sSubPr>
            <m:ctrlPr>
              <w:rPr>
                <w:rFonts w:ascii="Cambria Math" w:hAnsi="Cambria Math"/>
              </w:rPr>
            </m:ctrlPr>
          </m:sSubPr>
          <m:e>
            <m:r>
              <w:rPr>
                <w:rFonts w:ascii="Cambria Math" w:hAnsi="Cambria Math"/>
              </w:rPr>
              <m:t>ρ</m:t>
            </m:r>
          </m:e>
          <m:sub>
            <m:r>
              <w:rPr>
                <w:rFonts w:ascii="Cambria Math" w:hAnsi="Cambria Math"/>
              </w:rPr>
              <m:t>H</m:t>
            </m:r>
          </m:sub>
        </m:sSub>
      </m:oMath>
      <w:r w:rsidRPr="00674711">
        <w:rPr>
          <w:lang w:val="ru-RU"/>
          <w:rPrChange w:id="3791" w:author="Nik K" w:date="2026-10-29T00:18:00Z">
            <w:rPr/>
          </w:rPrChange>
        </w:rPr>
        <w:t xml:space="preserve"> на </w:t>
      </w:r>
      <m:oMath>
        <m:r>
          <w:rPr>
            <w:rFonts w:ascii="Cambria Math" w:hAnsi="Cambria Math"/>
          </w:rPr>
          <m:t>s</m:t>
        </m:r>
        <m:r>
          <m:rPr>
            <m:sty m:val="p"/>
          </m:rPr>
          <w:rPr>
            <w:rFonts w:ascii="Cambria Math" w:hAnsi="Cambria Math"/>
            <w:lang w:val="ru-RU"/>
            <w:rPrChange w:id="3792" w:author="Nik K" w:date="2026-10-29T00:18:00Z">
              <w:rPr>
                <w:rFonts w:ascii="Cambria Math" w:hAnsi="Cambria Math"/>
              </w:rPr>
            </w:rPrChange>
          </w:rPr>
          <m:t>⋅</m:t>
        </m:r>
        <m:r>
          <w:rPr>
            <w:rFonts w:ascii="Cambria Math" w:hAnsi="Cambria Math"/>
            <w:lang w:val="ru-RU"/>
            <w:rPrChange w:id="3793" w:author="Nik K" w:date="2026-10-29T00:18:00Z">
              <w:rPr>
                <w:rFonts w:ascii="Cambria Math" w:hAnsi="Cambria Math"/>
              </w:rPr>
            </w:rPrChange>
          </w:rPr>
          <m:t>1</m:t>
        </m:r>
        <m:r>
          <m:rPr>
            <m:sty m:val="p"/>
          </m:rPr>
          <w:rPr>
            <w:rFonts w:ascii="Cambria Math" w:hAnsi="Cambria Math"/>
            <w:lang w:val="ru-RU"/>
            <w:rPrChange w:id="3794" w:author="Nik K" w:date="2026-10-29T00:18:00Z">
              <w:rPr>
                <w:rFonts w:ascii="Cambria Math" w:hAnsi="Cambria Math"/>
              </w:rPr>
            </w:rPrChange>
          </w:rPr>
          <m:t>%</m:t>
        </m:r>
      </m:oMath>
      <w:r w:rsidRPr="00674711">
        <w:rPr>
          <w:lang w:val="ru-RU"/>
          <w:rPrChange w:id="3795" w:author="Nik K" w:date="2026-10-29T00:18:00Z">
            <w:rPr/>
          </w:rPrChange>
        </w:rPr>
        <w:t>. Мягкий фон и единое лёгкое в этих пробах неизменны. Это заданное направление вычислительного воздействия; его со</w:t>
      </w:r>
      <w:proofErr w:type="spellStart"/>
      <w:r w:rsidRPr="00674711">
        <w:rPr>
          <w:lang w:val="ru-RU"/>
          <w:rPrChange w:id="3796" w:author="Nik K" w:date="2026-10-29T00:18:00Z">
            <w:rPr/>
          </w:rPrChange>
        </w:rPr>
        <w:t>ответствие</w:t>
      </w:r>
      <w:proofErr w:type="spellEnd"/>
      <w:r w:rsidRPr="00674711">
        <w:rPr>
          <w:lang w:val="ru-RU"/>
          <w:rPrChange w:id="3797" w:author="Nik K" w:date="2026-10-29T00:18:00Z">
            <w:rPr/>
          </w:rPrChange>
        </w:rPr>
        <w:t xml:space="preserve"> реальному сердечному циклу не установлено.</w:t>
      </w:r>
    </w:p>
    <w:p w14:paraId="08D90B86" w14:textId="77777777" w:rsidR="003416EE" w:rsidRDefault="006041B4">
      <w:pPr>
        <w:pStyle w:val="af"/>
        <w:keepNext/>
      </w:pPr>
      <w:r>
        <w:t xml:space="preserve">Пусть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c</m:t>
            </m:r>
          </m:sub>
        </m:sSub>
      </m:oMath>
      <w:r>
        <w:t xml:space="preserve"> — полный FEM-отклик совместной пробы,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 отклик отдельной пробы с тем же изменением одного параметра,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p</m:t>
            </m:r>
          </m:e>
          <m:sub>
            <m:r>
              <w:rPr>
                <w:rFonts w:ascii="Cambria Math" w:hAnsi="Cambria Math"/>
              </w:rPr>
              <m:t>c</m:t>
            </m:r>
          </m:sub>
        </m:sSub>
      </m:oMath>
      <w:r>
        <w:t xml:space="preserve"> и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p</m:t>
            </m:r>
          </m:e>
          <m:sub>
            <m:r>
              <w:rPr>
                <w:rFonts w:ascii="Cambria Math" w:hAnsi="Cambria Math"/>
              </w:rPr>
              <m:t>i</m:t>
            </m:r>
          </m:sub>
        </m:sSub>
      </m:oMath>
      <w:r>
        <w:t xml:space="preserve"> — фактические приращения параметров. Из-за интегрирования объём совместной пробы может отличаться от суммы объёмных изменений отдельных проб. Разложение остатка (9.18) принимает вид</w:t>
      </w:r>
    </w:p>
    <w:p w14:paraId="099BC00A" w14:textId="77777777" w:rsidR="003416EE" w:rsidRDefault="006B31AF">
      <w:pPr>
        <w:pStyle w:val="af"/>
        <w:spacing w:before="120" w:after="120" w:line="264" w:lineRule="auto"/>
        <w:ind w:firstLine="0"/>
      </w:pPr>
      <m:oMathPara>
        <m:oMathParaPr>
          <m:jc m:val="center"/>
        </m:oMathParaPr>
        <m:oMath>
          <m:eqArr>
            <m:eqArrPr>
              <m:ctrlPr>
                <w:rPr>
                  <w:rFonts w:ascii="Cambria Math" w:hAnsi="Cambria Math"/>
                </w:rPr>
              </m:ctrlPr>
            </m:eqArrPr>
            <m:e>
              <m:r>
                <w:rPr>
                  <w:rFonts w:ascii="Cambria Math" w:hAnsi="Cambria Math"/>
                </w:rPr>
                <m:t>δV&amp;</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Δ</m:t>
                  </m:r>
                </m:e>
              </m:nary>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R</m:t>
                  </m:r>
                </m:e>
                <m:sub>
                  <m:r>
                    <m:rPr>
                      <m:sty m:val="p"/>
                    </m:rPr>
                    <w:rPr>
                      <w:rFonts w:ascii="Cambria Math" w:hAnsi="Cambria Math"/>
                    </w:rPr>
                    <m:t>вз</m:t>
                  </m:r>
                </m:sub>
              </m:sSub>
              <m:r>
                <w:rPr>
                  <w:rFonts w:ascii="Cambria Math" w:hAnsi="Cambria Math"/>
                </w:rPr>
                <m:t>&amp;</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Δ</m:t>
                  </m:r>
                </m:e>
              </m:nary>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r>
                <w:rPr>
                  <w:rFonts w:ascii="Cambria Math" w:hAnsi="Cambria Math"/>
                </w:rPr>
                <m:t>δV</m:t>
              </m:r>
              <m:r>
                <m:rPr>
                  <m:sty m:val="p"/>
                </m:rPr>
                <w:rPr>
                  <w:rFonts w:ascii="Cambria Math" w:hAnsi="Cambria Math"/>
                </w:rPr>
                <m:t>,</m:t>
              </m:r>
            </m:e>
            <m:e>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J</m:t>
              </m:r>
              <m:r>
                <m:rPr>
                  <m:sty m:val="p"/>
                </m:rPr>
                <w:rPr>
                  <w:rFonts w:ascii="Cambria Math" w:hAnsi="Cambria Math"/>
                </w:rPr>
                <m:t>Δ</m:t>
              </m:r>
              <m:sSub>
                <m:sSubPr>
                  <m:ctrlPr>
                    <w:rPr>
                      <w:rFonts w:ascii="Cambria Math" w:hAnsi="Cambria Math"/>
                    </w:rPr>
                  </m:ctrlPr>
                </m:sSubPr>
                <m:e>
                  <m:r>
                    <m:rPr>
                      <m:sty m:val="bi"/>
                    </m:rPr>
                    <w:rPr>
                      <w:rFonts w:ascii="Cambria Math" w:hAnsi="Cambria Math"/>
                    </w:rPr>
                    <m:t>p</m:t>
                  </m:r>
                </m:e>
                <m:sub>
                  <m:r>
                    <w:rPr>
                      <w:rFonts w:ascii="Cambria Math" w:hAnsi="Cambria Math"/>
                    </w:rPr>
                    <m:t>c</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вз</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Δ</m:t>
              </m:r>
              <m:sSub>
                <m:sSubPr>
                  <m:ctrlPr>
                    <w:rPr>
                      <w:rFonts w:ascii="Cambria Math" w:hAnsi="Cambria Math"/>
                    </w:rPr>
                  </m:ctrlPr>
                </m:sSubPr>
                <m:e>
                  <m:r>
                    <m:rPr>
                      <m:sty m:val="bi"/>
                    </m:rPr>
                    <w:rPr>
                      <w:rFonts w:ascii="Cambria Math" w:hAnsi="Cambria Math"/>
                    </w:rPr>
                    <m:t>p</m:t>
                  </m:r>
                </m:e>
                <m:sub>
                  <m:r>
                    <w:rPr>
                      <w:rFonts w:ascii="Cambria Math" w:hAnsi="Cambria Math"/>
                    </w:rPr>
                    <m:t>i</m:t>
                  </m:r>
                </m:sub>
              </m:sSub>
              <m:r>
                <m:rPr>
                  <m:sty m:val="p"/>
                </m:rPr>
                <w:rPr>
                  <w:rFonts w:ascii="Cambria Math" w:hAnsi="Cambria Math"/>
                </w:rPr>
                <m:t>).</m:t>
              </m:r>
            </m:e>
          </m:eqArr>
          <m:r>
            <w:rPr>
              <w:rFonts w:ascii="Cambria Math" w:hAnsi="Cambria Math"/>
            </w:rPr>
            <m:t>  </m:t>
          </m:r>
          <m:r>
            <m:rPr>
              <m:nor/>
            </m:rPr>
            <m:t>(9.22)</m:t>
          </m:r>
        </m:oMath>
      </m:oMathPara>
    </w:p>
    <w:p w14:paraId="3723077D" w14:textId="77777777" w:rsidR="003416EE" w:rsidRPr="00674711" w:rsidRDefault="006041B4">
      <w:pPr>
        <w:pStyle w:val="FirstParagraph"/>
        <w:rPr>
          <w:lang w:val="ru-RU"/>
          <w:rPrChange w:id="3798" w:author="Nik K" w:date="2026-10-29T00:18:00Z">
            <w:rPr/>
          </w:rPrChange>
        </w:rPr>
      </w:pPr>
      <m:oMath>
        <m:r>
          <w:rPr>
            <w:rFonts w:ascii="Cambria Math" w:hAnsi="Cambria Math"/>
          </w:rPr>
          <m:t>δV</m:t>
        </m:r>
      </m:oMath>
      <w:r w:rsidRPr="00674711">
        <w:rPr>
          <w:lang w:val="ru-RU"/>
          <w:rPrChange w:id="3799" w:author="Nik K" w:date="2026-10-29T00:18:00Z">
            <w:rPr/>
          </w:rPrChange>
        </w:rPr>
        <w:t xml:space="preserve"> выражено в мл, все электрические члены — в Ом. В </w:t>
      </w:r>
      <m:oMath>
        <m:r>
          <w:rPr>
            <w:rFonts w:ascii="Cambria Math" w:hAnsi="Cambria Math"/>
          </w:rPr>
          <m:t>J</m:t>
        </m:r>
      </m:oMath>
      <w:r w:rsidRPr="00674711">
        <w:rPr>
          <w:lang w:val="ru-RU"/>
          <w:rPrChange w:id="3800" w:author="Nik K" w:date="2026-10-29T00:18:00Z">
            <w:rPr/>
          </w:rPrChange>
        </w:rPr>
        <w:t xml:space="preserve"> используются исправленные координатные коэффициенты; остальные шаги совместной пробы совпадают с суммой отдельных. </w:t>
      </w:r>
      <m:oMath>
        <m:sSub>
          <m:sSubPr>
            <m:ctrlPr>
              <w:rPr>
                <w:rFonts w:ascii="Cambria Math" w:hAnsi="Cambria Math"/>
              </w:rPr>
            </m:ctrlPr>
          </m:sSubPr>
          <m:e>
            <m:r>
              <w:rPr>
                <w:rFonts w:ascii="Cambria Math" w:hAnsi="Cambria Math"/>
              </w:rPr>
              <m:t>R</m:t>
            </m:r>
          </m:e>
          <m:sub>
            <m:r>
              <m:rPr>
                <m:sty m:val="p"/>
              </m:rPr>
              <w:rPr>
                <w:rFonts w:ascii="Cambria Math" w:hAnsi="Cambria Math"/>
                <w:lang w:val="ru-RU"/>
                <w:rPrChange w:id="3801" w:author="Nik K" w:date="2026-10-29T00:18:00Z">
                  <w:rPr>
                    <w:rFonts w:ascii="Cambria Math" w:hAnsi="Cambria Math"/>
                  </w:rPr>
                </w:rPrChange>
              </w:rPr>
              <m:t>вз</m:t>
            </m:r>
          </m:sub>
        </m:sSub>
      </m:oMath>
      <w:r w:rsidRPr="00674711">
        <w:rPr>
          <w:lang w:val="ru-RU"/>
          <w:rPrChange w:id="3802" w:author="Nik K" w:date="2026-10-29T00:18:00Z">
            <w:rPr/>
          </w:rPrChange>
        </w:rPr>
        <w:t xml:space="preserve"> отделяет остаток суперпозиции после линейной попра</w:t>
      </w:r>
      <w:proofErr w:type="spellStart"/>
      <w:r w:rsidRPr="00674711">
        <w:rPr>
          <w:lang w:val="ru-RU"/>
          <w:rPrChange w:id="3803" w:author="Nik K" w:date="2026-10-29T00:18:00Z">
            <w:rPr/>
          </w:rPrChange>
        </w:rPr>
        <w:t>вки</w:t>
      </w:r>
      <w:proofErr w:type="spellEnd"/>
      <w:r w:rsidRPr="00674711">
        <w:rPr>
          <w:lang w:val="ru-RU"/>
          <w:rPrChange w:id="3804" w:author="Nik K" w:date="2026-10-29T00:18:00Z">
            <w:rPr/>
          </w:rPrChange>
        </w:rPr>
        <w:t xml:space="preserve"> несовпадения объёмов от ошибок описания отдельных воздействий. Он всё ещё включает численные ошибки и не является чистым физиологическим взаимодействием.</w:t>
      </w:r>
    </w:p>
    <w:p w14:paraId="55E327AB" w14:textId="77777777" w:rsidR="003416EE" w:rsidRDefault="006041B4">
      <w:pPr>
        <w:pStyle w:val="af"/>
      </w:pPr>
      <w:r>
        <w:t>Степень взаимного погашения отдельных конечных откликов задаётся безразмерным показателем</w:t>
      </w:r>
    </w:p>
    <w:p w14:paraId="06759C1F" w14:textId="77777777" w:rsidR="003416EE" w:rsidRDefault="006041B4">
      <w:pPr>
        <w:pStyle w:val="af"/>
        <w:spacing w:before="120" w:after="120" w:line="264" w:lineRule="auto"/>
        <w:ind w:firstLine="0"/>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Δ</m:t>
                      </m:r>
                    </m:e>
                  </m:nary>
                  <m:sSub>
                    <m:sSubPr>
                      <m:ctrlPr>
                        <w:rPr>
                          <w:rFonts w:ascii="Cambria Math" w:hAnsi="Cambria Math"/>
                        </w:rPr>
                      </m:ctrlPr>
                    </m:sSubPr>
                    <m:e>
                      <m:r>
                        <w:rPr>
                          <w:rFonts w:ascii="Cambria Math" w:hAnsi="Cambria Math"/>
                        </w:rPr>
                        <m:t>Z</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den>
          </m:f>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nor/>
            </m:rPr>
            <m:t>(9.23)</m:t>
          </m:r>
        </m:oMath>
      </m:oMathPara>
    </w:p>
    <w:p w14:paraId="68F3124C" w14:textId="77777777" w:rsidR="003416EE" w:rsidRPr="00674711" w:rsidRDefault="006041B4">
      <w:pPr>
        <w:pStyle w:val="FirstParagraph"/>
        <w:rPr>
          <w:lang w:val="ru-RU"/>
          <w:rPrChange w:id="3805" w:author="Nik K" w:date="2026-10-29T00:18:00Z">
            <w:rPr/>
          </w:rPrChange>
        </w:rPr>
      </w:pPr>
      <w:r w:rsidRPr="00674711">
        <w:rPr>
          <w:lang w:val="ru-RU"/>
          <w:rPrChange w:id="3806" w:author="Nik K" w:date="2026-10-29T00:18:00Z">
            <w:rPr/>
          </w:rPrChange>
        </w:rPr>
        <w:t xml:space="preserve">В таблице 9.10 приведено </w:t>
      </w:r>
      <m:oMath>
        <m:r>
          <w:rPr>
            <w:rFonts w:ascii="Cambria Math" w:hAnsi="Cambria Math"/>
            <w:lang w:val="ru-RU"/>
            <w:rPrChange w:id="3807" w:author="Nik K" w:date="2026-10-29T00:18:00Z">
              <w:rPr>
                <w:rFonts w:ascii="Cambria Math" w:hAnsi="Cambria Math"/>
              </w:rPr>
            </w:rPrChange>
          </w:rPr>
          <m:t>100</m:t>
        </m:r>
        <m:r>
          <w:rPr>
            <w:rFonts w:ascii="Cambria Math" w:hAnsi="Cambria Math"/>
          </w:rPr>
          <m:t>C</m:t>
        </m:r>
      </m:oMath>
      <w:r w:rsidRPr="00674711">
        <w:rPr>
          <w:lang w:val="ru-RU"/>
          <w:rPrChange w:id="3808" w:author="Nik K" w:date="2026-10-29T00:18:00Z">
            <w:rPr/>
          </w:rPrChange>
        </w:rPr>
        <w:t>, %. Нулевое значение означает отсутствие погашения между отдельными откликами, но не отсутствие нелинейного остатка.</w:t>
      </w:r>
    </w:p>
    <w:p w14:paraId="5011E0EC" w14:textId="77777777" w:rsidR="003416EE" w:rsidRDefault="006041B4">
      <w:pPr>
        <w:pStyle w:val="af5"/>
        <w:keepNext/>
      </w:pPr>
      <w:r>
        <w:lastRenderedPageBreak/>
        <w:t>Таблица 9.10 — Совместные пробы пяти сердечных параметров, q64, исходный монтаж</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357"/>
        <w:gridCol w:w="1357"/>
        <w:gridCol w:w="1357"/>
        <w:gridCol w:w="1356"/>
        <w:gridCol w:w="1356"/>
        <w:gridCol w:w="1356"/>
        <w:gridCol w:w="1356"/>
      </w:tblGrid>
      <w:tr w:rsidR="003416EE" w14:paraId="6C307EF4" w14:textId="77777777">
        <w:trPr>
          <w:cantSplit/>
          <w:tblHeader/>
        </w:trPr>
        <w:tc>
          <w:tcPr>
            <w:tcW w:w="1336" w:type="dxa"/>
            <w:shd w:val="clear" w:color="auto" w:fill="EDEDED"/>
          </w:tcPr>
          <w:p w14:paraId="58EEAC7A" w14:textId="77777777" w:rsidR="003416EE" w:rsidRDefault="006041B4">
            <w:pPr>
              <w:keepNext/>
              <w:spacing w:before="60" w:after="60" w:line="240" w:lineRule="auto"/>
              <w:ind w:firstLine="0"/>
              <w:jc w:val="left"/>
            </w:pPr>
            <w:r>
              <w:rPr>
                <w:b/>
                <w:sz w:val="22"/>
              </w:rPr>
              <w:t>Опора</w:t>
            </w:r>
          </w:p>
        </w:tc>
        <w:tc>
          <w:tcPr>
            <w:tcW w:w="1336" w:type="dxa"/>
            <w:shd w:val="clear" w:color="auto" w:fill="EDEDED"/>
          </w:tcPr>
          <w:p w14:paraId="575BAFFE" w14:textId="77777777" w:rsidR="003416EE" w:rsidRDefault="006041B4">
            <w:pPr>
              <w:keepNext/>
              <w:spacing w:before="60" w:after="60" w:line="240" w:lineRule="auto"/>
              <w:ind w:firstLine="0"/>
              <w:jc w:val="left"/>
            </w:pPr>
            <w:r>
              <w:rPr>
                <w:b/>
                <w:sz w:val="22"/>
              </w:rPr>
              <w:t>Форма</w:t>
            </w:r>
          </w:p>
        </w:tc>
        <w:tc>
          <w:tcPr>
            <w:tcW w:w="1336" w:type="dxa"/>
            <w:shd w:val="clear" w:color="auto" w:fill="EDEDED"/>
          </w:tcPr>
          <w:p w14:paraId="737B7DC9" w14:textId="77777777" w:rsidR="003416EE" w:rsidRDefault="006041B4">
            <w:pPr>
              <w:keepNext/>
              <w:spacing w:before="60" w:after="60" w:line="240" w:lineRule="auto"/>
              <w:ind w:firstLine="0"/>
              <w:jc w:val="left"/>
            </w:pPr>
            <m:oMathPara>
              <m:oMath>
                <m:r>
                  <w:rPr>
                    <w:rFonts w:ascii="Cambria Math" w:hAnsi="Cambria Math"/>
                    <w:sz w:val="22"/>
                  </w:rPr>
                  <m:t>s</m:t>
                </m:r>
              </m:oMath>
            </m:oMathPara>
          </w:p>
        </w:tc>
        <w:tc>
          <w:tcPr>
            <w:tcW w:w="1336" w:type="dxa"/>
            <w:shd w:val="clear" w:color="auto" w:fill="EDEDED"/>
          </w:tcPr>
          <w:p w14:paraId="6395720B" w14:textId="77777777" w:rsidR="003416EE" w:rsidRDefault="006041B4">
            <w:pPr>
              <w:keepNext/>
              <w:spacing w:before="60" w:after="60" w:line="240" w:lineRule="auto"/>
              <w:ind w:firstLine="0"/>
              <w:jc w:val="left"/>
            </w:pPr>
            <w:r>
              <w:rPr>
                <w:b/>
                <w:sz w:val="22"/>
              </w:rPr>
              <w:t>Сумма отдельных ΔZ, мОм</w:t>
            </w:r>
          </w:p>
        </w:tc>
        <w:tc>
          <w:tcPr>
            <w:tcW w:w="1336" w:type="dxa"/>
            <w:shd w:val="clear" w:color="auto" w:fill="EDEDED"/>
          </w:tcPr>
          <w:p w14:paraId="7744EABB" w14:textId="77777777" w:rsidR="003416EE" w:rsidRDefault="006041B4">
            <w:pPr>
              <w:keepNext/>
              <w:spacing w:before="60" w:after="60" w:line="240" w:lineRule="auto"/>
              <w:ind w:firstLine="0"/>
              <w:jc w:val="left"/>
            </w:pPr>
            <w:r>
              <w:rPr>
                <w:b/>
                <w:sz w:val="22"/>
              </w:rPr>
              <w:t>Совместный ΔZ, мОм</w:t>
            </w:r>
          </w:p>
        </w:tc>
        <w:tc>
          <w:tcPr>
            <w:tcW w:w="1336" w:type="dxa"/>
            <w:shd w:val="clear" w:color="auto" w:fill="EDEDED"/>
          </w:tcPr>
          <w:p w14:paraId="29EE06DD" w14:textId="77777777" w:rsidR="003416EE" w:rsidRDefault="006041B4">
            <w:pPr>
              <w:keepNext/>
              <w:spacing w:before="60" w:after="60" w:line="240" w:lineRule="auto"/>
              <w:ind w:firstLine="0"/>
              <w:jc w:val="left"/>
            </w:pPr>
            <m:oMath>
              <m:r>
                <w:rPr>
                  <w:rFonts w:ascii="Cambria Math" w:hAnsi="Cambria Math"/>
                  <w:sz w:val="22"/>
                </w:rPr>
                <m:t>100C</m:t>
              </m:r>
            </m:oMath>
            <w:r>
              <w:rPr>
                <w:b/>
                <w:sz w:val="22"/>
              </w:rPr>
              <w:t>, %</w:t>
            </w:r>
          </w:p>
        </w:tc>
        <w:tc>
          <w:tcPr>
            <w:tcW w:w="1336" w:type="dxa"/>
            <w:shd w:val="clear" w:color="auto" w:fill="EDEDED"/>
          </w:tcPr>
          <w:p w14:paraId="2B8A1ABD"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R</m:t>
                  </m:r>
                </m:e>
                <m:sub>
                  <m:r>
                    <m:rPr>
                      <m:sty m:val="p"/>
                    </m:rPr>
                    <w:rPr>
                      <w:rFonts w:ascii="Cambria Math" w:hAnsi="Cambria Math"/>
                      <w:sz w:val="22"/>
                    </w:rPr>
                    <m:t>вз</m:t>
                  </m:r>
                </m:sub>
              </m:sSub>
            </m:oMath>
            <w:r w:rsidR="006041B4">
              <w:rPr>
                <w:b/>
                <w:sz w:val="22"/>
              </w:rPr>
              <w:t>, мОм</w:t>
            </w:r>
          </w:p>
        </w:tc>
      </w:tr>
      <w:tr w:rsidR="003416EE" w14:paraId="03294A32" w14:textId="77777777">
        <w:trPr>
          <w:cantSplit/>
        </w:trPr>
        <w:tc>
          <w:tcPr>
            <w:tcW w:w="1336" w:type="dxa"/>
          </w:tcPr>
          <w:p w14:paraId="1B833C9F" w14:textId="77777777" w:rsidR="003416EE" w:rsidRDefault="006041B4">
            <w:pPr>
              <w:spacing w:before="60" w:after="60" w:line="240" w:lineRule="auto"/>
              <w:ind w:firstLine="0"/>
              <w:jc w:val="left"/>
            </w:pPr>
            <w:r>
              <w:rPr>
                <w:sz w:val="22"/>
              </w:rPr>
              <w:t>Д4</w:t>
            </w:r>
          </w:p>
        </w:tc>
        <w:tc>
          <w:tcPr>
            <w:tcW w:w="1336" w:type="dxa"/>
          </w:tcPr>
          <w:p w14:paraId="14B95B7C" w14:textId="77777777" w:rsidR="003416EE" w:rsidRDefault="006041B4">
            <w:pPr>
              <w:spacing w:before="60" w:after="60" w:line="240" w:lineRule="auto"/>
              <w:ind w:firstLine="0"/>
              <w:jc w:val="left"/>
            </w:pPr>
            <w:r>
              <w:rPr>
                <w:sz w:val="22"/>
              </w:rPr>
              <w:t>STL</w:t>
            </w:r>
          </w:p>
        </w:tc>
        <w:tc>
          <w:tcPr>
            <w:tcW w:w="1336" w:type="dxa"/>
          </w:tcPr>
          <w:p w14:paraId="25F74E9C" w14:textId="77777777" w:rsidR="003416EE" w:rsidRDefault="006041B4">
            <w:pPr>
              <w:spacing w:before="60" w:after="60" w:line="240" w:lineRule="auto"/>
              <w:ind w:firstLine="0"/>
              <w:jc w:val="left"/>
            </w:pPr>
            <w:r>
              <w:rPr>
                <w:sz w:val="22"/>
              </w:rPr>
              <w:t>−1</w:t>
            </w:r>
          </w:p>
        </w:tc>
        <w:tc>
          <w:tcPr>
            <w:tcW w:w="1336" w:type="dxa"/>
          </w:tcPr>
          <w:p w14:paraId="1B8F70BE" w14:textId="77777777" w:rsidR="003416EE" w:rsidRDefault="006041B4">
            <w:pPr>
              <w:spacing w:before="60" w:after="60" w:line="240" w:lineRule="auto"/>
              <w:ind w:firstLine="0"/>
              <w:jc w:val="left"/>
            </w:pPr>
            <w:r>
              <w:rPr>
                <w:sz w:val="22"/>
              </w:rPr>
              <w:t>−6,096</w:t>
            </w:r>
          </w:p>
        </w:tc>
        <w:tc>
          <w:tcPr>
            <w:tcW w:w="1336" w:type="dxa"/>
          </w:tcPr>
          <w:p w14:paraId="68E4FA18" w14:textId="77777777" w:rsidR="003416EE" w:rsidRDefault="006041B4">
            <w:pPr>
              <w:spacing w:before="60" w:after="60" w:line="240" w:lineRule="auto"/>
              <w:ind w:firstLine="0"/>
              <w:jc w:val="left"/>
            </w:pPr>
            <w:r>
              <w:rPr>
                <w:sz w:val="22"/>
              </w:rPr>
              <w:t>−5,364</w:t>
            </w:r>
          </w:p>
        </w:tc>
        <w:tc>
          <w:tcPr>
            <w:tcW w:w="1336" w:type="dxa"/>
          </w:tcPr>
          <w:p w14:paraId="335B5917" w14:textId="77777777" w:rsidR="003416EE" w:rsidRDefault="006041B4">
            <w:pPr>
              <w:spacing w:before="60" w:after="60" w:line="240" w:lineRule="auto"/>
              <w:ind w:firstLine="0"/>
              <w:jc w:val="left"/>
            </w:pPr>
            <w:r>
              <w:rPr>
                <w:sz w:val="22"/>
              </w:rPr>
              <w:t>0</w:t>
            </w:r>
          </w:p>
        </w:tc>
        <w:tc>
          <w:tcPr>
            <w:tcW w:w="1336" w:type="dxa"/>
          </w:tcPr>
          <w:p w14:paraId="5275902F" w14:textId="77777777" w:rsidR="003416EE" w:rsidRDefault="006041B4">
            <w:pPr>
              <w:spacing w:before="60" w:after="60" w:line="240" w:lineRule="auto"/>
              <w:ind w:firstLine="0"/>
              <w:jc w:val="left"/>
            </w:pPr>
            <w:r>
              <w:rPr>
                <w:sz w:val="22"/>
              </w:rPr>
              <w:t>+0,8035</w:t>
            </w:r>
          </w:p>
        </w:tc>
      </w:tr>
      <w:tr w:rsidR="003416EE" w14:paraId="44A5A686" w14:textId="77777777">
        <w:trPr>
          <w:cantSplit/>
        </w:trPr>
        <w:tc>
          <w:tcPr>
            <w:tcW w:w="1336" w:type="dxa"/>
          </w:tcPr>
          <w:p w14:paraId="621021F3" w14:textId="77777777" w:rsidR="003416EE" w:rsidRDefault="006041B4">
            <w:pPr>
              <w:spacing w:before="60" w:after="60" w:line="240" w:lineRule="auto"/>
              <w:ind w:firstLine="0"/>
              <w:jc w:val="left"/>
            </w:pPr>
            <w:r>
              <w:rPr>
                <w:sz w:val="22"/>
              </w:rPr>
              <w:t>Д4</w:t>
            </w:r>
          </w:p>
        </w:tc>
        <w:tc>
          <w:tcPr>
            <w:tcW w:w="1336" w:type="dxa"/>
          </w:tcPr>
          <w:p w14:paraId="1FF3538E" w14:textId="77777777" w:rsidR="003416EE" w:rsidRDefault="006041B4">
            <w:pPr>
              <w:spacing w:before="60" w:after="60" w:line="240" w:lineRule="auto"/>
              <w:ind w:firstLine="0"/>
              <w:jc w:val="left"/>
            </w:pPr>
            <w:r>
              <w:rPr>
                <w:sz w:val="22"/>
              </w:rPr>
              <w:t>STL</w:t>
            </w:r>
          </w:p>
        </w:tc>
        <w:tc>
          <w:tcPr>
            <w:tcW w:w="1336" w:type="dxa"/>
          </w:tcPr>
          <w:p w14:paraId="54D924C2" w14:textId="77777777" w:rsidR="003416EE" w:rsidRDefault="006041B4">
            <w:pPr>
              <w:spacing w:before="60" w:after="60" w:line="240" w:lineRule="auto"/>
              <w:ind w:firstLine="0"/>
              <w:jc w:val="left"/>
            </w:pPr>
            <w:r>
              <w:rPr>
                <w:sz w:val="22"/>
              </w:rPr>
              <w:t>+1</w:t>
            </w:r>
          </w:p>
        </w:tc>
        <w:tc>
          <w:tcPr>
            <w:tcW w:w="1336" w:type="dxa"/>
          </w:tcPr>
          <w:p w14:paraId="29640CD5" w14:textId="77777777" w:rsidR="003416EE" w:rsidRDefault="006041B4">
            <w:pPr>
              <w:spacing w:before="60" w:after="60" w:line="240" w:lineRule="auto"/>
              <w:ind w:firstLine="0"/>
              <w:jc w:val="left"/>
            </w:pPr>
            <w:r>
              <w:rPr>
                <w:sz w:val="22"/>
              </w:rPr>
              <w:t>+4,562</w:t>
            </w:r>
          </w:p>
        </w:tc>
        <w:tc>
          <w:tcPr>
            <w:tcW w:w="1336" w:type="dxa"/>
          </w:tcPr>
          <w:p w14:paraId="7E4CFF7F" w14:textId="77777777" w:rsidR="003416EE" w:rsidRDefault="006041B4">
            <w:pPr>
              <w:spacing w:before="60" w:after="60" w:line="240" w:lineRule="auto"/>
              <w:ind w:firstLine="0"/>
              <w:jc w:val="left"/>
            </w:pPr>
            <w:r>
              <w:rPr>
                <w:sz w:val="22"/>
              </w:rPr>
              <w:t>+2,417</w:t>
            </w:r>
          </w:p>
        </w:tc>
        <w:tc>
          <w:tcPr>
            <w:tcW w:w="1336" w:type="dxa"/>
          </w:tcPr>
          <w:p w14:paraId="6AF2AD36" w14:textId="77777777" w:rsidR="003416EE" w:rsidRDefault="006041B4">
            <w:pPr>
              <w:spacing w:before="60" w:after="60" w:line="240" w:lineRule="auto"/>
              <w:ind w:firstLine="0"/>
              <w:jc w:val="left"/>
            </w:pPr>
            <w:r>
              <w:rPr>
                <w:sz w:val="22"/>
              </w:rPr>
              <w:t>9,933</w:t>
            </w:r>
          </w:p>
        </w:tc>
        <w:tc>
          <w:tcPr>
            <w:tcW w:w="1336" w:type="dxa"/>
          </w:tcPr>
          <w:p w14:paraId="7AEBD70A" w14:textId="77777777" w:rsidR="003416EE" w:rsidRDefault="006041B4">
            <w:pPr>
              <w:spacing w:before="60" w:after="60" w:line="240" w:lineRule="auto"/>
              <w:ind w:firstLine="0"/>
              <w:jc w:val="left"/>
            </w:pPr>
            <w:r>
              <w:rPr>
                <w:sz w:val="22"/>
              </w:rPr>
              <w:t>−2,095</w:t>
            </w:r>
          </w:p>
        </w:tc>
      </w:tr>
      <w:tr w:rsidR="003416EE" w14:paraId="36E76A65" w14:textId="77777777">
        <w:trPr>
          <w:cantSplit/>
        </w:trPr>
        <w:tc>
          <w:tcPr>
            <w:tcW w:w="1336" w:type="dxa"/>
          </w:tcPr>
          <w:p w14:paraId="21F24151" w14:textId="77777777" w:rsidR="003416EE" w:rsidRDefault="006041B4">
            <w:pPr>
              <w:spacing w:before="60" w:after="60" w:line="240" w:lineRule="auto"/>
              <w:ind w:firstLine="0"/>
              <w:jc w:val="left"/>
            </w:pPr>
            <w:r>
              <w:rPr>
                <w:sz w:val="22"/>
              </w:rPr>
              <w:t>Д4</w:t>
            </w:r>
          </w:p>
        </w:tc>
        <w:tc>
          <w:tcPr>
            <w:tcW w:w="1336" w:type="dxa"/>
          </w:tcPr>
          <w:p w14:paraId="65C083B6" w14:textId="77777777" w:rsidR="003416EE" w:rsidRDefault="006041B4">
            <w:pPr>
              <w:spacing w:before="60" w:after="60" w:line="240" w:lineRule="auto"/>
              <w:ind w:firstLine="0"/>
              <w:jc w:val="left"/>
            </w:pPr>
            <w:r>
              <w:rPr>
                <w:sz w:val="22"/>
              </w:rPr>
              <w:t>G1</w:t>
            </w:r>
          </w:p>
        </w:tc>
        <w:tc>
          <w:tcPr>
            <w:tcW w:w="1336" w:type="dxa"/>
          </w:tcPr>
          <w:p w14:paraId="2589BB4E" w14:textId="77777777" w:rsidR="003416EE" w:rsidRDefault="006041B4">
            <w:pPr>
              <w:spacing w:before="60" w:after="60" w:line="240" w:lineRule="auto"/>
              <w:ind w:firstLine="0"/>
              <w:jc w:val="left"/>
            </w:pPr>
            <w:r>
              <w:rPr>
                <w:sz w:val="22"/>
              </w:rPr>
              <w:t>−1</w:t>
            </w:r>
          </w:p>
        </w:tc>
        <w:tc>
          <w:tcPr>
            <w:tcW w:w="1336" w:type="dxa"/>
          </w:tcPr>
          <w:p w14:paraId="2FE35F2D" w14:textId="77777777" w:rsidR="003416EE" w:rsidRDefault="006041B4">
            <w:pPr>
              <w:spacing w:before="60" w:after="60" w:line="240" w:lineRule="auto"/>
              <w:ind w:firstLine="0"/>
              <w:jc w:val="left"/>
            </w:pPr>
            <w:r>
              <w:rPr>
                <w:sz w:val="22"/>
              </w:rPr>
              <w:t>+5,674</w:t>
            </w:r>
          </w:p>
        </w:tc>
        <w:tc>
          <w:tcPr>
            <w:tcW w:w="1336" w:type="dxa"/>
          </w:tcPr>
          <w:p w14:paraId="40C711E5" w14:textId="77777777" w:rsidR="003416EE" w:rsidRDefault="006041B4">
            <w:pPr>
              <w:spacing w:before="60" w:after="60" w:line="240" w:lineRule="auto"/>
              <w:ind w:firstLine="0"/>
              <w:jc w:val="left"/>
            </w:pPr>
            <w:r>
              <w:rPr>
                <w:sz w:val="22"/>
              </w:rPr>
              <w:t>+5,733</w:t>
            </w:r>
          </w:p>
        </w:tc>
        <w:tc>
          <w:tcPr>
            <w:tcW w:w="1336" w:type="dxa"/>
          </w:tcPr>
          <w:p w14:paraId="30066226" w14:textId="77777777" w:rsidR="003416EE" w:rsidRDefault="006041B4">
            <w:pPr>
              <w:spacing w:before="60" w:after="60" w:line="240" w:lineRule="auto"/>
              <w:ind w:firstLine="0"/>
              <w:jc w:val="left"/>
            </w:pPr>
            <w:r>
              <w:rPr>
                <w:sz w:val="22"/>
              </w:rPr>
              <w:t>47,26</w:t>
            </w:r>
          </w:p>
        </w:tc>
        <w:tc>
          <w:tcPr>
            <w:tcW w:w="1336" w:type="dxa"/>
          </w:tcPr>
          <w:p w14:paraId="7FF00B1E" w14:textId="77777777" w:rsidR="003416EE" w:rsidRDefault="006041B4">
            <w:pPr>
              <w:spacing w:before="60" w:after="60" w:line="240" w:lineRule="auto"/>
              <w:ind w:firstLine="0"/>
              <w:jc w:val="left"/>
            </w:pPr>
            <w:r>
              <w:rPr>
                <w:sz w:val="22"/>
              </w:rPr>
              <w:t>+0,06173</w:t>
            </w:r>
          </w:p>
        </w:tc>
      </w:tr>
      <w:tr w:rsidR="003416EE" w14:paraId="3DA0EDF3" w14:textId="77777777">
        <w:trPr>
          <w:cantSplit/>
        </w:trPr>
        <w:tc>
          <w:tcPr>
            <w:tcW w:w="1336" w:type="dxa"/>
          </w:tcPr>
          <w:p w14:paraId="66E97F21" w14:textId="77777777" w:rsidR="003416EE" w:rsidRDefault="006041B4">
            <w:pPr>
              <w:spacing w:before="60" w:after="60" w:line="240" w:lineRule="auto"/>
              <w:ind w:firstLine="0"/>
              <w:jc w:val="left"/>
            </w:pPr>
            <w:r>
              <w:rPr>
                <w:sz w:val="22"/>
              </w:rPr>
              <w:t>Д4</w:t>
            </w:r>
          </w:p>
        </w:tc>
        <w:tc>
          <w:tcPr>
            <w:tcW w:w="1336" w:type="dxa"/>
          </w:tcPr>
          <w:p w14:paraId="26BEF80C" w14:textId="77777777" w:rsidR="003416EE" w:rsidRDefault="006041B4">
            <w:pPr>
              <w:spacing w:before="60" w:after="60" w:line="240" w:lineRule="auto"/>
              <w:ind w:firstLine="0"/>
              <w:jc w:val="left"/>
            </w:pPr>
            <w:r>
              <w:rPr>
                <w:sz w:val="22"/>
              </w:rPr>
              <w:t>G1</w:t>
            </w:r>
          </w:p>
        </w:tc>
        <w:tc>
          <w:tcPr>
            <w:tcW w:w="1336" w:type="dxa"/>
          </w:tcPr>
          <w:p w14:paraId="073E9CC9" w14:textId="77777777" w:rsidR="003416EE" w:rsidRDefault="006041B4">
            <w:pPr>
              <w:spacing w:before="60" w:after="60" w:line="240" w:lineRule="auto"/>
              <w:ind w:firstLine="0"/>
              <w:jc w:val="left"/>
            </w:pPr>
            <w:r>
              <w:rPr>
                <w:sz w:val="22"/>
              </w:rPr>
              <w:t>+1</w:t>
            </w:r>
          </w:p>
        </w:tc>
        <w:tc>
          <w:tcPr>
            <w:tcW w:w="1336" w:type="dxa"/>
          </w:tcPr>
          <w:p w14:paraId="081175E2" w14:textId="77777777" w:rsidR="003416EE" w:rsidRDefault="006041B4">
            <w:pPr>
              <w:spacing w:before="60" w:after="60" w:line="240" w:lineRule="auto"/>
              <w:ind w:firstLine="0"/>
              <w:jc w:val="left"/>
            </w:pPr>
            <w:r>
              <w:rPr>
                <w:sz w:val="22"/>
              </w:rPr>
              <w:t>−7,769</w:t>
            </w:r>
          </w:p>
        </w:tc>
        <w:tc>
          <w:tcPr>
            <w:tcW w:w="1336" w:type="dxa"/>
          </w:tcPr>
          <w:p w14:paraId="20E40EAF" w14:textId="77777777" w:rsidR="003416EE" w:rsidRDefault="006041B4">
            <w:pPr>
              <w:spacing w:before="60" w:after="60" w:line="240" w:lineRule="auto"/>
              <w:ind w:firstLine="0"/>
              <w:jc w:val="left"/>
            </w:pPr>
            <w:r>
              <w:rPr>
                <w:sz w:val="22"/>
              </w:rPr>
              <w:t>−8,011</w:t>
            </w:r>
          </w:p>
        </w:tc>
        <w:tc>
          <w:tcPr>
            <w:tcW w:w="1336" w:type="dxa"/>
          </w:tcPr>
          <w:p w14:paraId="68141029" w14:textId="77777777" w:rsidR="003416EE" w:rsidRDefault="006041B4">
            <w:pPr>
              <w:spacing w:before="60" w:after="60" w:line="240" w:lineRule="auto"/>
              <w:ind w:firstLine="0"/>
              <w:jc w:val="left"/>
            </w:pPr>
            <w:r>
              <w:rPr>
                <w:sz w:val="22"/>
              </w:rPr>
              <w:t>39,30</w:t>
            </w:r>
          </w:p>
        </w:tc>
        <w:tc>
          <w:tcPr>
            <w:tcW w:w="1336" w:type="dxa"/>
          </w:tcPr>
          <w:p w14:paraId="64BCE4C3" w14:textId="77777777" w:rsidR="003416EE" w:rsidRDefault="006041B4">
            <w:pPr>
              <w:spacing w:before="60" w:after="60" w:line="240" w:lineRule="auto"/>
              <w:ind w:firstLine="0"/>
              <w:jc w:val="left"/>
            </w:pPr>
            <w:r>
              <w:rPr>
                <w:sz w:val="22"/>
              </w:rPr>
              <w:t>−0,2142</w:t>
            </w:r>
          </w:p>
        </w:tc>
      </w:tr>
      <w:tr w:rsidR="003416EE" w14:paraId="729579FB" w14:textId="77777777">
        <w:trPr>
          <w:cantSplit/>
        </w:trPr>
        <w:tc>
          <w:tcPr>
            <w:tcW w:w="1336" w:type="dxa"/>
          </w:tcPr>
          <w:p w14:paraId="61D54656" w14:textId="77777777" w:rsidR="003416EE" w:rsidRDefault="006041B4">
            <w:pPr>
              <w:spacing w:before="60" w:after="60" w:line="240" w:lineRule="auto"/>
              <w:ind w:firstLine="0"/>
              <w:jc w:val="left"/>
            </w:pPr>
            <w:r>
              <w:rPr>
                <w:sz w:val="22"/>
              </w:rPr>
              <w:t>Д4</w:t>
            </w:r>
          </w:p>
        </w:tc>
        <w:tc>
          <w:tcPr>
            <w:tcW w:w="1336" w:type="dxa"/>
          </w:tcPr>
          <w:p w14:paraId="4DF840E3" w14:textId="77777777" w:rsidR="003416EE" w:rsidRDefault="006041B4">
            <w:pPr>
              <w:spacing w:before="60" w:after="60" w:line="240" w:lineRule="auto"/>
              <w:ind w:firstLine="0"/>
              <w:jc w:val="left"/>
            </w:pPr>
            <w:r>
              <w:rPr>
                <w:sz w:val="22"/>
              </w:rPr>
              <w:t>L1</w:t>
            </w:r>
          </w:p>
        </w:tc>
        <w:tc>
          <w:tcPr>
            <w:tcW w:w="1336" w:type="dxa"/>
          </w:tcPr>
          <w:p w14:paraId="47DE10AB" w14:textId="77777777" w:rsidR="003416EE" w:rsidRDefault="006041B4">
            <w:pPr>
              <w:spacing w:before="60" w:after="60" w:line="240" w:lineRule="auto"/>
              <w:ind w:firstLine="0"/>
              <w:jc w:val="left"/>
            </w:pPr>
            <w:r>
              <w:rPr>
                <w:sz w:val="22"/>
              </w:rPr>
              <w:t>−1</w:t>
            </w:r>
          </w:p>
        </w:tc>
        <w:tc>
          <w:tcPr>
            <w:tcW w:w="1336" w:type="dxa"/>
          </w:tcPr>
          <w:p w14:paraId="2D323F8C" w14:textId="77777777" w:rsidR="003416EE" w:rsidRDefault="006041B4">
            <w:pPr>
              <w:spacing w:before="60" w:after="60" w:line="240" w:lineRule="auto"/>
              <w:ind w:firstLine="0"/>
              <w:jc w:val="left"/>
            </w:pPr>
            <w:r>
              <w:rPr>
                <w:sz w:val="22"/>
              </w:rPr>
              <w:t>+0,3872</w:t>
            </w:r>
          </w:p>
        </w:tc>
        <w:tc>
          <w:tcPr>
            <w:tcW w:w="1336" w:type="dxa"/>
          </w:tcPr>
          <w:p w14:paraId="7BBCA603" w14:textId="77777777" w:rsidR="003416EE" w:rsidRDefault="006041B4">
            <w:pPr>
              <w:spacing w:before="60" w:after="60" w:line="240" w:lineRule="auto"/>
              <w:ind w:firstLine="0"/>
              <w:jc w:val="left"/>
            </w:pPr>
            <w:r>
              <w:rPr>
                <w:sz w:val="22"/>
              </w:rPr>
              <w:t>−0,2066</w:t>
            </w:r>
          </w:p>
        </w:tc>
        <w:tc>
          <w:tcPr>
            <w:tcW w:w="1336" w:type="dxa"/>
          </w:tcPr>
          <w:p w14:paraId="0F39BE39" w14:textId="77777777" w:rsidR="003416EE" w:rsidRDefault="006041B4">
            <w:pPr>
              <w:spacing w:before="60" w:after="60" w:line="240" w:lineRule="auto"/>
              <w:ind w:firstLine="0"/>
              <w:jc w:val="left"/>
            </w:pPr>
            <w:r>
              <w:rPr>
                <w:sz w:val="22"/>
              </w:rPr>
              <w:t>93,42</w:t>
            </w:r>
          </w:p>
        </w:tc>
        <w:tc>
          <w:tcPr>
            <w:tcW w:w="1336" w:type="dxa"/>
          </w:tcPr>
          <w:p w14:paraId="3543515F" w14:textId="77777777" w:rsidR="003416EE" w:rsidRDefault="006041B4">
            <w:pPr>
              <w:spacing w:before="60" w:after="60" w:line="240" w:lineRule="auto"/>
              <w:ind w:firstLine="0"/>
              <w:jc w:val="left"/>
            </w:pPr>
            <w:r>
              <w:rPr>
                <w:sz w:val="22"/>
              </w:rPr>
              <w:t>−0,5822</w:t>
            </w:r>
          </w:p>
        </w:tc>
      </w:tr>
      <w:tr w:rsidR="003416EE" w14:paraId="1354DE1A" w14:textId="77777777">
        <w:trPr>
          <w:cantSplit/>
        </w:trPr>
        <w:tc>
          <w:tcPr>
            <w:tcW w:w="1336" w:type="dxa"/>
          </w:tcPr>
          <w:p w14:paraId="6B759588" w14:textId="77777777" w:rsidR="003416EE" w:rsidRDefault="006041B4">
            <w:pPr>
              <w:spacing w:before="60" w:after="60" w:line="240" w:lineRule="auto"/>
              <w:ind w:firstLine="0"/>
              <w:jc w:val="left"/>
            </w:pPr>
            <w:r>
              <w:rPr>
                <w:sz w:val="22"/>
              </w:rPr>
              <w:t>Д4</w:t>
            </w:r>
          </w:p>
        </w:tc>
        <w:tc>
          <w:tcPr>
            <w:tcW w:w="1336" w:type="dxa"/>
          </w:tcPr>
          <w:p w14:paraId="18F66C48" w14:textId="77777777" w:rsidR="003416EE" w:rsidRDefault="006041B4">
            <w:pPr>
              <w:spacing w:before="60" w:after="60" w:line="240" w:lineRule="auto"/>
              <w:ind w:firstLine="0"/>
              <w:jc w:val="left"/>
            </w:pPr>
            <w:r>
              <w:rPr>
                <w:sz w:val="22"/>
              </w:rPr>
              <w:t>L1</w:t>
            </w:r>
          </w:p>
        </w:tc>
        <w:tc>
          <w:tcPr>
            <w:tcW w:w="1336" w:type="dxa"/>
          </w:tcPr>
          <w:p w14:paraId="40A4D2F5" w14:textId="77777777" w:rsidR="003416EE" w:rsidRDefault="006041B4">
            <w:pPr>
              <w:spacing w:before="60" w:after="60" w:line="240" w:lineRule="auto"/>
              <w:ind w:firstLine="0"/>
              <w:jc w:val="left"/>
            </w:pPr>
            <w:r>
              <w:rPr>
                <w:sz w:val="22"/>
              </w:rPr>
              <w:t>+1</w:t>
            </w:r>
          </w:p>
        </w:tc>
        <w:tc>
          <w:tcPr>
            <w:tcW w:w="1336" w:type="dxa"/>
          </w:tcPr>
          <w:p w14:paraId="0E3DE1D1" w14:textId="77777777" w:rsidR="003416EE" w:rsidRDefault="006041B4">
            <w:pPr>
              <w:spacing w:before="60" w:after="60" w:line="240" w:lineRule="auto"/>
              <w:ind w:firstLine="0"/>
              <w:jc w:val="left"/>
            </w:pPr>
            <w:r>
              <w:rPr>
                <w:sz w:val="22"/>
              </w:rPr>
              <w:t>−2,107</w:t>
            </w:r>
          </w:p>
        </w:tc>
        <w:tc>
          <w:tcPr>
            <w:tcW w:w="1336" w:type="dxa"/>
          </w:tcPr>
          <w:p w14:paraId="770CB61C" w14:textId="77777777" w:rsidR="003416EE" w:rsidRDefault="006041B4">
            <w:pPr>
              <w:spacing w:before="60" w:after="60" w:line="240" w:lineRule="auto"/>
              <w:ind w:firstLine="0"/>
              <w:jc w:val="left"/>
            </w:pPr>
            <w:r>
              <w:rPr>
                <w:sz w:val="22"/>
              </w:rPr>
              <w:t>−3,715</w:t>
            </w:r>
          </w:p>
        </w:tc>
        <w:tc>
          <w:tcPr>
            <w:tcW w:w="1336" w:type="dxa"/>
          </w:tcPr>
          <w:p w14:paraId="3DB3504D" w14:textId="77777777" w:rsidR="003416EE" w:rsidRDefault="006041B4">
            <w:pPr>
              <w:spacing w:before="60" w:after="60" w:line="240" w:lineRule="auto"/>
              <w:ind w:firstLine="0"/>
              <w:jc w:val="left"/>
            </w:pPr>
            <w:r>
              <w:rPr>
                <w:sz w:val="22"/>
              </w:rPr>
              <w:t>71,26</w:t>
            </w:r>
          </w:p>
        </w:tc>
        <w:tc>
          <w:tcPr>
            <w:tcW w:w="1336" w:type="dxa"/>
          </w:tcPr>
          <w:p w14:paraId="231C64D4" w14:textId="77777777" w:rsidR="003416EE" w:rsidRDefault="006041B4">
            <w:pPr>
              <w:spacing w:before="60" w:after="60" w:line="240" w:lineRule="auto"/>
              <w:ind w:firstLine="0"/>
              <w:jc w:val="left"/>
            </w:pPr>
            <w:r>
              <w:rPr>
                <w:sz w:val="22"/>
              </w:rPr>
              <w:t>−1,600</w:t>
            </w:r>
          </w:p>
        </w:tc>
      </w:tr>
      <w:tr w:rsidR="003416EE" w14:paraId="609D024D" w14:textId="77777777">
        <w:trPr>
          <w:cantSplit/>
        </w:trPr>
        <w:tc>
          <w:tcPr>
            <w:tcW w:w="1336" w:type="dxa"/>
          </w:tcPr>
          <w:p w14:paraId="39D9510E" w14:textId="77777777" w:rsidR="003416EE" w:rsidRDefault="006041B4">
            <w:pPr>
              <w:spacing w:before="60" w:after="60" w:line="240" w:lineRule="auto"/>
              <w:ind w:firstLine="0"/>
              <w:jc w:val="left"/>
            </w:pPr>
            <w:r>
              <w:rPr>
                <w:sz w:val="22"/>
              </w:rPr>
              <w:t>О-STL</w:t>
            </w:r>
          </w:p>
        </w:tc>
        <w:tc>
          <w:tcPr>
            <w:tcW w:w="1336" w:type="dxa"/>
          </w:tcPr>
          <w:p w14:paraId="6107561C" w14:textId="77777777" w:rsidR="003416EE" w:rsidRDefault="006041B4">
            <w:pPr>
              <w:spacing w:before="60" w:after="60" w:line="240" w:lineRule="auto"/>
              <w:ind w:firstLine="0"/>
              <w:jc w:val="left"/>
            </w:pPr>
            <w:r>
              <w:rPr>
                <w:sz w:val="22"/>
              </w:rPr>
              <w:t>STL</w:t>
            </w:r>
          </w:p>
        </w:tc>
        <w:tc>
          <w:tcPr>
            <w:tcW w:w="1336" w:type="dxa"/>
          </w:tcPr>
          <w:p w14:paraId="717F49B5" w14:textId="77777777" w:rsidR="003416EE" w:rsidRDefault="006041B4">
            <w:pPr>
              <w:spacing w:before="60" w:after="60" w:line="240" w:lineRule="auto"/>
              <w:ind w:firstLine="0"/>
              <w:jc w:val="left"/>
            </w:pPr>
            <w:r>
              <w:rPr>
                <w:sz w:val="22"/>
              </w:rPr>
              <w:t>−1</w:t>
            </w:r>
          </w:p>
        </w:tc>
        <w:tc>
          <w:tcPr>
            <w:tcW w:w="1336" w:type="dxa"/>
          </w:tcPr>
          <w:p w14:paraId="3B3BA748" w14:textId="77777777" w:rsidR="003416EE" w:rsidRDefault="006041B4">
            <w:pPr>
              <w:spacing w:before="60" w:after="60" w:line="240" w:lineRule="auto"/>
              <w:ind w:firstLine="0"/>
              <w:jc w:val="left"/>
            </w:pPr>
            <w:r>
              <w:rPr>
                <w:sz w:val="22"/>
              </w:rPr>
              <w:t>−21,89</w:t>
            </w:r>
          </w:p>
        </w:tc>
        <w:tc>
          <w:tcPr>
            <w:tcW w:w="1336" w:type="dxa"/>
          </w:tcPr>
          <w:p w14:paraId="7A8D38D0" w14:textId="77777777" w:rsidR="003416EE" w:rsidRDefault="006041B4">
            <w:pPr>
              <w:spacing w:before="60" w:after="60" w:line="240" w:lineRule="auto"/>
              <w:ind w:firstLine="0"/>
              <w:jc w:val="left"/>
            </w:pPr>
            <w:r>
              <w:rPr>
                <w:sz w:val="22"/>
              </w:rPr>
              <w:t>−20,59</w:t>
            </w:r>
          </w:p>
        </w:tc>
        <w:tc>
          <w:tcPr>
            <w:tcW w:w="1336" w:type="dxa"/>
          </w:tcPr>
          <w:p w14:paraId="16C98498" w14:textId="77777777" w:rsidR="003416EE" w:rsidRDefault="006041B4">
            <w:pPr>
              <w:spacing w:before="60" w:after="60" w:line="240" w:lineRule="auto"/>
              <w:ind w:firstLine="0"/>
              <w:jc w:val="left"/>
            </w:pPr>
            <w:r>
              <w:rPr>
                <w:sz w:val="22"/>
              </w:rPr>
              <w:t>0</w:t>
            </w:r>
          </w:p>
        </w:tc>
        <w:tc>
          <w:tcPr>
            <w:tcW w:w="1336" w:type="dxa"/>
          </w:tcPr>
          <w:p w14:paraId="4BF0669A" w14:textId="77777777" w:rsidR="003416EE" w:rsidRDefault="006041B4">
            <w:pPr>
              <w:spacing w:before="60" w:after="60" w:line="240" w:lineRule="auto"/>
              <w:ind w:firstLine="0"/>
              <w:jc w:val="left"/>
            </w:pPr>
            <w:r>
              <w:rPr>
                <w:sz w:val="22"/>
              </w:rPr>
              <w:t>+1,788</w:t>
            </w:r>
          </w:p>
        </w:tc>
      </w:tr>
      <w:tr w:rsidR="003416EE" w14:paraId="42D864BB" w14:textId="77777777">
        <w:trPr>
          <w:cantSplit/>
        </w:trPr>
        <w:tc>
          <w:tcPr>
            <w:tcW w:w="1336" w:type="dxa"/>
          </w:tcPr>
          <w:p w14:paraId="026E3472" w14:textId="77777777" w:rsidR="003416EE" w:rsidRDefault="006041B4">
            <w:pPr>
              <w:spacing w:before="60" w:after="60" w:line="240" w:lineRule="auto"/>
              <w:ind w:firstLine="0"/>
              <w:jc w:val="left"/>
            </w:pPr>
            <w:r>
              <w:rPr>
                <w:sz w:val="22"/>
              </w:rPr>
              <w:t>О-STL</w:t>
            </w:r>
          </w:p>
        </w:tc>
        <w:tc>
          <w:tcPr>
            <w:tcW w:w="1336" w:type="dxa"/>
          </w:tcPr>
          <w:p w14:paraId="58DE9F2D" w14:textId="77777777" w:rsidR="003416EE" w:rsidRDefault="006041B4">
            <w:pPr>
              <w:spacing w:before="60" w:after="60" w:line="240" w:lineRule="auto"/>
              <w:ind w:firstLine="0"/>
              <w:jc w:val="left"/>
            </w:pPr>
            <w:r>
              <w:rPr>
                <w:sz w:val="22"/>
              </w:rPr>
              <w:t>STL</w:t>
            </w:r>
          </w:p>
        </w:tc>
        <w:tc>
          <w:tcPr>
            <w:tcW w:w="1336" w:type="dxa"/>
          </w:tcPr>
          <w:p w14:paraId="6F8D702B" w14:textId="77777777" w:rsidR="003416EE" w:rsidRDefault="006041B4">
            <w:pPr>
              <w:spacing w:before="60" w:after="60" w:line="240" w:lineRule="auto"/>
              <w:ind w:firstLine="0"/>
              <w:jc w:val="left"/>
            </w:pPr>
            <w:r>
              <w:rPr>
                <w:sz w:val="22"/>
              </w:rPr>
              <w:t>+1</w:t>
            </w:r>
          </w:p>
        </w:tc>
        <w:tc>
          <w:tcPr>
            <w:tcW w:w="1336" w:type="dxa"/>
          </w:tcPr>
          <w:p w14:paraId="201504E7" w14:textId="77777777" w:rsidR="003416EE" w:rsidRDefault="006041B4">
            <w:pPr>
              <w:spacing w:before="60" w:after="60" w:line="240" w:lineRule="auto"/>
              <w:ind w:firstLine="0"/>
              <w:jc w:val="left"/>
            </w:pPr>
            <w:r>
              <w:rPr>
                <w:sz w:val="22"/>
              </w:rPr>
              <w:t>+25,57</w:t>
            </w:r>
          </w:p>
        </w:tc>
        <w:tc>
          <w:tcPr>
            <w:tcW w:w="1336" w:type="dxa"/>
          </w:tcPr>
          <w:p w14:paraId="6169DF51" w14:textId="77777777" w:rsidR="003416EE" w:rsidRDefault="006041B4">
            <w:pPr>
              <w:spacing w:before="60" w:after="60" w:line="240" w:lineRule="auto"/>
              <w:ind w:firstLine="0"/>
              <w:jc w:val="left"/>
            </w:pPr>
            <w:r>
              <w:rPr>
                <w:sz w:val="22"/>
              </w:rPr>
              <w:t>+23,14</w:t>
            </w:r>
          </w:p>
        </w:tc>
        <w:tc>
          <w:tcPr>
            <w:tcW w:w="1336" w:type="dxa"/>
          </w:tcPr>
          <w:p w14:paraId="35A9189E" w14:textId="77777777" w:rsidR="003416EE" w:rsidRDefault="006041B4">
            <w:pPr>
              <w:spacing w:before="60" w:after="60" w:line="240" w:lineRule="auto"/>
              <w:ind w:firstLine="0"/>
              <w:jc w:val="left"/>
            </w:pPr>
            <w:r>
              <w:rPr>
                <w:sz w:val="22"/>
              </w:rPr>
              <w:t>0</w:t>
            </w:r>
          </w:p>
        </w:tc>
        <w:tc>
          <w:tcPr>
            <w:tcW w:w="1336" w:type="dxa"/>
          </w:tcPr>
          <w:p w14:paraId="33223858" w14:textId="77777777" w:rsidR="003416EE" w:rsidRDefault="006041B4">
            <w:pPr>
              <w:spacing w:before="60" w:after="60" w:line="240" w:lineRule="auto"/>
              <w:ind w:firstLine="0"/>
              <w:jc w:val="left"/>
            </w:pPr>
            <w:r>
              <w:rPr>
                <w:sz w:val="22"/>
              </w:rPr>
              <w:t>−2,082</w:t>
            </w:r>
          </w:p>
        </w:tc>
      </w:tr>
      <w:tr w:rsidR="003416EE" w14:paraId="04183471" w14:textId="77777777">
        <w:trPr>
          <w:cantSplit/>
        </w:trPr>
        <w:tc>
          <w:tcPr>
            <w:tcW w:w="1336" w:type="dxa"/>
          </w:tcPr>
          <w:p w14:paraId="029D2ED5" w14:textId="77777777" w:rsidR="003416EE" w:rsidRDefault="006041B4">
            <w:pPr>
              <w:spacing w:before="60" w:after="60" w:line="240" w:lineRule="auto"/>
              <w:ind w:firstLine="0"/>
              <w:jc w:val="left"/>
            </w:pPr>
            <w:r>
              <w:rPr>
                <w:sz w:val="22"/>
              </w:rPr>
              <w:t>О-STL</w:t>
            </w:r>
          </w:p>
        </w:tc>
        <w:tc>
          <w:tcPr>
            <w:tcW w:w="1336" w:type="dxa"/>
          </w:tcPr>
          <w:p w14:paraId="631A4D23" w14:textId="77777777" w:rsidR="003416EE" w:rsidRDefault="006041B4">
            <w:pPr>
              <w:spacing w:before="60" w:after="60" w:line="240" w:lineRule="auto"/>
              <w:ind w:firstLine="0"/>
              <w:jc w:val="left"/>
            </w:pPr>
            <w:r>
              <w:rPr>
                <w:sz w:val="22"/>
              </w:rPr>
              <w:t>G1</w:t>
            </w:r>
          </w:p>
        </w:tc>
        <w:tc>
          <w:tcPr>
            <w:tcW w:w="1336" w:type="dxa"/>
          </w:tcPr>
          <w:p w14:paraId="030E148F" w14:textId="77777777" w:rsidR="003416EE" w:rsidRDefault="006041B4">
            <w:pPr>
              <w:spacing w:before="60" w:after="60" w:line="240" w:lineRule="auto"/>
              <w:ind w:firstLine="0"/>
              <w:jc w:val="left"/>
            </w:pPr>
            <w:r>
              <w:rPr>
                <w:sz w:val="22"/>
              </w:rPr>
              <w:t>−1</w:t>
            </w:r>
          </w:p>
        </w:tc>
        <w:tc>
          <w:tcPr>
            <w:tcW w:w="1336" w:type="dxa"/>
          </w:tcPr>
          <w:p w14:paraId="4E375816" w14:textId="77777777" w:rsidR="003416EE" w:rsidRDefault="006041B4">
            <w:pPr>
              <w:spacing w:before="60" w:after="60" w:line="240" w:lineRule="auto"/>
              <w:ind w:firstLine="0"/>
              <w:jc w:val="left"/>
            </w:pPr>
            <w:r>
              <w:rPr>
                <w:sz w:val="22"/>
              </w:rPr>
              <w:t>−10,54</w:t>
            </w:r>
          </w:p>
        </w:tc>
        <w:tc>
          <w:tcPr>
            <w:tcW w:w="1336" w:type="dxa"/>
          </w:tcPr>
          <w:p w14:paraId="3C3B2F4B" w14:textId="77777777" w:rsidR="003416EE" w:rsidRDefault="006041B4">
            <w:pPr>
              <w:spacing w:before="60" w:after="60" w:line="240" w:lineRule="auto"/>
              <w:ind w:firstLine="0"/>
              <w:jc w:val="left"/>
            </w:pPr>
            <w:r>
              <w:rPr>
                <w:sz w:val="22"/>
              </w:rPr>
              <w:t>−9,619</w:t>
            </w:r>
          </w:p>
        </w:tc>
        <w:tc>
          <w:tcPr>
            <w:tcW w:w="1336" w:type="dxa"/>
          </w:tcPr>
          <w:p w14:paraId="45921EEC" w14:textId="77777777" w:rsidR="003416EE" w:rsidRDefault="006041B4">
            <w:pPr>
              <w:spacing w:before="60" w:after="60" w:line="240" w:lineRule="auto"/>
              <w:ind w:firstLine="0"/>
              <w:jc w:val="left"/>
            </w:pPr>
            <w:r>
              <w:rPr>
                <w:sz w:val="22"/>
              </w:rPr>
              <w:t>1,284</w:t>
            </w:r>
          </w:p>
        </w:tc>
        <w:tc>
          <w:tcPr>
            <w:tcW w:w="1336" w:type="dxa"/>
          </w:tcPr>
          <w:p w14:paraId="11B912F0" w14:textId="77777777" w:rsidR="003416EE" w:rsidRDefault="006041B4">
            <w:pPr>
              <w:spacing w:before="60" w:after="60" w:line="240" w:lineRule="auto"/>
              <w:ind w:firstLine="0"/>
              <w:jc w:val="left"/>
            </w:pPr>
            <w:r>
              <w:rPr>
                <w:sz w:val="22"/>
              </w:rPr>
              <w:t>+0,9075</w:t>
            </w:r>
          </w:p>
        </w:tc>
      </w:tr>
      <w:tr w:rsidR="003416EE" w14:paraId="77FD0BD5" w14:textId="77777777">
        <w:trPr>
          <w:cantSplit/>
        </w:trPr>
        <w:tc>
          <w:tcPr>
            <w:tcW w:w="1336" w:type="dxa"/>
          </w:tcPr>
          <w:p w14:paraId="2FA08FD2" w14:textId="77777777" w:rsidR="003416EE" w:rsidRDefault="006041B4">
            <w:pPr>
              <w:spacing w:before="60" w:after="60" w:line="240" w:lineRule="auto"/>
              <w:ind w:firstLine="0"/>
              <w:jc w:val="left"/>
            </w:pPr>
            <w:r>
              <w:rPr>
                <w:sz w:val="22"/>
              </w:rPr>
              <w:t>О-STL</w:t>
            </w:r>
          </w:p>
        </w:tc>
        <w:tc>
          <w:tcPr>
            <w:tcW w:w="1336" w:type="dxa"/>
          </w:tcPr>
          <w:p w14:paraId="3DBA2AAE" w14:textId="77777777" w:rsidR="003416EE" w:rsidRDefault="006041B4">
            <w:pPr>
              <w:spacing w:before="60" w:after="60" w:line="240" w:lineRule="auto"/>
              <w:ind w:firstLine="0"/>
              <w:jc w:val="left"/>
            </w:pPr>
            <w:r>
              <w:rPr>
                <w:sz w:val="22"/>
              </w:rPr>
              <w:t>G1</w:t>
            </w:r>
          </w:p>
        </w:tc>
        <w:tc>
          <w:tcPr>
            <w:tcW w:w="1336" w:type="dxa"/>
          </w:tcPr>
          <w:p w14:paraId="2A042250" w14:textId="77777777" w:rsidR="003416EE" w:rsidRDefault="006041B4">
            <w:pPr>
              <w:spacing w:before="60" w:after="60" w:line="240" w:lineRule="auto"/>
              <w:ind w:firstLine="0"/>
              <w:jc w:val="left"/>
            </w:pPr>
            <w:r>
              <w:rPr>
                <w:sz w:val="22"/>
              </w:rPr>
              <w:t>+1</w:t>
            </w:r>
          </w:p>
        </w:tc>
        <w:tc>
          <w:tcPr>
            <w:tcW w:w="1336" w:type="dxa"/>
          </w:tcPr>
          <w:p w14:paraId="7BA52D60" w14:textId="77777777" w:rsidR="003416EE" w:rsidRDefault="006041B4">
            <w:pPr>
              <w:spacing w:before="60" w:after="60" w:line="240" w:lineRule="auto"/>
              <w:ind w:firstLine="0"/>
              <w:jc w:val="left"/>
            </w:pPr>
            <w:r>
              <w:rPr>
                <w:sz w:val="22"/>
              </w:rPr>
              <w:t>+8,585</w:t>
            </w:r>
          </w:p>
        </w:tc>
        <w:tc>
          <w:tcPr>
            <w:tcW w:w="1336" w:type="dxa"/>
          </w:tcPr>
          <w:p w14:paraId="0ACAC5AC" w14:textId="77777777" w:rsidR="003416EE" w:rsidRDefault="006041B4">
            <w:pPr>
              <w:spacing w:before="60" w:after="60" w:line="240" w:lineRule="auto"/>
              <w:ind w:firstLine="0"/>
              <w:jc w:val="left"/>
            </w:pPr>
            <w:r>
              <w:rPr>
                <w:sz w:val="22"/>
              </w:rPr>
              <w:t>+9,205</w:t>
            </w:r>
          </w:p>
        </w:tc>
        <w:tc>
          <w:tcPr>
            <w:tcW w:w="1336" w:type="dxa"/>
          </w:tcPr>
          <w:p w14:paraId="200E0C76" w14:textId="77777777" w:rsidR="003416EE" w:rsidRDefault="006041B4">
            <w:pPr>
              <w:spacing w:before="60" w:after="60" w:line="240" w:lineRule="auto"/>
              <w:ind w:firstLine="0"/>
              <w:jc w:val="left"/>
            </w:pPr>
            <w:r>
              <w:rPr>
                <w:sz w:val="22"/>
              </w:rPr>
              <w:t>21,17</w:t>
            </w:r>
          </w:p>
        </w:tc>
        <w:tc>
          <w:tcPr>
            <w:tcW w:w="1336" w:type="dxa"/>
          </w:tcPr>
          <w:p w14:paraId="5600CE74" w14:textId="77777777" w:rsidR="003416EE" w:rsidRDefault="006041B4">
            <w:pPr>
              <w:spacing w:before="60" w:after="60" w:line="240" w:lineRule="auto"/>
              <w:ind w:firstLine="0"/>
              <w:jc w:val="left"/>
            </w:pPr>
            <w:r>
              <w:rPr>
                <w:sz w:val="22"/>
              </w:rPr>
              <w:t>+0,4677</w:t>
            </w:r>
          </w:p>
        </w:tc>
      </w:tr>
      <w:tr w:rsidR="003416EE" w14:paraId="462C9023" w14:textId="77777777">
        <w:trPr>
          <w:cantSplit/>
        </w:trPr>
        <w:tc>
          <w:tcPr>
            <w:tcW w:w="1336" w:type="dxa"/>
          </w:tcPr>
          <w:p w14:paraId="41BBE676" w14:textId="77777777" w:rsidR="003416EE" w:rsidRDefault="006041B4">
            <w:pPr>
              <w:spacing w:before="60" w:after="60" w:line="240" w:lineRule="auto"/>
              <w:ind w:firstLine="0"/>
              <w:jc w:val="left"/>
            </w:pPr>
            <w:r>
              <w:rPr>
                <w:sz w:val="22"/>
              </w:rPr>
              <w:t>О-STL</w:t>
            </w:r>
          </w:p>
        </w:tc>
        <w:tc>
          <w:tcPr>
            <w:tcW w:w="1336" w:type="dxa"/>
          </w:tcPr>
          <w:p w14:paraId="60850EE9" w14:textId="77777777" w:rsidR="003416EE" w:rsidRDefault="006041B4">
            <w:pPr>
              <w:spacing w:before="60" w:after="60" w:line="240" w:lineRule="auto"/>
              <w:ind w:firstLine="0"/>
              <w:jc w:val="left"/>
            </w:pPr>
            <w:r>
              <w:rPr>
                <w:sz w:val="22"/>
              </w:rPr>
              <w:t>L1</w:t>
            </w:r>
          </w:p>
        </w:tc>
        <w:tc>
          <w:tcPr>
            <w:tcW w:w="1336" w:type="dxa"/>
          </w:tcPr>
          <w:p w14:paraId="6B99FCE0" w14:textId="77777777" w:rsidR="003416EE" w:rsidRDefault="006041B4">
            <w:pPr>
              <w:spacing w:before="60" w:after="60" w:line="240" w:lineRule="auto"/>
              <w:ind w:firstLine="0"/>
              <w:jc w:val="left"/>
            </w:pPr>
            <w:r>
              <w:rPr>
                <w:sz w:val="22"/>
              </w:rPr>
              <w:t>−1</w:t>
            </w:r>
          </w:p>
        </w:tc>
        <w:tc>
          <w:tcPr>
            <w:tcW w:w="1336" w:type="dxa"/>
          </w:tcPr>
          <w:p w14:paraId="0D86FD5D" w14:textId="77777777" w:rsidR="003416EE" w:rsidRDefault="006041B4">
            <w:pPr>
              <w:spacing w:before="60" w:after="60" w:line="240" w:lineRule="auto"/>
              <w:ind w:firstLine="0"/>
              <w:jc w:val="left"/>
            </w:pPr>
            <w:r>
              <w:rPr>
                <w:sz w:val="22"/>
              </w:rPr>
              <w:t>−12,94</w:t>
            </w:r>
          </w:p>
        </w:tc>
        <w:tc>
          <w:tcPr>
            <w:tcW w:w="1336" w:type="dxa"/>
          </w:tcPr>
          <w:p w14:paraId="0EB28020" w14:textId="77777777" w:rsidR="003416EE" w:rsidRDefault="006041B4">
            <w:pPr>
              <w:spacing w:before="60" w:after="60" w:line="240" w:lineRule="auto"/>
              <w:ind w:firstLine="0"/>
              <w:jc w:val="left"/>
            </w:pPr>
            <w:r>
              <w:rPr>
                <w:sz w:val="22"/>
              </w:rPr>
              <w:t>−13,16</w:t>
            </w:r>
          </w:p>
        </w:tc>
        <w:tc>
          <w:tcPr>
            <w:tcW w:w="1336" w:type="dxa"/>
          </w:tcPr>
          <w:p w14:paraId="70EA0CF6" w14:textId="77777777" w:rsidR="003416EE" w:rsidRDefault="006041B4">
            <w:pPr>
              <w:spacing w:before="60" w:after="60" w:line="240" w:lineRule="auto"/>
              <w:ind w:firstLine="0"/>
              <w:jc w:val="left"/>
            </w:pPr>
            <w:r>
              <w:rPr>
                <w:sz w:val="22"/>
              </w:rPr>
              <w:t>0,06836</w:t>
            </w:r>
          </w:p>
        </w:tc>
        <w:tc>
          <w:tcPr>
            <w:tcW w:w="1336" w:type="dxa"/>
          </w:tcPr>
          <w:p w14:paraId="5E002231" w14:textId="77777777" w:rsidR="003416EE" w:rsidRDefault="006041B4">
            <w:pPr>
              <w:spacing w:before="60" w:after="60" w:line="240" w:lineRule="auto"/>
              <w:ind w:firstLine="0"/>
              <w:jc w:val="left"/>
            </w:pPr>
            <w:r>
              <w:rPr>
                <w:sz w:val="22"/>
              </w:rPr>
              <w:t>+0,1090</w:t>
            </w:r>
          </w:p>
        </w:tc>
      </w:tr>
      <w:tr w:rsidR="003416EE" w14:paraId="43AAD26F" w14:textId="77777777">
        <w:trPr>
          <w:cantSplit/>
        </w:trPr>
        <w:tc>
          <w:tcPr>
            <w:tcW w:w="1336" w:type="dxa"/>
          </w:tcPr>
          <w:p w14:paraId="36A25C7E" w14:textId="77777777" w:rsidR="003416EE" w:rsidRDefault="006041B4">
            <w:pPr>
              <w:spacing w:before="60" w:after="60" w:line="240" w:lineRule="auto"/>
              <w:ind w:firstLine="0"/>
              <w:jc w:val="left"/>
            </w:pPr>
            <w:r>
              <w:rPr>
                <w:sz w:val="22"/>
              </w:rPr>
              <w:t>О-STL</w:t>
            </w:r>
          </w:p>
        </w:tc>
        <w:tc>
          <w:tcPr>
            <w:tcW w:w="1336" w:type="dxa"/>
          </w:tcPr>
          <w:p w14:paraId="0DC31615" w14:textId="77777777" w:rsidR="003416EE" w:rsidRDefault="006041B4">
            <w:pPr>
              <w:spacing w:before="60" w:after="60" w:line="240" w:lineRule="auto"/>
              <w:ind w:firstLine="0"/>
              <w:jc w:val="left"/>
            </w:pPr>
            <w:r>
              <w:rPr>
                <w:sz w:val="22"/>
              </w:rPr>
              <w:t>L1</w:t>
            </w:r>
          </w:p>
        </w:tc>
        <w:tc>
          <w:tcPr>
            <w:tcW w:w="1336" w:type="dxa"/>
          </w:tcPr>
          <w:p w14:paraId="1032E1F9" w14:textId="77777777" w:rsidR="003416EE" w:rsidRDefault="006041B4">
            <w:pPr>
              <w:spacing w:before="60" w:after="60" w:line="240" w:lineRule="auto"/>
              <w:ind w:firstLine="0"/>
              <w:jc w:val="left"/>
            </w:pPr>
            <w:r>
              <w:rPr>
                <w:sz w:val="22"/>
              </w:rPr>
              <w:t>+1</w:t>
            </w:r>
          </w:p>
        </w:tc>
        <w:tc>
          <w:tcPr>
            <w:tcW w:w="1336" w:type="dxa"/>
          </w:tcPr>
          <w:p w14:paraId="0B13C5BB" w14:textId="77777777" w:rsidR="003416EE" w:rsidRDefault="006041B4">
            <w:pPr>
              <w:spacing w:before="60" w:after="60" w:line="240" w:lineRule="auto"/>
              <w:ind w:firstLine="0"/>
              <w:jc w:val="left"/>
            </w:pPr>
            <w:r>
              <w:rPr>
                <w:sz w:val="22"/>
              </w:rPr>
              <w:t>+12,99</w:t>
            </w:r>
          </w:p>
        </w:tc>
        <w:tc>
          <w:tcPr>
            <w:tcW w:w="1336" w:type="dxa"/>
          </w:tcPr>
          <w:p w14:paraId="10955A39" w14:textId="77777777" w:rsidR="003416EE" w:rsidRDefault="006041B4">
            <w:pPr>
              <w:spacing w:before="60" w:after="60" w:line="240" w:lineRule="auto"/>
              <w:ind w:firstLine="0"/>
              <w:jc w:val="left"/>
            </w:pPr>
            <w:r>
              <w:rPr>
                <w:sz w:val="22"/>
              </w:rPr>
              <w:t>+11,70</w:t>
            </w:r>
          </w:p>
        </w:tc>
        <w:tc>
          <w:tcPr>
            <w:tcW w:w="1336" w:type="dxa"/>
          </w:tcPr>
          <w:p w14:paraId="4CB2F487" w14:textId="77777777" w:rsidR="003416EE" w:rsidRDefault="006041B4">
            <w:pPr>
              <w:spacing w:before="60" w:after="60" w:line="240" w:lineRule="auto"/>
              <w:ind w:firstLine="0"/>
              <w:jc w:val="left"/>
            </w:pPr>
            <w:r>
              <w:rPr>
                <w:sz w:val="22"/>
              </w:rPr>
              <w:t>4,021</w:t>
            </w:r>
          </w:p>
        </w:tc>
        <w:tc>
          <w:tcPr>
            <w:tcW w:w="1336" w:type="dxa"/>
          </w:tcPr>
          <w:p w14:paraId="085BC540" w14:textId="77777777" w:rsidR="003416EE" w:rsidRDefault="006041B4">
            <w:pPr>
              <w:spacing w:before="60" w:after="60" w:line="240" w:lineRule="auto"/>
              <w:ind w:firstLine="0"/>
              <w:jc w:val="left"/>
            </w:pPr>
            <w:r>
              <w:rPr>
                <w:sz w:val="22"/>
              </w:rPr>
              <w:t>−1,061</w:t>
            </w:r>
          </w:p>
        </w:tc>
      </w:tr>
    </w:tbl>
    <w:p w14:paraId="0B57D048" w14:textId="77777777" w:rsidR="003416EE" w:rsidRDefault="006041B4">
      <w:pPr>
        <w:pStyle w:val="af"/>
      </w:pPr>
      <w:r>
        <w:t xml:space="preserve">Знак </w:t>
      </w:r>
      <m:oMath>
        <m:r>
          <w:rPr>
            <w:rFonts w:ascii="Cambria Math" w:hAnsi="Cambria Math"/>
          </w:rPr>
          <m:t>s</m:t>
        </m:r>
      </m:oMath>
      <w:r>
        <w:t xml:space="preserve"> относится ко всему направлению пробы, причём сдвиг по y имеет противоположный знак. Последний столбец учитывает </w:t>
      </w:r>
      <m:oMath>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r>
          <w:rPr>
            <w:rFonts w:ascii="Cambria Math" w:hAnsi="Cambria Math"/>
          </w:rPr>
          <m:t>δV</m:t>
        </m:r>
      </m:oMath>
      <w:r>
        <w:t xml:space="preserve"> и поэтому не равен простой разности двух показанных электрических откликов [90].</w:t>
      </w:r>
    </w:p>
    <w:p w14:paraId="42DE1979" w14:textId="77777777" w:rsidR="003416EE" w:rsidRDefault="006041B4">
      <w:pPr>
        <w:pStyle w:val="af"/>
      </w:pPr>
      <w:r>
        <w:t xml:space="preserve">Для L1/Д4 при </w:t>
      </w:r>
      <m:oMath>
        <m:r>
          <w:rPr>
            <w:rFonts w:ascii="Cambria Math" w:hAnsi="Cambria Math"/>
          </w:rPr>
          <m:t>s</m:t>
        </m:r>
        <m:r>
          <m:rPr>
            <m:sty m:val="p"/>
          </m:rPr>
          <w:rPr>
            <w:rFonts w:ascii="Cambria Math" w:hAnsi="Cambria Math"/>
          </w:rPr>
          <m:t>=-</m:t>
        </m:r>
        <m:r>
          <w:rPr>
            <w:rFonts w:ascii="Cambria Math" w:hAnsi="Cambria Math"/>
          </w:rPr>
          <m:t>1</m:t>
        </m:r>
      </m:oMath>
      <w:r>
        <w:t xml:space="preserve"> сумма отдельных откликов положительна, а совместный ответ отрицателен. Несовпадение интегрированных объёмов здесь равно −0,368425 мл; после его линейного учёта остаток составляет −0,582180 мОм. Следовательно, в данной пробе суммирование раздельных конечных откликов не сохраняет даже знак полного ответа. Это установленный результат дискретной модели, ограничивающий применение линейной суперпозиции. Две противоположные пробы не исследуют все сочетания направлений и не устанавливают область допустимой ошибки во всём сердечном цикле.</w:t>
      </w:r>
    </w:p>
    <w:p w14:paraId="5D83FD17" w14:textId="77777777" w:rsidR="003416EE" w:rsidRDefault="006041B4">
      <w:pPr>
        <w:pStyle w:val="21"/>
      </w:pPr>
      <w:bookmarkStart w:id="3809" w:name="_Toc244123130"/>
      <w:bookmarkStart w:id="3810" w:name="X626db54321be36fb987f3c41f195a748d257fca"/>
      <w:bookmarkEnd w:id="3768"/>
      <w:r>
        <w:lastRenderedPageBreak/>
        <w:t>9.13 Конечная компенсация объёма изменением сопротивления сердца</w:t>
      </w:r>
      <w:bookmarkEnd w:id="3809"/>
    </w:p>
    <w:p w14:paraId="2B9135CC" w14:textId="77777777" w:rsidR="003416EE" w:rsidRPr="00674711" w:rsidRDefault="006041B4">
      <w:pPr>
        <w:pStyle w:val="FirstParagraph"/>
        <w:keepNext/>
        <w:rPr>
          <w:lang w:val="ru-RU"/>
          <w:rPrChange w:id="3811" w:author="Nik K" w:date="2026-10-29T00:18:00Z">
            <w:rPr/>
          </w:rPrChange>
        </w:rPr>
      </w:pPr>
      <w:r w:rsidRPr="00674711">
        <w:rPr>
          <w:lang w:val="ru-RU"/>
          <w:rPrChange w:id="3812" w:author="Nik K" w:date="2026-10-29T00:18:00Z">
            <w:rPr/>
          </w:rPrChange>
        </w:rPr>
        <w:t xml:space="preserve">Локальная близость столбцов проверена также конечными </w:t>
      </w:r>
      <w:r>
        <w:t>FEM</w:t>
      </w:r>
      <w:r w:rsidRPr="00674711">
        <w:rPr>
          <w:lang w:val="ru-RU"/>
          <w:rPrChange w:id="3813" w:author="Nik K" w:date="2026-10-29T00:18:00Z">
            <w:rPr/>
          </w:rPrChange>
        </w:rPr>
        <w:t xml:space="preserve">-пробами. При фиксированных </w:t>
      </w:r>
      <w:r>
        <w:t>XYZ</w:t>
      </w:r>
      <w:r w:rsidRPr="00674711">
        <w:rPr>
          <w:lang w:val="ru-RU"/>
          <w:rPrChange w:id="3814" w:author="Nik K" w:date="2026-10-29T00:18:00Z">
            <w:rPr/>
          </w:rPrChange>
        </w:rPr>
        <w:t xml:space="preserve">, прочих тканях и ненулевом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H</m:t>
                </m:r>
              </m:sub>
            </m:sSub>
          </m:sub>
        </m:sSub>
      </m:oMath>
      <w:r w:rsidRPr="00674711">
        <w:rPr>
          <w:lang w:val="ru-RU"/>
          <w:rPrChange w:id="3815" w:author="Nik K" w:date="2026-10-29T00:18:00Z">
            <w:rPr/>
          </w:rPrChange>
        </w:rPr>
        <w:t xml:space="preserve"> выбирается изменение сопротивления, которое погашает линейный объёмный вклад в исходном монтаже. После полного прямого решения выполняется одно уточнение Ньютона:</w:t>
      </w:r>
    </w:p>
    <w:p w14:paraId="7CC98FCC" w14:textId="77777777" w:rsidR="003416EE" w:rsidRDefault="006B31AF">
      <w:pPr>
        <w:pStyle w:val="af"/>
        <w:spacing w:before="120" w:after="120" w:line="264" w:lineRule="auto"/>
        <w:ind w:firstLine="0"/>
      </w:pPr>
      <m:oMathPara>
        <m:oMathParaPr>
          <m:jc m:val="center"/>
        </m:oMathParaPr>
        <m:oMath>
          <m:eqArr>
            <m:eqArrPr>
              <m:ctrlPr>
                <w:rPr>
                  <w:rFonts w:ascii="Cambria Math" w:hAnsi="Cambria Math"/>
                </w:rPr>
              </m:ctrlPr>
            </m:eqArrPr>
            <m:e>
              <m:r>
                <m:rPr>
                  <m:sty m:val="p"/>
                </m:rPr>
                <w:rPr>
                  <w:rFonts w:ascii="Cambria Math" w:hAnsi="Cambria Math"/>
                </w:rPr>
                <m:t>Δ</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r>
                <w:rPr>
                  <w:rFonts w:ascii="Cambria Math" w:hAnsi="Cambria Math"/>
                </w:rPr>
                <m:t>&amp;</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V</m:t>
                      </m:r>
                    </m:sub>
                    <m:sup>
                      <m:r>
                        <m:rPr>
                          <m:sty m:val="p"/>
                        </m:rPr>
                        <w:rPr>
                          <w:rFonts w:ascii="Cambria Math" w:hAnsi="Cambria Math"/>
                        </w:rPr>
                        <m:t>(</m:t>
                      </m:r>
                      <m:r>
                        <w:rPr>
                          <w:rFonts w:ascii="Cambria Math" w:hAnsi="Cambria Math"/>
                        </w:rPr>
                        <m:t>3</m:t>
                      </m:r>
                      <m:r>
                        <m:rPr>
                          <m:sty m:val="p"/>
                        </m:rPr>
                        <w:rPr>
                          <w:rFonts w:ascii="Cambria Math" w:hAnsi="Cambria Math"/>
                        </w:rPr>
                        <m:t>)</m:t>
                      </m:r>
                    </m:sup>
                  </m:sSubSup>
                </m:num>
                <m:den>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H</m:t>
                          </m:r>
                        </m:sub>
                      </m:sSub>
                    </m:sub>
                  </m:sSub>
                </m:den>
              </m:f>
              <m:r>
                <m:rPr>
                  <m:sty m:val="p"/>
                </m:rPr>
                <w:rPr>
                  <w:rFonts w:ascii="Cambria Math" w:hAnsi="Cambria Math"/>
                </w:rPr>
                <m:t>Δ</m:t>
              </m:r>
              <m:r>
                <w:rPr>
                  <w:rFonts w:ascii="Cambria Math" w:hAnsi="Cambria Math"/>
                </w:rPr>
                <m:t>V</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r>
                    <m:rPr>
                      <m:sty m:val="p"/>
                    </m:rPr>
                    <w:rPr>
                      <w:rFonts w:ascii="Cambria Math" w:hAnsi="Cambria Math"/>
                    </w:rPr>
                    <m:t>,</m:t>
                  </m:r>
                  <m:r>
                    <w:rPr>
                      <w:rFonts w:ascii="Cambria Math" w:hAnsi="Cambria Math"/>
                    </w:rPr>
                    <m:t>0</m:t>
                  </m:r>
                </m:sub>
              </m:sSub>
              <m:r>
                <m:rPr>
                  <m:sty m:val="p"/>
                </m:rPr>
                <w:rPr>
                  <w:rFonts w:ascii="Cambria Math" w:hAnsi="Cambria Math"/>
                </w:rPr>
                <m:t>+Δ</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+Δ</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r>
                        <m:rPr>
                          <m:sty m:val="p"/>
                        </m:rPr>
                        <w:rPr>
                          <w:rFonts w:ascii="Cambria Math" w:hAnsi="Cambria Math"/>
                        </w:rPr>
                        <m:t>,</m:t>
                      </m:r>
                      <m:r>
                        <w:rPr>
                          <w:rFonts w:ascii="Cambria Math" w:hAnsi="Cambria Math"/>
                        </w:rPr>
                        <m:t>0</m:t>
                      </m:r>
                    </m:sub>
                  </m:sSub>
                  <m:r>
                    <m:rPr>
                      <m:sty m:val="p"/>
                    </m:rPr>
                    <w:rPr>
                      <w:rFonts w:ascii="Cambria Math" w:hAnsi="Cambria Math"/>
                    </w:rPr>
                    <m:t>)</m:t>
                  </m:r>
                </m:num>
                <m:den>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e>
                      </m:d>
                    </m:e>
                    <m:sub>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+Δ</m:t>
                      </m:r>
                      <m:r>
                        <w:rPr>
                          <w:rFonts w:ascii="Cambria Math" w:hAnsi="Cambria Math"/>
                        </w:rPr>
                        <m:t>V</m:t>
                      </m:r>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H</m:t>
                          </m:r>
                        </m:sub>
                        <m:sup>
                          <m:r>
                            <m:rPr>
                              <m:sty m:val="p"/>
                            </m:rPr>
                            <w:rPr>
                              <w:rFonts w:ascii="Cambria Math" w:hAnsi="Cambria Math"/>
                            </w:rPr>
                            <m:t>(</m:t>
                          </m:r>
                          <m:r>
                            <w:rPr>
                              <w:rFonts w:ascii="Cambria Math" w:hAnsi="Cambria Math"/>
                            </w:rPr>
                            <m:t>0</m:t>
                          </m:r>
                          <m:r>
                            <m:rPr>
                              <m:sty m:val="p"/>
                            </m:rPr>
                            <w:rPr>
                              <w:rFonts w:ascii="Cambria Math" w:hAnsi="Cambria Math"/>
                            </w:rPr>
                            <m:t>)</m:t>
                          </m:r>
                        </m:sup>
                      </m:sSubSup>
                    </m:sub>
                  </m:sSub>
                </m:den>
              </m:f>
              <m:r>
                <m:rPr>
                  <m:sty m:val="p"/>
                </m:rPr>
                <w:rPr>
                  <w:rFonts w:ascii="Cambria Math" w:hAnsi="Cambria Math"/>
                </w:rPr>
                <m:t>.</m:t>
              </m:r>
            </m:e>
          </m:eqArr>
          <m:r>
            <w:rPr>
              <w:rFonts w:ascii="Cambria Math" w:hAnsi="Cambria Math"/>
            </w:rPr>
            <m:t>  </m:t>
          </m:r>
          <m:r>
            <m:rPr>
              <m:nor/>
            </m:rPr>
            <m:t>(9.24)</m:t>
          </m:r>
        </m:oMath>
      </m:oMathPara>
    </w:p>
    <w:p w14:paraId="5B9E8A41" w14:textId="77777777" w:rsidR="003416EE" w:rsidRPr="00674711" w:rsidRDefault="006041B4">
      <w:pPr>
        <w:pStyle w:val="FirstParagraph"/>
        <w:rPr>
          <w:lang w:val="ru-RU"/>
          <w:rPrChange w:id="3816" w:author="Nik K" w:date="2026-10-29T00:18:00Z">
            <w:rPr/>
          </w:rPrChange>
        </w:rPr>
      </w:pPr>
      <w:r w:rsidRPr="00674711">
        <w:rPr>
          <w:lang w:val="ru-RU"/>
          <w:rPrChange w:id="3817" w:author="Nik K" w:date="2026-10-29T00:18:00Z">
            <w:rPr/>
          </w:rPrChange>
        </w:rPr>
        <w:t xml:space="preserve">Здесь </w:t>
      </w:r>
      <m:oMath>
        <m:sSub>
          <m:sSubPr>
            <m:ctrlPr>
              <w:rPr>
                <w:rFonts w:ascii="Cambria Math" w:hAnsi="Cambria Math"/>
              </w:rPr>
            </m:ctrlPr>
          </m:sSubPr>
          <m:e>
            <m:r>
              <w:rPr>
                <w:rFonts w:ascii="Cambria Math" w:hAnsi="Cambria Math"/>
              </w:rPr>
              <m:t>m</m:t>
            </m:r>
          </m:e>
          <m:sub>
            <m:r>
              <w:rPr>
                <w:rFonts w:ascii="Cambria Math" w:hAnsi="Cambria Math"/>
                <w:lang w:val="ru-RU"/>
                <w:rPrChange w:id="3818" w:author="Nik K" w:date="2026-10-29T00:18:00Z">
                  <w:rPr>
                    <w:rFonts w:ascii="Cambria Math" w:hAnsi="Cambria Math"/>
                  </w:rPr>
                </w:rPrChange>
              </w:rPr>
              <m:t>0</m:t>
            </m:r>
          </m:sub>
        </m:sSub>
      </m:oMath>
      <w:r w:rsidRPr="00674711">
        <w:rPr>
          <w:lang w:val="ru-RU"/>
          <w:rPrChange w:id="3819" w:author="Nik K" w:date="2026-10-29T00:18:00Z">
            <w:rPr/>
          </w:rPrChange>
        </w:rPr>
        <w:t xml:space="preserve"> — исходный монтаж 100 мм, </w:t>
      </w:r>
      <m:oMath>
        <m:r>
          <m:rPr>
            <m:sty m:val="p"/>
          </m:rPr>
          <w:rPr>
            <w:rFonts w:ascii="Cambria Math" w:hAnsi="Cambria Math"/>
          </w:rPr>
          <m:t>Δ</m:t>
        </m:r>
        <m:r>
          <w:rPr>
            <w:rFonts w:ascii="Cambria Math" w:hAnsi="Cambria Math"/>
          </w:rPr>
          <m:t>V</m:t>
        </m:r>
      </m:oMath>
      <w:r w:rsidRPr="00674711">
        <w:rPr>
          <w:lang w:val="ru-RU"/>
          <w:rPrChange w:id="3820" w:author="Nik K" w:date="2026-10-29T00:18:00Z">
            <w:rPr/>
          </w:rPrChange>
        </w:rPr>
        <w:t xml:space="preserve"> — фактически интегрированное изменение объёма для номинальной пробы ±1%, </w:t>
      </w:r>
      <m:oMath>
        <m:sSub>
          <m:sSubPr>
            <m:ctrlPr>
              <w:rPr>
                <w:rFonts w:ascii="Cambria Math" w:hAnsi="Cambria Math"/>
              </w:rPr>
            </m:ctrlPr>
          </m:sSubPr>
          <m:e>
            <m:r>
              <w:rPr>
                <w:rFonts w:ascii="Cambria Math" w:hAnsi="Cambria Math"/>
              </w:rPr>
              <m:t>ρ</m:t>
            </m:r>
          </m:e>
          <m:sub>
            <m:r>
              <w:rPr>
                <w:rFonts w:ascii="Cambria Math" w:hAnsi="Cambria Math"/>
              </w:rPr>
              <m:t>H</m:t>
            </m:r>
            <m:r>
              <m:rPr>
                <m:sty m:val="p"/>
              </m:rPr>
              <w:rPr>
                <w:rFonts w:ascii="Cambria Math" w:hAnsi="Cambria Math"/>
                <w:lang w:val="ru-RU"/>
                <w:rPrChange w:id="3821" w:author="Nik K" w:date="2026-10-29T00:18:00Z">
                  <w:rPr>
                    <w:rFonts w:ascii="Cambria Math" w:hAnsi="Cambria Math"/>
                  </w:rPr>
                </w:rPrChange>
              </w:rPr>
              <m:t>,</m:t>
            </m:r>
            <m:r>
              <w:rPr>
                <w:rFonts w:ascii="Cambria Math" w:hAnsi="Cambria Math"/>
                <w:lang w:val="ru-RU"/>
                <w:rPrChange w:id="3822" w:author="Nik K" w:date="2026-10-29T00:18:00Z">
                  <w:rPr>
                    <w:rFonts w:ascii="Cambria Math" w:hAnsi="Cambria Math"/>
                  </w:rPr>
                </w:rPrChange>
              </w:rPr>
              <m:t>0</m:t>
            </m:r>
          </m:sub>
        </m:sSub>
      </m:oMath>
      <w:r w:rsidRPr="00674711">
        <w:rPr>
          <w:lang w:val="ru-RU"/>
          <w:rPrChange w:id="3823" w:author="Nik K" w:date="2026-10-29T00:18:00Z">
            <w:rPr/>
          </w:rPrChange>
        </w:rPr>
        <w:t xml:space="preserve"> — опорное сопротивление. Приращения сопротивления выражены в Ом·м. Производная для уточнения относится к изменённому сост</w:t>
      </w:r>
      <w:proofErr w:type="spellStart"/>
      <w:r w:rsidRPr="00674711">
        <w:rPr>
          <w:lang w:val="ru-RU"/>
          <w:rPrChange w:id="3824" w:author="Nik K" w:date="2026-10-29T00:18:00Z">
            <w:rPr/>
          </w:rPrChange>
        </w:rPr>
        <w:t>оянию</w:t>
      </w:r>
      <w:proofErr w:type="spellEnd"/>
      <w:r w:rsidRPr="00674711">
        <w:rPr>
          <w:lang w:val="ru-RU"/>
          <w:rPrChange w:id="3825" w:author="Nik K" w:date="2026-10-29T00:18:00Z">
            <w:rPr/>
          </w:rPrChange>
        </w:rPr>
        <w:t xml:space="preserve">, а не автоматически к исходной базе. Материальные и контактные условия фиксированы; </w:t>
      </w:r>
      <w:r>
        <w:t>q</w:t>
      </w:r>
      <w:r w:rsidRPr="00674711">
        <w:rPr>
          <w:lang w:val="ru-RU"/>
          <w:rPrChange w:id="3826" w:author="Nik K" w:date="2026-10-29T00:18:00Z">
            <w:rPr/>
          </w:rPrChange>
        </w:rPr>
        <w:t>256 сохраняется. Одна и та же подобранная пара проверена в двух других монтажах без новой подгонки.</w:t>
      </w:r>
    </w:p>
    <w:p w14:paraId="6C2AD745" w14:textId="77777777" w:rsidR="003416EE" w:rsidRDefault="006041B4">
      <w:pPr>
        <w:pStyle w:val="af"/>
      </w:pPr>
      <w:r>
        <w:t>Таблица 9.11 содержит максимальные модули по двум знакам пробы. До уточнения использована линейно выбранная компенсация; после — одно уточнение (9.24). Максимумы разных столбцов могут относиться к разным знакам.</w:t>
      </w:r>
    </w:p>
    <w:p w14:paraId="42917557" w14:textId="77777777" w:rsidR="003416EE" w:rsidRDefault="006041B4">
      <w:pPr>
        <w:pStyle w:val="af5"/>
        <w:keepNext/>
      </w:pPr>
      <w:r>
        <w:t>Таблица 9.11 — Конечная компенсация объёмных проб изменением сердечного сопротивления, q256</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259"/>
        <w:gridCol w:w="1260"/>
        <w:gridCol w:w="1260"/>
        <w:gridCol w:w="1418"/>
        <w:gridCol w:w="1336"/>
        <w:gridCol w:w="1534"/>
        <w:gridCol w:w="1428"/>
      </w:tblGrid>
      <w:tr w:rsidR="003416EE" w14:paraId="6E12116B" w14:textId="77777777">
        <w:trPr>
          <w:cantSplit/>
          <w:tblHeader/>
        </w:trPr>
        <w:tc>
          <w:tcPr>
            <w:tcW w:w="1241" w:type="dxa"/>
            <w:shd w:val="clear" w:color="auto" w:fill="EDEDED"/>
          </w:tcPr>
          <w:p w14:paraId="614F6D6F" w14:textId="77777777" w:rsidR="003416EE" w:rsidRDefault="006041B4">
            <w:pPr>
              <w:keepNext/>
              <w:spacing w:before="60" w:after="60" w:line="240" w:lineRule="auto"/>
              <w:ind w:firstLine="0"/>
              <w:jc w:val="left"/>
            </w:pPr>
            <w:r>
              <w:rPr>
                <w:b/>
                <w:sz w:val="22"/>
              </w:rPr>
              <w:t>Опора</w:t>
            </w:r>
          </w:p>
        </w:tc>
        <w:tc>
          <w:tcPr>
            <w:tcW w:w="1241" w:type="dxa"/>
            <w:shd w:val="clear" w:color="auto" w:fill="EDEDED"/>
          </w:tcPr>
          <w:p w14:paraId="3F262B91" w14:textId="77777777" w:rsidR="003416EE" w:rsidRDefault="006041B4">
            <w:pPr>
              <w:keepNext/>
              <w:spacing w:before="60" w:after="60" w:line="240" w:lineRule="auto"/>
              <w:ind w:firstLine="0"/>
              <w:jc w:val="left"/>
            </w:pPr>
            <w:r>
              <w:rPr>
                <w:b/>
                <w:sz w:val="22"/>
              </w:rPr>
              <w:t>Форма</w:t>
            </w:r>
          </w:p>
        </w:tc>
        <w:tc>
          <w:tcPr>
            <w:tcW w:w="1241" w:type="dxa"/>
            <w:shd w:val="clear" w:color="auto" w:fill="EDEDED"/>
          </w:tcPr>
          <w:p w14:paraId="36623743" w14:textId="77777777" w:rsidR="003416EE" w:rsidRDefault="006041B4">
            <w:pPr>
              <w:keepNext/>
              <w:spacing w:before="60" w:after="60" w:line="240" w:lineRule="auto"/>
              <w:ind w:firstLine="0"/>
              <w:jc w:val="left"/>
            </w:pPr>
            <w:r>
              <w:rPr>
                <w:b/>
                <w:sz w:val="22"/>
              </w:rPr>
              <w:t>Макс. модуль ΔV, мл</w:t>
            </w:r>
          </w:p>
        </w:tc>
        <w:tc>
          <w:tcPr>
            <w:tcW w:w="1397" w:type="dxa"/>
            <w:shd w:val="clear" w:color="auto" w:fill="EDEDED"/>
          </w:tcPr>
          <w:p w14:paraId="70EEDA28" w14:textId="77777777" w:rsidR="003416EE" w:rsidRDefault="006041B4">
            <w:pPr>
              <w:keepNext/>
              <w:spacing w:before="60" w:after="60" w:line="240" w:lineRule="auto"/>
              <w:ind w:firstLine="0"/>
              <w:jc w:val="left"/>
            </w:pPr>
            <w:r>
              <w:rPr>
                <w:b/>
                <w:sz w:val="22"/>
              </w:rPr>
              <w:t xml:space="preserve">Макс. изменение </w:t>
            </w:r>
            <w:proofErr w:type="spellStart"/>
            <w:r>
              <w:rPr>
                <w:b/>
                <w:sz w:val="22"/>
              </w:rPr>
              <w:t>ρH</w:t>
            </w:r>
            <w:proofErr w:type="spellEnd"/>
            <w:r>
              <w:rPr>
                <w:b/>
                <w:sz w:val="22"/>
              </w:rPr>
              <w:t xml:space="preserve"> после уточнения, %</w:t>
            </w:r>
          </w:p>
        </w:tc>
        <w:tc>
          <w:tcPr>
            <w:tcW w:w="1316" w:type="dxa"/>
            <w:shd w:val="clear" w:color="auto" w:fill="EDEDED"/>
          </w:tcPr>
          <w:p w14:paraId="1634220D" w14:textId="77777777" w:rsidR="003416EE" w:rsidRDefault="006041B4">
            <w:pPr>
              <w:keepNext/>
              <w:spacing w:before="60" w:after="60" w:line="240" w:lineRule="auto"/>
              <w:ind w:firstLine="0"/>
              <w:jc w:val="left"/>
            </w:pPr>
            <w:r>
              <w:rPr>
                <w:b/>
                <w:sz w:val="22"/>
              </w:rPr>
              <w:t>Остаток до уточнения, мОм</w:t>
            </w:r>
          </w:p>
        </w:tc>
        <w:tc>
          <w:tcPr>
            <w:tcW w:w="1511" w:type="dxa"/>
            <w:shd w:val="clear" w:color="auto" w:fill="EDEDED"/>
          </w:tcPr>
          <w:p w14:paraId="690B0764" w14:textId="77777777" w:rsidR="003416EE" w:rsidRDefault="006041B4">
            <w:pPr>
              <w:keepNext/>
              <w:spacing w:before="60" w:after="60" w:line="240" w:lineRule="auto"/>
              <w:ind w:firstLine="0"/>
              <w:jc w:val="left"/>
            </w:pPr>
            <w:r>
              <w:rPr>
                <w:b/>
                <w:sz w:val="22"/>
              </w:rPr>
              <w:t>После: исходный монтаж, мОм</w:t>
            </w:r>
          </w:p>
        </w:tc>
        <w:tc>
          <w:tcPr>
            <w:tcW w:w="1407" w:type="dxa"/>
            <w:shd w:val="clear" w:color="auto" w:fill="EDEDED"/>
          </w:tcPr>
          <w:p w14:paraId="672769C8" w14:textId="77777777" w:rsidR="003416EE" w:rsidRDefault="006041B4">
            <w:pPr>
              <w:keepNext/>
              <w:spacing w:before="60" w:after="60" w:line="240" w:lineRule="auto"/>
              <w:ind w:firstLine="0"/>
              <w:jc w:val="left"/>
            </w:pPr>
            <w:r>
              <w:rPr>
                <w:b/>
                <w:sz w:val="22"/>
              </w:rPr>
              <w:t>После: другие монтажи, мОм</w:t>
            </w:r>
          </w:p>
        </w:tc>
      </w:tr>
      <w:tr w:rsidR="003416EE" w14:paraId="2D2C798C" w14:textId="77777777">
        <w:trPr>
          <w:cantSplit/>
        </w:trPr>
        <w:tc>
          <w:tcPr>
            <w:tcW w:w="1241" w:type="dxa"/>
          </w:tcPr>
          <w:p w14:paraId="46332810" w14:textId="77777777" w:rsidR="003416EE" w:rsidRDefault="006041B4">
            <w:pPr>
              <w:spacing w:before="60" w:after="60" w:line="240" w:lineRule="auto"/>
              <w:ind w:firstLine="0"/>
              <w:jc w:val="left"/>
            </w:pPr>
            <w:r>
              <w:rPr>
                <w:sz w:val="22"/>
              </w:rPr>
              <w:t>Д4</w:t>
            </w:r>
          </w:p>
        </w:tc>
        <w:tc>
          <w:tcPr>
            <w:tcW w:w="1241" w:type="dxa"/>
          </w:tcPr>
          <w:p w14:paraId="3394C0C2" w14:textId="77777777" w:rsidR="003416EE" w:rsidRDefault="006041B4">
            <w:pPr>
              <w:spacing w:before="60" w:after="60" w:line="240" w:lineRule="auto"/>
              <w:ind w:firstLine="0"/>
              <w:jc w:val="left"/>
            </w:pPr>
            <w:r>
              <w:rPr>
                <w:sz w:val="22"/>
              </w:rPr>
              <w:t>STL</w:t>
            </w:r>
          </w:p>
        </w:tc>
        <w:tc>
          <w:tcPr>
            <w:tcW w:w="1241" w:type="dxa"/>
          </w:tcPr>
          <w:p w14:paraId="6CB3AF3C" w14:textId="77777777" w:rsidR="003416EE" w:rsidRDefault="006041B4">
            <w:pPr>
              <w:spacing w:before="60" w:after="60" w:line="240" w:lineRule="auto"/>
              <w:ind w:firstLine="0"/>
              <w:jc w:val="left"/>
            </w:pPr>
            <w:r>
              <w:rPr>
                <w:sz w:val="22"/>
              </w:rPr>
              <w:t>5,773</w:t>
            </w:r>
          </w:p>
        </w:tc>
        <w:tc>
          <w:tcPr>
            <w:tcW w:w="1397" w:type="dxa"/>
          </w:tcPr>
          <w:p w14:paraId="44568C0E" w14:textId="77777777" w:rsidR="003416EE" w:rsidRDefault="006041B4">
            <w:pPr>
              <w:spacing w:before="60" w:after="60" w:line="240" w:lineRule="auto"/>
              <w:ind w:firstLine="0"/>
              <w:jc w:val="left"/>
            </w:pPr>
            <w:r>
              <w:rPr>
                <w:sz w:val="22"/>
              </w:rPr>
              <w:t>0,4937</w:t>
            </w:r>
          </w:p>
        </w:tc>
        <w:tc>
          <w:tcPr>
            <w:tcW w:w="1316" w:type="dxa"/>
          </w:tcPr>
          <w:p w14:paraId="4747C748" w14:textId="77777777" w:rsidR="003416EE" w:rsidRDefault="006041B4">
            <w:pPr>
              <w:spacing w:before="60" w:after="60" w:line="240" w:lineRule="auto"/>
              <w:ind w:firstLine="0"/>
              <w:jc w:val="left"/>
            </w:pPr>
            <w:r>
              <w:rPr>
                <w:sz w:val="22"/>
              </w:rPr>
              <w:t>0,1137</w:t>
            </w:r>
          </w:p>
        </w:tc>
        <w:tc>
          <w:tcPr>
            <w:tcW w:w="1511" w:type="dxa"/>
          </w:tcPr>
          <w:p w14:paraId="27B4F8F6" w14:textId="77777777" w:rsidR="003416EE" w:rsidRDefault="006041B4">
            <w:pPr>
              <w:spacing w:before="60" w:after="60" w:line="240" w:lineRule="auto"/>
              <w:ind w:firstLine="0"/>
              <w:jc w:val="left"/>
            </w:pPr>
            <w:r>
              <w:rPr>
                <w:sz w:val="22"/>
              </w:rPr>
              <w:t>2,971·10⁻⁵</w:t>
            </w:r>
          </w:p>
        </w:tc>
        <w:tc>
          <w:tcPr>
            <w:tcW w:w="1407" w:type="dxa"/>
          </w:tcPr>
          <w:p w14:paraId="64BFCD1B" w14:textId="77777777" w:rsidR="003416EE" w:rsidRDefault="006041B4">
            <w:pPr>
              <w:spacing w:before="60" w:after="60" w:line="240" w:lineRule="auto"/>
              <w:ind w:firstLine="0"/>
              <w:jc w:val="left"/>
            </w:pPr>
            <w:r>
              <w:rPr>
                <w:sz w:val="22"/>
              </w:rPr>
              <w:t>0,001887</w:t>
            </w:r>
          </w:p>
        </w:tc>
      </w:tr>
      <w:tr w:rsidR="003416EE" w14:paraId="72CA9C3E" w14:textId="77777777">
        <w:trPr>
          <w:cantSplit/>
        </w:trPr>
        <w:tc>
          <w:tcPr>
            <w:tcW w:w="1241" w:type="dxa"/>
          </w:tcPr>
          <w:p w14:paraId="1E3FC98D" w14:textId="77777777" w:rsidR="003416EE" w:rsidRDefault="006041B4">
            <w:pPr>
              <w:spacing w:before="60" w:after="60" w:line="240" w:lineRule="auto"/>
              <w:ind w:firstLine="0"/>
              <w:jc w:val="left"/>
            </w:pPr>
            <w:r>
              <w:rPr>
                <w:sz w:val="22"/>
              </w:rPr>
              <w:t>Д4</w:t>
            </w:r>
          </w:p>
        </w:tc>
        <w:tc>
          <w:tcPr>
            <w:tcW w:w="1241" w:type="dxa"/>
          </w:tcPr>
          <w:p w14:paraId="1023E9F6" w14:textId="77777777" w:rsidR="003416EE" w:rsidRDefault="006041B4">
            <w:pPr>
              <w:spacing w:before="60" w:after="60" w:line="240" w:lineRule="auto"/>
              <w:ind w:firstLine="0"/>
              <w:jc w:val="left"/>
            </w:pPr>
            <w:r>
              <w:rPr>
                <w:sz w:val="22"/>
              </w:rPr>
              <w:t>G1</w:t>
            </w:r>
          </w:p>
        </w:tc>
        <w:tc>
          <w:tcPr>
            <w:tcW w:w="1241" w:type="dxa"/>
          </w:tcPr>
          <w:p w14:paraId="4CD33DA3" w14:textId="77777777" w:rsidR="003416EE" w:rsidRDefault="006041B4">
            <w:pPr>
              <w:spacing w:before="60" w:after="60" w:line="240" w:lineRule="auto"/>
              <w:ind w:firstLine="0"/>
              <w:jc w:val="left"/>
            </w:pPr>
            <w:r>
              <w:rPr>
                <w:sz w:val="22"/>
              </w:rPr>
              <w:t>5,856</w:t>
            </w:r>
          </w:p>
        </w:tc>
        <w:tc>
          <w:tcPr>
            <w:tcW w:w="1397" w:type="dxa"/>
          </w:tcPr>
          <w:p w14:paraId="5EF063B0" w14:textId="77777777" w:rsidR="003416EE" w:rsidRDefault="006041B4">
            <w:pPr>
              <w:spacing w:before="60" w:after="60" w:line="240" w:lineRule="auto"/>
              <w:ind w:firstLine="0"/>
              <w:jc w:val="left"/>
            </w:pPr>
            <w:r>
              <w:rPr>
                <w:sz w:val="22"/>
              </w:rPr>
              <w:t>0,3195</w:t>
            </w:r>
          </w:p>
        </w:tc>
        <w:tc>
          <w:tcPr>
            <w:tcW w:w="1316" w:type="dxa"/>
          </w:tcPr>
          <w:p w14:paraId="472D5019" w14:textId="77777777" w:rsidR="003416EE" w:rsidRDefault="006041B4">
            <w:pPr>
              <w:spacing w:before="60" w:after="60" w:line="240" w:lineRule="auto"/>
              <w:ind w:firstLine="0"/>
              <w:jc w:val="left"/>
            </w:pPr>
            <w:r>
              <w:rPr>
                <w:sz w:val="22"/>
              </w:rPr>
              <w:t>0,02937</w:t>
            </w:r>
          </w:p>
        </w:tc>
        <w:tc>
          <w:tcPr>
            <w:tcW w:w="1511" w:type="dxa"/>
          </w:tcPr>
          <w:p w14:paraId="30669DE8" w14:textId="77777777" w:rsidR="003416EE" w:rsidRDefault="006041B4">
            <w:pPr>
              <w:spacing w:before="60" w:after="60" w:line="240" w:lineRule="auto"/>
              <w:ind w:firstLine="0"/>
              <w:jc w:val="left"/>
            </w:pPr>
            <w:r>
              <w:rPr>
                <w:sz w:val="22"/>
              </w:rPr>
              <w:t>1,871·10⁻⁶</w:t>
            </w:r>
          </w:p>
        </w:tc>
        <w:tc>
          <w:tcPr>
            <w:tcW w:w="1407" w:type="dxa"/>
          </w:tcPr>
          <w:p w14:paraId="6BC4AA6A" w14:textId="77777777" w:rsidR="003416EE" w:rsidRDefault="006041B4">
            <w:pPr>
              <w:spacing w:before="60" w:after="60" w:line="240" w:lineRule="auto"/>
              <w:ind w:firstLine="0"/>
              <w:jc w:val="left"/>
            </w:pPr>
            <w:r>
              <w:rPr>
                <w:sz w:val="22"/>
              </w:rPr>
              <w:t>0,008729</w:t>
            </w:r>
          </w:p>
        </w:tc>
      </w:tr>
      <w:tr w:rsidR="003416EE" w14:paraId="37EE95BB" w14:textId="77777777">
        <w:trPr>
          <w:cantSplit/>
        </w:trPr>
        <w:tc>
          <w:tcPr>
            <w:tcW w:w="1241" w:type="dxa"/>
          </w:tcPr>
          <w:p w14:paraId="61D8DA8D" w14:textId="77777777" w:rsidR="003416EE" w:rsidRDefault="006041B4">
            <w:pPr>
              <w:spacing w:before="60" w:after="60" w:line="240" w:lineRule="auto"/>
              <w:ind w:firstLine="0"/>
              <w:jc w:val="left"/>
            </w:pPr>
            <w:r>
              <w:rPr>
                <w:sz w:val="22"/>
              </w:rPr>
              <w:t>Д4</w:t>
            </w:r>
          </w:p>
        </w:tc>
        <w:tc>
          <w:tcPr>
            <w:tcW w:w="1241" w:type="dxa"/>
          </w:tcPr>
          <w:p w14:paraId="57453FF1" w14:textId="77777777" w:rsidR="003416EE" w:rsidRDefault="006041B4">
            <w:pPr>
              <w:spacing w:before="60" w:after="60" w:line="240" w:lineRule="auto"/>
              <w:ind w:firstLine="0"/>
              <w:jc w:val="left"/>
            </w:pPr>
            <w:r>
              <w:rPr>
                <w:sz w:val="22"/>
              </w:rPr>
              <w:t>L1</w:t>
            </w:r>
          </w:p>
        </w:tc>
        <w:tc>
          <w:tcPr>
            <w:tcW w:w="1241" w:type="dxa"/>
          </w:tcPr>
          <w:p w14:paraId="16B2EFE6" w14:textId="77777777" w:rsidR="003416EE" w:rsidRDefault="006041B4">
            <w:pPr>
              <w:spacing w:before="60" w:after="60" w:line="240" w:lineRule="auto"/>
              <w:ind w:firstLine="0"/>
              <w:jc w:val="left"/>
            </w:pPr>
            <w:r>
              <w:rPr>
                <w:sz w:val="22"/>
              </w:rPr>
              <w:t>5,811</w:t>
            </w:r>
          </w:p>
        </w:tc>
        <w:tc>
          <w:tcPr>
            <w:tcW w:w="1397" w:type="dxa"/>
          </w:tcPr>
          <w:p w14:paraId="69A9FAE2" w14:textId="77777777" w:rsidR="003416EE" w:rsidRDefault="006041B4">
            <w:pPr>
              <w:spacing w:before="60" w:after="60" w:line="240" w:lineRule="auto"/>
              <w:ind w:firstLine="0"/>
              <w:jc w:val="left"/>
            </w:pPr>
            <w:r>
              <w:rPr>
                <w:sz w:val="22"/>
              </w:rPr>
              <w:t>0,06352</w:t>
            </w:r>
          </w:p>
        </w:tc>
        <w:tc>
          <w:tcPr>
            <w:tcW w:w="1316" w:type="dxa"/>
          </w:tcPr>
          <w:p w14:paraId="390A9003" w14:textId="77777777" w:rsidR="003416EE" w:rsidRDefault="006041B4">
            <w:pPr>
              <w:spacing w:before="60" w:after="60" w:line="240" w:lineRule="auto"/>
              <w:ind w:firstLine="0"/>
              <w:jc w:val="left"/>
            </w:pPr>
            <w:r>
              <w:rPr>
                <w:sz w:val="22"/>
              </w:rPr>
              <w:t>0,02303</w:t>
            </w:r>
          </w:p>
        </w:tc>
        <w:tc>
          <w:tcPr>
            <w:tcW w:w="1511" w:type="dxa"/>
          </w:tcPr>
          <w:p w14:paraId="654389BF" w14:textId="77777777" w:rsidR="003416EE" w:rsidRDefault="006041B4">
            <w:pPr>
              <w:spacing w:before="60" w:after="60" w:line="240" w:lineRule="auto"/>
              <w:ind w:firstLine="0"/>
              <w:jc w:val="left"/>
            </w:pPr>
            <w:r>
              <w:rPr>
                <w:sz w:val="22"/>
              </w:rPr>
              <w:t>1,263·10⁻⁶</w:t>
            </w:r>
          </w:p>
        </w:tc>
        <w:tc>
          <w:tcPr>
            <w:tcW w:w="1407" w:type="dxa"/>
          </w:tcPr>
          <w:p w14:paraId="6B08493D" w14:textId="77777777" w:rsidR="003416EE" w:rsidRDefault="006041B4">
            <w:pPr>
              <w:spacing w:before="60" w:after="60" w:line="240" w:lineRule="auto"/>
              <w:ind w:firstLine="0"/>
              <w:jc w:val="left"/>
            </w:pPr>
            <w:r>
              <w:rPr>
                <w:sz w:val="22"/>
              </w:rPr>
              <w:t>0,007130</w:t>
            </w:r>
          </w:p>
        </w:tc>
      </w:tr>
      <w:tr w:rsidR="003416EE" w14:paraId="7A5B3DE0" w14:textId="77777777">
        <w:trPr>
          <w:cantSplit/>
        </w:trPr>
        <w:tc>
          <w:tcPr>
            <w:tcW w:w="1241" w:type="dxa"/>
          </w:tcPr>
          <w:p w14:paraId="56F3086A" w14:textId="77777777" w:rsidR="003416EE" w:rsidRDefault="006041B4">
            <w:pPr>
              <w:spacing w:before="60" w:after="60" w:line="240" w:lineRule="auto"/>
              <w:ind w:firstLine="0"/>
              <w:jc w:val="left"/>
            </w:pPr>
            <w:r>
              <w:rPr>
                <w:sz w:val="22"/>
              </w:rPr>
              <w:lastRenderedPageBreak/>
              <w:t>О-STL</w:t>
            </w:r>
          </w:p>
        </w:tc>
        <w:tc>
          <w:tcPr>
            <w:tcW w:w="1241" w:type="dxa"/>
          </w:tcPr>
          <w:p w14:paraId="4496B069" w14:textId="77777777" w:rsidR="003416EE" w:rsidRDefault="006041B4">
            <w:pPr>
              <w:spacing w:before="60" w:after="60" w:line="240" w:lineRule="auto"/>
              <w:ind w:firstLine="0"/>
              <w:jc w:val="left"/>
            </w:pPr>
            <w:r>
              <w:rPr>
                <w:sz w:val="22"/>
              </w:rPr>
              <w:t>STL</w:t>
            </w:r>
          </w:p>
        </w:tc>
        <w:tc>
          <w:tcPr>
            <w:tcW w:w="1241" w:type="dxa"/>
          </w:tcPr>
          <w:p w14:paraId="63FA872E" w14:textId="77777777" w:rsidR="003416EE" w:rsidRDefault="006041B4">
            <w:pPr>
              <w:spacing w:before="60" w:after="60" w:line="240" w:lineRule="auto"/>
              <w:ind w:firstLine="0"/>
              <w:jc w:val="left"/>
            </w:pPr>
            <w:r>
              <w:rPr>
                <w:sz w:val="22"/>
              </w:rPr>
              <w:t>5,773</w:t>
            </w:r>
          </w:p>
        </w:tc>
        <w:tc>
          <w:tcPr>
            <w:tcW w:w="1397" w:type="dxa"/>
          </w:tcPr>
          <w:p w14:paraId="1D20E427" w14:textId="77777777" w:rsidR="003416EE" w:rsidRDefault="006041B4">
            <w:pPr>
              <w:spacing w:before="60" w:after="60" w:line="240" w:lineRule="auto"/>
              <w:ind w:firstLine="0"/>
              <w:jc w:val="left"/>
            </w:pPr>
            <w:r>
              <w:rPr>
                <w:sz w:val="22"/>
              </w:rPr>
              <w:t>5,924</w:t>
            </w:r>
          </w:p>
        </w:tc>
        <w:tc>
          <w:tcPr>
            <w:tcW w:w="1316" w:type="dxa"/>
          </w:tcPr>
          <w:p w14:paraId="11DD69FD" w14:textId="77777777" w:rsidR="003416EE" w:rsidRDefault="006041B4">
            <w:pPr>
              <w:spacing w:before="60" w:after="60" w:line="240" w:lineRule="auto"/>
              <w:ind w:firstLine="0"/>
              <w:jc w:val="left"/>
            </w:pPr>
            <w:r>
              <w:rPr>
                <w:sz w:val="22"/>
              </w:rPr>
              <w:t>0,5834</w:t>
            </w:r>
          </w:p>
        </w:tc>
        <w:tc>
          <w:tcPr>
            <w:tcW w:w="1511" w:type="dxa"/>
          </w:tcPr>
          <w:p w14:paraId="7637BCC3" w14:textId="77777777" w:rsidR="003416EE" w:rsidRDefault="006041B4">
            <w:pPr>
              <w:spacing w:before="60" w:after="60" w:line="240" w:lineRule="auto"/>
              <w:ind w:firstLine="0"/>
              <w:jc w:val="left"/>
            </w:pPr>
            <w:r>
              <w:rPr>
                <w:sz w:val="22"/>
              </w:rPr>
              <w:t>0,001800</w:t>
            </w:r>
          </w:p>
        </w:tc>
        <w:tc>
          <w:tcPr>
            <w:tcW w:w="1407" w:type="dxa"/>
          </w:tcPr>
          <w:p w14:paraId="53518B56" w14:textId="77777777" w:rsidR="003416EE" w:rsidRDefault="006041B4">
            <w:pPr>
              <w:spacing w:before="60" w:after="60" w:line="240" w:lineRule="auto"/>
              <w:ind w:firstLine="0"/>
              <w:jc w:val="left"/>
            </w:pPr>
            <w:r>
              <w:rPr>
                <w:sz w:val="22"/>
              </w:rPr>
              <w:t>0,02645</w:t>
            </w:r>
          </w:p>
        </w:tc>
      </w:tr>
      <w:tr w:rsidR="003416EE" w14:paraId="09495117" w14:textId="77777777">
        <w:trPr>
          <w:cantSplit/>
        </w:trPr>
        <w:tc>
          <w:tcPr>
            <w:tcW w:w="1241" w:type="dxa"/>
          </w:tcPr>
          <w:p w14:paraId="1961C033" w14:textId="77777777" w:rsidR="003416EE" w:rsidRDefault="006041B4">
            <w:pPr>
              <w:spacing w:before="60" w:after="60" w:line="240" w:lineRule="auto"/>
              <w:ind w:firstLine="0"/>
              <w:jc w:val="left"/>
            </w:pPr>
            <w:r>
              <w:rPr>
                <w:sz w:val="22"/>
              </w:rPr>
              <w:t>О-STL</w:t>
            </w:r>
          </w:p>
        </w:tc>
        <w:tc>
          <w:tcPr>
            <w:tcW w:w="1241" w:type="dxa"/>
          </w:tcPr>
          <w:p w14:paraId="561727E3" w14:textId="77777777" w:rsidR="003416EE" w:rsidRDefault="006041B4">
            <w:pPr>
              <w:spacing w:before="60" w:after="60" w:line="240" w:lineRule="auto"/>
              <w:ind w:firstLine="0"/>
              <w:jc w:val="left"/>
            </w:pPr>
            <w:r>
              <w:rPr>
                <w:sz w:val="22"/>
              </w:rPr>
              <w:t>G1</w:t>
            </w:r>
          </w:p>
        </w:tc>
        <w:tc>
          <w:tcPr>
            <w:tcW w:w="1241" w:type="dxa"/>
          </w:tcPr>
          <w:p w14:paraId="5162149E" w14:textId="77777777" w:rsidR="003416EE" w:rsidRDefault="006041B4">
            <w:pPr>
              <w:spacing w:before="60" w:after="60" w:line="240" w:lineRule="auto"/>
              <w:ind w:firstLine="0"/>
              <w:jc w:val="left"/>
            </w:pPr>
            <w:r>
              <w:rPr>
                <w:sz w:val="22"/>
              </w:rPr>
              <w:t>5,856</w:t>
            </w:r>
          </w:p>
        </w:tc>
        <w:tc>
          <w:tcPr>
            <w:tcW w:w="1397" w:type="dxa"/>
          </w:tcPr>
          <w:p w14:paraId="3ABDD37B" w14:textId="77777777" w:rsidR="003416EE" w:rsidRDefault="006041B4">
            <w:pPr>
              <w:spacing w:before="60" w:after="60" w:line="240" w:lineRule="auto"/>
              <w:ind w:firstLine="0"/>
              <w:jc w:val="left"/>
            </w:pPr>
            <w:r>
              <w:rPr>
                <w:sz w:val="22"/>
              </w:rPr>
              <w:t>3,713</w:t>
            </w:r>
          </w:p>
        </w:tc>
        <w:tc>
          <w:tcPr>
            <w:tcW w:w="1316" w:type="dxa"/>
          </w:tcPr>
          <w:p w14:paraId="1F66E69C" w14:textId="77777777" w:rsidR="003416EE" w:rsidRDefault="006041B4">
            <w:pPr>
              <w:spacing w:before="60" w:after="60" w:line="240" w:lineRule="auto"/>
              <w:ind w:firstLine="0"/>
              <w:jc w:val="left"/>
            </w:pPr>
            <w:r>
              <w:rPr>
                <w:sz w:val="22"/>
              </w:rPr>
              <w:t>0,2199</w:t>
            </w:r>
          </w:p>
        </w:tc>
        <w:tc>
          <w:tcPr>
            <w:tcW w:w="1511" w:type="dxa"/>
          </w:tcPr>
          <w:p w14:paraId="49A9A8BE" w14:textId="77777777" w:rsidR="003416EE" w:rsidRDefault="006041B4">
            <w:pPr>
              <w:spacing w:before="60" w:after="60" w:line="240" w:lineRule="auto"/>
              <w:ind w:firstLine="0"/>
              <w:jc w:val="left"/>
            </w:pPr>
            <w:r>
              <w:rPr>
                <w:sz w:val="22"/>
              </w:rPr>
              <w:t>0,0003086</w:t>
            </w:r>
          </w:p>
        </w:tc>
        <w:tc>
          <w:tcPr>
            <w:tcW w:w="1407" w:type="dxa"/>
          </w:tcPr>
          <w:p w14:paraId="0CBB5219" w14:textId="77777777" w:rsidR="003416EE" w:rsidRDefault="006041B4">
            <w:pPr>
              <w:spacing w:before="60" w:after="60" w:line="240" w:lineRule="auto"/>
              <w:ind w:firstLine="0"/>
              <w:jc w:val="left"/>
            </w:pPr>
            <w:r>
              <w:rPr>
                <w:sz w:val="22"/>
              </w:rPr>
              <w:t>0,02023</w:t>
            </w:r>
          </w:p>
        </w:tc>
      </w:tr>
      <w:tr w:rsidR="003416EE" w14:paraId="025776F8" w14:textId="77777777">
        <w:trPr>
          <w:cantSplit/>
        </w:trPr>
        <w:tc>
          <w:tcPr>
            <w:tcW w:w="1241" w:type="dxa"/>
          </w:tcPr>
          <w:p w14:paraId="5CB8A82F" w14:textId="77777777" w:rsidR="003416EE" w:rsidRDefault="006041B4">
            <w:pPr>
              <w:spacing w:before="60" w:after="60" w:line="240" w:lineRule="auto"/>
              <w:ind w:firstLine="0"/>
              <w:jc w:val="left"/>
            </w:pPr>
            <w:r>
              <w:rPr>
                <w:sz w:val="22"/>
              </w:rPr>
              <w:t>О-STL</w:t>
            </w:r>
          </w:p>
        </w:tc>
        <w:tc>
          <w:tcPr>
            <w:tcW w:w="1241" w:type="dxa"/>
          </w:tcPr>
          <w:p w14:paraId="33190232" w14:textId="77777777" w:rsidR="003416EE" w:rsidRDefault="006041B4">
            <w:pPr>
              <w:spacing w:before="60" w:after="60" w:line="240" w:lineRule="auto"/>
              <w:ind w:firstLine="0"/>
              <w:jc w:val="left"/>
            </w:pPr>
            <w:r>
              <w:rPr>
                <w:sz w:val="22"/>
              </w:rPr>
              <w:t>L1</w:t>
            </w:r>
          </w:p>
        </w:tc>
        <w:tc>
          <w:tcPr>
            <w:tcW w:w="1241" w:type="dxa"/>
          </w:tcPr>
          <w:p w14:paraId="6175F9F3" w14:textId="77777777" w:rsidR="003416EE" w:rsidRDefault="006041B4">
            <w:pPr>
              <w:spacing w:before="60" w:after="60" w:line="240" w:lineRule="auto"/>
              <w:ind w:firstLine="0"/>
              <w:jc w:val="left"/>
            </w:pPr>
            <w:r>
              <w:rPr>
                <w:sz w:val="22"/>
              </w:rPr>
              <w:t>5,811</w:t>
            </w:r>
          </w:p>
        </w:tc>
        <w:tc>
          <w:tcPr>
            <w:tcW w:w="1397" w:type="dxa"/>
          </w:tcPr>
          <w:p w14:paraId="0602CB8D" w14:textId="77777777" w:rsidR="003416EE" w:rsidRDefault="006041B4">
            <w:pPr>
              <w:spacing w:before="60" w:after="60" w:line="240" w:lineRule="auto"/>
              <w:ind w:firstLine="0"/>
              <w:jc w:val="left"/>
            </w:pPr>
            <w:r>
              <w:rPr>
                <w:sz w:val="22"/>
              </w:rPr>
              <w:t>4,818</w:t>
            </w:r>
          </w:p>
        </w:tc>
        <w:tc>
          <w:tcPr>
            <w:tcW w:w="1316" w:type="dxa"/>
          </w:tcPr>
          <w:p w14:paraId="3447A5C2" w14:textId="77777777" w:rsidR="003416EE" w:rsidRDefault="006041B4">
            <w:pPr>
              <w:spacing w:before="60" w:after="60" w:line="240" w:lineRule="auto"/>
              <w:ind w:firstLine="0"/>
              <w:jc w:val="left"/>
            </w:pPr>
            <w:r>
              <w:rPr>
                <w:sz w:val="22"/>
              </w:rPr>
              <w:t>0,3193</w:t>
            </w:r>
          </w:p>
        </w:tc>
        <w:tc>
          <w:tcPr>
            <w:tcW w:w="1511" w:type="dxa"/>
          </w:tcPr>
          <w:p w14:paraId="3BAECC88" w14:textId="77777777" w:rsidR="003416EE" w:rsidRDefault="006041B4">
            <w:pPr>
              <w:spacing w:before="60" w:after="60" w:line="240" w:lineRule="auto"/>
              <w:ind w:firstLine="0"/>
              <w:jc w:val="left"/>
            </w:pPr>
            <w:r>
              <w:rPr>
                <w:sz w:val="22"/>
              </w:rPr>
              <w:t>0,0007018</w:t>
            </w:r>
          </w:p>
        </w:tc>
        <w:tc>
          <w:tcPr>
            <w:tcW w:w="1407" w:type="dxa"/>
          </w:tcPr>
          <w:p w14:paraId="3BE95B11" w14:textId="77777777" w:rsidR="003416EE" w:rsidRDefault="006041B4">
            <w:pPr>
              <w:spacing w:before="60" w:after="60" w:line="240" w:lineRule="auto"/>
              <w:ind w:firstLine="0"/>
              <w:jc w:val="left"/>
            </w:pPr>
            <w:r>
              <w:rPr>
                <w:sz w:val="22"/>
              </w:rPr>
              <w:t>0,003749</w:t>
            </w:r>
          </w:p>
        </w:tc>
      </w:tr>
    </w:tbl>
    <w:p w14:paraId="707BA8C3" w14:textId="77777777" w:rsidR="003416EE" w:rsidRDefault="006041B4">
      <w:pPr>
        <w:pStyle w:val="af"/>
      </w:pPr>
      <w:r>
        <w:t>Процент сопротивления вычислен относительно собственной базы соответствующей общей опоры. Последний столбец — максимум по двум знакам и двум альтернативным монтажам. Малый остаток — результат специально подобранного воздействия, не точность измерения [90].</w:t>
      </w:r>
    </w:p>
    <w:p w14:paraId="5306222C" w14:textId="77777777" w:rsidR="003416EE" w:rsidRDefault="006041B4">
      <w:pPr>
        <w:pStyle w:val="af"/>
      </w:pPr>
      <w:r>
        <w:t xml:space="preserve">Для G1/Д4 изменение объёма порядка 5,8 мл почти погашено изменением сопротивления около 0,3%. Это конечный контрпример однозначному объяснению импеданса одним объёмом при свободном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Остатки в других монтажах ненулевые; их обнаружимость при реальном шуме не установлена. Опыт не доказывает точного нелинейного ра</w:t>
      </w:r>
      <w:proofErr w:type="spellStart"/>
      <w:r>
        <w:t>венства</w:t>
      </w:r>
      <w:proofErr w:type="spellEnd"/>
      <w:r>
        <w:t xml:space="preserve"> всех трёх передач и не противоречит рангу 2 при известных XYZ в таблице 9.9.</w:t>
      </w:r>
    </w:p>
    <w:p w14:paraId="2D59E0F4" w14:textId="77777777" w:rsidR="003416EE" w:rsidRDefault="006041B4">
      <w:pPr>
        <w:pStyle w:val="af"/>
      </w:pPr>
      <w:r>
        <w:t>Для STL/О-STL уточнённое изменение сопротивления достигает 5,924%, то есть выходит за прежние пробы ±5%. Этот выход сохранён как ограничение, а не обрезан или признан физиологически допустимым. В обоих наборах подбор проведён по известной заданной объёмной пробе: это построение компенсации, а не независимое восстановление объёма из измерений.</w:t>
      </w:r>
    </w:p>
    <w:p w14:paraId="6C17CADA" w14:textId="77777777" w:rsidR="003416EE" w:rsidRDefault="006041B4">
      <w:pPr>
        <w:pStyle w:val="af"/>
      </w:pPr>
      <w:r>
        <w:t>Знаковые отклики до и после компенсации показаны на рисунке 9.6.</w:t>
      </w:r>
    </w:p>
    <w:p w14:paraId="67CE01B5" w14:textId="77777777" w:rsidR="003416EE" w:rsidRDefault="006041B4">
      <w:pPr>
        <w:pStyle w:val="af"/>
        <w:keepNext/>
        <w:ind w:firstLine="0"/>
        <w:jc w:val="center"/>
      </w:pPr>
      <w:r>
        <w:rPr>
          <w:noProof/>
        </w:rPr>
        <w:lastRenderedPageBreak/>
        <w:drawing>
          <wp:inline distT="0" distB="0" distL="0" distR="0" wp14:anchorId="191A2ED4" wp14:editId="1C8341C0">
            <wp:extent cx="5868000" cy="4513845"/>
            <wp:effectExtent l="0" t="0" r="0" b="0"/>
            <wp:docPr id="238" name="Picture" descr="Конечные отклики объёмных проб после компенсации сопротивлением сердца"/>
            <wp:cNvGraphicFramePr/>
            <a:graphic xmlns:a="http://schemas.openxmlformats.org/drawingml/2006/main">
              <a:graphicData uri="http://schemas.openxmlformats.org/drawingml/2006/picture">
                <pic:pic xmlns:pic="http://schemas.openxmlformats.org/drawingml/2006/picture">
                  <pic:nvPicPr>
                    <pic:cNvPr id="239" name="Picture" descr="figures/514cdc68f3f4.png"/>
                    <pic:cNvPicPr>
                      <a:picLocks noChangeAspect="1" noChangeArrowheads="1"/>
                    </pic:cNvPicPr>
                  </pic:nvPicPr>
                  <pic:blipFill>
                    <a:blip r:embed="rId53"/>
                    <a:stretch>
                      <a:fillRect/>
                    </a:stretch>
                  </pic:blipFill>
                  <pic:spPr bwMode="auto">
                    <a:xfrm>
                      <a:off x="0" y="0"/>
                      <a:ext cx="5868000" cy="4513845"/>
                    </a:xfrm>
                    <a:prstGeom prst="rect">
                      <a:avLst/>
                    </a:prstGeom>
                    <a:noFill/>
                    <a:ln w="9525">
                      <a:noFill/>
                      <a:headEnd/>
                      <a:tailEnd/>
                    </a:ln>
                  </pic:spPr>
                </pic:pic>
              </a:graphicData>
            </a:graphic>
          </wp:inline>
        </w:drawing>
      </w:r>
    </w:p>
    <w:p w14:paraId="652467F9" w14:textId="77777777" w:rsidR="003416EE" w:rsidRDefault="006041B4">
      <w:pPr>
        <w:pStyle w:val="af5"/>
        <w:jc w:val="center"/>
      </w:pPr>
      <w:r>
        <w:t>Рисунок 9.6 — Конечное изменение ТТРКГ, мОм, при номинальных пробах объёма −1% и +1%. Ряды: STL, G1, L1; слева — Д4, справа — О-STL. Контур столбца показывает чистую объёмную пробу, заполнение — линейно выбранную компенсацию сопротивлением, крест — результат одного уточнения Ньютона. Цвета соответствуют трём альтернативным монтажам; подбор выполнен только по исходному. Шкалы панелей различны. Близость крестов к нулю не задаёт экспериментальный порог различимости.</w:t>
      </w:r>
    </w:p>
    <w:p w14:paraId="40B5B8E3" w14:textId="77777777" w:rsidR="003416EE" w:rsidRDefault="006041B4">
      <w:pPr>
        <w:pStyle w:val="21"/>
      </w:pPr>
      <w:bookmarkStart w:id="3827" w:name="_Toc244123131"/>
      <w:bookmarkStart w:id="3828" w:name="X1d1ff746424c8d7cf462803730941c24b840244"/>
      <w:bookmarkEnd w:id="3810"/>
      <w:r>
        <w:t>9.14 Перенос объёмной чувствительности на пробы исходной анатомии</w:t>
      </w:r>
      <w:bookmarkEnd w:id="3827"/>
    </w:p>
    <w:p w14:paraId="1682B8DB" w14:textId="77777777" w:rsidR="003416EE" w:rsidRPr="00674711" w:rsidRDefault="006041B4">
      <w:pPr>
        <w:pStyle w:val="FirstParagraph"/>
        <w:keepNext/>
        <w:rPr>
          <w:lang w:val="ru-RU"/>
          <w:rPrChange w:id="3829" w:author="Nik K" w:date="2026-10-29T00:18:00Z">
            <w:rPr/>
          </w:rPrChange>
        </w:rPr>
      </w:pPr>
      <w:r w:rsidRPr="00674711">
        <w:rPr>
          <w:lang w:val="ru-RU"/>
          <w:rPrChange w:id="3830" w:author="Nik K" w:date="2026-10-29T00:18:00Z">
            <w:rPr/>
          </w:rPrChange>
        </w:rPr>
        <w:t xml:space="preserve">Отдельная проверка оценивает, насколько коэффициент выбранной формы сохраняет электрическое приращение исходной </w:t>
      </w:r>
      <w:r>
        <w:t>STL</w:t>
      </w:r>
      <w:r w:rsidRPr="00674711">
        <w:rPr>
          <w:lang w:val="ru-RU"/>
          <w:rPrChange w:id="3831" w:author="Nik K" w:date="2026-10-29T00:18:00Z">
            <w:rPr/>
          </w:rPrChange>
        </w:rPr>
        <w:t xml:space="preserve"> при изменении её объёма. Из каждого </w:t>
      </w:r>
      <w:r>
        <w:t>STL</w:t>
      </w:r>
      <w:r w:rsidRPr="00674711">
        <w:rPr>
          <w:lang w:val="ru-RU"/>
          <w:rPrChange w:id="3832" w:author="Nik K" w:date="2026-10-29T00:18:00Z">
            <w:rPr/>
          </w:rPrChange>
        </w:rPr>
        <w:t xml:space="preserve">-ответа вычитается собственная база </w:t>
      </w:r>
      <w:r>
        <w:t>STL</w:t>
      </w:r>
      <w:r w:rsidRPr="00674711">
        <w:rPr>
          <w:lang w:val="ru-RU"/>
          <w:rPrChange w:id="3833" w:author="Nik K" w:date="2026-10-29T00:18:00Z">
            <w:rPr/>
          </w:rPrChange>
        </w:rPr>
        <w:t xml:space="preserve">, затем разность делится на коэффициент формы </w:t>
      </w:r>
      <m:oMath>
        <m:r>
          <w:rPr>
            <w:rFonts w:ascii="Cambria Math" w:hAnsi="Cambria Math"/>
          </w:rPr>
          <m:t>B</m:t>
        </m:r>
        <m:r>
          <m:rPr>
            <m:sty m:val="p"/>
          </m:rPr>
          <w:rPr>
            <w:rFonts w:ascii="Cambria Math" w:hAnsi="Cambria Math"/>
            <w:lang w:val="ru-RU"/>
            <w:rPrChange w:id="3834" w:author="Nik K" w:date="2026-10-29T00:18:00Z">
              <w:rPr>
                <w:rFonts w:ascii="Cambria Math" w:hAnsi="Cambria Math"/>
              </w:rPr>
            </w:rPrChange>
          </w:rPr>
          <m:t>∈{</m:t>
        </m:r>
        <m:r>
          <m:rPr>
            <m:sty m:val="p"/>
          </m:rPr>
          <w:rPr>
            <w:rFonts w:ascii="Cambria Math" w:hAnsi="Cambria Math"/>
          </w:rPr>
          <m:t>STL</m:t>
        </m:r>
        <m:r>
          <m:rPr>
            <m:sty m:val="p"/>
          </m:rPr>
          <w:rPr>
            <w:rFonts w:ascii="Cambria Math" w:hAnsi="Cambria Math"/>
            <w:lang w:val="ru-RU"/>
            <w:rPrChange w:id="3835" w:author="Nik K" w:date="2026-10-29T00:18:00Z">
              <w:rPr>
                <w:rFonts w:ascii="Cambria Math" w:hAnsi="Cambria Math"/>
              </w:rPr>
            </w:rPrChange>
          </w:rPr>
          <m:t>,</m:t>
        </m:r>
        <m:r>
          <w:rPr>
            <w:rFonts w:ascii="Cambria Math" w:hAnsi="Cambria Math"/>
          </w:rPr>
          <m:t>G</m:t>
        </m:r>
        <m:r>
          <w:rPr>
            <w:rFonts w:ascii="Cambria Math" w:hAnsi="Cambria Math"/>
            <w:lang w:val="ru-RU"/>
            <w:rPrChange w:id="3836" w:author="Nik K" w:date="2026-10-29T00:18:00Z">
              <w:rPr>
                <w:rFonts w:ascii="Cambria Math" w:hAnsi="Cambria Math"/>
              </w:rPr>
            </w:rPrChange>
          </w:rPr>
          <m:t>1</m:t>
        </m:r>
        <m:r>
          <m:rPr>
            <m:sty m:val="p"/>
          </m:rPr>
          <w:rPr>
            <w:rFonts w:ascii="Cambria Math" w:hAnsi="Cambria Math"/>
            <w:lang w:val="ru-RU"/>
            <w:rPrChange w:id="3837" w:author="Nik K" w:date="2026-10-29T00:18:00Z">
              <w:rPr>
                <w:rFonts w:ascii="Cambria Math" w:hAnsi="Cambria Math"/>
              </w:rPr>
            </w:rPrChange>
          </w:rPr>
          <m:t>,</m:t>
        </m:r>
        <m:r>
          <w:rPr>
            <w:rFonts w:ascii="Cambria Math" w:hAnsi="Cambria Math"/>
          </w:rPr>
          <m:t>L</m:t>
        </m:r>
        <m:r>
          <w:rPr>
            <w:rFonts w:ascii="Cambria Math" w:hAnsi="Cambria Math"/>
            <w:lang w:val="ru-RU"/>
            <w:rPrChange w:id="3838" w:author="Nik K" w:date="2026-10-29T00:18:00Z">
              <w:rPr>
                <w:rFonts w:ascii="Cambria Math" w:hAnsi="Cambria Math"/>
              </w:rPr>
            </w:rPrChange>
          </w:rPr>
          <m:t>1</m:t>
        </m:r>
        <m:r>
          <m:rPr>
            <m:sty m:val="p"/>
          </m:rPr>
          <w:rPr>
            <w:rFonts w:ascii="Cambria Math" w:hAnsi="Cambria Math"/>
            <w:lang w:val="ru-RU"/>
            <w:rPrChange w:id="3839" w:author="Nik K" w:date="2026-10-29T00:18:00Z">
              <w:rPr>
                <w:rFonts w:ascii="Cambria Math" w:hAnsi="Cambria Math"/>
              </w:rPr>
            </w:rPrChange>
          </w:rPr>
          <m:t>}</m:t>
        </m:r>
      </m:oMath>
      <w:r w:rsidRPr="00674711">
        <w:rPr>
          <w:lang w:val="ru-RU"/>
          <w:rPrChange w:id="3840" w:author="Nik K" w:date="2026-10-29T00:18:00Z">
            <w:rPr/>
          </w:rPrChange>
        </w:rPr>
        <w:t xml:space="preserve"> в той же материальной опоре и том же монтаже:</w:t>
      </w:r>
    </w:p>
    <w:p w14:paraId="2FFA5B9D"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V</m:t>
                  </m:r>
                </m:e>
              </m:acc>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sty m:val="p"/>
                    </m:rPr>
                    <w:rPr>
                      <w:rFonts w:ascii="Cambria Math" w:hAnsi="Cambria Math"/>
                    </w:rPr>
                    <m:t>STL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STL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num>
            <m:den>
              <m:sSubSup>
                <m:sSubSupPr>
                  <m:ctrlPr>
                    <w:rPr>
                      <w:rFonts w:ascii="Cambria Math" w:hAnsi="Cambria Math"/>
                    </w:rPr>
                  </m:ctrlPr>
                </m:sSubSupPr>
                <m:e>
                  <m:r>
                    <w:rPr>
                      <w:rFonts w:ascii="Cambria Math" w:hAnsi="Cambria Math"/>
                    </w:rPr>
                    <m:t>K</m:t>
                  </m:r>
                </m:e>
                <m:sub>
                  <m:r>
                    <w:rPr>
                      <w:rFonts w:ascii="Cambria Math" w:hAnsi="Cambria Math"/>
                    </w:rPr>
                    <m:t>V</m:t>
                  </m:r>
                  <m:r>
                    <m:rPr>
                      <m:sty m:val="p"/>
                    </m:rPr>
                    <w:rPr>
                      <w:rFonts w:ascii="Cambria Math" w:hAnsi="Cambria Math"/>
                    </w:rPr>
                    <m:t>,</m:t>
                  </m:r>
                  <m:r>
                    <w:rPr>
                      <w:rFonts w:ascii="Cambria Math" w:hAnsi="Cambria Math"/>
                    </w:rPr>
                    <m:t>B</m:t>
                  </m:r>
                </m:sub>
                <m:sup>
                  <m:r>
                    <m:rPr>
                      <m:sty m:val="p"/>
                    </m:rPr>
                    <w:rPr>
                      <w:rFonts w:ascii="Cambria Math" w:hAnsi="Cambria Math"/>
                    </w:rPr>
                    <m:t>(</m:t>
                  </m:r>
                  <m:r>
                    <w:rPr>
                      <w:rFonts w:ascii="Cambria Math" w:hAnsi="Cambria Math"/>
                    </w:rPr>
                    <m:t>3</m:t>
                  </m:r>
                  <m:r>
                    <m:rPr>
                      <m:sty m:val="p"/>
                    </m:rPr>
                    <w:rPr>
                      <w:rFonts w:ascii="Cambria Math" w:hAnsi="Cambria Math"/>
                    </w:rPr>
                    <m:t>)</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V</m:t>
                  </m:r>
                </m:e>
              </m:acc>
            </m:e>
            <m:sub>
              <m:r>
                <w:rPr>
                  <w:rFonts w:ascii="Cambria Math" w:hAnsi="Cambria Math"/>
                </w:rPr>
                <m:t>B</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m:rPr>
                      <m:sty m:val="p"/>
                    </m:rPr>
                    <w:rPr>
                      <w:rFonts w:ascii="Cambria Math" w:hAnsi="Cambria Math"/>
                    </w:rPr>
                    <m:t>int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0</m:t>
                  </m:r>
                </m:sub>
                <m:sup>
                  <m:r>
                    <m:rPr>
                      <m:sty m:val="p"/>
                    </m:rPr>
                    <w:rPr>
                      <w:rFonts w:ascii="Cambria Math" w:hAnsi="Cambria Math"/>
                    </w:rPr>
                    <m:t>int</m:t>
                  </m:r>
                </m:sup>
              </m:sSubSup>
            </m:e>
          </m:d>
          <m:r>
            <m:rPr>
              <m:sty m:val="p"/>
            </m:rPr>
            <w:rPr>
              <w:rFonts w:ascii="Cambria Math" w:hAnsi="Cambria Math"/>
            </w:rPr>
            <m:t>.</m:t>
          </m:r>
          <m:r>
            <w:rPr>
              <w:rFonts w:ascii="Cambria Math" w:hAnsi="Cambria Math"/>
            </w:rPr>
            <m:t>  </m:t>
          </m:r>
          <m:r>
            <m:rPr>
              <m:nor/>
            </m:rPr>
            <m:t>(9.25)</m:t>
          </m:r>
        </m:oMath>
      </m:oMathPara>
    </w:p>
    <w:p w14:paraId="32995666" w14:textId="77777777" w:rsidR="003416EE" w:rsidRPr="00674711" w:rsidRDefault="006041B4">
      <w:pPr>
        <w:pStyle w:val="FirstParagraph"/>
        <w:rPr>
          <w:lang w:val="ru-RU"/>
          <w:rPrChange w:id="3841" w:author="Nik K" w:date="2026-10-29T00:18:00Z">
            <w:rPr/>
          </w:rPrChange>
        </w:rPr>
      </w:pPr>
      <w:r w:rsidRPr="00674711">
        <w:rPr>
          <w:lang w:val="ru-RU"/>
          <w:rPrChange w:id="3842" w:author="Nik K" w:date="2026-10-29T00:18:00Z">
            <w:rPr/>
          </w:rPrChange>
        </w:rPr>
        <w:t xml:space="preserve">Обе величины выражены в мл. Движение и изменения сопротивлений отсутствуют, остальные параметры известны точно. Вычитание собственной </w:t>
      </w:r>
      <w:r w:rsidRPr="00674711">
        <w:rPr>
          <w:lang w:val="ru-RU"/>
          <w:rPrChange w:id="3843" w:author="Nik K" w:date="2026-10-29T00:18:00Z">
            <w:rPr/>
          </w:rPrChange>
        </w:rPr>
        <w:lastRenderedPageBreak/>
        <w:t xml:space="preserve">базы источника отделяет ошибку динамического коэффициента от различия базовых импедансов форм. Коэффициенты получены по </w:t>
      </w:r>
      <w:r>
        <w:t>q</w:t>
      </w:r>
      <w:r w:rsidRPr="00674711">
        <w:rPr>
          <w:lang w:val="ru-RU"/>
          <w:rPrChange w:id="3844" w:author="Nik K" w:date="2026-10-29T00:18:00Z">
            <w:rPr/>
          </w:rPrChange>
        </w:rPr>
        <w:t xml:space="preserve">256 и ±1%; пробы принадлежат тому же локальному набору, поэтому даже строка </w:t>
      </w:r>
      <w:r>
        <w:t>STL</w:t>
      </w:r>
      <w:r w:rsidRPr="00674711">
        <w:rPr>
          <w:lang w:val="ru-RU"/>
          <w:rPrChange w:id="3845" w:author="Nik K" w:date="2026-10-29T00:18:00Z">
            <w:rPr/>
          </w:rPrChange>
        </w:rPr>
        <w:t xml:space="preserve"> является внутренним контролем линеаризации, а не независимой проверкой точности.</w:t>
      </w:r>
    </w:p>
    <w:p w14:paraId="3F946205" w14:textId="77777777" w:rsidR="003416EE" w:rsidRDefault="006041B4">
      <w:pPr>
        <w:pStyle w:val="af5"/>
        <w:keepNext/>
      </w:pPr>
      <w:r>
        <w:t>Таблица 9.12 — Ошибка локального объёмного пересчёта STL-проб по коэффициенту выбранной формы, исходный монтаж</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93"/>
        <w:gridCol w:w="1892"/>
        <w:gridCol w:w="1909"/>
        <w:gridCol w:w="1909"/>
        <w:gridCol w:w="1892"/>
      </w:tblGrid>
      <w:tr w:rsidR="003416EE" w14:paraId="793AD0EC" w14:textId="77777777">
        <w:trPr>
          <w:cantSplit/>
          <w:tblHeader/>
        </w:trPr>
        <w:tc>
          <w:tcPr>
            <w:tcW w:w="1864" w:type="dxa"/>
            <w:shd w:val="clear" w:color="auto" w:fill="EDEDED"/>
          </w:tcPr>
          <w:p w14:paraId="3A8120ED" w14:textId="77777777" w:rsidR="003416EE" w:rsidRDefault="006041B4">
            <w:pPr>
              <w:keepNext/>
              <w:spacing w:before="60" w:after="60" w:line="240" w:lineRule="auto"/>
              <w:ind w:firstLine="0"/>
              <w:jc w:val="left"/>
            </w:pPr>
            <w:r>
              <w:rPr>
                <w:b/>
                <w:sz w:val="22"/>
              </w:rPr>
              <w:t>Опора</w:t>
            </w:r>
          </w:p>
        </w:tc>
        <w:tc>
          <w:tcPr>
            <w:tcW w:w="1864" w:type="dxa"/>
            <w:shd w:val="clear" w:color="auto" w:fill="EDEDED"/>
          </w:tcPr>
          <w:p w14:paraId="06D8E60A" w14:textId="77777777" w:rsidR="003416EE" w:rsidRDefault="006041B4">
            <w:pPr>
              <w:keepNext/>
              <w:spacing w:before="60" w:after="60" w:line="240" w:lineRule="auto"/>
              <w:ind w:firstLine="0"/>
              <w:jc w:val="left"/>
            </w:pPr>
            <w:r>
              <w:rPr>
                <w:b/>
                <w:sz w:val="22"/>
              </w:rPr>
              <w:t>Форма коэффициента</w:t>
            </w:r>
          </w:p>
        </w:tc>
        <w:tc>
          <w:tcPr>
            <w:tcW w:w="1881" w:type="dxa"/>
            <w:shd w:val="clear" w:color="auto" w:fill="EDEDED"/>
          </w:tcPr>
          <w:p w14:paraId="49FDBB1D" w14:textId="77777777" w:rsidR="003416EE" w:rsidRDefault="006041B4">
            <w:pPr>
              <w:keepNext/>
              <w:spacing w:before="60" w:after="60" w:line="240" w:lineRule="auto"/>
              <w:ind w:firstLine="0"/>
              <w:jc w:val="left"/>
            </w:pPr>
            <w:r>
              <w:rPr>
                <w:b/>
                <w:sz w:val="22"/>
              </w:rPr>
              <w:t>Ошибка при −1%, мл</w:t>
            </w:r>
          </w:p>
        </w:tc>
        <w:tc>
          <w:tcPr>
            <w:tcW w:w="1881" w:type="dxa"/>
            <w:shd w:val="clear" w:color="auto" w:fill="EDEDED"/>
          </w:tcPr>
          <w:p w14:paraId="26002B31" w14:textId="77777777" w:rsidR="003416EE" w:rsidRDefault="006041B4">
            <w:pPr>
              <w:keepNext/>
              <w:spacing w:before="60" w:after="60" w:line="240" w:lineRule="auto"/>
              <w:ind w:firstLine="0"/>
              <w:jc w:val="left"/>
            </w:pPr>
            <w:r>
              <w:rPr>
                <w:b/>
                <w:sz w:val="22"/>
              </w:rPr>
              <w:t>Ошибка при +1%, мл</w:t>
            </w:r>
          </w:p>
        </w:tc>
        <w:tc>
          <w:tcPr>
            <w:tcW w:w="1864" w:type="dxa"/>
            <w:shd w:val="clear" w:color="auto" w:fill="EDEDED"/>
          </w:tcPr>
          <w:p w14:paraId="6F85C09A" w14:textId="77777777" w:rsidR="003416EE" w:rsidRDefault="006041B4">
            <w:pPr>
              <w:keepNext/>
              <w:spacing w:before="60" w:after="60" w:line="240" w:lineRule="auto"/>
              <w:ind w:firstLine="0"/>
              <w:jc w:val="left"/>
            </w:pPr>
            <w:r>
              <w:rPr>
                <w:b/>
                <w:sz w:val="22"/>
              </w:rPr>
              <w:t>Максимальный модуль, мл</w:t>
            </w:r>
          </w:p>
        </w:tc>
      </w:tr>
      <w:tr w:rsidR="003416EE" w14:paraId="05600478" w14:textId="77777777">
        <w:trPr>
          <w:cantSplit/>
        </w:trPr>
        <w:tc>
          <w:tcPr>
            <w:tcW w:w="1864" w:type="dxa"/>
          </w:tcPr>
          <w:p w14:paraId="606DED09" w14:textId="77777777" w:rsidR="003416EE" w:rsidRDefault="006041B4">
            <w:pPr>
              <w:spacing w:before="60" w:after="60" w:line="240" w:lineRule="auto"/>
              <w:ind w:firstLine="0"/>
              <w:jc w:val="left"/>
            </w:pPr>
            <w:r>
              <w:rPr>
                <w:sz w:val="22"/>
              </w:rPr>
              <w:t>Д4</w:t>
            </w:r>
          </w:p>
        </w:tc>
        <w:tc>
          <w:tcPr>
            <w:tcW w:w="1864" w:type="dxa"/>
          </w:tcPr>
          <w:p w14:paraId="742B637C" w14:textId="77777777" w:rsidR="003416EE" w:rsidRDefault="006041B4">
            <w:pPr>
              <w:spacing w:before="60" w:after="60" w:line="240" w:lineRule="auto"/>
              <w:ind w:firstLine="0"/>
              <w:jc w:val="left"/>
            </w:pPr>
            <w:r>
              <w:rPr>
                <w:sz w:val="22"/>
              </w:rPr>
              <w:t>STL</w:t>
            </w:r>
          </w:p>
        </w:tc>
        <w:tc>
          <w:tcPr>
            <w:tcW w:w="1881" w:type="dxa"/>
          </w:tcPr>
          <w:p w14:paraId="3F94777F" w14:textId="77777777" w:rsidR="003416EE" w:rsidRDefault="006041B4">
            <w:pPr>
              <w:spacing w:before="60" w:after="60" w:line="240" w:lineRule="auto"/>
              <w:ind w:firstLine="0"/>
              <w:jc w:val="left"/>
            </w:pPr>
            <w:r>
              <w:rPr>
                <w:sz w:val="22"/>
              </w:rPr>
              <w:t>−0,4854</w:t>
            </w:r>
          </w:p>
        </w:tc>
        <w:tc>
          <w:tcPr>
            <w:tcW w:w="1881" w:type="dxa"/>
          </w:tcPr>
          <w:p w14:paraId="3DB908E5" w14:textId="77777777" w:rsidR="003416EE" w:rsidRDefault="006041B4">
            <w:pPr>
              <w:spacing w:before="60" w:after="60" w:line="240" w:lineRule="auto"/>
              <w:ind w:firstLine="0"/>
              <w:jc w:val="left"/>
            </w:pPr>
            <w:r>
              <w:rPr>
                <w:sz w:val="22"/>
              </w:rPr>
              <w:t>−0,4843</w:t>
            </w:r>
          </w:p>
        </w:tc>
        <w:tc>
          <w:tcPr>
            <w:tcW w:w="1864" w:type="dxa"/>
          </w:tcPr>
          <w:p w14:paraId="7E971726" w14:textId="77777777" w:rsidR="003416EE" w:rsidRDefault="006041B4">
            <w:pPr>
              <w:spacing w:before="60" w:after="60" w:line="240" w:lineRule="auto"/>
              <w:ind w:firstLine="0"/>
              <w:jc w:val="left"/>
            </w:pPr>
            <w:r>
              <w:rPr>
                <w:sz w:val="22"/>
              </w:rPr>
              <w:t>0,4854</w:t>
            </w:r>
          </w:p>
        </w:tc>
      </w:tr>
      <w:tr w:rsidR="003416EE" w14:paraId="0FF89EBE" w14:textId="77777777">
        <w:trPr>
          <w:cantSplit/>
        </w:trPr>
        <w:tc>
          <w:tcPr>
            <w:tcW w:w="1864" w:type="dxa"/>
          </w:tcPr>
          <w:p w14:paraId="4F982637" w14:textId="77777777" w:rsidR="003416EE" w:rsidRDefault="006041B4">
            <w:pPr>
              <w:spacing w:before="60" w:after="60" w:line="240" w:lineRule="auto"/>
              <w:ind w:firstLine="0"/>
              <w:jc w:val="left"/>
            </w:pPr>
            <w:r>
              <w:rPr>
                <w:sz w:val="22"/>
              </w:rPr>
              <w:t>Д4</w:t>
            </w:r>
          </w:p>
        </w:tc>
        <w:tc>
          <w:tcPr>
            <w:tcW w:w="1864" w:type="dxa"/>
          </w:tcPr>
          <w:p w14:paraId="1AFEF5C8" w14:textId="77777777" w:rsidR="003416EE" w:rsidRDefault="006041B4">
            <w:pPr>
              <w:spacing w:before="60" w:after="60" w:line="240" w:lineRule="auto"/>
              <w:ind w:firstLine="0"/>
              <w:jc w:val="left"/>
            </w:pPr>
            <w:r>
              <w:rPr>
                <w:sz w:val="22"/>
              </w:rPr>
              <w:t>G1</w:t>
            </w:r>
          </w:p>
        </w:tc>
        <w:tc>
          <w:tcPr>
            <w:tcW w:w="1881" w:type="dxa"/>
          </w:tcPr>
          <w:p w14:paraId="4227BF6A" w14:textId="77777777" w:rsidR="003416EE" w:rsidRDefault="006041B4">
            <w:pPr>
              <w:spacing w:before="60" w:after="60" w:line="240" w:lineRule="auto"/>
              <w:ind w:firstLine="0"/>
              <w:jc w:val="left"/>
            </w:pPr>
            <w:r>
              <w:rPr>
                <w:sz w:val="22"/>
              </w:rPr>
              <w:t>+14,73</w:t>
            </w:r>
          </w:p>
        </w:tc>
        <w:tc>
          <w:tcPr>
            <w:tcW w:w="1881" w:type="dxa"/>
          </w:tcPr>
          <w:p w14:paraId="09E72379" w14:textId="77777777" w:rsidR="003416EE" w:rsidRDefault="006041B4">
            <w:pPr>
              <w:spacing w:before="60" w:after="60" w:line="240" w:lineRule="auto"/>
              <w:ind w:firstLine="0"/>
              <w:jc w:val="left"/>
            </w:pPr>
            <w:r>
              <w:rPr>
                <w:sz w:val="22"/>
              </w:rPr>
              <w:t>−13,32</w:t>
            </w:r>
          </w:p>
        </w:tc>
        <w:tc>
          <w:tcPr>
            <w:tcW w:w="1864" w:type="dxa"/>
          </w:tcPr>
          <w:p w14:paraId="034883E5" w14:textId="77777777" w:rsidR="003416EE" w:rsidRDefault="006041B4">
            <w:pPr>
              <w:spacing w:before="60" w:after="60" w:line="240" w:lineRule="auto"/>
              <w:ind w:firstLine="0"/>
              <w:jc w:val="left"/>
            </w:pPr>
            <w:r>
              <w:rPr>
                <w:sz w:val="22"/>
              </w:rPr>
              <w:t>14,73</w:t>
            </w:r>
          </w:p>
        </w:tc>
      </w:tr>
      <w:tr w:rsidR="003416EE" w14:paraId="06A13890" w14:textId="77777777">
        <w:trPr>
          <w:cantSplit/>
        </w:trPr>
        <w:tc>
          <w:tcPr>
            <w:tcW w:w="1864" w:type="dxa"/>
          </w:tcPr>
          <w:p w14:paraId="4FEE9B7E" w14:textId="77777777" w:rsidR="003416EE" w:rsidRDefault="006041B4">
            <w:pPr>
              <w:spacing w:before="60" w:after="60" w:line="240" w:lineRule="auto"/>
              <w:ind w:firstLine="0"/>
              <w:jc w:val="left"/>
            </w:pPr>
            <w:r>
              <w:rPr>
                <w:sz w:val="22"/>
              </w:rPr>
              <w:t>Д4</w:t>
            </w:r>
          </w:p>
        </w:tc>
        <w:tc>
          <w:tcPr>
            <w:tcW w:w="1864" w:type="dxa"/>
          </w:tcPr>
          <w:p w14:paraId="0FD011A9" w14:textId="77777777" w:rsidR="003416EE" w:rsidRDefault="006041B4">
            <w:pPr>
              <w:spacing w:before="60" w:after="60" w:line="240" w:lineRule="auto"/>
              <w:ind w:firstLine="0"/>
              <w:jc w:val="left"/>
            </w:pPr>
            <w:r>
              <w:rPr>
                <w:sz w:val="22"/>
              </w:rPr>
              <w:t>L1</w:t>
            </w:r>
          </w:p>
        </w:tc>
        <w:tc>
          <w:tcPr>
            <w:tcW w:w="1881" w:type="dxa"/>
          </w:tcPr>
          <w:p w14:paraId="3C422E8D" w14:textId="77777777" w:rsidR="003416EE" w:rsidRDefault="006041B4">
            <w:pPr>
              <w:spacing w:before="60" w:after="60" w:line="240" w:lineRule="auto"/>
              <w:ind w:firstLine="0"/>
              <w:jc w:val="left"/>
            </w:pPr>
            <w:r>
              <w:rPr>
                <w:sz w:val="22"/>
              </w:rPr>
              <w:t>−48,44</w:t>
            </w:r>
          </w:p>
        </w:tc>
        <w:tc>
          <w:tcPr>
            <w:tcW w:w="1881" w:type="dxa"/>
          </w:tcPr>
          <w:p w14:paraId="5200ACDD" w14:textId="77777777" w:rsidR="003416EE" w:rsidRDefault="006041B4">
            <w:pPr>
              <w:spacing w:before="60" w:after="60" w:line="240" w:lineRule="auto"/>
              <w:ind w:firstLine="0"/>
              <w:jc w:val="left"/>
            </w:pPr>
            <w:r>
              <w:rPr>
                <w:sz w:val="22"/>
              </w:rPr>
              <w:t>+39,99</w:t>
            </w:r>
          </w:p>
        </w:tc>
        <w:tc>
          <w:tcPr>
            <w:tcW w:w="1864" w:type="dxa"/>
          </w:tcPr>
          <w:p w14:paraId="7EF48BB9" w14:textId="77777777" w:rsidR="003416EE" w:rsidRDefault="006041B4">
            <w:pPr>
              <w:spacing w:before="60" w:after="60" w:line="240" w:lineRule="auto"/>
              <w:ind w:firstLine="0"/>
              <w:jc w:val="left"/>
            </w:pPr>
            <w:r>
              <w:rPr>
                <w:sz w:val="22"/>
              </w:rPr>
              <w:t>48,44</w:t>
            </w:r>
          </w:p>
        </w:tc>
      </w:tr>
      <w:tr w:rsidR="003416EE" w14:paraId="08839DB8" w14:textId="77777777">
        <w:trPr>
          <w:cantSplit/>
        </w:trPr>
        <w:tc>
          <w:tcPr>
            <w:tcW w:w="1864" w:type="dxa"/>
          </w:tcPr>
          <w:p w14:paraId="7203A5A1" w14:textId="77777777" w:rsidR="003416EE" w:rsidRDefault="006041B4">
            <w:pPr>
              <w:spacing w:before="60" w:after="60" w:line="240" w:lineRule="auto"/>
              <w:ind w:firstLine="0"/>
              <w:jc w:val="left"/>
            </w:pPr>
            <w:r>
              <w:rPr>
                <w:sz w:val="22"/>
              </w:rPr>
              <w:t>О-STL</w:t>
            </w:r>
          </w:p>
        </w:tc>
        <w:tc>
          <w:tcPr>
            <w:tcW w:w="1864" w:type="dxa"/>
          </w:tcPr>
          <w:p w14:paraId="10F60FF8" w14:textId="77777777" w:rsidR="003416EE" w:rsidRDefault="006041B4">
            <w:pPr>
              <w:spacing w:before="60" w:after="60" w:line="240" w:lineRule="auto"/>
              <w:ind w:firstLine="0"/>
              <w:jc w:val="left"/>
            </w:pPr>
            <w:r>
              <w:rPr>
                <w:sz w:val="22"/>
              </w:rPr>
              <w:t>STL</w:t>
            </w:r>
          </w:p>
        </w:tc>
        <w:tc>
          <w:tcPr>
            <w:tcW w:w="1881" w:type="dxa"/>
          </w:tcPr>
          <w:p w14:paraId="4ACF67F2" w14:textId="77777777" w:rsidR="003416EE" w:rsidRDefault="006041B4">
            <w:pPr>
              <w:spacing w:before="60" w:after="60" w:line="240" w:lineRule="auto"/>
              <w:ind w:firstLine="0"/>
              <w:jc w:val="left"/>
            </w:pPr>
            <w:r>
              <w:rPr>
                <w:sz w:val="22"/>
              </w:rPr>
              <w:t>−0,05228</w:t>
            </w:r>
          </w:p>
        </w:tc>
        <w:tc>
          <w:tcPr>
            <w:tcW w:w="1881" w:type="dxa"/>
          </w:tcPr>
          <w:p w14:paraId="11D39A5D" w14:textId="77777777" w:rsidR="003416EE" w:rsidRDefault="006041B4">
            <w:pPr>
              <w:spacing w:before="60" w:after="60" w:line="240" w:lineRule="auto"/>
              <w:ind w:firstLine="0"/>
              <w:jc w:val="left"/>
            </w:pPr>
            <w:r>
              <w:rPr>
                <w:sz w:val="22"/>
              </w:rPr>
              <w:t>−0,05216</w:t>
            </w:r>
          </w:p>
        </w:tc>
        <w:tc>
          <w:tcPr>
            <w:tcW w:w="1864" w:type="dxa"/>
          </w:tcPr>
          <w:p w14:paraId="7DD5A764" w14:textId="77777777" w:rsidR="003416EE" w:rsidRDefault="006041B4">
            <w:pPr>
              <w:spacing w:before="60" w:after="60" w:line="240" w:lineRule="auto"/>
              <w:ind w:firstLine="0"/>
              <w:jc w:val="left"/>
            </w:pPr>
            <w:r>
              <w:rPr>
                <w:sz w:val="22"/>
              </w:rPr>
              <w:t>0,05228</w:t>
            </w:r>
          </w:p>
        </w:tc>
      </w:tr>
      <w:tr w:rsidR="003416EE" w14:paraId="551CFA2F" w14:textId="77777777">
        <w:trPr>
          <w:cantSplit/>
        </w:trPr>
        <w:tc>
          <w:tcPr>
            <w:tcW w:w="1864" w:type="dxa"/>
          </w:tcPr>
          <w:p w14:paraId="3C464F05" w14:textId="77777777" w:rsidR="003416EE" w:rsidRDefault="006041B4">
            <w:pPr>
              <w:spacing w:before="60" w:after="60" w:line="240" w:lineRule="auto"/>
              <w:ind w:firstLine="0"/>
              <w:jc w:val="left"/>
            </w:pPr>
            <w:r>
              <w:rPr>
                <w:sz w:val="22"/>
              </w:rPr>
              <w:t>О-STL</w:t>
            </w:r>
          </w:p>
        </w:tc>
        <w:tc>
          <w:tcPr>
            <w:tcW w:w="1864" w:type="dxa"/>
          </w:tcPr>
          <w:p w14:paraId="70524EFA" w14:textId="77777777" w:rsidR="003416EE" w:rsidRDefault="006041B4">
            <w:pPr>
              <w:spacing w:before="60" w:after="60" w:line="240" w:lineRule="auto"/>
              <w:ind w:firstLine="0"/>
              <w:jc w:val="left"/>
            </w:pPr>
            <w:r>
              <w:rPr>
                <w:sz w:val="22"/>
              </w:rPr>
              <w:t>G1</w:t>
            </w:r>
          </w:p>
        </w:tc>
        <w:tc>
          <w:tcPr>
            <w:tcW w:w="1881" w:type="dxa"/>
          </w:tcPr>
          <w:p w14:paraId="20ACB6B2" w14:textId="77777777" w:rsidR="003416EE" w:rsidRDefault="006041B4">
            <w:pPr>
              <w:spacing w:before="60" w:after="60" w:line="240" w:lineRule="auto"/>
              <w:ind w:firstLine="0"/>
              <w:jc w:val="left"/>
            </w:pPr>
            <w:r>
              <w:rPr>
                <w:sz w:val="22"/>
              </w:rPr>
              <w:t>−4,061</w:t>
            </w:r>
          </w:p>
        </w:tc>
        <w:tc>
          <w:tcPr>
            <w:tcW w:w="1881" w:type="dxa"/>
          </w:tcPr>
          <w:p w14:paraId="1CE99778" w14:textId="77777777" w:rsidR="003416EE" w:rsidRDefault="006041B4">
            <w:pPr>
              <w:spacing w:before="60" w:after="60" w:line="240" w:lineRule="auto"/>
              <w:ind w:firstLine="0"/>
              <w:jc w:val="left"/>
            </w:pPr>
            <w:r>
              <w:rPr>
                <w:sz w:val="22"/>
              </w:rPr>
              <w:t>+3,880</w:t>
            </w:r>
          </w:p>
        </w:tc>
        <w:tc>
          <w:tcPr>
            <w:tcW w:w="1864" w:type="dxa"/>
          </w:tcPr>
          <w:p w14:paraId="4864910A" w14:textId="77777777" w:rsidR="003416EE" w:rsidRDefault="006041B4">
            <w:pPr>
              <w:spacing w:before="60" w:after="60" w:line="240" w:lineRule="auto"/>
              <w:ind w:firstLine="0"/>
              <w:jc w:val="left"/>
            </w:pPr>
            <w:r>
              <w:rPr>
                <w:sz w:val="22"/>
              </w:rPr>
              <w:t>4,061</w:t>
            </w:r>
          </w:p>
        </w:tc>
      </w:tr>
      <w:tr w:rsidR="003416EE" w14:paraId="007CE0E3" w14:textId="77777777">
        <w:trPr>
          <w:cantSplit/>
        </w:trPr>
        <w:tc>
          <w:tcPr>
            <w:tcW w:w="1864" w:type="dxa"/>
          </w:tcPr>
          <w:p w14:paraId="53B6B6D6" w14:textId="77777777" w:rsidR="003416EE" w:rsidRDefault="006041B4">
            <w:pPr>
              <w:spacing w:before="60" w:after="60" w:line="240" w:lineRule="auto"/>
              <w:ind w:firstLine="0"/>
              <w:jc w:val="left"/>
            </w:pPr>
            <w:r>
              <w:rPr>
                <w:sz w:val="22"/>
              </w:rPr>
              <w:t>О-STL</w:t>
            </w:r>
          </w:p>
        </w:tc>
        <w:tc>
          <w:tcPr>
            <w:tcW w:w="1864" w:type="dxa"/>
          </w:tcPr>
          <w:p w14:paraId="239120D0" w14:textId="77777777" w:rsidR="003416EE" w:rsidRDefault="006041B4">
            <w:pPr>
              <w:spacing w:before="60" w:after="60" w:line="240" w:lineRule="auto"/>
              <w:ind w:firstLine="0"/>
              <w:jc w:val="left"/>
            </w:pPr>
            <w:r>
              <w:rPr>
                <w:sz w:val="22"/>
              </w:rPr>
              <w:t>L1</w:t>
            </w:r>
          </w:p>
        </w:tc>
        <w:tc>
          <w:tcPr>
            <w:tcW w:w="1881" w:type="dxa"/>
          </w:tcPr>
          <w:p w14:paraId="11A482B6" w14:textId="77777777" w:rsidR="003416EE" w:rsidRDefault="006041B4">
            <w:pPr>
              <w:spacing w:before="60" w:after="60" w:line="240" w:lineRule="auto"/>
              <w:ind w:firstLine="0"/>
              <w:jc w:val="left"/>
            </w:pPr>
            <w:r>
              <w:rPr>
                <w:sz w:val="22"/>
              </w:rPr>
              <w:t>−2,704</w:t>
            </w:r>
          </w:p>
        </w:tc>
        <w:tc>
          <w:tcPr>
            <w:tcW w:w="1881" w:type="dxa"/>
          </w:tcPr>
          <w:p w14:paraId="6F374DF7" w14:textId="77777777" w:rsidR="003416EE" w:rsidRDefault="006041B4">
            <w:pPr>
              <w:spacing w:before="60" w:after="60" w:line="240" w:lineRule="auto"/>
              <w:ind w:firstLine="0"/>
              <w:jc w:val="left"/>
            </w:pPr>
            <w:r>
              <w:rPr>
                <w:sz w:val="22"/>
              </w:rPr>
              <w:t>+2,549</w:t>
            </w:r>
          </w:p>
        </w:tc>
        <w:tc>
          <w:tcPr>
            <w:tcW w:w="1864" w:type="dxa"/>
          </w:tcPr>
          <w:p w14:paraId="37B6F25E" w14:textId="77777777" w:rsidR="003416EE" w:rsidRDefault="006041B4">
            <w:pPr>
              <w:spacing w:before="60" w:after="60" w:line="240" w:lineRule="auto"/>
              <w:ind w:firstLine="0"/>
              <w:jc w:val="left"/>
            </w:pPr>
            <w:r>
              <w:rPr>
                <w:sz w:val="22"/>
              </w:rPr>
              <w:t>2,704</w:t>
            </w:r>
          </w:p>
        </w:tc>
      </w:tr>
    </w:tbl>
    <w:p w14:paraId="51CC04AF" w14:textId="77777777" w:rsidR="003416EE" w:rsidRDefault="006041B4">
      <w:pPr>
        <w:pStyle w:val="af"/>
      </w:pPr>
      <w:r>
        <w:t>Знак ошибки — «оценка минус фактическое интегрированное приращение». Проверены только объёмные пробы ±1% при точном знании остальных параметров [90].</w:t>
      </w:r>
    </w:p>
    <w:p w14:paraId="1ADC8B77" w14:textId="77777777" w:rsidR="003416EE" w:rsidRDefault="006041B4">
      <w:pPr>
        <w:pStyle w:val="af"/>
      </w:pPr>
      <w:r>
        <w:t>В О-STL максимальная ошибка L1 меньше ошибки G1, а в Д4 — больше. При малом объёмном коэффициенте L1/Д4 ошибка достигает 48,44 мл; противоположный знак коэффициента G1/Д4 также нарушает перенос. Следовательно, по одному совпадению базы или одной материальной опоре нельзя выбрать универсально лучшую форму. Внутренний контроль STL/О-STL с ошибкой около 0,052 мл показывает ограниченную работоспособность локального пересчёта при известных остальных параметрах. Он не переносится на свободное движение, неизвестное сопротивление или ошибочную тканевую поправку.</w:t>
      </w:r>
    </w:p>
    <w:p w14:paraId="19DF03AA" w14:textId="77777777" w:rsidR="003416EE" w:rsidRDefault="006041B4">
      <w:pPr>
        <w:pStyle w:val="21"/>
      </w:pPr>
      <w:bookmarkStart w:id="3846" w:name="_Toc244123132"/>
      <w:bookmarkStart w:id="3847" w:name="Xc7f91984fbd1e054e9774c70b9b7298197bb623"/>
      <w:bookmarkEnd w:id="3828"/>
      <w:r>
        <w:t>9.15 Достигнутый результат и условия дальнейшего восстановления</w:t>
      </w:r>
      <w:bookmarkEnd w:id="3846"/>
    </w:p>
    <w:p w14:paraId="1B9C4369" w14:textId="77777777" w:rsidR="003416EE" w:rsidRPr="00674711" w:rsidRDefault="006041B4">
      <w:pPr>
        <w:pStyle w:val="FirstParagraph"/>
        <w:rPr>
          <w:lang w:val="ru-RU"/>
          <w:rPrChange w:id="3848" w:author="Nik K" w:date="2026-10-29T00:18:00Z">
            <w:rPr/>
          </w:rPrChange>
        </w:rPr>
      </w:pPr>
      <w:r w:rsidRPr="00674711">
        <w:rPr>
          <w:lang w:val="ru-RU"/>
          <w:rPrChange w:id="3849" w:author="Nik K" w:date="2026-10-29T00:18:00Z">
            <w:rPr/>
          </w:rPrChange>
        </w:rPr>
        <w:t xml:space="preserve">Геометрическое совпадение при известном объёме не проверяет восстановление с одной КТ; близость электрической базы не обеспечивает </w:t>
      </w:r>
      <w:r w:rsidRPr="00674711">
        <w:rPr>
          <w:lang w:val="ru-RU"/>
          <w:rPrChange w:id="3850" w:author="Nik K" w:date="2026-10-29T00:18:00Z">
            <w:rPr/>
          </w:rPrChange>
        </w:rPr>
        <w:lastRenderedPageBreak/>
        <w:t>правильной объёмной производной; полный ранг многоканальной диагностики не устраняет неоднозначности одного отведения и ошибки тканевой поправки.</w:t>
      </w:r>
    </w:p>
    <w:p w14:paraId="54D2E4E4" w14:textId="77777777" w:rsidR="003416EE" w:rsidRDefault="006041B4">
      <w:pPr>
        <w:pStyle w:val="af"/>
      </w:pPr>
      <w:r>
        <w:t xml:space="preserve">Индивидуальная форма, сфера и эллипсоид сохраняются для сравнения при общих и собственных свойствах. Подгонка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не должна компенсировать произвольный объём: нужен проверенный закон связи либо граница ошибки исключения параметров. Ли</w:t>
      </w:r>
      <w:proofErr w:type="spellStart"/>
      <w:r>
        <w:t>нейная</w:t>
      </w:r>
      <w:proofErr w:type="spellEnd"/>
      <w:r>
        <w:t xml:space="preserve"> связь движения с объёмом дала частичное улучшение и отказы переноса; универсальной она не принята.</w:t>
      </w:r>
    </w:p>
    <w:p w14:paraId="39A3DF30" w14:textId="77777777" w:rsidR="003416EE" w:rsidRDefault="006041B4">
      <w:pPr>
        <w:pStyle w:val="af"/>
      </w:pPr>
      <w:r>
        <w:t xml:space="preserve">Последующая серия из 810 состояний дополнила прежнее сравнение 54 состояний. В пределах данной дискретной модели подтверждены зависимость отдельных производных от шага и интегрирования, нарушение суперпозиции в конкретных совместных пробах, возможность почти полного погашения конечного объёмного отклика специально подобранным сопротивлением и неопределимость объёма при свободных XYZ и </w:t>
      </w:r>
      <w:proofErr w:type="spellStart"/>
      <w:r>
        <w:t>ρH</w:t>
      </w:r>
      <w:proofErr w:type="spellEnd"/>
      <w:r>
        <w:t xml:space="preserve"> даже по трём исследованным альтернативным монтажам. Условный перенос коэффициента исходной STL работает для проверенных малых объёмных проб при точно известных остальных параметрах; перенос на аппроксимации зависит от материальной опоры.</w:t>
      </w:r>
    </w:p>
    <w:p w14:paraId="5EB5FE8A" w14:textId="77777777" w:rsidR="003416EE" w:rsidRDefault="006041B4">
      <w:pPr>
        <w:pStyle w:val="af"/>
      </w:pPr>
      <w:r>
        <w:t>Эти результаты не устанавливают сходимость всей FEM-постановки, реальные контакты, анатомию и состав тканей. Практическая точность ограничивается пока не оценёнными ошибками измерения, контактов, геометрии, тканевой поправки и принятого закона движения. Сфера и эллипсоид с собственными эффективными параметрами остаются допустимыми кандидатами; ни один не принят по критерию точности УО/ФВ. Нелинейное восстановление цикла по одной КТ, ТТРКГ и ЭКГ с проверенной тканевой поправкой остаётся незавершённым.</w:t>
      </w:r>
    </w:p>
    <w:p w14:paraId="06F2E6A1" w14:textId="77777777" w:rsidR="003416EE" w:rsidRDefault="006041B4">
      <w:pPr>
        <w:pStyle w:val="af"/>
      </w:pPr>
      <w:r>
        <w:t xml:space="preserve">При проверке целевые объёмы, центры, повороты и полуоси 4D-КТ скрываются от операционного расчёта. Управляемые опыты выявляют механизмы ошибки, не экспериментальную погрешность УО/ФВ. Кривая </w:t>
      </w:r>
      <m:oMath>
        <m:r>
          <w:rPr>
            <w:rFonts w:ascii="Cambria Math" w:hAnsi="Cambria Math"/>
          </w:rPr>
          <w:lastRenderedPageBreak/>
          <m:t>V</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требует камерного преобразования главы 10: </w:t>
      </w:r>
      <m:oMath>
        <m:r>
          <w:rPr>
            <w:rFonts w:ascii="Cambria Math" w:hAnsi="Cambria Math"/>
          </w:rPr>
          <m:t>EF</m:t>
        </m:r>
      </m:oMath>
      <w:r>
        <w:t xml:space="preserve"> — доля, </w:t>
      </w:r>
      <m:oMath>
        <m:r>
          <w:rPr>
            <w:rFonts w:ascii="Cambria Math" w:hAnsi="Cambria Math"/>
          </w:rPr>
          <m:t>100EF</m:t>
        </m:r>
      </m:oMath>
      <w:r>
        <w:t xml:space="preserve"> — ФВ в процентах, ошибка </w:t>
      </w:r>
      <m:oMath>
        <m:r>
          <w:rPr>
            <w:rFonts w:ascii="Cambria Math" w:hAnsi="Cambria Math"/>
          </w:rPr>
          <m:t>100EF</m:t>
        </m:r>
      </m:oMath>
      <w:r>
        <w:t xml:space="preserve"> — в процентных пунктах. Функциональный результат здесь не заявлен.</w:t>
      </w:r>
    </w:p>
    <w:p w14:paraId="2F865095" w14:textId="77777777" w:rsidR="003416EE" w:rsidRDefault="006041B4">
      <w:pPr>
        <w:pStyle w:val="1"/>
      </w:pPr>
      <w:bookmarkStart w:id="3851" w:name="_Toc244123133"/>
      <w:bookmarkStart w:id="3852" w:name="камерные-объёмы-и-расчёт-уо-и-фв"/>
      <w:bookmarkEnd w:id="3510"/>
      <w:bookmarkEnd w:id="3847"/>
      <w:r>
        <w:lastRenderedPageBreak/>
        <w:t>10 Камерные объёмы и расчёт УО и ФВ</w:t>
      </w:r>
      <w:bookmarkEnd w:id="3851"/>
    </w:p>
    <w:p w14:paraId="4ECE3068" w14:textId="77777777" w:rsidR="003416EE" w:rsidRDefault="006041B4">
      <w:pPr>
        <w:pStyle w:val="21"/>
      </w:pPr>
      <w:bookmarkStart w:id="3853" w:name="_Toc244123134"/>
      <w:bookmarkStart w:id="3854" w:name="Xd90caf69cd717182b293251a4260928e8e33712"/>
      <w:r>
        <w:t>10.1 Сердечная область и объёмы отдельных камер</w:t>
      </w:r>
      <w:bookmarkEnd w:id="3853"/>
    </w:p>
    <w:p w14:paraId="5723DC2C" w14:textId="77777777" w:rsidR="003416EE" w:rsidRPr="00674711" w:rsidRDefault="006041B4">
      <w:pPr>
        <w:pStyle w:val="FirstParagraph"/>
        <w:rPr>
          <w:lang w:val="ru-RU"/>
          <w:rPrChange w:id="3855" w:author="Nik K" w:date="2026-10-29T00:18:00Z">
            <w:rPr/>
          </w:rPrChange>
        </w:rPr>
      </w:pPr>
      <w:r w:rsidRPr="00674711">
        <w:rPr>
          <w:lang w:val="ru-RU"/>
          <w:rPrChange w:id="3856" w:author="Nik K" w:date="2026-10-29T00:18:00Z">
            <w:rPr/>
          </w:rPrChange>
        </w:rPr>
        <w:t>Восстановление динамики целого сердца, рассмотренное в главе 9, должно завершаться проверяемым преобразованием к объёмам конкретных камер. Ударный объём (УО) и фракция выброса (ФВ) относятся к выбранному желудочку. Изменение наружного объёма сердца содержит совместное изменение нескольких полостей и окружающих их тканей; оно не определяет УО желудочка без дополнительной связи. Задача настоящей главы — сформулировать эту связь, показать результаты её анатомической и электрической проверки и установить, какие из полученных величин уже допускают функциональную интерпретацию.</w:t>
      </w:r>
    </w:p>
    <w:p w14:paraId="15C26E63" w14:textId="77777777" w:rsidR="003416EE" w:rsidRDefault="006041B4">
      <w:pPr>
        <w:pStyle w:val="af"/>
      </w:pPr>
      <w:r>
        <w:t xml:space="preserve">В принятой постановке одна индивидуальная КТ задаёт анатомическую опору. </w:t>
      </w:r>
      <w:proofErr w:type="spellStart"/>
      <w:r>
        <w:t>Электроимпедансная</w:t>
      </w:r>
      <w:proofErr w:type="spellEnd"/>
      <w:r>
        <w:t xml:space="preserve"> томография (ЭИТ) отдельно оценивает базовые тканевые параметры и их синхронные изменения; конечно-элементная модель (FEM) переводит их в вклад в </w:t>
      </w:r>
      <w:proofErr w:type="spellStart"/>
      <w:r>
        <w:t>трансторакальное</w:t>
      </w:r>
      <w:proofErr w:type="spellEnd"/>
      <w:r>
        <w:t xml:space="preserve"> отведение «рука–рука» — ТТРКГ. По скорректированной ТТРКГ и временным признакам ЭКГ исследуется динамика эквивалентного сердца, затем камерные объёмы. Лёгкие представлены одним пульсирующим электрическим компартментом. Пульсовое кровенаполнение мягких тканей учитывается и на задержке дыхания. Тканевые оценки сохраняют неопределённость и возможность смешения с геометрическими изменениями, обсуждённую в главах 8–9. Прямые зависимости камерного объёма от нескорректированного сигнала ниже используются как сохранённые контрольные сравнения этой последовательности.</w:t>
      </w:r>
    </w:p>
    <w:p w14:paraId="5F117CBE" w14:textId="77777777" w:rsidR="003416EE" w:rsidRDefault="006041B4">
      <w:pPr>
        <w:pStyle w:val="af"/>
      </w:pPr>
      <w:r>
        <w:t xml:space="preserve">Для левого и правого желудочков введём обозначения </w:t>
      </w:r>
      <m:oMath>
        <m:sSub>
          <m:sSubPr>
            <m:ctrlPr>
              <w:rPr>
                <w:rFonts w:ascii="Cambria Math" w:hAnsi="Cambria Math"/>
              </w:rPr>
            </m:ctrlPr>
          </m:sSubPr>
          <m:e>
            <m:r>
              <w:rPr>
                <w:rFonts w:ascii="Cambria Math" w:hAnsi="Cambria Math"/>
              </w:rPr>
              <m:t>V</m:t>
            </m:r>
          </m:e>
          <m:sub>
            <m:r>
              <w:rPr>
                <w:rFonts w:ascii="Cambria Math" w:hAnsi="Cambria Math"/>
              </w:rPr>
              <m:t>LV</m:t>
            </m:r>
          </m:sub>
        </m:sSub>
      </m:oMath>
      <w:r>
        <w:t xml:space="preserve"> и </w:t>
      </w:r>
      <m:oMath>
        <m:sSub>
          <m:sSubPr>
            <m:ctrlPr>
              <w:rPr>
                <w:rFonts w:ascii="Cambria Math" w:hAnsi="Cambria Math"/>
              </w:rPr>
            </m:ctrlPr>
          </m:sSubPr>
          <m:e>
            <m:r>
              <w:rPr>
                <w:rFonts w:ascii="Cambria Math" w:hAnsi="Cambria Math"/>
              </w:rPr>
              <m:t>V</m:t>
            </m:r>
          </m:e>
          <m:sub>
            <m:r>
              <w:rPr>
                <w:rFonts w:ascii="Cambria Math" w:hAnsi="Cambria Math"/>
              </w:rPr>
              <m:t>RV</m:t>
            </m:r>
          </m:sub>
        </m:sSub>
      </m:oMath>
      <w:r>
        <w:t xml:space="preserve">, для левого и правого предсердий — </w:t>
      </w:r>
      <m:oMath>
        <m:sSub>
          <m:sSubPr>
            <m:ctrlPr>
              <w:rPr>
                <w:rFonts w:ascii="Cambria Math" w:hAnsi="Cambria Math"/>
              </w:rPr>
            </m:ctrlPr>
          </m:sSubPr>
          <m:e>
            <m:r>
              <w:rPr>
                <w:rFonts w:ascii="Cambria Math" w:hAnsi="Cambria Math"/>
              </w:rPr>
              <m:t>V</m:t>
            </m:r>
          </m:e>
          <m:sub>
            <m:r>
              <w:rPr>
                <w:rFonts w:ascii="Cambria Math" w:hAnsi="Cambria Math"/>
              </w:rPr>
              <m:t>LA</m:t>
            </m:r>
          </m:sub>
        </m:sSub>
      </m:oMath>
      <w:r>
        <w:t xml:space="preserve"> и </w:t>
      </w:r>
      <m:oMath>
        <m:sSub>
          <m:sSubPr>
            <m:ctrlPr>
              <w:rPr>
                <w:rFonts w:ascii="Cambria Math" w:hAnsi="Cambria Math"/>
              </w:rPr>
            </m:ctrlPr>
          </m:sSubPr>
          <m:e>
            <m:r>
              <w:rPr>
                <w:rFonts w:ascii="Cambria Math" w:hAnsi="Cambria Math"/>
              </w:rPr>
              <m:t>V</m:t>
            </m:r>
          </m:e>
          <m:sub>
            <m:r>
              <w:rPr>
                <w:rFonts w:ascii="Cambria Math" w:hAnsi="Cambria Math"/>
              </w:rPr>
              <m:t>RA</m:t>
            </m:r>
          </m:sub>
        </m:sSub>
      </m:oMath>
      <w:r>
        <w:t xml:space="preserve">; все объёмы выражены в мл. Объём сегментированной целой сердечной области обозначим </w:t>
      </w:r>
      <m:oMath>
        <m:sSub>
          <m:sSubPr>
            <m:ctrlPr>
              <w:rPr>
                <w:rFonts w:ascii="Cambria Math" w:hAnsi="Cambria Math"/>
              </w:rPr>
            </m:ctrlPr>
          </m:sSubPr>
          <m:e>
            <m:r>
              <w:rPr>
                <w:rFonts w:ascii="Cambria Math" w:hAnsi="Cambria Math"/>
              </w:rPr>
              <m:t>V</m:t>
            </m:r>
          </m:e>
          <m:sub>
            <m:r>
              <w:rPr>
                <w:rFonts w:ascii="Cambria Math" w:hAnsi="Cambria Math"/>
              </w:rPr>
              <m:t>H</m:t>
            </m:r>
          </m:sub>
        </m:sSub>
      </m:oMath>
      <w:r>
        <w:t>. Суммарные камерные величины опреде</w:t>
      </w:r>
      <w:proofErr w:type="spellStart"/>
      <w:r>
        <w:t>ляются</w:t>
      </w:r>
      <w:proofErr w:type="spellEnd"/>
      <w:r>
        <w:t xml:space="preserve"> равенствами</w:t>
      </w:r>
    </w:p>
    <w:p w14:paraId="3CEB6861"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vent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RV</m:t>
                    </m:r>
                  </m:sub>
                </m:sSub>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atr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RA</m:t>
                    </m:r>
                  </m:sub>
                </m:sSub>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alg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vent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atr</m:t>
                    </m:r>
                  </m:sub>
                </m:sSub>
                <m:r>
                  <m:rPr>
                    <m:sty m:val="p"/>
                  </m:rPr>
                  <w:rPr>
                    <w:rFonts w:ascii="Cambria Math" w:hAnsi="Cambria Math"/>
                  </w:rPr>
                  <m:t>.</m:t>
                </m:r>
              </m:e>
            </m:mr>
          </m:m>
          <m:r>
            <w:rPr>
              <w:rFonts w:ascii="Cambria Math" w:hAnsi="Cambria Math"/>
            </w:rPr>
            <m:t>  </m:t>
          </m:r>
          <m:r>
            <m:rPr>
              <m:nor/>
            </m:rPr>
            <m:t>(10.1)</m:t>
          </m:r>
        </m:oMath>
      </m:oMathPara>
    </w:p>
    <w:p w14:paraId="2E102589" w14:textId="77777777" w:rsidR="003416EE" w:rsidRPr="00674711" w:rsidRDefault="006041B4">
      <w:pPr>
        <w:pStyle w:val="FirstParagraph"/>
        <w:rPr>
          <w:lang w:val="ru-RU"/>
          <w:rPrChange w:id="3857" w:author="Nik K" w:date="2026-10-29T00:18:00Z">
            <w:rPr/>
          </w:rPrChange>
        </w:rPr>
      </w:pPr>
      <w:r w:rsidRPr="00674711">
        <w:rPr>
          <w:lang w:val="ru-RU"/>
          <w:rPrChange w:id="3858" w:author="Nik K" w:date="2026-10-29T00:18:00Z">
            <w:rPr/>
          </w:rPrChange>
        </w:rPr>
        <w:t xml:space="preserve">Индексы </w:t>
      </w:r>
      <m:oMath>
        <m:r>
          <w:rPr>
            <w:rFonts w:ascii="Cambria Math" w:hAnsi="Cambria Math"/>
          </w:rPr>
          <m:t>vent</m:t>
        </m:r>
      </m:oMath>
      <w:r w:rsidRPr="00674711">
        <w:rPr>
          <w:lang w:val="ru-RU"/>
          <w:rPrChange w:id="3859" w:author="Nik K" w:date="2026-10-29T00:18:00Z">
            <w:rPr/>
          </w:rPrChange>
        </w:rPr>
        <w:t xml:space="preserve"> и </w:t>
      </w:r>
      <m:oMath>
        <m:r>
          <w:rPr>
            <w:rFonts w:ascii="Cambria Math" w:hAnsi="Cambria Math"/>
          </w:rPr>
          <m:t>atr</m:t>
        </m:r>
      </m:oMath>
      <w:r w:rsidRPr="00674711">
        <w:rPr>
          <w:lang w:val="ru-RU"/>
          <w:rPrChange w:id="3860" w:author="Nik K" w:date="2026-10-29T00:18:00Z">
            <w:rPr/>
          </w:rPrChange>
        </w:rPr>
        <w:t xml:space="preserve"> обозначают желудочки и предсердия. Алгебраический остаток </w:t>
      </w:r>
      <m:oMath>
        <m:sSub>
          <m:sSubPr>
            <m:ctrlPr>
              <w:rPr>
                <w:rFonts w:ascii="Cambria Math" w:hAnsi="Cambria Math"/>
              </w:rPr>
            </m:ctrlPr>
          </m:sSubPr>
          <m:e>
            <m:r>
              <w:rPr>
                <w:rFonts w:ascii="Cambria Math" w:hAnsi="Cambria Math"/>
              </w:rPr>
              <m:t>R</m:t>
            </m:r>
          </m:e>
          <m:sub>
            <m:r>
              <w:rPr>
                <w:rFonts w:ascii="Cambria Math" w:hAnsi="Cambria Math"/>
              </w:rPr>
              <m:t>alg</m:t>
            </m:r>
          </m:sub>
        </m:sSub>
      </m:oMath>
      <w:r w:rsidRPr="00674711">
        <w:rPr>
          <w:lang w:val="ru-RU"/>
          <w:rPrChange w:id="3861" w:author="Nik K" w:date="2026-10-29T00:18:00Z">
            <w:rPr/>
          </w:rPrChange>
        </w:rPr>
        <w:t xml:space="preserve"> имеет единицу мл. В любых двух выбранных фазах выполняется тождество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lang w:val="ru-RU"/>
            <w:rPrChange w:id="3862" w:author="Nik K" w:date="2026-10-29T00:18:00Z">
              <w:rPr>
                <w:rFonts w:ascii="Cambria Math" w:hAnsi="Cambria Math"/>
              </w:rPr>
            </w:rPrChange>
          </w:rPr>
          <m:t>=</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vent</m:t>
            </m:r>
          </m:sub>
        </m:sSub>
        <m:r>
          <m:rPr>
            <m:sty m:val="p"/>
          </m:rPr>
          <w:rPr>
            <w:rFonts w:ascii="Cambria Math" w:hAnsi="Cambria Math"/>
            <w:lang w:val="ru-RU"/>
            <w:rPrChange w:id="3863" w:author="Nik K" w:date="2026-10-29T00:18:00Z">
              <w:rPr>
                <w:rFonts w:ascii="Cambria Math" w:hAnsi="Cambria Math"/>
              </w:rPr>
            </w:rPrChange>
          </w:rPr>
          <m:t>+</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atr</m:t>
            </m:r>
          </m:sub>
        </m:sSub>
        <m:r>
          <m:rPr>
            <m:sty m:val="p"/>
          </m:rPr>
          <w:rPr>
            <w:rFonts w:ascii="Cambria Math" w:hAnsi="Cambria Math"/>
            <w:lang w:val="ru-RU"/>
            <w:rPrChange w:id="3864" w:author="Nik K" w:date="2026-10-29T00:18:00Z">
              <w:rPr>
                <w:rFonts w:ascii="Cambria Math" w:hAnsi="Cambria Math"/>
              </w:rPr>
            </w:rPrChange>
          </w:rPr>
          <m:t>+</m:t>
        </m:r>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alg</m:t>
            </m:r>
          </m:sub>
        </m:sSub>
      </m:oMath>
      <w:r w:rsidRPr="00674711">
        <w:rPr>
          <w:lang w:val="ru-RU"/>
          <w:rPrChange w:id="3865" w:author="Nik K" w:date="2026-10-29T00:18:00Z">
            <w:rPr/>
          </w:rPrChange>
        </w:rPr>
        <w:t>. Оно проверяет согласованность арифметики и не устанавливает анатомического состава остатка. В частности, сумма объёмов масок совпадает с объёмом их объединения только п</w:t>
      </w:r>
      <w:proofErr w:type="spellStart"/>
      <w:r w:rsidRPr="00674711">
        <w:rPr>
          <w:lang w:val="ru-RU"/>
          <w:rPrChange w:id="3866" w:author="Nik K" w:date="2026-10-29T00:18:00Z">
            <w:rPr/>
          </w:rPrChange>
        </w:rPr>
        <w:t>ри</w:t>
      </w:r>
      <w:proofErr w:type="spellEnd"/>
      <w:r w:rsidRPr="00674711">
        <w:rPr>
          <w:lang w:val="ru-RU"/>
          <w:rPrChange w:id="3867" w:author="Nik K" w:date="2026-10-29T00:18:00Z">
            <w:rPr/>
          </w:rPrChange>
        </w:rPr>
        <w:t xml:space="preserve"> отсутствии пересечений.</w:t>
      </w:r>
    </w:p>
    <w:p w14:paraId="3C7CB982" w14:textId="77777777" w:rsidR="003416EE" w:rsidRDefault="006041B4">
      <w:pPr>
        <w:pStyle w:val="af"/>
      </w:pPr>
      <w:r>
        <w:t xml:space="preserve">Пространственную связь задают маски </w:t>
      </w:r>
      <m:oMath>
        <m:r>
          <w:rPr>
            <w:rFonts w:ascii="Cambria Math" w:hAnsi="Cambria Math"/>
          </w:rPr>
          <m:t>H</m:t>
        </m:r>
      </m:oMath>
      <w:r>
        <w:t xml:space="preserve"> целого сердца и </w:t>
      </w:r>
      <m:oMath>
        <m:sSub>
          <m:sSubPr>
            <m:ctrlPr>
              <w:rPr>
                <w:rFonts w:ascii="Cambria Math" w:hAnsi="Cambria Math"/>
              </w:rPr>
            </m:ctrlPr>
          </m:sSubPr>
          <m:e>
            <m:r>
              <w:rPr>
                <w:rFonts w:ascii="Cambria Math" w:hAnsi="Cambria Math"/>
              </w:rPr>
              <m:t>B</m:t>
            </m:r>
          </m:e>
          <m:sub>
            <m:r>
              <w:rPr>
                <w:rFonts w:ascii="Cambria Math" w:hAnsi="Cambria Math"/>
              </w:rPr>
              <m:t>c</m:t>
            </m:r>
          </m:sub>
        </m:sSub>
      </m:oMath>
      <w:r>
        <w:t xml:space="preserve"> крови каждой камеры. Обозначая объём множества через </w:t>
      </w:r>
      <m:oMath>
        <m:r>
          <m:rPr>
            <m:sty m:val="p"/>
          </m:rPr>
          <w:rPr>
            <w:rFonts w:ascii="Cambria Math" w:hAnsi="Cambria Math"/>
          </w:rPr>
          <m:t>|⋅|</m:t>
        </m:r>
      </m:oMath>
      <w:r>
        <w:t>, получаем</w:t>
      </w:r>
    </w:p>
    <w:p w14:paraId="17E587AC"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B</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c</m:t>
                    </m:r>
                    <m:r>
                      <m:rPr>
                        <m:sty m:val="p"/>
                      </m:rPr>
                      <w:rPr>
                        <w:rFonts w:ascii="Cambria Math" w:hAnsi="Cambria Math"/>
                      </w:rPr>
                      <m:t>∈{</m:t>
                    </m:r>
                    <m:r>
                      <w:rPr>
                        <w:rFonts w:ascii="Cambria Math" w:hAnsi="Cambria Math"/>
                      </w:rPr>
                      <m:t>LV</m:t>
                    </m:r>
                    <m:r>
                      <m:rPr>
                        <m:sty m:val="p"/>
                      </m:rPr>
                      <w:rPr>
                        <w:rFonts w:ascii="Cambria Math" w:hAnsi="Cambria Math"/>
                      </w:rPr>
                      <m:t>,</m:t>
                    </m:r>
                    <m:r>
                      <w:rPr>
                        <w:rFonts w:ascii="Cambria Math" w:hAnsi="Cambria Math"/>
                      </w:rPr>
                      <m:t>RV</m:t>
                    </m:r>
                    <m:r>
                      <m:rPr>
                        <m:sty m:val="p"/>
                      </m:rPr>
                      <w:rPr>
                        <w:rFonts w:ascii="Cambria Math" w:hAnsi="Cambria Math"/>
                      </w:rPr>
                      <m:t>,</m:t>
                    </m:r>
                    <m:r>
                      <w:rPr>
                        <w:rFonts w:ascii="Cambria Math" w:hAnsi="Cambria Math"/>
                      </w:rPr>
                      <m:t>LA</m:t>
                    </m:r>
                    <m:r>
                      <m:rPr>
                        <m:sty m:val="p"/>
                      </m:rPr>
                      <w:rPr>
                        <w:rFonts w:ascii="Cambria Math" w:hAnsi="Cambria Math"/>
                      </w:rPr>
                      <m:t>,</m:t>
                    </m:r>
                    <m:r>
                      <w:rPr>
                        <w:rFonts w:ascii="Cambria Math" w:hAnsi="Cambria Math"/>
                      </w:rPr>
                      <m:t>RA</m:t>
                    </m:r>
                    <m:r>
                      <m:rPr>
                        <m:sty m:val="p"/>
                      </m:rPr>
                      <w:rPr>
                        <w:rFonts w:ascii="Cambria Math" w:hAnsi="Cambria Math"/>
                      </w:rPr>
                      <m:t>}</m:t>
                    </m:r>
                  </m:lim>
                </m:limLow>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res</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e>
            </m:mr>
          </m:m>
          <m:r>
            <w:rPr>
              <w:rFonts w:ascii="Cambria Math" w:hAnsi="Cambria Math"/>
            </w:rPr>
            <m:t>  </m:t>
          </m:r>
          <m:r>
            <m:rPr>
              <m:nor/>
            </m:rPr>
            <m:t>(10.2)</m:t>
          </m:r>
        </m:oMath>
      </m:oMathPara>
    </w:p>
    <w:p w14:paraId="5B9283FC" w14:textId="77777777" w:rsidR="003416EE" w:rsidRPr="00674711" w:rsidRDefault="006041B4">
      <w:pPr>
        <w:pStyle w:val="FirstParagraph"/>
        <w:rPr>
          <w:lang w:val="ru-RU"/>
          <w:rPrChange w:id="3868" w:author="Nik K" w:date="2026-10-29T00:18:00Z">
            <w:rPr/>
          </w:rPrChange>
        </w:rPr>
      </w:pPr>
      <w:r w:rsidRPr="00674711">
        <w:rPr>
          <w:lang w:val="ru-RU"/>
          <w:rPrChange w:id="3869" w:author="Nik K" w:date="2026-10-29T00:18:00Z">
            <w:rPr/>
          </w:rPrChange>
        </w:rPr>
        <w:t xml:space="preserve">В сохранённом пространственном анализе 12 фаз участника Н пересечения четырёх камер отсутствуют, но вне </w:t>
      </w:r>
      <m:oMath>
        <m:r>
          <w:rPr>
            <w:rFonts w:ascii="Cambria Math" w:hAnsi="Cambria Math"/>
          </w:rPr>
          <m:t>H</m:t>
        </m:r>
      </m:oMath>
      <w:r w:rsidRPr="00674711">
        <w:rPr>
          <w:lang w:val="ru-RU"/>
          <w:rPrChange w:id="3870" w:author="Nik K" w:date="2026-10-29T00:18:00Z">
            <w:rPr/>
          </w:rPrChange>
        </w:rPr>
        <w:t xml:space="preserve"> находится 8,248–12,716 мл их объединения. Поэтому </w:t>
      </w:r>
      <m:oMath>
        <m:sSub>
          <m:sSubPr>
            <m:ctrlPr>
              <w:rPr>
                <w:rFonts w:ascii="Cambria Math" w:hAnsi="Cambria Math"/>
              </w:rPr>
            </m:ctrlPr>
          </m:sSubPr>
          <m:e>
            <m:r>
              <w:rPr>
                <w:rFonts w:ascii="Cambria Math" w:hAnsi="Cambria Math"/>
              </w:rPr>
              <m:t>R</m:t>
            </m:r>
          </m:e>
          <m:sub>
            <m:r>
              <w:rPr>
                <w:rFonts w:ascii="Cambria Math" w:hAnsi="Cambria Math"/>
              </w:rPr>
              <m:t>alg</m:t>
            </m:r>
          </m:sub>
        </m:sSub>
      </m:oMath>
      <w:r w:rsidRPr="00674711">
        <w:rPr>
          <w:lang w:val="ru-RU"/>
          <w:rPrChange w:id="3871" w:author="Nik K" w:date="2026-10-29T00:18:00Z">
            <w:rPr/>
          </w:rPrChange>
        </w:rPr>
        <w:t xml:space="preserve"> и пространственный остаток </w:t>
      </w:r>
      <m:oMath>
        <m:sSub>
          <m:sSubPr>
            <m:ctrlPr>
              <w:rPr>
                <w:rFonts w:ascii="Cambria Math" w:hAnsi="Cambria Math"/>
              </w:rPr>
            </m:ctrlPr>
          </m:sSubPr>
          <m:e>
            <m:r>
              <w:rPr>
                <w:rFonts w:ascii="Cambria Math" w:hAnsi="Cambria Math"/>
              </w:rPr>
              <m:t>V</m:t>
            </m:r>
          </m:e>
          <m:sub>
            <m:r>
              <w:rPr>
                <w:rFonts w:ascii="Cambria Math" w:hAnsi="Cambria Math"/>
              </w:rPr>
              <m:t>res</m:t>
            </m:r>
          </m:sub>
        </m:sSub>
      </m:oMath>
      <w:r w:rsidRPr="00674711">
        <w:rPr>
          <w:lang w:val="ru-RU"/>
          <w:rPrChange w:id="3872" w:author="Nik K" w:date="2026-10-29T00:18:00Z">
            <w:rPr/>
          </w:rPrChange>
        </w:rPr>
        <w:t xml:space="preserve"> различаются. Последний составляет 164,890–209,391 мл; 53,552–74,407 мл этой области не покрыты отдельным продуктом сегментации миокарда [92, 97]. Назвать весь остаток миокардом на этом основании нельзя. Изменения масок включают возможные эффекты движения, ограниченного поля зрения и вариабельности сегментации, которые здесь не разделены.</w:t>
      </w:r>
    </w:p>
    <w:p w14:paraId="1EDE44B9" w14:textId="77777777" w:rsidR="003416EE" w:rsidRDefault="006041B4">
      <w:pPr>
        <w:pStyle w:val="af"/>
      </w:pPr>
      <w:r>
        <w:t xml:space="preserve">Для Н динамическая опорная маска имеет объём 624,256 мл, а отдельная статическая STL-поверхность электрических расчётов — 578,721 мл. Это разные представления анатомии; фаза статической серии и проверенная </w:t>
      </w:r>
      <w:proofErr w:type="spellStart"/>
      <w:r>
        <w:t>межсерийная</w:t>
      </w:r>
      <w:proofErr w:type="spellEnd"/>
      <w:r>
        <w:t xml:space="preserve"> регистрация не установлены. Камерный закон, полученный в динамической серии, нельзя переносить в статическую FEM простым выравниванием двух объёмов. Геометрическое происхождение и ограничения этих входов раскрыты в главе 6.</w:t>
      </w:r>
    </w:p>
    <w:p w14:paraId="4FFF2F71" w14:textId="77777777" w:rsidR="003416EE" w:rsidRDefault="006041B4">
      <w:pPr>
        <w:pStyle w:val="21"/>
      </w:pPr>
      <w:bookmarkStart w:id="3873" w:name="_Toc244123135"/>
      <w:bookmarkStart w:id="3874" w:name="X6d91b301027f5a16ea1faed70413bf44d1ba0b1"/>
      <w:bookmarkEnd w:id="3854"/>
      <w:r>
        <w:lastRenderedPageBreak/>
        <w:t>10.2 Камерные функции, механические фазы и доступное окно наблюдения</w:t>
      </w:r>
      <w:bookmarkEnd w:id="3873"/>
    </w:p>
    <w:p w14:paraId="0BCBF1C6" w14:textId="77777777" w:rsidR="003416EE" w:rsidRPr="00674711" w:rsidRDefault="006041B4">
      <w:pPr>
        <w:pStyle w:val="FirstParagraph"/>
        <w:rPr>
          <w:lang w:val="ru-RU"/>
          <w:rPrChange w:id="3875" w:author="Nik K" w:date="2026-10-29T00:18:00Z">
            <w:rPr/>
          </w:rPrChange>
        </w:rPr>
      </w:pPr>
      <w:r w:rsidRPr="00674711">
        <w:rPr>
          <w:lang w:val="ru-RU"/>
          <w:rPrChange w:id="3876" w:author="Nik K" w:date="2026-10-29T00:18:00Z">
            <w:rPr/>
          </w:rPrChange>
        </w:rPr>
        <w:t xml:space="preserve">Для выбранного желудочка </w:t>
      </w:r>
      <m:oMath>
        <m:r>
          <w:rPr>
            <w:rFonts w:ascii="Cambria Math" w:hAnsi="Cambria Math"/>
          </w:rPr>
          <m:t>v</m:t>
        </m:r>
        <m:r>
          <m:rPr>
            <m:sty m:val="p"/>
          </m:rPr>
          <w:rPr>
            <w:rFonts w:ascii="Cambria Math" w:hAnsi="Cambria Math"/>
            <w:lang w:val="ru-RU"/>
            <w:rPrChange w:id="3877" w:author="Nik K" w:date="2026-10-29T00:18:00Z">
              <w:rPr>
                <w:rFonts w:ascii="Cambria Math" w:hAnsi="Cambria Math"/>
              </w:rPr>
            </w:rPrChange>
          </w:rPr>
          <m:t>∈{</m:t>
        </m:r>
        <m:r>
          <w:rPr>
            <w:rFonts w:ascii="Cambria Math" w:hAnsi="Cambria Math"/>
          </w:rPr>
          <m:t>LV</m:t>
        </m:r>
        <m:r>
          <m:rPr>
            <m:sty m:val="p"/>
          </m:rPr>
          <w:rPr>
            <w:rFonts w:ascii="Cambria Math" w:hAnsi="Cambria Math"/>
            <w:lang w:val="ru-RU"/>
            <w:rPrChange w:id="3878" w:author="Nik K" w:date="2026-10-29T00:18:00Z">
              <w:rPr>
                <w:rFonts w:ascii="Cambria Math" w:hAnsi="Cambria Math"/>
              </w:rPr>
            </w:rPrChange>
          </w:rPr>
          <m:t>,</m:t>
        </m:r>
        <m:r>
          <w:rPr>
            <w:rFonts w:ascii="Cambria Math" w:hAnsi="Cambria Math"/>
          </w:rPr>
          <m:t>RV</m:t>
        </m:r>
        <m:r>
          <m:rPr>
            <m:sty m:val="p"/>
          </m:rPr>
          <w:rPr>
            <w:rFonts w:ascii="Cambria Math" w:hAnsi="Cambria Math"/>
            <w:lang w:val="ru-RU"/>
            <w:rPrChange w:id="3879" w:author="Nik K" w:date="2026-10-29T00:18:00Z">
              <w:rPr>
                <w:rFonts w:ascii="Cambria Math" w:hAnsi="Cambria Math"/>
              </w:rPr>
            </w:rPrChange>
          </w:rPr>
          <m:t>}</m:t>
        </m:r>
      </m:oMath>
      <w:r w:rsidRPr="00674711">
        <w:rPr>
          <w:lang w:val="ru-RU"/>
          <w:rPrChange w:id="3880" w:author="Nik K" w:date="2026-10-29T00:18:00Z">
            <w:rPr/>
          </w:rPrChange>
        </w:rPr>
        <w:t xml:space="preserve"> требуется определить конечную диастолу и конечную систолу одного сокращения. Если их моменты обозначены </w:t>
      </w:r>
      <m:oMath>
        <m:sSub>
          <m:sSubPr>
            <m:ctrlPr>
              <w:rPr>
                <w:rFonts w:ascii="Cambria Math" w:hAnsi="Cambria Math"/>
              </w:rPr>
            </m:ctrlPr>
          </m:sSubPr>
          <m:e>
            <m:r>
              <w:rPr>
                <w:rFonts w:ascii="Cambria Math" w:hAnsi="Cambria Math"/>
              </w:rPr>
              <m:t>t</m:t>
            </m:r>
          </m:e>
          <m:sub>
            <m:r>
              <w:rPr>
                <w:rFonts w:ascii="Cambria Math" w:hAnsi="Cambria Math"/>
              </w:rPr>
              <m:t>ED</m:t>
            </m:r>
            <m:r>
              <m:rPr>
                <m:sty m:val="p"/>
              </m:rPr>
              <w:rPr>
                <w:rFonts w:ascii="Cambria Math" w:hAnsi="Cambria Math"/>
                <w:lang w:val="ru-RU"/>
                <w:rPrChange w:id="3881" w:author="Nik K" w:date="2026-10-29T00:18:00Z">
                  <w:rPr>
                    <w:rFonts w:ascii="Cambria Math" w:hAnsi="Cambria Math"/>
                  </w:rPr>
                </w:rPrChange>
              </w:rPr>
              <m:t>,</m:t>
            </m:r>
            <m:r>
              <w:rPr>
                <w:rFonts w:ascii="Cambria Math" w:hAnsi="Cambria Math"/>
              </w:rPr>
              <m:t>v</m:t>
            </m:r>
          </m:sub>
        </m:sSub>
      </m:oMath>
      <w:r w:rsidRPr="00674711">
        <w:rPr>
          <w:lang w:val="ru-RU"/>
          <w:rPrChange w:id="3882" w:author="Nik K" w:date="2026-10-29T00:18:00Z">
            <w:rPr/>
          </w:rPrChange>
        </w:rPr>
        <w:t xml:space="preserve"> и </w:t>
      </w:r>
      <m:oMath>
        <m:sSub>
          <m:sSubPr>
            <m:ctrlPr>
              <w:rPr>
                <w:rFonts w:ascii="Cambria Math" w:hAnsi="Cambria Math"/>
              </w:rPr>
            </m:ctrlPr>
          </m:sSubPr>
          <m:e>
            <m:r>
              <w:rPr>
                <w:rFonts w:ascii="Cambria Math" w:hAnsi="Cambria Math"/>
              </w:rPr>
              <m:t>t</m:t>
            </m:r>
          </m:e>
          <m:sub>
            <m:r>
              <w:rPr>
                <w:rFonts w:ascii="Cambria Math" w:hAnsi="Cambria Math"/>
              </w:rPr>
              <m:t>ES</m:t>
            </m:r>
            <m:r>
              <m:rPr>
                <m:sty m:val="p"/>
              </m:rPr>
              <w:rPr>
                <w:rFonts w:ascii="Cambria Math" w:hAnsi="Cambria Math"/>
                <w:lang w:val="ru-RU"/>
                <w:rPrChange w:id="3883" w:author="Nik K" w:date="2026-10-29T00:18:00Z">
                  <w:rPr>
                    <w:rFonts w:ascii="Cambria Math" w:hAnsi="Cambria Math"/>
                  </w:rPr>
                </w:rPrChange>
              </w:rPr>
              <m:t>,</m:t>
            </m:r>
            <m:r>
              <w:rPr>
                <w:rFonts w:ascii="Cambria Math" w:hAnsi="Cambria Math"/>
              </w:rPr>
              <m:t>v</m:t>
            </m:r>
          </m:sub>
        </m:sSub>
      </m:oMath>
      <w:r w:rsidRPr="00674711">
        <w:rPr>
          <w:lang w:val="ru-RU"/>
          <w:rPrChange w:id="3884" w:author="Nik K" w:date="2026-10-29T00:18:00Z">
            <w:rPr/>
          </w:rPrChange>
        </w:rPr>
        <w:t>, то</w:t>
      </w:r>
    </w:p>
    <w:p w14:paraId="2A06E5BD"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ED</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ED</m:t>
                    </m:r>
                    <m:r>
                      <m:rPr>
                        <m:sty m:val="p"/>
                      </m:rPr>
                      <w:rPr>
                        <w:rFonts w:ascii="Cambria Math" w:hAnsi="Cambria Math"/>
                      </w:rPr>
                      <m:t>,</m:t>
                    </m:r>
                    <m:r>
                      <w:rPr>
                        <w:rFonts w:ascii="Cambria Math" w:hAnsi="Cambria Math"/>
                      </w:rPr>
                      <m:t>v</m:t>
                    </m:r>
                  </m:sub>
                </m:sSub>
                <m:r>
                  <m:rPr>
                    <m:sty m:val="p"/>
                  </m:rPr>
                  <w:rPr>
                    <w:rFonts w:ascii="Cambria Math" w:hAnsi="Cambria Math"/>
                  </w:rPr>
                  <m:t>),</m:t>
                </m:r>
              </m:e>
            </m:mr>
            <m:mr>
              <m:e>
                <m:r>
                  <w:rPr>
                    <w:rFonts w:ascii="Cambria Math" w:hAnsi="Cambria Math"/>
                  </w:rPr>
                  <m:t>ES</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m:t>
                    </m:r>
                    <m:r>
                      <m:rPr>
                        <m:sty m:val="p"/>
                      </m:rPr>
                      <w:rPr>
                        <w:rFonts w:ascii="Cambria Math" w:hAnsi="Cambria Math"/>
                      </w:rPr>
                      <m:t>,</m:t>
                    </m:r>
                    <m:r>
                      <w:rPr>
                        <w:rFonts w:ascii="Cambria Math" w:hAnsi="Cambria Math"/>
                      </w:rPr>
                      <m:t>v</m:t>
                    </m:r>
                  </m:sub>
                </m:sSub>
                <m:r>
                  <m:rPr>
                    <m:sty m:val="p"/>
                  </m:rPr>
                  <w:rPr>
                    <w:rFonts w:ascii="Cambria Math" w:hAnsi="Cambria Math"/>
                  </w:rPr>
                  <m:t>),</m:t>
                </m:r>
              </m:e>
            </m:mr>
            <m:mr>
              <m:e>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r>
                  <w:rPr>
                    <w:rFonts w:ascii="Cambria Math" w:hAnsi="Cambria Math"/>
                  </w:rPr>
                  <m:t>ED</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r>
                  <w:rPr>
                    <w:rFonts w:ascii="Cambria Math" w:hAnsi="Cambria Math"/>
                  </w:rPr>
                  <m:t>ES</m:t>
                </m:r>
                <m:sSub>
                  <m:sSubPr>
                    <m:ctrlPr>
                      <w:rPr>
                        <w:rFonts w:ascii="Cambria Math" w:hAnsi="Cambria Math"/>
                      </w:rPr>
                    </m:ctrlPr>
                  </m:sSubPr>
                  <m:e>
                    <m:r>
                      <w:rPr>
                        <w:rFonts w:ascii="Cambria Math" w:hAnsi="Cambria Math"/>
                      </w:rPr>
                      <m:t>V</m:t>
                    </m:r>
                  </m:e>
                  <m:sub>
                    <m:r>
                      <w:rPr>
                        <w:rFonts w:ascii="Cambria Math" w:hAnsi="Cambria Math"/>
                      </w:rPr>
                      <m:t>v</m:t>
                    </m:r>
                  </m:sub>
                </m:sSub>
                <m:r>
                  <m:rPr>
                    <m:sty m:val="p"/>
                  </m:rPr>
                  <w:rPr>
                    <w:rFonts w:ascii="Cambria Math" w:hAnsi="Cambria Math"/>
                  </w:rPr>
                  <m:t>,</m:t>
                </m:r>
              </m:e>
            </m:mr>
            <m:mr>
              <m:e>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v</m:t>
                        </m:r>
                      </m:sub>
                    </m:sSub>
                  </m:num>
                  <m:den>
                    <m:r>
                      <w:rPr>
                        <w:rFonts w:ascii="Cambria Math" w:hAnsi="Cambria Math"/>
                      </w:rPr>
                      <m:t>ED</m:t>
                    </m:r>
                    <m:sSub>
                      <m:sSubPr>
                        <m:ctrlPr>
                          <w:rPr>
                            <w:rFonts w:ascii="Cambria Math" w:hAnsi="Cambria Math"/>
                          </w:rPr>
                        </m:ctrlPr>
                      </m:sSubPr>
                      <m:e>
                        <m:r>
                          <w:rPr>
                            <w:rFonts w:ascii="Cambria Math" w:hAnsi="Cambria Math"/>
                          </w:rPr>
                          <m:t>V</m:t>
                        </m:r>
                      </m:e>
                      <m:sub>
                        <m:r>
                          <w:rPr>
                            <w:rFonts w:ascii="Cambria Math" w:hAnsi="Cambria Math"/>
                          </w:rPr>
                          <m:t>v</m:t>
                        </m:r>
                      </m:sub>
                    </m:sSub>
                  </m:den>
                </m:f>
                <m:r>
                  <m:rPr>
                    <m:sty m:val="p"/>
                  </m:rPr>
                  <w:rPr>
                    <w:rFonts w:ascii="Cambria Math" w:hAnsi="Cambria Math"/>
                  </w:rPr>
                  <m:t>.</m:t>
                </m:r>
              </m:e>
            </m:mr>
          </m:m>
          <m:r>
            <w:rPr>
              <w:rFonts w:ascii="Cambria Math" w:hAnsi="Cambria Math"/>
            </w:rPr>
            <m:t>  </m:t>
          </m:r>
          <m:r>
            <m:rPr>
              <m:nor/>
            </m:rPr>
            <m:t>(10.3)</m:t>
          </m:r>
        </m:oMath>
      </m:oMathPara>
    </w:p>
    <w:p w14:paraId="65A84EF6" w14:textId="2E18E4E2" w:rsidR="003416EE" w:rsidRPr="00674711" w:rsidRDefault="006041B4">
      <w:pPr>
        <w:pStyle w:val="FirstParagraph"/>
        <w:rPr>
          <w:lang w:val="ru-RU"/>
          <w:rPrChange w:id="3885" w:author="Nik K" w:date="2026-10-29T00:18:00Z">
            <w:rPr/>
          </w:rPrChange>
        </w:rPr>
      </w:pPr>
      <m:oMath>
        <m:r>
          <w:rPr>
            <w:rFonts w:ascii="Cambria Math" w:hAnsi="Cambria Math"/>
          </w:rPr>
          <m:t>EDV</m:t>
        </m:r>
      </m:oMath>
      <w:r w:rsidRPr="00674711">
        <w:rPr>
          <w:lang w:val="ru-RU"/>
          <w:rPrChange w:id="3886" w:author="Nik K" w:date="2026-10-29T00:18:00Z">
            <w:rPr/>
          </w:rPrChange>
        </w:rPr>
        <w:t xml:space="preserve"> — конечный диастолический объём (КДО), </w:t>
      </w:r>
      <m:oMath>
        <m:r>
          <w:rPr>
            <w:rFonts w:ascii="Cambria Math" w:hAnsi="Cambria Math"/>
          </w:rPr>
          <m:t>ESV</m:t>
        </m:r>
      </m:oMath>
      <w:r w:rsidRPr="00674711">
        <w:rPr>
          <w:lang w:val="ru-RU"/>
          <w:rPrChange w:id="3887" w:author="Nik K" w:date="2026-10-29T00:18:00Z">
            <w:rPr/>
          </w:rPrChange>
        </w:rPr>
        <w:t xml:space="preserve"> — конечный систолический объём (КСО), </w:t>
      </w:r>
      <m:oMath>
        <m:r>
          <w:rPr>
            <w:rFonts w:ascii="Cambria Math" w:hAnsi="Cambria Math"/>
          </w:rPr>
          <m:t>SV</m:t>
        </m:r>
      </m:oMath>
      <w:r w:rsidRPr="00674711">
        <w:rPr>
          <w:lang w:val="ru-RU"/>
          <w:rPrChange w:id="3888" w:author="Nik K" w:date="2026-10-29T00:18:00Z">
            <w:rPr/>
          </w:rPrChange>
        </w:rPr>
        <w:t xml:space="preserve"> — УО; их единица — мл. </w:t>
      </w:r>
      <m:oMath>
        <m:r>
          <w:rPr>
            <w:rFonts w:ascii="Cambria Math" w:hAnsi="Cambria Math"/>
          </w:rPr>
          <m:t>EF</m:t>
        </m:r>
      </m:oMath>
      <w:r w:rsidRPr="00674711">
        <w:rPr>
          <w:lang w:val="ru-RU"/>
          <w:rPrChange w:id="3889" w:author="Nik K" w:date="2026-10-29T00:18:00Z">
            <w:rPr/>
          </w:rPrChange>
        </w:rPr>
        <w:t xml:space="preserve"> является безразмерной долей, а </w:t>
      </w:r>
      <m:oMath>
        <m:r>
          <w:rPr>
            <w:rFonts w:ascii="Cambria Math" w:hAnsi="Cambria Math"/>
            <w:lang w:val="ru-RU"/>
            <w:rPrChange w:id="3890" w:author="Nik K" w:date="2026-10-29T00:18:00Z">
              <w:rPr>
                <w:rFonts w:ascii="Cambria Math" w:hAnsi="Cambria Math"/>
              </w:rPr>
            </w:rPrChange>
          </w:rPr>
          <m:t>100</m:t>
        </m:r>
        <m:r>
          <w:rPr>
            <w:rFonts w:ascii="Cambria Math" w:hAnsi="Cambria Math"/>
          </w:rPr>
          <m:t>EF</m:t>
        </m:r>
      </m:oMath>
      <w:r w:rsidRPr="00674711">
        <w:rPr>
          <w:lang w:val="ru-RU"/>
          <w:rPrChange w:id="3891" w:author="Nik K" w:date="2026-10-29T00:18:00Z">
            <w:rPr/>
          </w:rPrChange>
        </w:rPr>
        <w:t xml:space="preserve"> — ФВ в процентах. Объёмное определение соответствует рекомендациям по количественной оценке камер </w:t>
      </w:r>
      <w:r w:rsidR="006B31AF">
        <w:fldChar w:fldCharType="begin"/>
      </w:r>
      <w:r w:rsidR="006B31AF" w:rsidRPr="00674711">
        <w:rPr>
          <w:lang w:val="ru-RU"/>
          <w:rPrChange w:id="3892" w:author="Nik K" w:date="2026-10-29T00:18:00Z">
            <w:rPr/>
          </w:rPrChange>
        </w:rPr>
        <w:instrText xml:space="preserve"> </w:instrText>
      </w:r>
      <w:r w:rsidR="006B31AF">
        <w:instrText>HYPERLINK</w:instrText>
      </w:r>
      <w:r w:rsidR="006B31AF" w:rsidRPr="00674711">
        <w:rPr>
          <w:lang w:val="ru-RU"/>
          <w:rPrChange w:id="3893" w:author="Nik K" w:date="2026-10-29T00:18:00Z">
            <w:rPr/>
          </w:rPrChange>
        </w:rPr>
        <w:instrText xml:space="preserve"> "</w:instrText>
      </w:r>
      <w:r w:rsidR="006B31AF">
        <w:instrText>https</w:instrText>
      </w:r>
      <w:r w:rsidR="006B31AF" w:rsidRPr="00674711">
        <w:rPr>
          <w:lang w:val="ru-RU"/>
          <w:rPrChange w:id="3894" w:author="Nik K" w:date="2026-10-29T00:18:00Z">
            <w:rPr/>
          </w:rPrChange>
        </w:rPr>
        <w:instrText>://</w:instrText>
      </w:r>
      <w:r w:rsidR="006B31AF">
        <w:instrText>doi</w:instrText>
      </w:r>
      <w:r w:rsidR="006B31AF" w:rsidRPr="00674711">
        <w:rPr>
          <w:lang w:val="ru-RU"/>
          <w:rPrChange w:id="3895" w:author="Nik K" w:date="2026-10-29T00:18:00Z">
            <w:rPr/>
          </w:rPrChange>
        </w:rPr>
        <w:instrText>.</w:instrText>
      </w:r>
      <w:r w:rsidR="006B31AF">
        <w:instrText>org</w:instrText>
      </w:r>
      <w:r w:rsidR="006B31AF" w:rsidRPr="00674711">
        <w:rPr>
          <w:lang w:val="ru-RU"/>
          <w:rPrChange w:id="3896" w:author="Nik K" w:date="2026-10-29T00:18:00Z">
            <w:rPr/>
          </w:rPrChange>
        </w:rPr>
        <w:instrText>/10.1016/</w:instrText>
      </w:r>
      <w:r w:rsidR="006B31AF">
        <w:instrText>j</w:instrText>
      </w:r>
      <w:r w:rsidR="006B31AF" w:rsidRPr="00674711">
        <w:rPr>
          <w:lang w:val="ru-RU"/>
          <w:rPrChange w:id="3897" w:author="Nik K" w:date="2026-10-29T00:18:00Z">
            <w:rPr/>
          </w:rPrChange>
        </w:rPr>
        <w:instrText>.</w:instrText>
      </w:r>
      <w:r w:rsidR="006B31AF">
        <w:instrText>echo</w:instrText>
      </w:r>
      <w:r w:rsidR="006B31AF" w:rsidRPr="00674711">
        <w:rPr>
          <w:lang w:val="ru-RU"/>
          <w:rPrChange w:id="3898" w:author="Nik K" w:date="2026-10-29T00:18:00Z">
            <w:rPr/>
          </w:rPrChange>
        </w:rPr>
        <w:instrText>.2014.10.003" \</w:instrText>
      </w:r>
      <w:r w:rsidR="006B31AF">
        <w:instrText>h</w:instrText>
      </w:r>
      <w:r w:rsidR="006B31AF" w:rsidRPr="00674711">
        <w:rPr>
          <w:lang w:val="ru-RU"/>
          <w:rPrChange w:id="3899" w:author="Nik K" w:date="2026-10-29T00:18:00Z">
            <w:rPr/>
          </w:rPrChange>
        </w:rPr>
        <w:instrText xml:space="preserve"> </w:instrText>
      </w:r>
      <w:r w:rsidR="006B31AF">
        <w:fldChar w:fldCharType="separate"/>
      </w:r>
      <w:r w:rsidRPr="00674711">
        <w:rPr>
          <w:lang w:val="ru-RU"/>
          <w:rPrChange w:id="3900" w:author="Nik K" w:date="2026-10-29T00:18:00Z">
            <w:rPr/>
          </w:rPrChange>
        </w:rPr>
        <w:t>[1, §2.2]</w:t>
      </w:r>
      <w:r w:rsidR="006B31AF">
        <w:fldChar w:fldCharType="end"/>
      </w:r>
      <w:r w:rsidRPr="00674711">
        <w:rPr>
          <w:lang w:val="ru-RU"/>
          <w:rPrChange w:id="3901" w:author="Nik K" w:date="2026-10-29T00:18:00Z">
            <w:rPr/>
          </w:rPrChange>
        </w:rPr>
        <w:t>. Для каждого желудочка проверяются собственная объёмная кривая и выбор фаз; равенство функций двух желудочков не вводится как способ исправить их сегментации.</w:t>
      </w:r>
    </w:p>
    <w:p w14:paraId="04EA2244" w14:textId="0C11717F" w:rsidR="003416EE" w:rsidRDefault="006041B4">
      <w:pPr>
        <w:pStyle w:val="af"/>
      </w:pPr>
      <w:r>
        <w:t xml:space="preserve">Механическая систола ЛЖ охватывает промежуток от закрытия митрального до закрытия аортального клапана и включает </w:t>
      </w:r>
      <w:proofErr w:type="spellStart"/>
      <w:r>
        <w:t>изоволюмическое</w:t>
      </w:r>
      <w:proofErr w:type="spellEnd"/>
      <w:r>
        <w:t xml:space="preserve"> сокращение и изгнание. Уменьшение объёма предсердия может сопровождать как пассивное опорожнение, так и активное сокращение. Поэтому знак изменения камерного объёма сам по себе не задаёт полную механическую разметку </w:t>
      </w:r>
      <w:hyperlink r:id="rId54">
        <w:r>
          <w:t>[</w:t>
        </w:r>
        <w:proofErr w:type="spellStart"/>
        <w:r>
          <w:t>Robinson</w:t>
        </w:r>
        <w:proofErr w:type="spellEnd"/>
        <w:r>
          <w:t xml:space="preserve"> и </w:t>
        </w:r>
        <w:proofErr w:type="spellStart"/>
        <w:r>
          <w:t>соавт</w:t>
        </w:r>
        <w:proofErr w:type="spellEnd"/>
        <w:r>
          <w:t>., 2024, разделы о систоле ЛЖ и функции ЛП]</w:t>
        </w:r>
      </w:hyperlink>
      <w:r>
        <w:t>. В исследуемых данных непосредственно известны порядок кадров и изменения масок; подтверждённые клапанные события отсутствуют. Далее используются определения «участок уменьшения», «участок увеличения» и «выборочный экстремум».</w:t>
      </w:r>
    </w:p>
    <w:p w14:paraId="25313796" w14:textId="77777777" w:rsidR="003416EE" w:rsidRDefault="006041B4">
      <w:pPr>
        <w:pStyle w:val="af"/>
      </w:pPr>
      <w:r>
        <w:t>Фазовая координата и время после начала соответствующего цикла связаны соотношениями</w:t>
      </w:r>
    </w:p>
    <w:p w14:paraId="6C2E47C3" w14:textId="77777777" w:rsidR="003416EE" w:rsidRDefault="006041B4">
      <w:pPr>
        <w:pStyle w:val="af"/>
        <w:spacing w:before="120" w:after="120" w:line="264" w:lineRule="auto"/>
        <w:ind w:firstLine="0"/>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T</m:t>
                  </m:r>
                </m:e>
                <m:sub>
                  <m:r>
                    <w:rPr>
                      <w:rFonts w:ascii="Cambria Math" w:hAnsi="Cambria Math"/>
                    </w:rPr>
                    <m:t>k</m:t>
                  </m:r>
                </m:sub>
              </m:sSub>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CT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w:rPr>
                  <w:rFonts w:ascii="Cambria Math" w:hAnsi="Cambria Math"/>
                </w:rPr>
                <m:t>CT</m:t>
              </m:r>
            </m:sup>
          </m:sSubSup>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100</m:t>
              </m:r>
            </m:den>
          </m:f>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ϕ</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  </m:t>
          </m:r>
          <m:r>
            <m:rPr>
              <m:nor/>
            </m:rPr>
            <m:t>(10.4)</m:t>
          </m:r>
        </m:oMath>
      </m:oMathPara>
    </w:p>
    <w:p w14:paraId="4683EE9D" w14:textId="77777777" w:rsidR="003416EE" w:rsidRPr="00674711" w:rsidRDefault="006041B4">
      <w:pPr>
        <w:pStyle w:val="FirstParagraph"/>
        <w:rPr>
          <w:lang w:val="ru-RU"/>
          <w:rPrChange w:id="3902" w:author="Nik K" w:date="2026-10-29T00:18:00Z">
            <w:rPr/>
          </w:rPrChange>
        </w:rPr>
      </w:pPr>
      <w:r w:rsidRPr="00674711">
        <w:rPr>
          <w:lang w:val="ru-RU"/>
          <w:rPrChange w:id="3903" w:author="Nik K" w:date="2026-10-29T00:18:00Z">
            <w:rPr/>
          </w:rPrChange>
        </w:rPr>
        <w:lastRenderedPageBreak/>
        <w:t xml:space="preserve">Здесь </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674711">
        <w:rPr>
          <w:lang w:val="ru-RU"/>
          <w:rPrChange w:id="3904" w:author="Nik K" w:date="2026-10-29T00:18:00Z">
            <w:rPr/>
          </w:rPrChange>
        </w:rPr>
        <w:t xml:space="preserve"> — длительность данного </w:t>
      </w:r>
      <w:r>
        <w:t>R</w:t>
      </w:r>
      <w:r w:rsidRPr="00674711">
        <w:rPr>
          <w:lang w:val="ru-RU"/>
          <w:rPrChange w:id="3905" w:author="Nik K" w:date="2026-10-29T00:18:00Z">
            <w:rPr/>
          </w:rPrChange>
        </w:rPr>
        <w:t>–</w:t>
      </w:r>
      <w:r>
        <w:t>R</w:t>
      </w:r>
      <w:r w:rsidRPr="00674711">
        <w:rPr>
          <w:lang w:val="ru-RU"/>
          <w:rPrChange w:id="3906" w:author="Nik K" w:date="2026-10-29T00:18:00Z">
            <w:rPr/>
          </w:rPrChange>
        </w:rPr>
        <w:t xml:space="preserve">-интервала,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lang w:val="ru-RU"/>
                <w:rPrChange w:id="3907" w:author="Nik K" w:date="2026-10-29T00:18:00Z">
                  <w:rPr>
                    <w:rFonts w:ascii="Cambria Math" w:hAnsi="Cambria Math"/>
                  </w:rPr>
                </w:rPrChange>
              </w:rPr>
              <m:t>,</m:t>
            </m:r>
            <m:r>
              <w:rPr>
                <w:rFonts w:ascii="Cambria Math" w:hAnsi="Cambria Math"/>
              </w:rPr>
              <m:t>k</m:t>
            </m:r>
          </m:sub>
        </m:sSub>
      </m:oMath>
      <w:r w:rsidRPr="00674711">
        <w:rPr>
          <w:lang w:val="ru-RU"/>
          <w:rPrChange w:id="3908" w:author="Nik K" w:date="2026-10-29T00:18:00Z">
            <w:rPr/>
          </w:rPrChange>
        </w:rPr>
        <w:t xml:space="preserve"> — его начало,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674711">
        <w:rPr>
          <w:lang w:val="ru-RU"/>
          <w:rPrChange w:id="3909" w:author="Nik K" w:date="2026-10-29T00:18:00Z">
            <w:rPr/>
          </w:rPrChange>
        </w:rPr>
        <w:t xml:space="preserve"> — координата КТ-кадра в процентах собственного интервала. Время и длительность выражаются в согласованных единицах, с или мс. В электрических данных вместо принятого </w:t>
      </w:r>
      <m:oMath>
        <m:sSub>
          <m:sSubPr>
            <m:ctrlPr>
              <w:rPr>
                <w:rFonts w:ascii="Cambria Math" w:hAnsi="Cambria Math"/>
              </w:rPr>
            </m:ctrlPr>
          </m:sSubPr>
          <m:e>
            <m:r>
              <w:rPr>
                <w:rFonts w:ascii="Cambria Math" w:hAnsi="Cambria Math"/>
              </w:rPr>
              <m:t>t</m:t>
            </m:r>
          </m:e>
          <m:sub>
            <m:r>
              <w:rPr>
                <w:rFonts w:ascii="Cambria Math" w:hAnsi="Cambria Math"/>
              </w:rPr>
              <m:t>R</m:t>
            </m:r>
            <m:r>
              <m:rPr>
                <m:sty m:val="p"/>
              </m:rPr>
              <w:rPr>
                <w:rFonts w:ascii="Cambria Math" w:hAnsi="Cambria Math"/>
                <w:lang w:val="ru-RU"/>
                <w:rPrChange w:id="3910" w:author="Nik K" w:date="2026-10-29T00:18:00Z">
                  <w:rPr>
                    <w:rFonts w:ascii="Cambria Math" w:hAnsi="Cambria Math"/>
                  </w:rPr>
                </w:rPrChange>
              </w:rPr>
              <m:t>,</m:t>
            </m:r>
            <m:r>
              <w:rPr>
                <w:rFonts w:ascii="Cambria Math" w:hAnsi="Cambria Math"/>
              </w:rPr>
              <m:t>k</m:t>
            </m:r>
          </m:sub>
        </m:sSub>
      </m:oMath>
      <w:r w:rsidRPr="00674711">
        <w:rPr>
          <w:lang w:val="ru-RU"/>
          <w:rPrChange w:id="3911" w:author="Nik K" w:date="2026-10-29T00:18:00Z">
            <w:rPr/>
          </w:rPrChange>
        </w:rPr>
        <w:t xml:space="preserve"> пока используется сохранённый кандидат доминирующего экстремума </w:t>
      </w:r>
      <w:r>
        <w:t>QRS</w:t>
      </w:r>
      <w:r w:rsidRPr="00674711">
        <w:rPr>
          <w:lang w:val="ru-RU"/>
          <w:rPrChange w:id="3912" w:author="Nik K" w:date="2026-10-29T00:18:00Z">
            <w:rPr/>
          </w:rPrChange>
        </w:rPr>
        <w:t xml:space="preserve">. Он не подтверждён как </w:t>
      </w:r>
      <w:r>
        <w:t>R</w:t>
      </w:r>
      <w:r w:rsidRPr="00674711">
        <w:rPr>
          <w:lang w:val="ru-RU"/>
          <w:rPrChange w:id="3913" w:author="Nik K" w:date="2026-10-29T00:18:00Z">
            <w:rPr/>
          </w:rPrChange>
        </w:rPr>
        <w:t>-зубец или начало деполяризации. ЭКГ предоставляет временные признаки, но не измеряет пространственное перемещение сердца, камерный объём или коэффициент вклада ЛЖ.</w:t>
      </w:r>
    </w:p>
    <w:p w14:paraId="4E65D0BB" w14:textId="77777777" w:rsidR="003416EE" w:rsidRDefault="006041B4">
      <w:pPr>
        <w:pStyle w:val="af"/>
      </w:pPr>
      <w:r>
        <w:t xml:space="preserve">У Н имеются девять КТ-фаз первого интервала: 14, 23, 33, 43, 53, 62, 72, 82 и 92% при длительности около 822 </w:t>
      </w:r>
      <w:proofErr w:type="spellStart"/>
      <w:r>
        <w:t>мс</w:t>
      </w:r>
      <w:proofErr w:type="spellEnd"/>
      <w:r>
        <w:t xml:space="preserve">. Второй интервал длительностью около 787 </w:t>
      </w:r>
      <w:proofErr w:type="spellStart"/>
      <w:r>
        <w:t>мс</w:t>
      </w:r>
      <w:proofErr w:type="spellEnd"/>
      <w:r>
        <w:t xml:space="preserve"> представлен только фазами 1, 11 и 21%. Его кадры не дополняют первый интервал до полного сокращения. Номинальное временное разрешение реконструкций — около 140 </w:t>
      </w:r>
      <w:proofErr w:type="spellStart"/>
      <w:r>
        <w:t>мс</w:t>
      </w:r>
      <w:proofErr w:type="spellEnd"/>
      <w:r>
        <w:t>; меньший шаг центров кадров не устраняет это ограничение [92, 94].</w:t>
      </w:r>
    </w:p>
    <w:p w14:paraId="33056BA7" w14:textId="77777777" w:rsidR="003416EE" w:rsidRDefault="006041B4">
      <w:pPr>
        <w:pStyle w:val="af"/>
      </w:pPr>
      <w:r>
        <w:t>Таблица 10.1 показывает, как полнота окна влияет на наблюдаемый объёмный диапазон. Минимум и максимум здесь выбираются только из реально сохранённых масок.</w:t>
      </w:r>
    </w:p>
    <w:p w14:paraId="71FFB7B6" w14:textId="77777777" w:rsidR="003416EE" w:rsidRDefault="006041B4">
      <w:pPr>
        <w:pStyle w:val="af5"/>
        <w:keepNext/>
      </w:pPr>
      <w:r>
        <w:t>Таблица 10.1 — Наблюдаемые камерные объёмы Н в двух отдельных КТ-интервалах</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569"/>
        <w:gridCol w:w="2394"/>
        <w:gridCol w:w="1569"/>
        <w:gridCol w:w="2394"/>
        <w:gridCol w:w="1569"/>
      </w:tblGrid>
      <w:tr w:rsidR="003416EE" w14:paraId="40160A8F" w14:textId="77777777">
        <w:trPr>
          <w:cantSplit/>
          <w:tblHeader/>
        </w:trPr>
        <w:tc>
          <w:tcPr>
            <w:tcW w:w="1546" w:type="dxa"/>
            <w:shd w:val="clear" w:color="auto" w:fill="EDEDED"/>
          </w:tcPr>
          <w:p w14:paraId="7A37BD58" w14:textId="77777777" w:rsidR="003416EE" w:rsidRDefault="006041B4">
            <w:pPr>
              <w:keepNext/>
              <w:spacing w:before="60" w:after="60" w:line="240" w:lineRule="auto"/>
              <w:ind w:firstLine="0"/>
              <w:jc w:val="left"/>
            </w:pPr>
            <w:r>
              <w:rPr>
                <w:b/>
                <w:sz w:val="22"/>
              </w:rPr>
              <w:t>Камера</w:t>
            </w:r>
          </w:p>
        </w:tc>
        <w:tc>
          <w:tcPr>
            <w:tcW w:w="2358" w:type="dxa"/>
            <w:shd w:val="clear" w:color="auto" w:fill="EDEDED"/>
          </w:tcPr>
          <w:p w14:paraId="4767DF77" w14:textId="77777777" w:rsidR="003416EE" w:rsidRDefault="006041B4">
            <w:pPr>
              <w:keepNext/>
              <w:spacing w:before="60" w:after="60" w:line="240" w:lineRule="auto"/>
              <w:ind w:firstLine="0"/>
              <w:jc w:val="left"/>
            </w:pPr>
            <w:r>
              <w:rPr>
                <w:b/>
                <w:sz w:val="22"/>
              </w:rPr>
              <w:t>Первый интервал: минимум–максимум, мл</w:t>
            </w:r>
          </w:p>
        </w:tc>
        <w:tc>
          <w:tcPr>
            <w:tcW w:w="1546" w:type="dxa"/>
            <w:shd w:val="clear" w:color="auto" w:fill="EDEDED"/>
          </w:tcPr>
          <w:p w14:paraId="76F4B3DD" w14:textId="77777777" w:rsidR="003416EE" w:rsidRDefault="006041B4">
            <w:pPr>
              <w:keepNext/>
              <w:spacing w:before="60" w:after="60" w:line="240" w:lineRule="auto"/>
              <w:ind w:firstLine="0"/>
              <w:jc w:val="left"/>
            </w:pPr>
            <w:r>
              <w:rPr>
                <w:b/>
                <w:sz w:val="22"/>
              </w:rPr>
              <w:t>Размах, мл</w:t>
            </w:r>
          </w:p>
        </w:tc>
        <w:tc>
          <w:tcPr>
            <w:tcW w:w="2358" w:type="dxa"/>
            <w:shd w:val="clear" w:color="auto" w:fill="EDEDED"/>
          </w:tcPr>
          <w:p w14:paraId="24A52B1C" w14:textId="77777777" w:rsidR="003416EE" w:rsidRDefault="006041B4">
            <w:pPr>
              <w:keepNext/>
              <w:spacing w:before="60" w:after="60" w:line="240" w:lineRule="auto"/>
              <w:ind w:firstLine="0"/>
              <w:jc w:val="left"/>
            </w:pPr>
            <w:r>
              <w:rPr>
                <w:b/>
                <w:sz w:val="22"/>
              </w:rPr>
              <w:t>Второй интервал: минимум–максимум, мл</w:t>
            </w:r>
          </w:p>
        </w:tc>
        <w:tc>
          <w:tcPr>
            <w:tcW w:w="1546" w:type="dxa"/>
            <w:shd w:val="clear" w:color="auto" w:fill="EDEDED"/>
          </w:tcPr>
          <w:p w14:paraId="6F739488" w14:textId="77777777" w:rsidR="003416EE" w:rsidRDefault="006041B4">
            <w:pPr>
              <w:keepNext/>
              <w:spacing w:before="60" w:after="60" w:line="240" w:lineRule="auto"/>
              <w:ind w:firstLine="0"/>
              <w:jc w:val="left"/>
            </w:pPr>
            <w:r>
              <w:rPr>
                <w:b/>
                <w:sz w:val="22"/>
              </w:rPr>
              <w:t>Размах, мл</w:t>
            </w:r>
          </w:p>
        </w:tc>
      </w:tr>
      <w:tr w:rsidR="003416EE" w14:paraId="47210289" w14:textId="77777777">
        <w:trPr>
          <w:cantSplit/>
        </w:trPr>
        <w:tc>
          <w:tcPr>
            <w:tcW w:w="1546" w:type="dxa"/>
          </w:tcPr>
          <w:p w14:paraId="289FF22F" w14:textId="77777777" w:rsidR="003416EE" w:rsidRDefault="006041B4">
            <w:pPr>
              <w:spacing w:before="60" w:after="60" w:line="240" w:lineRule="auto"/>
              <w:ind w:firstLine="0"/>
              <w:jc w:val="left"/>
            </w:pPr>
            <w:r>
              <w:rPr>
                <w:sz w:val="22"/>
              </w:rPr>
              <w:t>ЛЖ</w:t>
            </w:r>
          </w:p>
        </w:tc>
        <w:tc>
          <w:tcPr>
            <w:tcW w:w="2358" w:type="dxa"/>
          </w:tcPr>
          <w:p w14:paraId="1B1AAD93" w14:textId="77777777" w:rsidR="003416EE" w:rsidRDefault="006041B4">
            <w:pPr>
              <w:spacing w:before="60" w:after="60" w:line="240" w:lineRule="auto"/>
              <w:ind w:firstLine="0"/>
              <w:jc w:val="left"/>
            </w:pPr>
            <w:r>
              <w:rPr>
                <w:sz w:val="22"/>
              </w:rPr>
              <w:t>89,738–151,742</w:t>
            </w:r>
          </w:p>
        </w:tc>
        <w:tc>
          <w:tcPr>
            <w:tcW w:w="1546" w:type="dxa"/>
          </w:tcPr>
          <w:p w14:paraId="6981923A" w14:textId="77777777" w:rsidR="003416EE" w:rsidRDefault="006041B4">
            <w:pPr>
              <w:spacing w:before="60" w:after="60" w:line="240" w:lineRule="auto"/>
              <w:ind w:firstLine="0"/>
              <w:jc w:val="left"/>
            </w:pPr>
            <w:r>
              <w:rPr>
                <w:sz w:val="22"/>
              </w:rPr>
              <w:t>62,004</w:t>
            </w:r>
          </w:p>
        </w:tc>
        <w:tc>
          <w:tcPr>
            <w:tcW w:w="2358" w:type="dxa"/>
          </w:tcPr>
          <w:p w14:paraId="2AD3B342" w14:textId="77777777" w:rsidR="003416EE" w:rsidRDefault="006041B4">
            <w:pPr>
              <w:spacing w:before="60" w:after="60" w:line="240" w:lineRule="auto"/>
              <w:ind w:firstLine="0"/>
              <w:jc w:val="left"/>
            </w:pPr>
            <w:r>
              <w:rPr>
                <w:sz w:val="22"/>
              </w:rPr>
              <w:t>114,401–153,702</w:t>
            </w:r>
          </w:p>
        </w:tc>
        <w:tc>
          <w:tcPr>
            <w:tcW w:w="1546" w:type="dxa"/>
          </w:tcPr>
          <w:p w14:paraId="1690ABF1" w14:textId="77777777" w:rsidR="003416EE" w:rsidRDefault="006041B4">
            <w:pPr>
              <w:spacing w:before="60" w:after="60" w:line="240" w:lineRule="auto"/>
              <w:ind w:firstLine="0"/>
              <w:jc w:val="left"/>
            </w:pPr>
            <w:r>
              <w:rPr>
                <w:sz w:val="22"/>
              </w:rPr>
              <w:t>39,301</w:t>
            </w:r>
          </w:p>
        </w:tc>
      </w:tr>
      <w:tr w:rsidR="003416EE" w14:paraId="69B88F14" w14:textId="77777777">
        <w:trPr>
          <w:cantSplit/>
        </w:trPr>
        <w:tc>
          <w:tcPr>
            <w:tcW w:w="1546" w:type="dxa"/>
          </w:tcPr>
          <w:p w14:paraId="586B0E45" w14:textId="77777777" w:rsidR="003416EE" w:rsidRDefault="006041B4">
            <w:pPr>
              <w:spacing w:before="60" w:after="60" w:line="240" w:lineRule="auto"/>
              <w:ind w:firstLine="0"/>
              <w:jc w:val="left"/>
            </w:pPr>
            <w:r>
              <w:rPr>
                <w:sz w:val="22"/>
              </w:rPr>
              <w:t>ПЖ</w:t>
            </w:r>
          </w:p>
        </w:tc>
        <w:tc>
          <w:tcPr>
            <w:tcW w:w="2358" w:type="dxa"/>
          </w:tcPr>
          <w:p w14:paraId="1E0F585E" w14:textId="77777777" w:rsidR="003416EE" w:rsidRDefault="006041B4">
            <w:pPr>
              <w:spacing w:before="60" w:after="60" w:line="240" w:lineRule="auto"/>
              <w:ind w:firstLine="0"/>
              <w:jc w:val="left"/>
            </w:pPr>
            <w:r>
              <w:rPr>
                <w:sz w:val="22"/>
              </w:rPr>
              <w:t>126,169–233,259</w:t>
            </w:r>
          </w:p>
        </w:tc>
        <w:tc>
          <w:tcPr>
            <w:tcW w:w="1546" w:type="dxa"/>
          </w:tcPr>
          <w:p w14:paraId="4DBDC5D2" w14:textId="77777777" w:rsidR="003416EE" w:rsidRDefault="006041B4">
            <w:pPr>
              <w:spacing w:before="60" w:after="60" w:line="240" w:lineRule="auto"/>
              <w:ind w:firstLine="0"/>
              <w:jc w:val="left"/>
            </w:pPr>
            <w:r>
              <w:rPr>
                <w:sz w:val="22"/>
              </w:rPr>
              <w:t>107,091</w:t>
            </w:r>
          </w:p>
        </w:tc>
        <w:tc>
          <w:tcPr>
            <w:tcW w:w="2358" w:type="dxa"/>
          </w:tcPr>
          <w:p w14:paraId="045AE18F" w14:textId="77777777" w:rsidR="003416EE" w:rsidRDefault="006041B4">
            <w:pPr>
              <w:spacing w:before="60" w:after="60" w:line="240" w:lineRule="auto"/>
              <w:ind w:firstLine="0"/>
              <w:jc w:val="left"/>
            </w:pPr>
            <w:r>
              <w:rPr>
                <w:sz w:val="22"/>
              </w:rPr>
              <w:t>187,491–236,848</w:t>
            </w:r>
          </w:p>
        </w:tc>
        <w:tc>
          <w:tcPr>
            <w:tcW w:w="1546" w:type="dxa"/>
          </w:tcPr>
          <w:p w14:paraId="2D8BDD61" w14:textId="77777777" w:rsidR="003416EE" w:rsidRDefault="006041B4">
            <w:pPr>
              <w:spacing w:before="60" w:after="60" w:line="240" w:lineRule="auto"/>
              <w:ind w:firstLine="0"/>
              <w:jc w:val="left"/>
            </w:pPr>
            <w:r>
              <w:rPr>
                <w:sz w:val="22"/>
              </w:rPr>
              <w:t>49,357</w:t>
            </w:r>
          </w:p>
        </w:tc>
      </w:tr>
      <w:tr w:rsidR="003416EE" w14:paraId="50B19A6C" w14:textId="77777777">
        <w:trPr>
          <w:cantSplit/>
        </w:trPr>
        <w:tc>
          <w:tcPr>
            <w:tcW w:w="1546" w:type="dxa"/>
          </w:tcPr>
          <w:p w14:paraId="6855DEFC" w14:textId="77777777" w:rsidR="003416EE" w:rsidRDefault="006041B4">
            <w:pPr>
              <w:spacing w:before="60" w:after="60" w:line="240" w:lineRule="auto"/>
              <w:ind w:firstLine="0"/>
              <w:jc w:val="left"/>
            </w:pPr>
            <w:r>
              <w:rPr>
                <w:sz w:val="22"/>
              </w:rPr>
              <w:t>ЛП</w:t>
            </w:r>
          </w:p>
        </w:tc>
        <w:tc>
          <w:tcPr>
            <w:tcW w:w="2358" w:type="dxa"/>
          </w:tcPr>
          <w:p w14:paraId="415858E4" w14:textId="77777777" w:rsidR="003416EE" w:rsidRDefault="006041B4">
            <w:pPr>
              <w:spacing w:before="60" w:after="60" w:line="240" w:lineRule="auto"/>
              <w:ind w:firstLine="0"/>
              <w:jc w:val="left"/>
            </w:pPr>
            <w:r>
              <w:rPr>
                <w:sz w:val="22"/>
              </w:rPr>
              <w:t>38,284–90,110</w:t>
            </w:r>
          </w:p>
        </w:tc>
        <w:tc>
          <w:tcPr>
            <w:tcW w:w="1546" w:type="dxa"/>
          </w:tcPr>
          <w:p w14:paraId="7556F984" w14:textId="77777777" w:rsidR="003416EE" w:rsidRDefault="006041B4">
            <w:pPr>
              <w:spacing w:before="60" w:after="60" w:line="240" w:lineRule="auto"/>
              <w:ind w:firstLine="0"/>
              <w:jc w:val="left"/>
            </w:pPr>
            <w:r>
              <w:rPr>
                <w:sz w:val="22"/>
              </w:rPr>
              <w:t>51,826</w:t>
            </w:r>
          </w:p>
        </w:tc>
        <w:tc>
          <w:tcPr>
            <w:tcW w:w="2358" w:type="dxa"/>
          </w:tcPr>
          <w:p w14:paraId="24AF433A" w14:textId="77777777" w:rsidR="003416EE" w:rsidRDefault="006041B4">
            <w:pPr>
              <w:spacing w:before="60" w:after="60" w:line="240" w:lineRule="auto"/>
              <w:ind w:firstLine="0"/>
              <w:jc w:val="left"/>
            </w:pPr>
            <w:r>
              <w:rPr>
                <w:sz w:val="22"/>
              </w:rPr>
              <w:t>34,601–51,725</w:t>
            </w:r>
          </w:p>
        </w:tc>
        <w:tc>
          <w:tcPr>
            <w:tcW w:w="1546" w:type="dxa"/>
          </w:tcPr>
          <w:p w14:paraId="72B2CEBA" w14:textId="77777777" w:rsidR="003416EE" w:rsidRDefault="006041B4">
            <w:pPr>
              <w:spacing w:before="60" w:after="60" w:line="240" w:lineRule="auto"/>
              <w:ind w:firstLine="0"/>
              <w:jc w:val="left"/>
            </w:pPr>
            <w:r>
              <w:rPr>
                <w:sz w:val="22"/>
              </w:rPr>
              <w:t>17,124</w:t>
            </w:r>
          </w:p>
        </w:tc>
      </w:tr>
      <w:tr w:rsidR="003416EE" w14:paraId="3CF34D05" w14:textId="77777777">
        <w:trPr>
          <w:cantSplit/>
        </w:trPr>
        <w:tc>
          <w:tcPr>
            <w:tcW w:w="1546" w:type="dxa"/>
          </w:tcPr>
          <w:p w14:paraId="487E0DF5" w14:textId="77777777" w:rsidR="003416EE" w:rsidRDefault="006041B4">
            <w:pPr>
              <w:spacing w:before="60" w:after="60" w:line="240" w:lineRule="auto"/>
              <w:ind w:firstLine="0"/>
              <w:jc w:val="left"/>
            </w:pPr>
            <w:r>
              <w:rPr>
                <w:sz w:val="22"/>
              </w:rPr>
              <w:t>ПП</w:t>
            </w:r>
          </w:p>
        </w:tc>
        <w:tc>
          <w:tcPr>
            <w:tcW w:w="2358" w:type="dxa"/>
          </w:tcPr>
          <w:p w14:paraId="26EA38FC" w14:textId="77777777" w:rsidR="003416EE" w:rsidRDefault="006041B4">
            <w:pPr>
              <w:spacing w:before="60" w:after="60" w:line="240" w:lineRule="auto"/>
              <w:ind w:firstLine="0"/>
              <w:jc w:val="left"/>
            </w:pPr>
            <w:r>
              <w:rPr>
                <w:sz w:val="22"/>
              </w:rPr>
              <w:t>49,803–116,057</w:t>
            </w:r>
          </w:p>
        </w:tc>
        <w:tc>
          <w:tcPr>
            <w:tcW w:w="1546" w:type="dxa"/>
          </w:tcPr>
          <w:p w14:paraId="0298F23E" w14:textId="77777777" w:rsidR="003416EE" w:rsidRDefault="006041B4">
            <w:pPr>
              <w:spacing w:before="60" w:after="60" w:line="240" w:lineRule="auto"/>
              <w:ind w:firstLine="0"/>
              <w:jc w:val="left"/>
            </w:pPr>
            <w:r>
              <w:rPr>
                <w:sz w:val="22"/>
              </w:rPr>
              <w:t>66,254</w:t>
            </w:r>
          </w:p>
        </w:tc>
        <w:tc>
          <w:tcPr>
            <w:tcW w:w="2358" w:type="dxa"/>
          </w:tcPr>
          <w:p w14:paraId="4091EE12" w14:textId="77777777" w:rsidR="003416EE" w:rsidRDefault="006041B4">
            <w:pPr>
              <w:spacing w:before="60" w:after="60" w:line="240" w:lineRule="auto"/>
              <w:ind w:firstLine="0"/>
              <w:jc w:val="left"/>
            </w:pPr>
            <w:r>
              <w:rPr>
                <w:sz w:val="22"/>
              </w:rPr>
              <w:t>44,544–69,387</w:t>
            </w:r>
          </w:p>
        </w:tc>
        <w:tc>
          <w:tcPr>
            <w:tcW w:w="1546" w:type="dxa"/>
          </w:tcPr>
          <w:p w14:paraId="3966EF33" w14:textId="77777777" w:rsidR="003416EE" w:rsidRDefault="006041B4">
            <w:pPr>
              <w:spacing w:before="60" w:after="60" w:line="240" w:lineRule="auto"/>
              <w:ind w:firstLine="0"/>
              <w:jc w:val="left"/>
            </w:pPr>
            <w:r>
              <w:rPr>
                <w:sz w:val="22"/>
              </w:rPr>
              <w:t>24,844</w:t>
            </w:r>
          </w:p>
        </w:tc>
      </w:tr>
    </w:tbl>
    <w:p w14:paraId="5CDE9C52" w14:textId="77777777" w:rsidR="003416EE" w:rsidRDefault="006041B4">
      <w:pPr>
        <w:pStyle w:val="af"/>
      </w:pPr>
      <w:r>
        <w:t>Первое окно охватывает 14–92%, второе — 1–21% собственного R–R. Все значения рассчитаны по автоматическим сегментациям; независимая ошибка границ камер не определена [92, 94].</w:t>
      </w:r>
    </w:p>
    <w:p w14:paraId="631FD805" w14:textId="77777777" w:rsidR="003416EE" w:rsidRDefault="006041B4">
      <w:pPr>
        <w:pStyle w:val="af"/>
      </w:pPr>
      <w:r>
        <w:t xml:space="preserve">В первом окне минимумы желудочков и максимум ЛП приходятся на 43%, то есть примерно 353,5 </w:t>
      </w:r>
      <w:proofErr w:type="spellStart"/>
      <w:r>
        <w:t>мс</w:t>
      </w:r>
      <w:proofErr w:type="spellEnd"/>
      <w:r>
        <w:t xml:space="preserve"> после R. Максимум ПП расположен на 53%, </w:t>
      </w:r>
      <w:r>
        <w:lastRenderedPageBreak/>
        <w:t xml:space="preserve">или 435,7 </w:t>
      </w:r>
      <w:proofErr w:type="spellStart"/>
      <w:r>
        <w:t>мс</w:t>
      </w:r>
      <w:proofErr w:type="spellEnd"/>
      <w:r>
        <w:t xml:space="preserve">. Разность 82,2 </w:t>
      </w:r>
      <w:proofErr w:type="spellStart"/>
      <w:r>
        <w:t>мс</w:t>
      </w:r>
      <w:proofErr w:type="spellEnd"/>
      <w:r>
        <w:t xml:space="preserve"> меньше номинального временного разрешения: она характеризует положение выборочных экстремумов, но не доказывает физиологическую задержку между камерами. Максимумы желудочков находятся на последней доступной фазе, 92%. Во втором окне экстремумы всех четырёх камер лежат на границах наблюдения. Поэтому размахи таблицы 10.1 не принимаются за подтверждённые УО.</w:t>
      </w:r>
    </w:p>
    <w:p w14:paraId="57AF16AD" w14:textId="77777777" w:rsidR="003416EE" w:rsidRDefault="006041B4">
      <w:pPr>
        <w:pStyle w:val="af"/>
      </w:pPr>
      <w:r>
        <w:t xml:space="preserve">Для неполного окна </w:t>
      </w:r>
      <m:oMath>
        <m:r>
          <w:rPr>
            <w:rFonts w:ascii="Cambria Math" w:hAnsi="Cambria Math"/>
          </w:rPr>
          <m:t>W</m:t>
        </m:r>
      </m:oMath>
      <w:r>
        <w:t xml:space="preserve"> определяются самостоятельные описательные показатели</w:t>
      </w:r>
    </w:p>
    <w:p w14:paraId="7305C309"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W</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rPr>
                <m:t>,</m:t>
              </m:r>
              <m:r>
                <w:rPr>
                  <w:rFonts w:ascii="Cambria Math" w:hAnsi="Cambria Math"/>
                </w:rPr>
                <m:t>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rPr>
                    <m:t>,</m:t>
                  </m:r>
                  <m:r>
                    <w:rPr>
                      <w:rFonts w:ascii="Cambria Math" w:hAnsi="Cambria Math"/>
                    </w:rPr>
                    <m:t>W</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W</m:t>
                  </m:r>
                </m:lim>
              </m:limLow>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den>
          </m:f>
          <m:r>
            <m:rPr>
              <m:sty m:val="p"/>
            </m:rPr>
            <w:rPr>
              <w:rFonts w:ascii="Cambria Math" w:hAnsi="Cambria Math"/>
            </w:rPr>
            <m:t>.</m:t>
          </m:r>
          <m:r>
            <w:rPr>
              <w:rFonts w:ascii="Cambria Math" w:hAnsi="Cambria Math"/>
            </w:rPr>
            <m:t>  </m:t>
          </m:r>
          <m:r>
            <m:rPr>
              <m:nor/>
            </m:rPr>
            <m:t>(10.5)</m:t>
          </m:r>
        </m:oMath>
      </m:oMathPara>
    </w:p>
    <w:p w14:paraId="3F182874" w14:textId="77777777" w:rsidR="003416EE" w:rsidRPr="00674711" w:rsidRDefault="006B31AF">
      <w:pPr>
        <w:pStyle w:val="FirstParagraph"/>
        <w:rPr>
          <w:lang w:val="ru-RU"/>
          <w:rPrChange w:id="3914" w:author="Nik K" w:date="2026-10-29T00:18:00Z">
            <w:rPr/>
          </w:rPrChange>
        </w:rPr>
      </w:pPr>
      <m:oMath>
        <m:sSub>
          <m:sSubPr>
            <m:ctrlPr>
              <w:rPr>
                <w:rFonts w:ascii="Cambria Math" w:hAnsi="Cambria Math"/>
              </w:rPr>
            </m:ctrlPr>
          </m:sSubPr>
          <m:e>
            <m:r>
              <w:rPr>
                <w:rFonts w:ascii="Cambria Math" w:hAnsi="Cambria Math"/>
              </w:rPr>
              <m:t>D</m:t>
            </m:r>
          </m:e>
          <m:sub>
            <m:r>
              <w:rPr>
                <w:rFonts w:ascii="Cambria Math" w:hAnsi="Cambria Math"/>
              </w:rPr>
              <m:t>v</m:t>
            </m:r>
            <m:r>
              <m:rPr>
                <m:sty m:val="p"/>
              </m:rPr>
              <w:rPr>
                <w:rFonts w:ascii="Cambria Math" w:hAnsi="Cambria Math"/>
                <w:lang w:val="ru-RU"/>
                <w:rPrChange w:id="3915" w:author="Nik K" w:date="2026-10-29T00:18:00Z">
                  <w:rPr>
                    <w:rFonts w:ascii="Cambria Math" w:hAnsi="Cambria Math"/>
                  </w:rPr>
                </w:rPrChange>
              </w:rPr>
              <m:t>,</m:t>
            </m:r>
            <m:r>
              <w:rPr>
                <w:rFonts w:ascii="Cambria Math" w:hAnsi="Cambria Math"/>
              </w:rPr>
              <m:t>W</m:t>
            </m:r>
          </m:sub>
        </m:sSub>
      </m:oMath>
      <w:r w:rsidR="006041B4" w:rsidRPr="00674711">
        <w:rPr>
          <w:lang w:val="ru-RU"/>
          <w:rPrChange w:id="3916" w:author="Nik K" w:date="2026-10-29T00:18:00Z">
            <w:rPr/>
          </w:rPrChange>
        </w:rPr>
        <w:t xml:space="preserve"> выражается в мл, </w:t>
      </w:r>
      <m:oMath>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lang w:val="ru-RU"/>
                <w:rPrChange w:id="3917" w:author="Nik K" w:date="2026-10-29T00:18:00Z">
                  <w:rPr>
                    <w:rFonts w:ascii="Cambria Math" w:hAnsi="Cambria Math"/>
                  </w:rPr>
                </w:rPrChange>
              </w:rPr>
              <m:t>,</m:t>
            </m:r>
            <m:r>
              <w:rPr>
                <w:rFonts w:ascii="Cambria Math" w:hAnsi="Cambria Math"/>
              </w:rPr>
              <m:t>W</m:t>
            </m:r>
          </m:sub>
        </m:sSub>
      </m:oMath>
      <w:r w:rsidR="006041B4" w:rsidRPr="00674711">
        <w:rPr>
          <w:lang w:val="ru-RU"/>
          <w:rPrChange w:id="3918" w:author="Nik K" w:date="2026-10-29T00:18:00Z">
            <w:rPr/>
          </w:rPrChange>
        </w:rPr>
        <w:t xml:space="preserve"> — в долях; </w:t>
      </w:r>
      <m:oMath>
        <m:r>
          <w:rPr>
            <w:rFonts w:ascii="Cambria Math" w:hAnsi="Cambria Math"/>
            <w:lang w:val="ru-RU"/>
            <w:rPrChange w:id="3919" w:author="Nik K" w:date="2026-10-29T00:18:00Z">
              <w:rPr>
                <w:rFonts w:ascii="Cambria Math" w:hAnsi="Cambria Math"/>
              </w:rPr>
            </w:rPrChange>
          </w:rPr>
          <m:t>100</m:t>
        </m:r>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lang w:val="ru-RU"/>
                <w:rPrChange w:id="3920" w:author="Nik K" w:date="2026-10-29T00:18:00Z">
                  <w:rPr>
                    <w:rFonts w:ascii="Cambria Math" w:hAnsi="Cambria Math"/>
                  </w:rPr>
                </w:rPrChange>
              </w:rPr>
              <m:t>,</m:t>
            </m:r>
            <m:r>
              <w:rPr>
                <w:rFonts w:ascii="Cambria Math" w:hAnsi="Cambria Math"/>
              </w:rPr>
              <m:t>W</m:t>
            </m:r>
          </m:sub>
        </m:sSub>
      </m:oMath>
      <w:r w:rsidR="006041B4" w:rsidRPr="00674711">
        <w:rPr>
          <w:lang w:val="ru-RU"/>
          <w:rPrChange w:id="3921" w:author="Nik K" w:date="2026-10-29T00:18:00Z">
            <w:rPr/>
          </w:rPrChange>
        </w:rPr>
        <w:t xml:space="preserve"> — относительный размах в процентах. Для первого окна Н получены </w:t>
      </w:r>
      <m:oMath>
        <m:r>
          <w:rPr>
            <w:rFonts w:ascii="Cambria Math" w:hAnsi="Cambria Math"/>
            <w:lang w:val="ru-RU"/>
            <w:rPrChange w:id="3922" w:author="Nik K" w:date="2026-10-29T00:18:00Z">
              <w:rPr>
                <w:rFonts w:ascii="Cambria Math" w:hAnsi="Cambria Math"/>
              </w:rPr>
            </w:rPrChange>
          </w:rPr>
          <m:t>100</m:t>
        </m:r>
        <m:sSub>
          <m:sSubPr>
            <m:ctrlPr>
              <w:rPr>
                <w:rFonts w:ascii="Cambria Math" w:hAnsi="Cambria Math"/>
              </w:rPr>
            </m:ctrlPr>
          </m:sSubPr>
          <m:e>
            <m:r>
              <w:rPr>
                <w:rFonts w:ascii="Cambria Math" w:hAnsi="Cambria Math"/>
              </w:rPr>
              <m:t>Q</m:t>
            </m:r>
          </m:e>
          <m:sub>
            <m:r>
              <w:rPr>
                <w:rFonts w:ascii="Cambria Math" w:hAnsi="Cambria Math"/>
              </w:rPr>
              <m:t>LV</m:t>
            </m:r>
            <m:r>
              <m:rPr>
                <m:sty m:val="p"/>
              </m:rPr>
              <w:rPr>
                <w:rFonts w:ascii="Cambria Math" w:hAnsi="Cambria Math"/>
                <w:lang w:val="ru-RU"/>
                <w:rPrChange w:id="3923" w:author="Nik K" w:date="2026-10-29T00:18:00Z">
                  <w:rPr>
                    <w:rFonts w:ascii="Cambria Math" w:hAnsi="Cambria Math"/>
                  </w:rPr>
                </w:rPrChange>
              </w:rPr>
              <m:t>,</m:t>
            </m:r>
            <m:r>
              <w:rPr>
                <w:rFonts w:ascii="Cambria Math" w:hAnsi="Cambria Math"/>
              </w:rPr>
              <m:t>W</m:t>
            </m:r>
          </m:sub>
        </m:sSub>
        <m:r>
          <m:rPr>
            <m:sty m:val="p"/>
          </m:rPr>
          <w:rPr>
            <w:rFonts w:ascii="Cambria Math" w:hAnsi="Cambria Math"/>
            <w:lang w:val="ru-RU"/>
            <w:rPrChange w:id="3924" w:author="Nik K" w:date="2026-10-29T00:18:00Z">
              <w:rPr>
                <w:rFonts w:ascii="Cambria Math" w:hAnsi="Cambria Math"/>
              </w:rPr>
            </w:rPrChange>
          </w:rPr>
          <m:t>=</m:t>
        </m:r>
        <m:r>
          <w:rPr>
            <w:rFonts w:ascii="Cambria Math" w:hAnsi="Cambria Math"/>
            <w:lang w:val="ru-RU"/>
            <w:rPrChange w:id="3925" w:author="Nik K" w:date="2026-10-29T00:18:00Z">
              <w:rPr>
                <w:rFonts w:ascii="Cambria Math" w:hAnsi="Cambria Math"/>
              </w:rPr>
            </w:rPrChange>
          </w:rPr>
          <m:t>40</m:t>
        </m:r>
        <m:r>
          <m:rPr>
            <m:sty m:val="p"/>
          </m:rPr>
          <w:rPr>
            <w:rFonts w:ascii="Cambria Math" w:hAnsi="Cambria Math"/>
            <w:lang w:val="ru-RU"/>
            <w:rPrChange w:id="3926" w:author="Nik K" w:date="2026-10-29T00:18:00Z">
              <w:rPr>
                <w:rFonts w:ascii="Cambria Math" w:hAnsi="Cambria Math"/>
              </w:rPr>
            </w:rPrChange>
          </w:rPr>
          <m:t>,</m:t>
        </m:r>
        <m:r>
          <w:rPr>
            <w:rFonts w:ascii="Cambria Math" w:hAnsi="Cambria Math"/>
            <w:lang w:val="ru-RU"/>
            <w:rPrChange w:id="3927" w:author="Nik K" w:date="2026-10-29T00:18:00Z">
              <w:rPr>
                <w:rFonts w:ascii="Cambria Math" w:hAnsi="Cambria Math"/>
              </w:rPr>
            </w:rPrChange>
          </w:rPr>
          <m:t>861</m:t>
        </m:r>
        <m:r>
          <m:rPr>
            <m:sty m:val="p"/>
          </m:rPr>
          <w:rPr>
            <w:rFonts w:ascii="Cambria Math" w:hAnsi="Cambria Math"/>
            <w:lang w:val="ru-RU"/>
            <w:rPrChange w:id="3928" w:author="Nik K" w:date="2026-10-29T00:18:00Z">
              <w:rPr>
                <w:rFonts w:ascii="Cambria Math" w:hAnsi="Cambria Math"/>
              </w:rPr>
            </w:rPrChange>
          </w:rPr>
          <m:t>%</m:t>
        </m:r>
      </m:oMath>
      <w:r w:rsidR="006041B4" w:rsidRPr="00674711">
        <w:rPr>
          <w:lang w:val="ru-RU"/>
          <w:rPrChange w:id="3929" w:author="Nik K" w:date="2026-10-29T00:18:00Z">
            <w:rPr/>
          </w:rPrChange>
        </w:rPr>
        <w:t xml:space="preserve"> и </w:t>
      </w:r>
      <m:oMath>
        <m:r>
          <w:rPr>
            <w:rFonts w:ascii="Cambria Math" w:hAnsi="Cambria Math"/>
            <w:lang w:val="ru-RU"/>
            <w:rPrChange w:id="3930" w:author="Nik K" w:date="2026-10-29T00:18:00Z">
              <w:rPr>
                <w:rFonts w:ascii="Cambria Math" w:hAnsi="Cambria Math"/>
              </w:rPr>
            </w:rPrChange>
          </w:rPr>
          <m:t>100</m:t>
        </m:r>
        <m:sSub>
          <m:sSubPr>
            <m:ctrlPr>
              <w:rPr>
                <w:rFonts w:ascii="Cambria Math" w:hAnsi="Cambria Math"/>
              </w:rPr>
            </m:ctrlPr>
          </m:sSubPr>
          <m:e>
            <m:r>
              <w:rPr>
                <w:rFonts w:ascii="Cambria Math" w:hAnsi="Cambria Math"/>
              </w:rPr>
              <m:t>Q</m:t>
            </m:r>
          </m:e>
          <m:sub>
            <m:r>
              <w:rPr>
                <w:rFonts w:ascii="Cambria Math" w:hAnsi="Cambria Math"/>
              </w:rPr>
              <m:t>RV</m:t>
            </m:r>
            <m:r>
              <m:rPr>
                <m:sty m:val="p"/>
              </m:rPr>
              <w:rPr>
                <w:rFonts w:ascii="Cambria Math" w:hAnsi="Cambria Math"/>
                <w:lang w:val="ru-RU"/>
                <w:rPrChange w:id="3931" w:author="Nik K" w:date="2026-10-29T00:18:00Z">
                  <w:rPr>
                    <w:rFonts w:ascii="Cambria Math" w:hAnsi="Cambria Math"/>
                  </w:rPr>
                </w:rPrChange>
              </w:rPr>
              <m:t>,</m:t>
            </m:r>
            <m:r>
              <w:rPr>
                <w:rFonts w:ascii="Cambria Math" w:hAnsi="Cambria Math"/>
              </w:rPr>
              <m:t>W</m:t>
            </m:r>
          </m:sub>
        </m:sSub>
        <m:r>
          <m:rPr>
            <m:sty m:val="p"/>
          </m:rPr>
          <w:rPr>
            <w:rFonts w:ascii="Cambria Math" w:hAnsi="Cambria Math"/>
            <w:lang w:val="ru-RU"/>
            <w:rPrChange w:id="3932" w:author="Nik K" w:date="2026-10-29T00:18:00Z">
              <w:rPr>
                <w:rFonts w:ascii="Cambria Math" w:hAnsi="Cambria Math"/>
              </w:rPr>
            </w:rPrChange>
          </w:rPr>
          <m:t>=</m:t>
        </m:r>
        <m:r>
          <w:rPr>
            <w:rFonts w:ascii="Cambria Math" w:hAnsi="Cambria Math"/>
            <w:lang w:val="ru-RU"/>
            <w:rPrChange w:id="3933" w:author="Nik K" w:date="2026-10-29T00:18:00Z">
              <w:rPr>
                <w:rFonts w:ascii="Cambria Math" w:hAnsi="Cambria Math"/>
              </w:rPr>
            </w:rPrChange>
          </w:rPr>
          <m:t>45</m:t>
        </m:r>
        <m:r>
          <m:rPr>
            <m:sty m:val="p"/>
          </m:rPr>
          <w:rPr>
            <w:rFonts w:ascii="Cambria Math" w:hAnsi="Cambria Math"/>
            <w:lang w:val="ru-RU"/>
            <w:rPrChange w:id="3934" w:author="Nik K" w:date="2026-10-29T00:18:00Z">
              <w:rPr>
                <w:rFonts w:ascii="Cambria Math" w:hAnsi="Cambria Math"/>
              </w:rPr>
            </w:rPrChange>
          </w:rPr>
          <m:t>,</m:t>
        </m:r>
        <m:r>
          <w:rPr>
            <w:rFonts w:ascii="Cambria Math" w:hAnsi="Cambria Math"/>
            <w:lang w:val="ru-RU"/>
            <w:rPrChange w:id="3935" w:author="Nik K" w:date="2026-10-29T00:18:00Z">
              <w:rPr>
                <w:rFonts w:ascii="Cambria Math" w:hAnsi="Cambria Math"/>
              </w:rPr>
            </w:rPrChange>
          </w:rPr>
          <m:t>911</m:t>
        </m:r>
        <m:r>
          <m:rPr>
            <m:sty m:val="p"/>
          </m:rPr>
          <w:rPr>
            <w:rFonts w:ascii="Cambria Math" w:hAnsi="Cambria Math"/>
            <w:lang w:val="ru-RU"/>
            <w:rPrChange w:id="3936" w:author="Nik K" w:date="2026-10-29T00:18:00Z">
              <w:rPr>
                <w:rFonts w:ascii="Cambria Math" w:hAnsi="Cambria Math"/>
              </w:rPr>
            </w:rPrChange>
          </w:rPr>
          <m:t>%</m:t>
        </m:r>
      </m:oMath>
      <w:r w:rsidR="006041B4" w:rsidRPr="00674711">
        <w:rPr>
          <w:lang w:val="ru-RU"/>
          <w:rPrChange w:id="3937" w:author="Nik K" w:date="2026-10-29T00:18:00Z">
            <w:rPr/>
          </w:rPrChange>
        </w:rPr>
        <w:t xml:space="preserve">. Формулы внешне сходны с (10.3), однако их аргументы — выборочные экстремумы неполного окна. До установления конечных фаз соответствующие значения не обозначаются </w:t>
      </w:r>
      <m:oMath>
        <m:r>
          <w:rPr>
            <w:rFonts w:ascii="Cambria Math" w:hAnsi="Cambria Math"/>
          </w:rPr>
          <m:t>SV</m:t>
        </m:r>
      </m:oMath>
      <w:r w:rsidR="006041B4" w:rsidRPr="00674711">
        <w:rPr>
          <w:lang w:val="ru-RU"/>
          <w:rPrChange w:id="3938" w:author="Nik K" w:date="2026-10-29T00:18:00Z">
            <w:rPr/>
          </w:rPrChange>
        </w:rPr>
        <w:t xml:space="preserve"> и </w:t>
      </w:r>
      <m:oMath>
        <m:r>
          <w:rPr>
            <w:rFonts w:ascii="Cambria Math" w:hAnsi="Cambria Math"/>
          </w:rPr>
          <m:t>EF</m:t>
        </m:r>
      </m:oMath>
      <w:r w:rsidR="006041B4" w:rsidRPr="00674711">
        <w:rPr>
          <w:lang w:val="ru-RU"/>
          <w:rPrChange w:id="3939" w:author="Nik K" w:date="2026-10-29T00:18:00Z">
            <w:rPr/>
          </w:rPrChange>
        </w:rPr>
        <w:t>.</w:t>
      </w:r>
    </w:p>
    <w:p w14:paraId="1CD4D178" w14:textId="77777777" w:rsidR="003416EE" w:rsidRDefault="006041B4">
      <w:pPr>
        <w:pStyle w:val="af"/>
      </w:pPr>
      <w:r>
        <w:t xml:space="preserve">В электрическом блоке Н минимум полосовой составляющей ТТРКГ находится в среднем через 275,09 </w:t>
      </w:r>
      <w:proofErr w:type="spellStart"/>
      <w:r>
        <w:t>мс</w:t>
      </w:r>
      <w:proofErr w:type="spellEnd"/>
      <w:r>
        <w:t xml:space="preserve"> после </w:t>
      </w:r>
      <w:proofErr w:type="spellStart"/>
      <w:r>
        <w:t>кандидатного</w:t>
      </w:r>
      <w:proofErr w:type="spellEnd"/>
      <w:r>
        <w:t xml:space="preserve"> QRS-события; выборочное стандартное отклонение по 11 циклам равно 5,11 </w:t>
      </w:r>
      <w:proofErr w:type="spellStart"/>
      <w:r>
        <w:t>мс</w:t>
      </w:r>
      <w:proofErr w:type="spellEnd"/>
      <w:r>
        <w:t xml:space="preserve"> [94]. Сопоставляемый КТ-минимум ЛЖ около 353,5 </w:t>
      </w:r>
      <w:proofErr w:type="spellStart"/>
      <w:r>
        <w:t>мс</w:t>
      </w:r>
      <w:proofErr w:type="spellEnd"/>
      <w:r>
        <w:t xml:space="preserve"> относится к другой сессии и другому временному нулю. Разность этих времён не является измеренной электромеханической задержкой. Проверка замены одинаковой доли R–R одинаковым временем после начала цикла уменьшила описательную корреляцию ЛЖ с импедансом с 0,758 до 0,586 на девяти фазах. Такое изменение не поддержало простую временную замену; оба способа остаются межсессионными сопоставлениями без доказанной синхронности.</w:t>
      </w:r>
    </w:p>
    <w:p w14:paraId="2B74AE94" w14:textId="77777777" w:rsidR="003416EE" w:rsidRDefault="006041B4">
      <w:pPr>
        <w:pStyle w:val="21"/>
      </w:pPr>
      <w:bookmarkStart w:id="3940" w:name="_Toc244123136"/>
      <w:bookmarkStart w:id="3941" w:name="X629b3a5b06e73d9de609698c3840f123458d9b1"/>
      <w:bookmarkEnd w:id="3874"/>
      <w:r>
        <w:t>10.3 Одна КТ-опора и связь целого сердца с камерами</w:t>
      </w:r>
      <w:bookmarkEnd w:id="3940"/>
    </w:p>
    <w:p w14:paraId="365A3045" w14:textId="77777777" w:rsidR="003416EE" w:rsidRPr="00674711" w:rsidRDefault="006041B4">
      <w:pPr>
        <w:pStyle w:val="FirstParagraph"/>
        <w:rPr>
          <w:lang w:val="ru-RU"/>
          <w:rPrChange w:id="3942" w:author="Nik K" w:date="2026-10-29T00:18:00Z">
            <w:rPr/>
          </w:rPrChange>
        </w:rPr>
      </w:pPr>
      <w:r w:rsidRPr="00674711">
        <w:rPr>
          <w:lang w:val="ru-RU"/>
          <w:rPrChange w:id="3943" w:author="Nik K" w:date="2026-10-29T00:18:00Z">
            <w:rPr/>
          </w:rPrChange>
        </w:rPr>
        <w:t xml:space="preserve">Единственный том может дать несколько статических входов одновременно: объём и форму целого сердца, объёмы четырёх камер, их взаимное положение. Четыре камерных объёма из одного тома не являются </w:t>
      </w:r>
      <w:r w:rsidRPr="00674711">
        <w:rPr>
          <w:lang w:val="ru-RU"/>
          <w:rPrChange w:id="3944" w:author="Nik K" w:date="2026-10-29T00:18:00Z">
            <w:rPr/>
          </w:rPrChange>
        </w:rPr>
        <w:lastRenderedPageBreak/>
        <w:t>четырьмя временными опорами. Однако их наличие зависит от пригодности сегментации каждой полости. Если из одной КТ доступна только наружная сердечная область, абсолютный камерный объём остаётся дополнительной неизвестной.</w:t>
      </w:r>
    </w:p>
    <w:p w14:paraId="3CFA8C00" w14:textId="77777777" w:rsidR="003416EE" w:rsidRDefault="006041B4">
      <w:pPr>
        <w:pStyle w:val="af"/>
        <w:keepNext/>
      </w:pPr>
      <w:r>
        <w:t xml:space="preserve">Пусть </w:t>
      </w:r>
      <m:oMath>
        <m:r>
          <m:rPr>
            <m:sty m:val="bi"/>
          </m:rP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содержит объём, положение и параметры формы эквивалентного сердца, а </w:t>
      </w:r>
      <m:oMath>
        <m:r>
          <m:rPr>
            <m:sty m:val="bi"/>
          </m:rPr>
          <w:rPr>
            <w:rFonts w:ascii="Cambria Math" w:hAnsi="Cambria Math"/>
          </w:rPr>
          <m:t>d</m:t>
        </m:r>
      </m:oMath>
      <w:r>
        <w:t xml:space="preserve"> — статические анатомические признаки единственной КТ. Общая рабочая запись камерного преобразования имеет вид</w:t>
      </w:r>
    </w:p>
    <w:p w14:paraId="72D9BA08"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r>
                  <w:rPr>
                    <w:rFonts w:ascii="Cambria Math" w:hAnsi="Cambria Math"/>
                  </w:rPr>
                  <m:t>​</m:t>
                </m:r>
                <m:d>
                  <m:dPr>
                    <m:ctrlPr>
                      <w:rPr>
                        <w:rFonts w:ascii="Cambria Math" w:hAnsi="Cambria Math"/>
                      </w:rPr>
                    </m:ctrlPr>
                  </m:dPr>
                  <m:e>
                    <m:acc>
                      <m:accPr>
                        <m:ctrlPr>
                          <w:rPr>
                            <w:rFonts w:ascii="Cambria Math" w:hAnsi="Cambria Math"/>
                          </w:rPr>
                        </m:ctrlPr>
                      </m:accPr>
                      <m:e>
                        <m:r>
                          <m:rPr>
                            <m:sty m:val="bi"/>
                          </m:rPr>
                          <w:rPr>
                            <w:rFonts w:ascii="Cambria Math" w:hAnsi="Cambria Math"/>
                          </w:rPr>
                          <m:t>g</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β</m:t>
                        </m:r>
                      </m:e>
                      <m:sub>
                        <m:r>
                          <w:rPr>
                            <w:rFonts w:ascii="Cambria Math" w:hAnsi="Cambria Math"/>
                          </w:rPr>
                          <m:t>v</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,sess</m:t>
                    </m:r>
                  </m:sub>
                </m:sSub>
                <m:r>
                  <m:rPr>
                    <m:sty m:val="p"/>
                  </m:rPr>
                  <w:rPr>
                    <w:rFonts w:ascii="Cambria Math" w:hAnsi="Cambria Math"/>
                  </w:rPr>
                  <m:t>,</m:t>
                </m:r>
              </m:e>
            </m:mr>
            <m:mr>
              <m:e>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β</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e>
            </m:mr>
          </m:m>
          <m:r>
            <w:rPr>
              <w:rFonts w:ascii="Cambria Math" w:hAnsi="Cambria Math"/>
            </w:rPr>
            <m:t>  </m:t>
          </m:r>
          <m:r>
            <m:rPr>
              <m:nor/>
            </m:rPr>
            <m:t>(10.6)</m:t>
          </m:r>
        </m:oMath>
      </m:oMathPara>
    </w:p>
    <w:p w14:paraId="25C2C389" w14:textId="77777777" w:rsidR="003416EE" w:rsidRPr="00674711" w:rsidRDefault="006041B4">
      <w:pPr>
        <w:pStyle w:val="FirstParagraph"/>
        <w:rPr>
          <w:lang w:val="ru-RU"/>
          <w:rPrChange w:id="3945" w:author="Nik K" w:date="2026-10-29T00:18:00Z">
            <w:rPr/>
          </w:rPrChange>
        </w:rPr>
      </w:pPr>
      <w:r w:rsidRPr="00674711">
        <w:rPr>
          <w:lang w:val="ru-RU"/>
          <w:rPrChange w:id="3946" w:author="Nik K" w:date="2026-10-29T00:18:00Z">
            <w:rPr/>
          </w:rPrChange>
        </w:rPr>
        <w:t xml:space="preserve">Звёздочка обозначает разрешённую КТ-опору; </w:t>
      </w:r>
      <m:oMath>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lang w:val="ru-RU"/>
                <w:rPrChange w:id="3947" w:author="Nik K" w:date="2026-10-29T00:18:00Z">
                  <w:rPr>
                    <w:rFonts w:ascii="Cambria Math" w:hAnsi="Cambria Math"/>
                  </w:rPr>
                </w:rPrChange>
              </w:rPr>
              <m:t>M</m:t>
            </m:r>
          </m:e>
          <m:sub>
            <m:r>
              <w:rPr>
                <w:rFonts w:ascii="Cambria Math" w:hAnsi="Cambria Math"/>
              </w:rPr>
              <m:t>v</m:t>
            </m:r>
          </m:sub>
        </m:sSub>
      </m:oMath>
      <w:r w:rsidRPr="00674711">
        <w:rPr>
          <w:lang w:val="ru-RU"/>
          <w:rPrChange w:id="3948" w:author="Nik K" w:date="2026-10-29T00:18:00Z">
            <w:rPr/>
          </w:rPrChange>
        </w:rPr>
        <w:t xml:space="preserve"> возвращает изменение камерного объёма в мл. Параметры </w:t>
      </w:r>
      <m:oMath>
        <m:sSub>
          <m:sSubPr>
            <m:ctrlPr>
              <w:rPr>
                <w:rFonts w:ascii="Cambria Math" w:hAnsi="Cambria Math"/>
              </w:rPr>
            </m:ctrlPr>
          </m:sSubPr>
          <m:e>
            <m:r>
              <m:rPr>
                <m:sty m:val="bi"/>
              </m:rPr>
              <w:rPr>
                <w:rFonts w:ascii="Cambria Math" w:hAnsi="Cambria Math"/>
              </w:rPr>
              <m:t>β</m:t>
            </m:r>
          </m:e>
          <m:sub>
            <m:r>
              <w:rPr>
                <w:rFonts w:ascii="Cambria Math" w:hAnsi="Cambria Math"/>
              </w:rPr>
              <m:t>v</m:t>
            </m:r>
          </m:sub>
        </m:sSub>
      </m:oMath>
      <w:r w:rsidRPr="00674711">
        <w:rPr>
          <w:lang w:val="ru-RU"/>
          <w:rPrChange w:id="3949" w:author="Nik K" w:date="2026-10-29T00:18:00Z">
            <w:rPr/>
          </w:rPrChange>
        </w:rPr>
        <w:t xml:space="preserve"> определяют закон связи. Член </w:t>
      </w:r>
      <m:oMath>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lang w:val="ru-RU"/>
                <w:rPrChange w:id="3950" w:author="Nik K" w:date="2026-10-29T00:18:00Z">
                  <w:rPr>
                    <w:rFonts w:ascii="Cambria Math" w:hAnsi="Cambria Math"/>
                  </w:rPr>
                </w:rPrChange>
              </w:rPr>
              <m:t>,</m:t>
            </m:r>
            <m:r>
              <m:rPr>
                <m:sty m:val="p"/>
              </m:rPr>
              <w:rPr>
                <w:rFonts w:ascii="Cambria Math" w:hAnsi="Cambria Math"/>
              </w:rPr>
              <m:t>sess</m:t>
            </m:r>
          </m:sub>
        </m:sSub>
      </m:oMath>
      <w:r w:rsidRPr="00674711">
        <w:rPr>
          <w:lang w:val="ru-RU"/>
          <w:rPrChange w:id="3951" w:author="Nik K" w:date="2026-10-29T00:18:00Z">
            <w:rPr/>
          </w:rPrChange>
        </w:rPr>
        <w:t>, мл, описывает возможное отличие абсолютного уровня между КТ и электрической сесс</w:t>
      </w:r>
      <w:proofErr w:type="spellStart"/>
      <w:r w:rsidRPr="00674711">
        <w:rPr>
          <w:lang w:val="ru-RU"/>
          <w:rPrChange w:id="3952" w:author="Nik K" w:date="2026-10-29T00:18:00Z">
            <w:rPr/>
          </w:rPrChange>
        </w:rPr>
        <w:t>ией</w:t>
      </w:r>
      <w:proofErr w:type="spellEnd"/>
      <w:r w:rsidRPr="00674711">
        <w:rPr>
          <w:lang w:val="ru-RU"/>
          <w:rPrChange w:id="3953" w:author="Nik K" w:date="2026-10-29T00:18:00Z">
            <w:rPr/>
          </w:rPrChange>
        </w:rPr>
        <w:t xml:space="preserve">. Он не должен повторно учитывать то же изменение, уже включённое в </w:t>
      </w:r>
      <m:oMath>
        <m:acc>
          <m:accPr>
            <m:ctrlPr>
              <w:rPr>
                <w:rFonts w:ascii="Cambria Math" w:hAnsi="Cambria Math"/>
              </w:rPr>
            </m:ctrlPr>
          </m:accPr>
          <m:e>
            <m:r>
              <m:rPr>
                <m:sty m:val="bi"/>
              </m:rPr>
              <w:rPr>
                <w:rFonts w:ascii="Cambria Math" w:hAnsi="Cambria Math"/>
              </w:rPr>
              <m:t>g</m:t>
            </m:r>
          </m:e>
        </m:acc>
      </m:oMath>
      <w:r w:rsidRPr="00674711">
        <w:rPr>
          <w:lang w:val="ru-RU"/>
          <w:rPrChange w:id="3954" w:author="Nik K" w:date="2026-10-29T00:18:00Z">
            <w:rPr/>
          </w:rPrChange>
        </w:rPr>
        <w:t>. Принимать его равным нулю можно как явное допущение сопоставимости сессий. Формула (10.6) задаёт требуемую структуру метода; полный проверенный оператор для нового человека пока не получен.</w:t>
      </w:r>
    </w:p>
    <w:p w14:paraId="3BD437B6" w14:textId="77777777" w:rsidR="003416EE" w:rsidRDefault="006041B4">
      <w:pPr>
        <w:pStyle w:val="af"/>
        <w:keepNext/>
      </w:pPr>
      <w:r>
        <w:t xml:space="preserve">Если фаза </w:t>
      </w:r>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oMath>
      <w:r>
        <w:t xml:space="preserve"> известна и камерный опорный объём пригоден, то КДО получают добавлением восстановленного изменения от опоры до конечной диастолы:</w:t>
      </w:r>
    </w:p>
    <w:p w14:paraId="576A0BE5"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EDV</m:t>
                  </m:r>
                </m:e>
              </m:acc>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+Δ</m:t>
          </m:r>
          <m:sSub>
            <m:sSubPr>
              <m:ctrlPr>
                <w:rPr>
                  <w:rFonts w:ascii="Cambria Math" w:hAnsi="Cambria Math"/>
                </w:rPr>
              </m:ctrlPr>
            </m:sSubPr>
            <m:e>
              <m:r>
                <m:rPr>
                  <m:scr m:val="script"/>
                  <m:sty m:val="p"/>
                </m:rPr>
                <w:rPr>
                  <w:rFonts w:ascii="Cambria Math" w:hAnsi="Cambria Math"/>
                </w:rPr>
                <m:t>M</m:t>
              </m:r>
            </m:e>
            <m:sub>
              <m:r>
                <w:rPr>
                  <w:rFonts w:ascii="Cambria Math" w:hAnsi="Cambria Math"/>
                </w:rPr>
                <m:t>v</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g</m:t>
                  </m:r>
                </m:e>
              </m:acc>
            </m:e>
            <m:sub>
              <m: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ED</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d</m:t>
          </m:r>
          <m:r>
            <m:rPr>
              <m:sty m:val="p"/>
            </m:rPr>
            <w:rPr>
              <w:rFonts w:ascii="Cambria Math" w:hAnsi="Cambria Math"/>
            </w:rPr>
            <m:t>,</m:t>
          </m:r>
          <m:sSub>
            <m:sSubPr>
              <m:ctrlPr>
                <w:rPr>
                  <w:rFonts w:ascii="Cambria Math" w:hAnsi="Cambria Math"/>
                </w:rPr>
              </m:ctrlPr>
            </m:sSubPr>
            <m:e>
              <m:r>
                <m:rPr>
                  <m:sty m:val="bi"/>
                </m:rPr>
                <w:rPr>
                  <w:rFonts w:ascii="Cambria Math" w:hAnsi="Cambria Math"/>
                </w:rPr>
                <m:t>β</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r>
                <m:rPr>
                  <m:sty m:val="p"/>
                </m:rPr>
                <w:rPr>
                  <w:rFonts w:ascii="Cambria Math" w:hAnsi="Cambria Math"/>
                </w:rPr>
                <m:t>,sess</m:t>
              </m:r>
            </m:sub>
          </m:sSub>
          <m:r>
            <m:rPr>
              <m:sty m:val="p"/>
            </m:rPr>
            <w:rPr>
              <w:rFonts w:ascii="Cambria Math" w:hAnsi="Cambria Math"/>
            </w:rPr>
            <m:t>.</m:t>
          </m:r>
          <m:r>
            <w:rPr>
              <w:rFonts w:ascii="Cambria Math" w:hAnsi="Cambria Math"/>
            </w:rPr>
            <m:t>  </m:t>
          </m:r>
          <m:r>
            <m:rPr>
              <m:nor/>
            </m:rPr>
            <m:t>(10.7)</m:t>
          </m:r>
        </m:oMath>
      </m:oMathPara>
    </w:p>
    <w:p w14:paraId="1A5734AC" w14:textId="77777777" w:rsidR="003416EE" w:rsidRPr="00674711" w:rsidRDefault="006041B4">
      <w:pPr>
        <w:pStyle w:val="FirstParagraph"/>
        <w:rPr>
          <w:lang w:val="ru-RU"/>
          <w:rPrChange w:id="3955" w:author="Nik K" w:date="2026-10-29T00:18:00Z">
            <w:rPr/>
          </w:rPrChange>
        </w:rPr>
      </w:pPr>
      <w:r w:rsidRPr="00674711">
        <w:rPr>
          <w:lang w:val="ru-RU"/>
          <w:rPrChange w:id="3956" w:author="Nik K" w:date="2026-10-29T00:18:00Z">
            <w:rPr/>
          </w:rPrChange>
        </w:rPr>
        <w:t xml:space="preserve">Одна КТ не становится конечной диастолой по факту наличия. При неизвестной </w:t>
      </w:r>
      <m:oMath>
        <m:sSup>
          <m:sSupPr>
            <m:ctrlPr>
              <w:rPr>
                <w:rFonts w:ascii="Cambria Math" w:hAnsi="Cambria Math"/>
              </w:rPr>
            </m:ctrlPr>
          </m:sSupPr>
          <m:e>
            <m:r>
              <w:rPr>
                <w:rFonts w:ascii="Cambria Math" w:hAnsi="Cambria Math"/>
              </w:rPr>
              <m:t>ϕ</m:t>
            </m:r>
          </m:e>
          <m:sup>
            <m:r>
              <m:rPr>
                <m:sty m:val="p"/>
              </m:rPr>
              <w:rPr>
                <w:rFonts w:ascii="Cambria Math" w:hAnsi="Cambria Math"/>
                <w:lang w:val="ru-RU"/>
                <w:rPrChange w:id="3957" w:author="Nik K" w:date="2026-10-29T00:18:00Z">
                  <w:rPr>
                    <w:rFonts w:ascii="Cambria Math" w:hAnsi="Cambria Math"/>
                  </w:rPr>
                </w:rPrChange>
              </w:rPr>
              <m:t>*</m:t>
            </m:r>
          </m:sup>
        </m:sSup>
      </m:oMath>
      <w:r w:rsidRPr="00674711">
        <w:rPr>
          <w:lang w:val="ru-RU"/>
          <w:rPrChange w:id="3958" w:author="Nik K" w:date="2026-10-29T00:18:00Z">
            <w:rPr/>
          </w:rPrChange>
        </w:rPr>
        <w:t xml:space="preserve"> необходимо исследовать совместную неопределённость фазы опоры, механической задержки и закона динамики. Если разные допустимые варианты воспроизводят электрическую запись, но дают разные КДО, точечная ФВ не определена. Выбирать фазу по совпадению с уже известным проверочным УО недопустимо.</w:t>
      </w:r>
    </w:p>
    <w:p w14:paraId="1E8C7437" w14:textId="77777777" w:rsidR="003416EE" w:rsidRDefault="006041B4">
      <w:pPr>
        <w:pStyle w:val="af"/>
      </w:pPr>
      <w:r>
        <w:lastRenderedPageBreak/>
        <w:t>Раздельные камеры необходимы также для описания взаимной компенсации объёмов. В первом окне Н на участке 14–43% сумма желудочков уменьшается на 114,428 мл, а сумма предсердий увеличивается на 98,288 мл. На участке 43–92% желудочки увеличиваются на 169,095 мл, предсердия уменьшаются на 116,468 мл. Во всех десяти соседних переходах двух окон направления суммарных изменений противоположны, но модули не равны [94]. Следовательно, постоянство суммарного камерного объёма не подтверждено этими масками.</w:t>
      </w:r>
    </w:p>
    <w:p w14:paraId="0D5331A2" w14:textId="77777777" w:rsidR="003416EE" w:rsidRDefault="006041B4">
      <w:pPr>
        <w:pStyle w:val="af"/>
      </w:pPr>
      <w:r>
        <w:t>Направление изменения несёт информацию, которую теряет один скалярный объём. На фазах 33 и 53% первого интервала суммы желудочковых объёмов равны 231,148 и 232,054 мл, тогда как суммы предсердных — 179,516 и 195,745 мл. Почти одинаковые первые значения сопровождаются различием вторых на 16,229 мл. Это наблюдение мотивирует проверку связи с фазой и направлением движения, но при неизвестной ошибке сегментации не доказывает строгого физиологического гистерезиса. Назначение участка по скрытым камерным объёмам проверяемого человека допустимо только в анатомическом контрольном опыте.</w:t>
      </w:r>
    </w:p>
    <w:p w14:paraId="4BA3CA8D" w14:textId="77777777" w:rsidR="003416EE" w:rsidRDefault="006041B4">
      <w:pPr>
        <w:pStyle w:val="21"/>
      </w:pPr>
      <w:bookmarkStart w:id="3959" w:name="_Toc244123137"/>
      <w:bookmarkStart w:id="3960" w:name="X0e3dfc6dfe3032842ce56b8945aa0523fa3fc36"/>
      <w:bookmarkEnd w:id="3941"/>
      <w:r>
        <w:t>10.4 Сохранённые анатомические калибровки и их перенос</w:t>
      </w:r>
      <w:bookmarkEnd w:id="3959"/>
    </w:p>
    <w:p w14:paraId="659E4DA0" w14:textId="77777777" w:rsidR="003416EE" w:rsidRPr="00674711" w:rsidRDefault="006041B4">
      <w:pPr>
        <w:pStyle w:val="FirstParagraph"/>
        <w:rPr>
          <w:lang w:val="ru-RU"/>
          <w:rPrChange w:id="3961" w:author="Nik K" w:date="2026-10-29T00:18:00Z">
            <w:rPr/>
          </w:rPrChange>
        </w:rPr>
      </w:pPr>
      <w:r w:rsidRPr="00674711">
        <w:rPr>
          <w:lang w:val="ru-RU"/>
          <w:rPrChange w:id="3962" w:author="Nik K" w:date="2026-10-29T00:18:00Z">
            <w:rPr/>
          </w:rPrChange>
        </w:rPr>
        <w:t xml:space="preserve">Первое сравнение проверяет, насколько динамика целого сердца информативна для объёма ЛЖ, если геометрические признаки уже известны из КТ. Корпус содержит 39 фаз трёх участников: Г, Н и А. Поочерёдно один участник целиком исключается из определения коэффициентов; допускается только его первая сохранённая КТ-опора. Проверяются 36 </w:t>
      </w:r>
      <w:proofErr w:type="spellStart"/>
      <w:r w:rsidRPr="00674711">
        <w:rPr>
          <w:lang w:val="ru-RU"/>
          <w:rPrChange w:id="3963" w:author="Nik K" w:date="2026-10-29T00:18:00Z">
            <w:rPr/>
          </w:rPrChange>
        </w:rPr>
        <w:t>неопорных</w:t>
      </w:r>
      <w:proofErr w:type="spellEnd"/>
      <w:r w:rsidRPr="00674711">
        <w:rPr>
          <w:lang w:val="ru-RU"/>
          <w:rPrChange w:id="3964" w:author="Nik K" w:date="2026-10-29T00:18:00Z">
            <w:rPr/>
          </w:rPrChange>
        </w:rPr>
        <w:t xml:space="preserve"> фаз. Это анатомическая проверка отображения (10.6), а не восстановление геометрии по электрическому сигналу [93].</w:t>
      </w:r>
    </w:p>
    <w:p w14:paraId="0514DB21" w14:textId="77777777" w:rsidR="003416EE" w:rsidRDefault="006041B4">
      <w:pPr>
        <w:pStyle w:val="af"/>
        <w:keepNext/>
      </w:pPr>
      <w:r>
        <w:t>Простейший калибруемый закон использует изменение наружного объёма:</w:t>
      </w:r>
    </w:p>
    <w:p w14:paraId="0C2738F7"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LV</m:t>
              </m:r>
            </m:sub>
          </m:sSub>
          <m:r>
            <m:rPr>
              <m:sty m:val="p"/>
            </m:rPr>
            <w:rPr>
              <w:rFonts w:ascii="Cambria Math" w:hAnsi="Cambria Math"/>
            </w:rPr>
            <m:t>(</m:t>
          </m:r>
          <m:r>
            <w:rPr>
              <w:rFonts w:ascii="Cambria Math" w:hAnsi="Cambria Math"/>
            </w:rPr>
            <m:t>ϕ</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k </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ϕ</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nor/>
            </m:rPr>
            <m:t>(10.8)</m:t>
          </m:r>
        </m:oMath>
      </m:oMathPara>
    </w:p>
    <w:p w14:paraId="57C10324" w14:textId="77777777" w:rsidR="003416EE" w:rsidRPr="00674711" w:rsidRDefault="006041B4">
      <w:pPr>
        <w:pStyle w:val="FirstParagraph"/>
        <w:rPr>
          <w:lang w:val="ru-RU"/>
          <w:rPrChange w:id="3965" w:author="Nik K" w:date="2026-10-29T00:18:00Z">
            <w:rPr/>
          </w:rPrChange>
        </w:rPr>
      </w:pPr>
      <w:r w:rsidRPr="00674711">
        <w:rPr>
          <w:lang w:val="ru-RU"/>
          <w:rPrChange w:id="3966" w:author="Nik K" w:date="2026-10-29T00:18:00Z">
            <w:rPr/>
          </w:rPrChange>
        </w:rPr>
        <w:lastRenderedPageBreak/>
        <w:t xml:space="preserve">Коэффициент </w:t>
      </w:r>
      <m:oMath>
        <m:r>
          <w:rPr>
            <w:rFonts w:ascii="Cambria Math" w:hAnsi="Cambria Math"/>
          </w:rPr>
          <m:t>k</m:t>
        </m:r>
      </m:oMath>
      <w:r w:rsidRPr="00674711">
        <w:rPr>
          <w:lang w:val="ru-RU"/>
          <w:rPrChange w:id="3967" w:author="Nik K" w:date="2026-10-29T00:18:00Z">
            <w:rPr/>
          </w:rPrChange>
        </w:rPr>
        <w:t xml:space="preserve"> безразмерен и определяется по двум другим людям. При проверке Г, Н и А он равен соответственно 0,59091; 0,70058 и 0,66213. Различие этих коэффициентов сохраняется; они не приняты за универсальную долю ЛЖ.</w:t>
      </w:r>
    </w:p>
    <w:p w14:paraId="22A26AC0" w14:textId="77777777" w:rsidR="003416EE" w:rsidRDefault="006041B4">
      <w:pPr>
        <w:pStyle w:val="af"/>
        <w:keepNext/>
      </w:pPr>
      <w:r>
        <w:t>Расширенный вариант использует семь безразмерных признаков:</w:t>
      </w:r>
    </w:p>
    <w:p w14:paraId="4BE60617"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bi"/>
                  </m:rP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num>
                          <m:den>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x</m:t>
                                </m:r>
                              </m:sub>
                            </m:sSub>
                          </m:num>
                          <m:den>
                            <m:sSup>
                              <m:sSupPr>
                                <m:ctrlPr>
                                  <w:rPr>
                                    <w:rFonts w:ascii="Cambria Math" w:hAnsi="Cambria Math"/>
                                  </w:rPr>
                                </m:ctrlPr>
                              </m:sSupPr>
                              <m:e>
                                <m:r>
                                  <w:rPr>
                                    <w:rFonts w:ascii="Cambria Math" w:hAnsi="Cambria Math"/>
                                  </w:rPr>
                                  <m:t>r</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y</m:t>
                                </m:r>
                              </m:sub>
                            </m:sSub>
                          </m:num>
                          <m:den>
                            <m:sSup>
                              <m:sSupPr>
                                <m:ctrlPr>
                                  <w:rPr>
                                    <w:rFonts w:ascii="Cambria Math" w:hAnsi="Cambria Math"/>
                                  </w:rPr>
                                </m:ctrlPr>
                              </m:sSupPr>
                              <m:e>
                                <m:r>
                                  <w:rPr>
                                    <w:rFonts w:ascii="Cambria Math" w:hAnsi="Cambria Math"/>
                                  </w:rPr>
                                  <m:t>r</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z</m:t>
                                </m:r>
                              </m:sub>
                            </m:sSub>
                          </m:num>
                          <m:den>
                            <m:sSup>
                              <m:sSupPr>
                                <m:ctrlPr>
                                  <w:rPr>
                                    <w:rFonts w:ascii="Cambria Math" w:hAnsi="Cambria Math"/>
                                  </w:rPr>
                                </m:ctrlPr>
                              </m:sSupPr>
                              <m:e>
                                <m:r>
                                  <w:rPr>
                                    <w:rFonts w:ascii="Cambria Math" w:hAnsi="Cambria Math"/>
                                  </w:rPr>
                                  <m:t>r</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1</m:t>
                                </m:r>
                              </m:sub>
                            </m:sSub>
                          </m:num>
                          <m:den>
                            <m:sSubSup>
                              <m:sSubSupPr>
                                <m:ctrlPr>
                                  <w:rPr>
                                    <w:rFonts w:ascii="Cambria Math" w:hAnsi="Cambria Math"/>
                                  </w:rPr>
                                </m:ctrlPr>
                              </m:sSubSupPr>
                              <m:e>
                                <m:r>
                                  <w:rPr>
                                    <w:rFonts w:ascii="Cambria Math" w:hAnsi="Cambria Math"/>
                                  </w:rPr>
                                  <m:t>a</m:t>
                                </m:r>
                              </m:e>
                              <m:sub>
                                <m:r>
                                  <w:rPr>
                                    <w:rFonts w:ascii="Cambria Math" w:hAnsi="Cambria Math"/>
                                  </w:rPr>
                                  <m:t>1</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2</m:t>
                                </m:r>
                              </m:sub>
                            </m:sSub>
                          </m:num>
                          <m:den>
                            <m:sSubSup>
                              <m:sSubSupPr>
                                <m:ctrlPr>
                                  <w:rPr>
                                    <w:rFonts w:ascii="Cambria Math" w:hAnsi="Cambria Math"/>
                                  </w:rPr>
                                </m:ctrlPr>
                              </m:sSubSupPr>
                              <m:e>
                                <m:r>
                                  <w:rPr>
                                    <w:rFonts w:ascii="Cambria Math" w:hAnsi="Cambria Math"/>
                                  </w:rPr>
                                  <m:t>a</m:t>
                                </m:r>
                              </m:e>
                              <m:sub>
                                <m:r>
                                  <w:rPr>
                                    <w:rFonts w:ascii="Cambria Math" w:hAnsi="Cambria Math"/>
                                  </w:rPr>
                                  <m:t>2</m:t>
                                </m:r>
                              </m:sub>
                              <m:sup>
                                <m:r>
                                  <m:rPr>
                                    <m:sty m:val="p"/>
                                  </m:rPr>
                                  <w:rPr>
                                    <w:rFonts w:ascii="Cambria Math" w:hAnsi="Cambria Math"/>
                                  </w:rPr>
                                  <m:t>*</m:t>
                                </m:r>
                              </m:sup>
                            </m:sSubSup>
                          </m:den>
                        </m:f>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a</m:t>
                                </m:r>
                              </m:e>
                              <m:sub>
                                <m:r>
                                  <w:rPr>
                                    <w:rFonts w:ascii="Cambria Math" w:hAnsi="Cambria Math"/>
                                  </w:rPr>
                                  <m:t>3</m:t>
                                </m:r>
                              </m:sub>
                            </m:sSub>
                          </m:num>
                          <m:den>
                            <m:sSubSup>
                              <m:sSubSupPr>
                                <m:ctrlPr>
                                  <w:rPr>
                                    <w:rFonts w:ascii="Cambria Math" w:hAnsi="Cambria Math"/>
                                  </w:rPr>
                                </m:ctrlPr>
                              </m:sSubSupPr>
                              <m:e>
                                <m:r>
                                  <w:rPr>
                                    <w:rFonts w:ascii="Cambria Math" w:hAnsi="Cambria Math"/>
                                  </w:rPr>
                                  <m:t>a</m:t>
                                </m:r>
                              </m:e>
                              <m:sub>
                                <m:r>
                                  <w:rPr>
                                    <w:rFonts w:ascii="Cambria Math" w:hAnsi="Cambria Math"/>
                                  </w:rPr>
                                  <m:t>3</m:t>
                                </m:r>
                              </m:sub>
                              <m:sup>
                                <m:r>
                                  <m:rPr>
                                    <m:sty m:val="p"/>
                                  </m:rPr>
                                  <w:rPr>
                                    <w:rFonts w:ascii="Cambria Math" w:hAnsi="Cambria Math"/>
                                  </w:rPr>
                                  <m:t>*</m:t>
                                </m:r>
                              </m:sup>
                            </m:sSubSup>
                          </m:den>
                        </m:f>
                      </m:e>
                    </m:d>
                  </m:e>
                  <m:sup>
                    <m:r>
                      <m:rPr>
                        <m:scr m:val="sans-serif"/>
                        <m:sty m:val="p"/>
                      </m:rPr>
                      <w:rPr>
                        <w:rFonts w:ascii="Cambria Math" w:hAnsi="Cambria Math"/>
                      </w:rPr>
                      <m:t>T</m:t>
                    </m:r>
                  </m:sup>
                </m:sSup>
                <m:r>
                  <m:rPr>
                    <m:sty m:val="p"/>
                  </m:rPr>
                  <w:rPr>
                    <w:rFonts w:ascii="Cambria Math" w:hAnsi="Cambria Math"/>
                  </w:rPr>
                  <m:t>,</m:t>
                </m:r>
              </m:e>
            </m:mr>
            <m:m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LV</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sty m:val="bi"/>
                      </m:rPr>
                      <w:rPr>
                        <w:rFonts w:ascii="Cambria Math" w:hAnsi="Cambria Math"/>
                      </w:rPr>
                      <m:t>β</m:t>
                    </m:r>
                  </m:e>
                  <m:sup>
                    <m:r>
                      <m:rPr>
                        <m:scr m:val="sans-serif"/>
                        <m:sty m:val="p"/>
                      </m:rPr>
                      <w:rPr>
                        <w:rFonts w:ascii="Cambria Math" w:hAnsi="Cambria Math"/>
                      </w:rPr>
                      <m:t>T</m:t>
                    </m:r>
                  </m:sup>
                </m:sSup>
                <m:r>
                  <m:rPr>
                    <m:sty m:val="bi"/>
                  </m:rPr>
                  <w:rPr>
                    <w:rFonts w:ascii="Cambria Math" w:hAnsi="Cambria Math"/>
                  </w:rPr>
                  <m:t>x</m:t>
                </m:r>
                <m:r>
                  <m:rPr>
                    <m:sty m:val="p"/>
                  </m:rPr>
                  <w:rPr>
                    <w:rFonts w:ascii="Cambria Math" w:hAnsi="Cambria Math"/>
                  </w:rPr>
                  <m:t>),</m:t>
                </m:r>
              </m:e>
            </m:mr>
            <m:mr>
              <m:e>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3000</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num>
                          <m:den>
                            <m:r>
                              <w:rPr>
                                <w:rFonts w:ascii="Cambria Math" w:hAnsi="Cambria Math"/>
                              </w:rPr>
                              <m:t>4π</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e>
            </m:mr>
          </m:m>
          <m:r>
            <w:rPr>
              <w:rFonts w:ascii="Cambria Math" w:hAnsi="Cambria Math"/>
            </w:rPr>
            <m:t>  </m:t>
          </m:r>
          <m:r>
            <m:rPr>
              <m:nor/>
            </m:rPr>
            <m:t>(10.9)</m:t>
          </m:r>
        </m:oMath>
      </m:oMathPara>
    </w:p>
    <w:p w14:paraId="52847EFD" w14:textId="77777777" w:rsidR="003416EE" w:rsidRPr="00674711" w:rsidRDefault="006041B4">
      <w:pPr>
        <w:pStyle w:val="FirstParagraph"/>
        <w:rPr>
          <w:lang w:val="ru-RU"/>
          <w:rPrChange w:id="3968" w:author="Nik K" w:date="2026-10-29T00:18:00Z">
            <w:rPr/>
          </w:rPrChange>
        </w:rPr>
      </w:pPr>
      <m:oMath>
        <m:r>
          <m:rPr>
            <m:sty m:val="bi"/>
          </m:rPr>
          <w:rPr>
            <w:rFonts w:ascii="Cambria Math" w:hAnsi="Cambria Math"/>
          </w:rPr>
          <m:t>c</m:t>
        </m:r>
      </m:oMath>
      <w:r w:rsidRPr="00674711">
        <w:rPr>
          <w:lang w:val="ru-RU"/>
          <w:rPrChange w:id="3969" w:author="Nik K" w:date="2026-10-29T00:18:00Z">
            <w:rPr/>
          </w:rPrChange>
        </w:rPr>
        <w:t xml:space="preserve"> — центр объёма, </w:t>
      </w:r>
      <m:oMath>
        <m:sSub>
          <m:sSubPr>
            <m:ctrlPr>
              <w:rPr>
                <w:rFonts w:ascii="Cambria Math" w:hAnsi="Cambria Math"/>
              </w:rPr>
            </m:ctrlPr>
          </m:sSubPr>
          <m:e>
            <m:r>
              <w:rPr>
                <w:rFonts w:ascii="Cambria Math" w:hAnsi="Cambria Math"/>
              </w:rPr>
              <m:t>a</m:t>
            </m:r>
          </m:e>
          <m:sub>
            <m:r>
              <w:rPr>
                <w:rFonts w:ascii="Cambria Math" w:hAnsi="Cambria Math"/>
                <w:lang w:val="ru-RU"/>
                <w:rPrChange w:id="3970" w:author="Nik K" w:date="2026-10-29T00:18:00Z">
                  <w:rPr>
                    <w:rFonts w:ascii="Cambria Math" w:hAnsi="Cambria Math"/>
                  </w:rPr>
                </w:rPrChange>
              </w:rPr>
              <m:t>1</m:t>
            </m:r>
          </m:sub>
        </m:sSub>
        <m:r>
          <m:rPr>
            <m:sty m:val="p"/>
          </m:rPr>
          <w:rPr>
            <w:rFonts w:ascii="Cambria Math" w:hAnsi="Cambria Math"/>
            <w:lang w:val="ru-RU"/>
            <w:rPrChange w:id="3971" w:author="Nik K" w:date="2026-10-29T00:18:00Z">
              <w:rPr>
                <w:rFonts w:ascii="Cambria Math" w:hAnsi="Cambria Math"/>
              </w:rPr>
            </w:rPrChange>
          </w:rPr>
          <m:t>,</m:t>
        </m:r>
        <m:sSub>
          <m:sSubPr>
            <m:ctrlPr>
              <w:rPr>
                <w:rFonts w:ascii="Cambria Math" w:hAnsi="Cambria Math"/>
              </w:rPr>
            </m:ctrlPr>
          </m:sSubPr>
          <m:e>
            <m:r>
              <w:rPr>
                <w:rFonts w:ascii="Cambria Math" w:hAnsi="Cambria Math"/>
              </w:rPr>
              <m:t>a</m:t>
            </m:r>
          </m:e>
          <m:sub>
            <m:r>
              <w:rPr>
                <w:rFonts w:ascii="Cambria Math" w:hAnsi="Cambria Math"/>
                <w:lang w:val="ru-RU"/>
                <w:rPrChange w:id="3972" w:author="Nik K" w:date="2026-10-29T00:18:00Z">
                  <w:rPr>
                    <w:rFonts w:ascii="Cambria Math" w:hAnsi="Cambria Math"/>
                  </w:rPr>
                </w:rPrChange>
              </w:rPr>
              <m:t>2</m:t>
            </m:r>
          </m:sub>
        </m:sSub>
        <m:r>
          <m:rPr>
            <m:sty m:val="p"/>
          </m:rPr>
          <w:rPr>
            <w:rFonts w:ascii="Cambria Math" w:hAnsi="Cambria Math"/>
            <w:lang w:val="ru-RU"/>
            <w:rPrChange w:id="3973" w:author="Nik K" w:date="2026-10-29T00:18:00Z">
              <w:rPr>
                <w:rFonts w:ascii="Cambria Math" w:hAnsi="Cambria Math"/>
              </w:rPr>
            </w:rPrChange>
          </w:rPr>
          <m:t>,</m:t>
        </m:r>
        <m:sSub>
          <m:sSubPr>
            <m:ctrlPr>
              <w:rPr>
                <w:rFonts w:ascii="Cambria Math" w:hAnsi="Cambria Math"/>
              </w:rPr>
            </m:ctrlPr>
          </m:sSubPr>
          <m:e>
            <m:r>
              <w:rPr>
                <w:rFonts w:ascii="Cambria Math" w:hAnsi="Cambria Math"/>
              </w:rPr>
              <m:t>a</m:t>
            </m:r>
          </m:e>
          <m:sub>
            <m:r>
              <w:rPr>
                <w:rFonts w:ascii="Cambria Math" w:hAnsi="Cambria Math"/>
                <w:lang w:val="ru-RU"/>
                <w:rPrChange w:id="3974" w:author="Nik K" w:date="2026-10-29T00:18:00Z">
                  <w:rPr>
                    <w:rFonts w:ascii="Cambria Math" w:hAnsi="Cambria Math"/>
                  </w:rPr>
                </w:rPrChange>
              </w:rPr>
              <m:t>3</m:t>
            </m:r>
          </m:sub>
        </m:sSub>
      </m:oMath>
      <w:r w:rsidRPr="00674711">
        <w:rPr>
          <w:lang w:val="ru-RU"/>
          <w:rPrChange w:id="3975" w:author="Nik K" w:date="2026-10-29T00:18:00Z">
            <w:rPr/>
          </w:rPrChange>
        </w:rPr>
        <w:t xml:space="preserve"> — полуоси моментного представления, приведённого к объёму маски, </w:t>
      </w:r>
      <m:oMath>
        <m:sSup>
          <m:sSupPr>
            <m:ctrlPr>
              <w:rPr>
                <w:rFonts w:ascii="Cambria Math" w:hAnsi="Cambria Math"/>
              </w:rPr>
            </m:ctrlPr>
          </m:sSupPr>
          <m:e>
            <m:r>
              <w:rPr>
                <w:rFonts w:ascii="Cambria Math" w:hAnsi="Cambria Math"/>
              </w:rPr>
              <m:t>r</m:t>
            </m:r>
          </m:e>
          <m:sup>
            <m:r>
              <m:rPr>
                <m:sty m:val="p"/>
              </m:rPr>
              <w:rPr>
                <w:rFonts w:ascii="Cambria Math" w:hAnsi="Cambria Math"/>
                <w:lang w:val="ru-RU"/>
                <w:rPrChange w:id="3976" w:author="Nik K" w:date="2026-10-29T00:18:00Z">
                  <w:rPr>
                    <w:rFonts w:ascii="Cambria Math" w:hAnsi="Cambria Math"/>
                  </w:rPr>
                </w:rPrChange>
              </w:rPr>
              <m:t>*</m:t>
            </m:r>
          </m:sup>
        </m:sSup>
      </m:oMath>
      <w:r w:rsidRPr="00674711">
        <w:rPr>
          <w:lang w:val="ru-RU"/>
          <w:rPrChange w:id="3977" w:author="Nik K" w:date="2026-10-29T00:18:00Z">
            <w:rPr/>
          </w:rPrChange>
        </w:rPr>
        <w:t xml:space="preserve"> — радиус равновеликой сферы; длины выражены в мм. Все приращения отсчитываются от единственной опоры. Коэффициенты оцениваются регуляризованным методом наименьших квадратов с сохранённым параметром штрафа 0,1; масштабы признаков и одинаковые суммарные веса людей задаются только по данным калибровки. Траектории центра и полуосей проверяемого человека здесь подаются из 4</w:t>
      </w:r>
      <w:r>
        <w:t>D</w:t>
      </w:r>
      <w:r w:rsidRPr="00674711">
        <w:rPr>
          <w:lang w:val="ru-RU"/>
          <w:rPrChange w:id="3978" w:author="Nik K" w:date="2026-10-29T00:18:00Z">
            <w:rPr/>
          </w:rPrChange>
        </w:rPr>
        <w:t>-КТ. В операционном расчёте с одной КТ они должны быть восстановлены отдельно.</w:t>
      </w:r>
    </w:p>
    <w:p w14:paraId="4008998F" w14:textId="77777777" w:rsidR="003416EE" w:rsidRDefault="006041B4">
      <w:pPr>
        <w:pStyle w:val="af"/>
      </w:pPr>
      <w:r>
        <w:t>Сопоставление с постоянным опорным объёмом и общим гармоническим профилем фазы приведено в таблице 10.2. Последний использует синус и косинус фазы с коэффициентами по другим участникам.</w:t>
      </w:r>
    </w:p>
    <w:p w14:paraId="24F7E123" w14:textId="77777777" w:rsidR="003416EE" w:rsidRDefault="006041B4">
      <w:pPr>
        <w:pStyle w:val="af5"/>
        <w:keepNext/>
      </w:pPr>
      <w:r>
        <w:t>Таблица 10.2 — RMSE объёма ЛЖ при исключении участника из калибровки,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018"/>
        <w:gridCol w:w="1474"/>
        <w:gridCol w:w="1474"/>
        <w:gridCol w:w="1474"/>
        <w:gridCol w:w="1581"/>
        <w:gridCol w:w="1474"/>
      </w:tblGrid>
      <w:tr w:rsidR="003416EE" w14:paraId="5E68A9D2" w14:textId="77777777">
        <w:trPr>
          <w:cantSplit/>
          <w:tblHeader/>
        </w:trPr>
        <w:tc>
          <w:tcPr>
            <w:tcW w:w="1988" w:type="dxa"/>
            <w:shd w:val="clear" w:color="auto" w:fill="EDEDED"/>
          </w:tcPr>
          <w:p w14:paraId="5484BB8E" w14:textId="77777777" w:rsidR="003416EE" w:rsidRDefault="006041B4">
            <w:pPr>
              <w:keepNext/>
              <w:spacing w:before="60" w:after="60" w:line="240" w:lineRule="auto"/>
              <w:ind w:firstLine="0"/>
              <w:jc w:val="left"/>
            </w:pPr>
            <w:r>
              <w:rPr>
                <w:b/>
                <w:sz w:val="22"/>
              </w:rPr>
              <w:t>Проверяемый участник</w:t>
            </w:r>
          </w:p>
        </w:tc>
        <w:tc>
          <w:tcPr>
            <w:tcW w:w="1452" w:type="dxa"/>
            <w:shd w:val="clear" w:color="auto" w:fill="EDEDED"/>
          </w:tcPr>
          <w:p w14:paraId="031C0723" w14:textId="77777777" w:rsidR="003416EE" w:rsidRDefault="006041B4">
            <w:pPr>
              <w:keepNext/>
              <w:spacing w:before="60" w:after="60" w:line="240" w:lineRule="auto"/>
              <w:ind w:firstLine="0"/>
              <w:jc w:val="left"/>
            </w:pPr>
            <w:proofErr w:type="spellStart"/>
            <w:r>
              <w:rPr>
                <w:b/>
                <w:sz w:val="22"/>
              </w:rPr>
              <w:t>Неопорных</w:t>
            </w:r>
            <w:proofErr w:type="spellEnd"/>
            <w:r>
              <w:rPr>
                <w:b/>
                <w:sz w:val="22"/>
              </w:rPr>
              <w:t xml:space="preserve"> фаз</w:t>
            </w:r>
          </w:p>
        </w:tc>
        <w:tc>
          <w:tcPr>
            <w:tcW w:w="1452" w:type="dxa"/>
            <w:shd w:val="clear" w:color="auto" w:fill="EDEDED"/>
          </w:tcPr>
          <w:p w14:paraId="654A874E" w14:textId="77777777" w:rsidR="003416EE" w:rsidRDefault="006041B4">
            <w:pPr>
              <w:keepNext/>
              <w:spacing w:before="60" w:after="60" w:line="240" w:lineRule="auto"/>
              <w:ind w:firstLine="0"/>
              <w:jc w:val="left"/>
            </w:pPr>
            <w:r>
              <w:rPr>
                <w:b/>
                <w:sz w:val="22"/>
              </w:rPr>
              <w:t>Постоянная опора</w:t>
            </w:r>
          </w:p>
        </w:tc>
        <w:tc>
          <w:tcPr>
            <w:tcW w:w="1452" w:type="dxa"/>
            <w:shd w:val="clear" w:color="auto" w:fill="EDEDED"/>
          </w:tcPr>
          <w:p w14:paraId="7735A103" w14:textId="77777777" w:rsidR="003416EE" w:rsidRDefault="006041B4">
            <w:pPr>
              <w:keepNext/>
              <w:spacing w:before="60" w:after="60" w:line="240" w:lineRule="auto"/>
              <w:ind w:firstLine="0"/>
              <w:jc w:val="left"/>
            </w:pPr>
            <w:r>
              <w:rPr>
                <w:b/>
                <w:sz w:val="22"/>
              </w:rPr>
              <w:t xml:space="preserve">Только </w:t>
            </w: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r>
              <w:rPr>
                <w:b/>
                <w:sz w:val="22"/>
              </w:rPr>
              <w:t>, (10.8)</w:t>
            </w:r>
          </w:p>
        </w:tc>
        <w:tc>
          <w:tcPr>
            <w:tcW w:w="1557" w:type="dxa"/>
            <w:shd w:val="clear" w:color="auto" w:fill="EDEDED"/>
          </w:tcPr>
          <w:p w14:paraId="5F6EF396" w14:textId="77777777" w:rsidR="003416EE" w:rsidRDefault="006041B4">
            <w:pPr>
              <w:keepNext/>
              <w:spacing w:before="60" w:after="60" w:line="240" w:lineRule="auto"/>
              <w:ind w:firstLine="0"/>
              <w:jc w:val="left"/>
            </w:pPr>
            <w:r>
              <w:rPr>
                <w:b/>
                <w:sz w:val="22"/>
              </w:rPr>
              <w:t>Объём, центр и полуоси, (10.9)</w:t>
            </w:r>
          </w:p>
        </w:tc>
        <w:tc>
          <w:tcPr>
            <w:tcW w:w="1452" w:type="dxa"/>
            <w:shd w:val="clear" w:color="auto" w:fill="EDEDED"/>
          </w:tcPr>
          <w:p w14:paraId="3E83B94E" w14:textId="77777777" w:rsidR="003416EE" w:rsidRDefault="006041B4">
            <w:pPr>
              <w:keepNext/>
              <w:spacing w:before="60" w:after="60" w:line="240" w:lineRule="auto"/>
              <w:ind w:firstLine="0"/>
              <w:jc w:val="left"/>
            </w:pPr>
            <w:r>
              <w:rPr>
                <w:b/>
                <w:sz w:val="22"/>
              </w:rPr>
              <w:t>Общий профиль фазы</w:t>
            </w:r>
          </w:p>
        </w:tc>
      </w:tr>
      <w:tr w:rsidR="003416EE" w14:paraId="26933C04" w14:textId="77777777">
        <w:trPr>
          <w:cantSplit/>
        </w:trPr>
        <w:tc>
          <w:tcPr>
            <w:tcW w:w="1988" w:type="dxa"/>
          </w:tcPr>
          <w:p w14:paraId="7047B7E0" w14:textId="77777777" w:rsidR="003416EE" w:rsidRDefault="006041B4">
            <w:pPr>
              <w:spacing w:before="60" w:after="60" w:line="240" w:lineRule="auto"/>
              <w:ind w:firstLine="0"/>
              <w:jc w:val="left"/>
            </w:pPr>
            <w:r>
              <w:rPr>
                <w:sz w:val="22"/>
              </w:rPr>
              <w:t>Г</w:t>
            </w:r>
          </w:p>
        </w:tc>
        <w:tc>
          <w:tcPr>
            <w:tcW w:w="1452" w:type="dxa"/>
          </w:tcPr>
          <w:p w14:paraId="0A65FD5F" w14:textId="77777777" w:rsidR="003416EE" w:rsidRDefault="006041B4">
            <w:pPr>
              <w:spacing w:before="60" w:after="60" w:line="240" w:lineRule="auto"/>
              <w:ind w:firstLine="0"/>
              <w:jc w:val="left"/>
            </w:pPr>
            <w:r>
              <w:rPr>
                <w:sz w:val="22"/>
              </w:rPr>
              <w:t>14</w:t>
            </w:r>
          </w:p>
        </w:tc>
        <w:tc>
          <w:tcPr>
            <w:tcW w:w="1452" w:type="dxa"/>
          </w:tcPr>
          <w:p w14:paraId="05B5D5B2" w14:textId="77777777" w:rsidR="003416EE" w:rsidRDefault="006041B4">
            <w:pPr>
              <w:spacing w:before="60" w:after="60" w:line="240" w:lineRule="auto"/>
              <w:ind w:firstLine="0"/>
              <w:jc w:val="left"/>
            </w:pPr>
            <w:r>
              <w:rPr>
                <w:sz w:val="22"/>
              </w:rPr>
              <w:t>26,70</w:t>
            </w:r>
          </w:p>
        </w:tc>
        <w:tc>
          <w:tcPr>
            <w:tcW w:w="1452" w:type="dxa"/>
          </w:tcPr>
          <w:p w14:paraId="2BD3B946" w14:textId="77777777" w:rsidR="003416EE" w:rsidRDefault="006041B4">
            <w:pPr>
              <w:spacing w:before="60" w:after="60" w:line="240" w:lineRule="auto"/>
              <w:ind w:firstLine="0"/>
              <w:jc w:val="left"/>
            </w:pPr>
            <w:r>
              <w:rPr>
                <w:sz w:val="22"/>
              </w:rPr>
              <w:t>9,93</w:t>
            </w:r>
          </w:p>
        </w:tc>
        <w:tc>
          <w:tcPr>
            <w:tcW w:w="1557" w:type="dxa"/>
          </w:tcPr>
          <w:p w14:paraId="74778154" w14:textId="77777777" w:rsidR="003416EE" w:rsidRDefault="006041B4">
            <w:pPr>
              <w:spacing w:before="60" w:after="60" w:line="240" w:lineRule="auto"/>
              <w:ind w:firstLine="0"/>
              <w:jc w:val="left"/>
            </w:pPr>
            <w:r>
              <w:rPr>
                <w:sz w:val="22"/>
              </w:rPr>
              <w:t>7,63</w:t>
            </w:r>
          </w:p>
        </w:tc>
        <w:tc>
          <w:tcPr>
            <w:tcW w:w="1452" w:type="dxa"/>
          </w:tcPr>
          <w:p w14:paraId="27A9579F" w14:textId="77777777" w:rsidR="003416EE" w:rsidRDefault="006041B4">
            <w:pPr>
              <w:spacing w:before="60" w:after="60" w:line="240" w:lineRule="auto"/>
              <w:ind w:firstLine="0"/>
              <w:jc w:val="left"/>
            </w:pPr>
            <w:r>
              <w:rPr>
                <w:sz w:val="22"/>
              </w:rPr>
              <w:t>38,87</w:t>
            </w:r>
          </w:p>
        </w:tc>
      </w:tr>
      <w:tr w:rsidR="003416EE" w14:paraId="32C40454" w14:textId="77777777">
        <w:trPr>
          <w:cantSplit/>
        </w:trPr>
        <w:tc>
          <w:tcPr>
            <w:tcW w:w="1988" w:type="dxa"/>
          </w:tcPr>
          <w:p w14:paraId="79722357" w14:textId="77777777" w:rsidR="003416EE" w:rsidRDefault="006041B4">
            <w:pPr>
              <w:spacing w:before="60" w:after="60" w:line="240" w:lineRule="auto"/>
              <w:ind w:firstLine="0"/>
              <w:jc w:val="left"/>
            </w:pPr>
            <w:r>
              <w:rPr>
                <w:sz w:val="22"/>
              </w:rPr>
              <w:t>Н</w:t>
            </w:r>
          </w:p>
        </w:tc>
        <w:tc>
          <w:tcPr>
            <w:tcW w:w="1452" w:type="dxa"/>
          </w:tcPr>
          <w:p w14:paraId="2AC2C228" w14:textId="77777777" w:rsidR="003416EE" w:rsidRDefault="006041B4">
            <w:pPr>
              <w:spacing w:before="60" w:after="60" w:line="240" w:lineRule="auto"/>
              <w:ind w:firstLine="0"/>
              <w:jc w:val="left"/>
            </w:pPr>
            <w:r>
              <w:rPr>
                <w:sz w:val="22"/>
              </w:rPr>
              <w:t>11</w:t>
            </w:r>
          </w:p>
        </w:tc>
        <w:tc>
          <w:tcPr>
            <w:tcW w:w="1452" w:type="dxa"/>
          </w:tcPr>
          <w:p w14:paraId="0C9F549F" w14:textId="77777777" w:rsidR="003416EE" w:rsidRDefault="006041B4">
            <w:pPr>
              <w:spacing w:before="60" w:after="60" w:line="240" w:lineRule="auto"/>
              <w:ind w:firstLine="0"/>
              <w:jc w:val="left"/>
            </w:pPr>
            <w:r>
              <w:rPr>
                <w:sz w:val="22"/>
              </w:rPr>
              <w:t>23,92</w:t>
            </w:r>
          </w:p>
        </w:tc>
        <w:tc>
          <w:tcPr>
            <w:tcW w:w="1452" w:type="dxa"/>
          </w:tcPr>
          <w:p w14:paraId="577E144D" w14:textId="77777777" w:rsidR="003416EE" w:rsidRDefault="006041B4">
            <w:pPr>
              <w:spacing w:before="60" w:after="60" w:line="240" w:lineRule="auto"/>
              <w:ind w:firstLine="0"/>
              <w:jc w:val="left"/>
            </w:pPr>
            <w:r>
              <w:rPr>
                <w:sz w:val="22"/>
              </w:rPr>
              <w:t>8,49</w:t>
            </w:r>
          </w:p>
        </w:tc>
        <w:tc>
          <w:tcPr>
            <w:tcW w:w="1557" w:type="dxa"/>
          </w:tcPr>
          <w:p w14:paraId="1ADDC530" w14:textId="77777777" w:rsidR="003416EE" w:rsidRDefault="006041B4">
            <w:pPr>
              <w:spacing w:before="60" w:after="60" w:line="240" w:lineRule="auto"/>
              <w:ind w:firstLine="0"/>
              <w:jc w:val="left"/>
            </w:pPr>
            <w:r>
              <w:rPr>
                <w:sz w:val="22"/>
              </w:rPr>
              <w:t>5,53</w:t>
            </w:r>
          </w:p>
        </w:tc>
        <w:tc>
          <w:tcPr>
            <w:tcW w:w="1452" w:type="dxa"/>
          </w:tcPr>
          <w:p w14:paraId="48E2758A" w14:textId="77777777" w:rsidR="003416EE" w:rsidRDefault="006041B4">
            <w:pPr>
              <w:spacing w:before="60" w:after="60" w:line="240" w:lineRule="auto"/>
              <w:ind w:firstLine="0"/>
              <w:jc w:val="left"/>
            </w:pPr>
            <w:r>
              <w:rPr>
                <w:sz w:val="22"/>
              </w:rPr>
              <w:t>20,12</w:t>
            </w:r>
          </w:p>
        </w:tc>
      </w:tr>
      <w:tr w:rsidR="003416EE" w14:paraId="327DDF9A" w14:textId="77777777">
        <w:trPr>
          <w:cantSplit/>
        </w:trPr>
        <w:tc>
          <w:tcPr>
            <w:tcW w:w="1988" w:type="dxa"/>
          </w:tcPr>
          <w:p w14:paraId="24E6D226" w14:textId="77777777" w:rsidR="003416EE" w:rsidRDefault="006041B4">
            <w:pPr>
              <w:spacing w:before="60" w:after="60" w:line="240" w:lineRule="auto"/>
              <w:ind w:firstLine="0"/>
              <w:jc w:val="left"/>
            </w:pPr>
            <w:r>
              <w:rPr>
                <w:sz w:val="22"/>
              </w:rPr>
              <w:t>А</w:t>
            </w:r>
          </w:p>
        </w:tc>
        <w:tc>
          <w:tcPr>
            <w:tcW w:w="1452" w:type="dxa"/>
          </w:tcPr>
          <w:p w14:paraId="4618C828" w14:textId="77777777" w:rsidR="003416EE" w:rsidRDefault="006041B4">
            <w:pPr>
              <w:spacing w:before="60" w:after="60" w:line="240" w:lineRule="auto"/>
              <w:ind w:firstLine="0"/>
              <w:jc w:val="left"/>
            </w:pPr>
            <w:r>
              <w:rPr>
                <w:sz w:val="22"/>
              </w:rPr>
              <w:t>11</w:t>
            </w:r>
          </w:p>
        </w:tc>
        <w:tc>
          <w:tcPr>
            <w:tcW w:w="1452" w:type="dxa"/>
          </w:tcPr>
          <w:p w14:paraId="3FC383E4" w14:textId="77777777" w:rsidR="003416EE" w:rsidRDefault="006041B4">
            <w:pPr>
              <w:spacing w:before="60" w:after="60" w:line="240" w:lineRule="auto"/>
              <w:ind w:firstLine="0"/>
              <w:jc w:val="left"/>
            </w:pPr>
            <w:r>
              <w:rPr>
                <w:sz w:val="22"/>
              </w:rPr>
              <w:t>20,05</w:t>
            </w:r>
          </w:p>
        </w:tc>
        <w:tc>
          <w:tcPr>
            <w:tcW w:w="1452" w:type="dxa"/>
          </w:tcPr>
          <w:p w14:paraId="4AA7A81B" w14:textId="77777777" w:rsidR="003416EE" w:rsidRDefault="006041B4">
            <w:pPr>
              <w:spacing w:before="60" w:after="60" w:line="240" w:lineRule="auto"/>
              <w:ind w:firstLine="0"/>
              <w:jc w:val="left"/>
            </w:pPr>
            <w:r>
              <w:rPr>
                <w:sz w:val="22"/>
              </w:rPr>
              <w:t>6,19</w:t>
            </w:r>
          </w:p>
        </w:tc>
        <w:tc>
          <w:tcPr>
            <w:tcW w:w="1557" w:type="dxa"/>
          </w:tcPr>
          <w:p w14:paraId="1CE8EB54" w14:textId="77777777" w:rsidR="003416EE" w:rsidRDefault="006041B4">
            <w:pPr>
              <w:spacing w:before="60" w:after="60" w:line="240" w:lineRule="auto"/>
              <w:ind w:firstLine="0"/>
              <w:jc w:val="left"/>
            </w:pPr>
            <w:r>
              <w:rPr>
                <w:sz w:val="22"/>
              </w:rPr>
              <w:t>4,31</w:t>
            </w:r>
          </w:p>
        </w:tc>
        <w:tc>
          <w:tcPr>
            <w:tcW w:w="1452" w:type="dxa"/>
          </w:tcPr>
          <w:p w14:paraId="2E98AEFD" w14:textId="77777777" w:rsidR="003416EE" w:rsidRDefault="006041B4">
            <w:pPr>
              <w:spacing w:before="60" w:after="60" w:line="240" w:lineRule="auto"/>
              <w:ind w:firstLine="0"/>
              <w:jc w:val="left"/>
            </w:pPr>
            <w:r>
              <w:rPr>
                <w:sz w:val="22"/>
              </w:rPr>
              <w:t>15,66</w:t>
            </w:r>
          </w:p>
        </w:tc>
      </w:tr>
      <w:tr w:rsidR="003416EE" w14:paraId="29F92BFF" w14:textId="77777777">
        <w:trPr>
          <w:cantSplit/>
        </w:trPr>
        <w:tc>
          <w:tcPr>
            <w:tcW w:w="1988" w:type="dxa"/>
          </w:tcPr>
          <w:p w14:paraId="21F7D98F" w14:textId="77777777" w:rsidR="003416EE" w:rsidRDefault="006041B4">
            <w:pPr>
              <w:spacing w:before="60" w:after="60" w:line="240" w:lineRule="auto"/>
              <w:ind w:firstLine="0"/>
              <w:jc w:val="left"/>
            </w:pPr>
            <w:r>
              <w:rPr>
                <w:sz w:val="22"/>
              </w:rPr>
              <w:lastRenderedPageBreak/>
              <w:t>Корень из среднего квадрата трёх индивидуальных RMSE</w:t>
            </w:r>
          </w:p>
        </w:tc>
        <w:tc>
          <w:tcPr>
            <w:tcW w:w="1452" w:type="dxa"/>
          </w:tcPr>
          <w:p w14:paraId="3C6208C8" w14:textId="77777777" w:rsidR="003416EE" w:rsidRDefault="006041B4">
            <w:pPr>
              <w:spacing w:before="60" w:after="60" w:line="240" w:lineRule="auto"/>
              <w:ind w:firstLine="0"/>
              <w:jc w:val="left"/>
            </w:pPr>
            <w:r>
              <w:rPr>
                <w:sz w:val="22"/>
              </w:rPr>
              <w:t>36</w:t>
            </w:r>
          </w:p>
        </w:tc>
        <w:tc>
          <w:tcPr>
            <w:tcW w:w="1452" w:type="dxa"/>
          </w:tcPr>
          <w:p w14:paraId="17F7C596" w14:textId="77777777" w:rsidR="003416EE" w:rsidRDefault="006041B4">
            <w:pPr>
              <w:spacing w:before="60" w:after="60" w:line="240" w:lineRule="auto"/>
              <w:ind w:firstLine="0"/>
              <w:jc w:val="left"/>
            </w:pPr>
            <w:r>
              <w:rPr>
                <w:sz w:val="22"/>
              </w:rPr>
              <w:t>23,71</w:t>
            </w:r>
          </w:p>
        </w:tc>
        <w:tc>
          <w:tcPr>
            <w:tcW w:w="1452" w:type="dxa"/>
          </w:tcPr>
          <w:p w14:paraId="1763D8AC" w14:textId="77777777" w:rsidR="003416EE" w:rsidRDefault="006041B4">
            <w:pPr>
              <w:spacing w:before="60" w:after="60" w:line="240" w:lineRule="auto"/>
              <w:ind w:firstLine="0"/>
              <w:jc w:val="left"/>
            </w:pPr>
            <w:r>
              <w:rPr>
                <w:sz w:val="22"/>
              </w:rPr>
              <w:t>8,35</w:t>
            </w:r>
          </w:p>
        </w:tc>
        <w:tc>
          <w:tcPr>
            <w:tcW w:w="1557" w:type="dxa"/>
          </w:tcPr>
          <w:p w14:paraId="6C7BF568" w14:textId="77777777" w:rsidR="003416EE" w:rsidRDefault="006041B4">
            <w:pPr>
              <w:spacing w:before="60" w:after="60" w:line="240" w:lineRule="auto"/>
              <w:ind w:firstLine="0"/>
              <w:jc w:val="left"/>
            </w:pPr>
            <w:r>
              <w:rPr>
                <w:sz w:val="22"/>
              </w:rPr>
              <w:t>5,98</w:t>
            </w:r>
          </w:p>
        </w:tc>
        <w:tc>
          <w:tcPr>
            <w:tcW w:w="1452" w:type="dxa"/>
          </w:tcPr>
          <w:p w14:paraId="6A827616" w14:textId="77777777" w:rsidR="003416EE" w:rsidRDefault="006041B4">
            <w:pPr>
              <w:spacing w:before="60" w:after="60" w:line="240" w:lineRule="auto"/>
              <w:ind w:firstLine="0"/>
              <w:jc w:val="left"/>
            </w:pPr>
            <w:r>
              <w:rPr>
                <w:sz w:val="22"/>
              </w:rPr>
              <w:t>26,84</w:t>
            </w:r>
          </w:p>
        </w:tc>
      </w:tr>
    </w:tbl>
    <w:p w14:paraId="57198EBB" w14:textId="77777777" w:rsidR="003416EE" w:rsidRDefault="006041B4">
      <w:pPr>
        <w:pStyle w:val="af"/>
      </w:pPr>
      <w:r>
        <w:t>В двух геометрических вариантах текущие фазовые признаки целого сердца известны из КТ. Сводная строка придаёт людям одинаковый вес; она не является популяционной погрешностью [93].</w:t>
      </w:r>
    </w:p>
    <w:p w14:paraId="0A858583" w14:textId="77777777" w:rsidR="003416EE" w:rsidRDefault="006041B4">
      <w:pPr>
        <w:pStyle w:val="af"/>
      </w:pPr>
      <w:r>
        <w:t>Дополнение объёма центром и полуосями уменьшило проверочный RMSE у всех трёх участников. При этом сохранились смещения: +6,52 мл у Г, −4,55 мл у Н и +2,09 мл у А. Общий фазовый профиль не воспроизвёл точность геометрических признаков, а у Г оказался хуже постоянной опоры. Значение 5,98 мл характеризует условный камерный переход при известных признаках; оно не включает ошибку их электрического восстановления и не является погрешностью УО.</w:t>
      </w:r>
    </w:p>
    <w:p w14:paraId="3F5FA372" w14:textId="77777777" w:rsidR="003416EE" w:rsidRDefault="006041B4">
      <w:pPr>
        <w:pStyle w:val="af"/>
        <w:keepNext/>
      </w:pPr>
      <w:r>
        <w:t>Обратное анатомическое сравнение связывает изменение всей области с четырьмя известными камерными изменениями:</w:t>
      </w:r>
    </w:p>
    <w:p w14:paraId="530E1060" w14:textId="77777777" w:rsidR="003416EE" w:rsidRDefault="006B31AF">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H</m:t>
                  </m:r>
                </m:sub>
              </m:sSub>
            </m:e>
          </m:acc>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LV</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LV</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RV</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RV</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LA</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LA</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RA</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RA</m:t>
              </m:r>
            </m:sub>
          </m:sSub>
          <m:r>
            <m:rPr>
              <m:sty m:val="p"/>
            </m:rPr>
            <w:rPr>
              <w:rFonts w:ascii="Cambria Math" w:hAnsi="Cambria Math"/>
            </w:rPr>
            <m:t>.</m:t>
          </m:r>
          <m:r>
            <w:rPr>
              <w:rFonts w:ascii="Cambria Math" w:hAnsi="Cambria Math"/>
            </w:rPr>
            <m:t>  </m:t>
          </m:r>
          <m:r>
            <m:rPr>
              <m:nor/>
            </m:rPr>
            <m:t>(10.10)</m:t>
          </m:r>
        </m:oMath>
      </m:oMathPara>
    </w:p>
    <w:p w14:paraId="5D97030C" w14:textId="77777777" w:rsidR="003416EE" w:rsidRPr="00674711" w:rsidRDefault="006041B4">
      <w:pPr>
        <w:pStyle w:val="FirstParagraph"/>
        <w:rPr>
          <w:lang w:val="ru-RU"/>
          <w:rPrChange w:id="3979" w:author="Nik K" w:date="2026-10-29T00:18:00Z">
            <w:rPr/>
          </w:rPrChange>
        </w:rPr>
      </w:pPr>
      <w:r w:rsidRPr="00674711">
        <w:rPr>
          <w:lang w:val="ru-RU"/>
          <w:rPrChange w:id="3980" w:author="Nik K" w:date="2026-10-29T00:18:00Z">
            <w:rPr/>
          </w:rPrChange>
        </w:rPr>
        <w:t xml:space="preserve">Безразмерные коэффициенты определяются методом наименьших квадратов без свободного члена по двум другим людям. Сводный </w:t>
      </w:r>
      <w:r>
        <w:t>RMSE</w:t>
      </w:r>
      <w:r w:rsidRPr="00674711">
        <w:rPr>
          <w:lang w:val="ru-RU"/>
          <w:rPrChange w:id="3981" w:author="Nik K" w:date="2026-10-29T00:18:00Z">
            <w:rPr/>
          </w:rPrChange>
        </w:rPr>
        <w:t xml:space="preserve"> равен 4,510 мл против 15,303 мл у простой суммы с четырьмя единичными коэффициентами [93]. Это результат согласования динамики выбранных масок. Коэффициенты не являются долями камер в ТТРКГ: электрическое поле в этом расчёте не используется. Хорошая прямая аппроксимация одной суммы также не доказывает обратимой связи между ней и четырьмя неизвестными объёмами.</w:t>
      </w:r>
    </w:p>
    <w:p w14:paraId="055CCAD7" w14:textId="77777777" w:rsidR="003416EE" w:rsidRDefault="006041B4">
      <w:pPr>
        <w:pStyle w:val="af"/>
      </w:pPr>
      <w:r>
        <w:t xml:space="preserve">Индивидуальное сравнение Н уточняет, помогает ли фаза при известном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Использована опора 14% первого интервала: </w:t>
      </w:r>
      <m:oMath>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624</m:t>
        </m:r>
        <m:r>
          <m:rPr>
            <m:sty m:val="p"/>
          </m:rPr>
          <w:rPr>
            <w:rFonts w:ascii="Cambria Math" w:hAnsi="Cambria Math"/>
          </w:rPr>
          <m:t>,</m:t>
        </m:r>
        <m:r>
          <w:rPr>
            <w:rFonts w:ascii="Cambria Math" w:hAnsi="Cambria Math"/>
          </w:rPr>
          <m:t>255604</m:t>
        </m:r>
      </m:oMath>
      <w:r>
        <w:t xml:space="preserve"> мл, </w:t>
      </w:r>
      <m:oMath>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129</m:t>
        </m:r>
        <m:r>
          <m:rPr>
            <m:sty m:val="p"/>
          </m:rPr>
          <w:rPr>
            <w:rFonts w:ascii="Cambria Math" w:hAnsi="Cambria Math"/>
          </w:rPr>
          <m:t>,</m:t>
        </m:r>
        <m:r>
          <w:rPr>
            <w:rFonts w:ascii="Cambria Math" w:hAnsi="Cambria Math"/>
          </w:rPr>
          <m:t>466275</m:t>
        </m:r>
      </m:oMath>
      <w:r>
        <w:t xml:space="preserve"> мл. Проверена зависимость</w:t>
      </w:r>
    </w:p>
    <w:p w14:paraId="53DE47A9"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LV</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LV</m:t>
              </m:r>
            </m:sub>
            <m:sup>
              <m:r>
                <m:rPr>
                  <m:sty m:val="p"/>
                </m:rPr>
                <w:rPr>
                  <w:rFonts w:ascii="Cambria Math" w:hAnsi="Cambria Math"/>
                </w:rPr>
                <m:t>*</m:t>
              </m:r>
            </m:sup>
          </m:sSubSup>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2πϕ</m:t>
          </m:r>
          <m:r>
            <m:rPr>
              <m:sty m:val="p"/>
            </m:rPr>
            <w:rPr>
              <w:rFonts w:ascii="Cambria Math" w:hAnsi="Cambria Math"/>
            </w:rPr>
            <m:t>)-sin(</m:t>
          </m:r>
          <m:r>
            <w:rPr>
              <w:rFonts w:ascii="Cambria Math" w:hAnsi="Cambria Math"/>
            </w:rPr>
            <m:t>2π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[cos(</m:t>
          </m:r>
          <m:r>
            <w:rPr>
              <w:rFonts w:ascii="Cambria Math" w:hAnsi="Cambria Math"/>
            </w:rPr>
            <m:t>2πϕ</m:t>
          </m:r>
          <m:r>
            <m:rPr>
              <m:sty m:val="p"/>
            </m:rPr>
            <w:rPr>
              <w:rFonts w:ascii="Cambria Math" w:hAnsi="Cambria Math"/>
            </w:rPr>
            <m:t>)-cos(</m:t>
          </m:r>
          <m:r>
            <w:rPr>
              <w:rFonts w:ascii="Cambria Math" w:hAnsi="Cambria Math"/>
            </w:rPr>
            <m:t>2π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  </m:t>
          </m:r>
          <m:r>
            <m:rPr>
              <m:nor/>
            </m:rPr>
            <m:t>(10.11)</m:t>
          </m:r>
        </m:oMath>
      </m:oMathPara>
    </w:p>
    <w:p w14:paraId="11700905" w14:textId="77777777" w:rsidR="003416EE" w:rsidRPr="00674711" w:rsidRDefault="006041B4">
      <w:pPr>
        <w:pStyle w:val="FirstParagraph"/>
        <w:rPr>
          <w:lang w:val="ru-RU"/>
          <w:rPrChange w:id="3982" w:author="Nik K" w:date="2026-10-29T00:18:00Z">
            <w:rPr/>
          </w:rPrChange>
        </w:rPr>
      </w:pPr>
      <m:oMath>
        <m:r>
          <w:rPr>
            <w:rFonts w:ascii="Cambria Math" w:hAnsi="Cambria Math"/>
          </w:rPr>
          <m:t>a</m:t>
        </m:r>
      </m:oMath>
      <w:r w:rsidRPr="00674711">
        <w:rPr>
          <w:lang w:val="ru-RU"/>
          <w:rPrChange w:id="3983" w:author="Nik K" w:date="2026-10-29T00:18:00Z">
            <w:rPr/>
          </w:rPrChange>
        </w:rPr>
        <w:t xml:space="preserve"> безразмерен, </w:t>
      </w:r>
      <m:oMath>
        <m:r>
          <w:rPr>
            <w:rFonts w:ascii="Cambria Math" w:hAnsi="Cambria Math"/>
          </w:rPr>
          <m:t>b</m:t>
        </m:r>
      </m:oMath>
      <w:r w:rsidRPr="00674711">
        <w:rPr>
          <w:lang w:val="ru-RU"/>
          <w:rPrChange w:id="3984" w:author="Nik K" w:date="2026-10-29T00:18:00Z">
            <w:rPr/>
          </w:rPrChange>
        </w:rPr>
        <w:t xml:space="preserve"> и </w:t>
      </w:r>
      <m:oMath>
        <m:r>
          <w:rPr>
            <w:rFonts w:ascii="Cambria Math" w:hAnsi="Cambria Math"/>
          </w:rPr>
          <m:t>c</m:t>
        </m:r>
      </m:oMath>
      <w:r w:rsidRPr="00674711">
        <w:rPr>
          <w:lang w:val="ru-RU"/>
          <w:rPrChange w:id="3985" w:author="Nik K" w:date="2026-10-29T00:18:00Z">
            <w:rPr/>
          </w:rPrChange>
        </w:rPr>
        <w:t xml:space="preserve"> выражены в мл. При описательной подгонке восьми неопорных фаз первого интервала получены </w:t>
      </w:r>
      <m:oMath>
        <m:r>
          <w:rPr>
            <w:rFonts w:ascii="Cambria Math" w:hAnsi="Cambria Math"/>
          </w:rPr>
          <m:t>a</m:t>
        </m:r>
        <m:r>
          <m:rPr>
            <m:sty m:val="p"/>
          </m:rPr>
          <w:rPr>
            <w:rFonts w:ascii="Cambria Math" w:hAnsi="Cambria Math"/>
            <w:lang w:val="ru-RU"/>
            <w:rPrChange w:id="3986" w:author="Nik K" w:date="2026-10-29T00:18:00Z">
              <w:rPr>
                <w:rFonts w:ascii="Cambria Math" w:hAnsi="Cambria Math"/>
              </w:rPr>
            </w:rPrChange>
          </w:rPr>
          <m:t>=</m:t>
        </m:r>
        <m:r>
          <w:rPr>
            <w:rFonts w:ascii="Cambria Math" w:hAnsi="Cambria Math"/>
            <w:lang w:val="ru-RU"/>
            <w:rPrChange w:id="3987" w:author="Nik K" w:date="2026-10-29T00:18:00Z">
              <w:rPr>
                <w:rFonts w:ascii="Cambria Math" w:hAnsi="Cambria Math"/>
              </w:rPr>
            </w:rPrChange>
          </w:rPr>
          <m:t>0</m:t>
        </m:r>
        <m:r>
          <m:rPr>
            <m:sty m:val="p"/>
          </m:rPr>
          <w:rPr>
            <w:rFonts w:ascii="Cambria Math" w:hAnsi="Cambria Math"/>
            <w:lang w:val="ru-RU"/>
            <w:rPrChange w:id="3988" w:author="Nik K" w:date="2026-10-29T00:18:00Z">
              <w:rPr>
                <w:rFonts w:ascii="Cambria Math" w:hAnsi="Cambria Math"/>
              </w:rPr>
            </w:rPrChange>
          </w:rPr>
          <m:t>,</m:t>
        </m:r>
        <m:r>
          <w:rPr>
            <w:rFonts w:ascii="Cambria Math" w:hAnsi="Cambria Math"/>
            <w:lang w:val="ru-RU"/>
            <w:rPrChange w:id="3989" w:author="Nik K" w:date="2026-10-29T00:18:00Z">
              <w:rPr>
                <w:rFonts w:ascii="Cambria Math" w:hAnsi="Cambria Math"/>
              </w:rPr>
            </w:rPrChange>
          </w:rPr>
          <m:t>534011009</m:t>
        </m:r>
      </m:oMath>
      <w:r w:rsidRPr="00674711">
        <w:rPr>
          <w:lang w:val="ru-RU"/>
          <w:rPrChange w:id="3990" w:author="Nik K" w:date="2026-10-29T00:18:00Z">
            <w:rPr/>
          </w:rPrChange>
        </w:rPr>
        <w:t xml:space="preserve">, </w:t>
      </w:r>
      <m:oMath>
        <m:r>
          <w:rPr>
            <w:rFonts w:ascii="Cambria Math" w:hAnsi="Cambria Math"/>
          </w:rPr>
          <m:t>b</m:t>
        </m:r>
        <m:r>
          <m:rPr>
            <m:sty m:val="p"/>
          </m:rPr>
          <w:rPr>
            <w:rFonts w:ascii="Cambria Math" w:hAnsi="Cambria Math"/>
            <w:lang w:val="ru-RU"/>
            <w:rPrChange w:id="3991" w:author="Nik K" w:date="2026-10-29T00:18:00Z">
              <w:rPr>
                <w:rFonts w:ascii="Cambria Math" w:hAnsi="Cambria Math"/>
              </w:rPr>
            </w:rPrChange>
          </w:rPr>
          <m:t>=</m:t>
        </m:r>
        <m:r>
          <w:rPr>
            <w:rFonts w:ascii="Cambria Math" w:hAnsi="Cambria Math"/>
            <w:lang w:val="ru-RU"/>
            <w:rPrChange w:id="3992" w:author="Nik K" w:date="2026-10-29T00:18:00Z">
              <w:rPr>
                <w:rFonts w:ascii="Cambria Math" w:hAnsi="Cambria Math"/>
              </w:rPr>
            </w:rPrChange>
          </w:rPr>
          <m:t>2</m:t>
        </m:r>
        <m:r>
          <m:rPr>
            <m:sty m:val="p"/>
          </m:rPr>
          <w:rPr>
            <w:rFonts w:ascii="Cambria Math" w:hAnsi="Cambria Math"/>
            <w:lang w:val="ru-RU"/>
            <w:rPrChange w:id="3993" w:author="Nik K" w:date="2026-10-29T00:18:00Z">
              <w:rPr>
                <w:rFonts w:ascii="Cambria Math" w:hAnsi="Cambria Math"/>
              </w:rPr>
            </w:rPrChange>
          </w:rPr>
          <m:t>,</m:t>
        </m:r>
        <m:r>
          <w:rPr>
            <w:rFonts w:ascii="Cambria Math" w:hAnsi="Cambria Math"/>
            <w:lang w:val="ru-RU"/>
            <w:rPrChange w:id="3994" w:author="Nik K" w:date="2026-10-29T00:18:00Z">
              <w:rPr>
                <w:rFonts w:ascii="Cambria Math" w:hAnsi="Cambria Math"/>
              </w:rPr>
            </w:rPrChange>
          </w:rPr>
          <m:t>420567795</m:t>
        </m:r>
      </m:oMath>
      <w:r w:rsidRPr="00674711">
        <w:rPr>
          <w:lang w:val="ru-RU"/>
          <w:rPrChange w:id="3995" w:author="Nik K" w:date="2026-10-29T00:18:00Z">
            <w:rPr/>
          </w:rPrChange>
        </w:rPr>
        <w:t xml:space="preserve"> мл и </w:t>
      </w:r>
      <m:oMath>
        <m:r>
          <w:rPr>
            <w:rFonts w:ascii="Cambria Math" w:hAnsi="Cambria Math"/>
          </w:rPr>
          <m:t>c</m:t>
        </m:r>
        <m:r>
          <m:rPr>
            <m:sty m:val="p"/>
          </m:rPr>
          <w:rPr>
            <w:rFonts w:ascii="Cambria Math" w:hAnsi="Cambria Math"/>
            <w:lang w:val="ru-RU"/>
            <w:rPrChange w:id="3996" w:author="Nik K" w:date="2026-10-29T00:18:00Z">
              <w:rPr>
                <w:rFonts w:ascii="Cambria Math" w:hAnsi="Cambria Math"/>
              </w:rPr>
            </w:rPrChange>
          </w:rPr>
          <m:t>=</m:t>
        </m:r>
        <m:r>
          <w:rPr>
            <w:rFonts w:ascii="Cambria Math" w:hAnsi="Cambria Math"/>
            <w:lang w:val="ru-RU"/>
            <w:rPrChange w:id="3997" w:author="Nik K" w:date="2026-10-29T00:18:00Z">
              <w:rPr>
                <w:rFonts w:ascii="Cambria Math" w:hAnsi="Cambria Math"/>
              </w:rPr>
            </w:rPrChange>
          </w:rPr>
          <m:t>5</m:t>
        </m:r>
        <m:r>
          <m:rPr>
            <m:sty m:val="p"/>
          </m:rPr>
          <w:rPr>
            <w:rFonts w:ascii="Cambria Math" w:hAnsi="Cambria Math"/>
            <w:lang w:val="ru-RU"/>
            <w:rPrChange w:id="3998" w:author="Nik K" w:date="2026-10-29T00:18:00Z">
              <w:rPr>
                <w:rFonts w:ascii="Cambria Math" w:hAnsi="Cambria Math"/>
              </w:rPr>
            </w:rPrChange>
          </w:rPr>
          <m:t>,</m:t>
        </m:r>
        <m:r>
          <w:rPr>
            <w:rFonts w:ascii="Cambria Math" w:hAnsi="Cambria Math"/>
            <w:lang w:val="ru-RU"/>
            <w:rPrChange w:id="3999" w:author="Nik K" w:date="2026-10-29T00:18:00Z">
              <w:rPr>
                <w:rFonts w:ascii="Cambria Math" w:hAnsi="Cambria Math"/>
              </w:rPr>
            </w:rPrChange>
          </w:rPr>
          <m:t>623920326</m:t>
        </m:r>
      </m:oMath>
      <w:r w:rsidRPr="00674711">
        <w:rPr>
          <w:lang w:val="ru-RU"/>
          <w:rPrChange w:id="4000" w:author="Nik K" w:date="2026-10-29T00:18:00Z">
            <w:rPr/>
          </w:rPrChange>
        </w:rPr>
        <w:t xml:space="preserve"> мл. Для проверки исключались блоки [23,33], [43,53], [62,72] и [82,</w:t>
      </w:r>
      <w:proofErr w:type="gramStart"/>
      <w:r w:rsidRPr="00674711">
        <w:rPr>
          <w:lang w:val="ru-RU"/>
          <w:rPrChange w:id="4001" w:author="Nik K" w:date="2026-10-29T00:18:00Z">
            <w:rPr/>
          </w:rPrChange>
        </w:rPr>
        <w:t>92]%</w:t>
      </w:r>
      <w:proofErr w:type="gramEnd"/>
      <w:r w:rsidRPr="00674711">
        <w:rPr>
          <w:lang w:val="ru-RU"/>
          <w:rPrChange w:id="4002" w:author="Nik K" w:date="2026-10-29T00:18:00Z">
            <w:rPr/>
          </w:rPrChange>
        </w:rPr>
        <w:t xml:space="preserve">; из калибровки дополнительно удалялись соседние точки в пределах около 140 </w:t>
      </w:r>
      <w:proofErr w:type="spellStart"/>
      <w:r w:rsidRPr="00674711">
        <w:rPr>
          <w:lang w:val="ru-RU"/>
          <w:rPrChange w:id="4003" w:author="Nik K" w:date="2026-10-29T00:18:00Z">
            <w:rPr/>
          </w:rPrChange>
        </w:rPr>
        <w:t>мс</w:t>
      </w:r>
      <w:proofErr w:type="spellEnd"/>
      <w:r w:rsidRPr="00674711">
        <w:rPr>
          <w:lang w:val="ru-RU"/>
          <w:rPrChange w:id="4004" w:author="Nik K" w:date="2026-10-29T00:18:00Z">
            <w:rPr/>
          </w:rPrChange>
        </w:rPr>
        <w:t>. Известная опора сохранялась как явное исключение из временного зазора. Ошибки приведены в таблице 10.3.</w:t>
      </w:r>
    </w:p>
    <w:p w14:paraId="1216CA81" w14:textId="77777777" w:rsidR="003416EE" w:rsidRDefault="006041B4">
      <w:pPr>
        <w:pStyle w:val="af5"/>
        <w:keepNext/>
      </w:pPr>
      <w:r>
        <w:t>Таблица 10.3 — Камерная аппроксимация Н при известном из КТ объёме целого сердца</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509"/>
        <w:gridCol w:w="2595"/>
        <w:gridCol w:w="3391"/>
      </w:tblGrid>
      <w:tr w:rsidR="003416EE" w14:paraId="0A935FAC" w14:textId="77777777">
        <w:trPr>
          <w:cantSplit/>
          <w:tblHeader/>
        </w:trPr>
        <w:tc>
          <w:tcPr>
            <w:tcW w:w="3457" w:type="dxa"/>
            <w:shd w:val="clear" w:color="auto" w:fill="EDEDED"/>
          </w:tcPr>
          <w:p w14:paraId="0F63677F" w14:textId="77777777" w:rsidR="003416EE" w:rsidRDefault="006041B4">
            <w:pPr>
              <w:keepNext/>
              <w:spacing w:before="60" w:after="60" w:line="240" w:lineRule="auto"/>
              <w:ind w:firstLine="0"/>
              <w:jc w:val="left"/>
            </w:pPr>
            <w:r>
              <w:rPr>
                <w:b/>
                <w:sz w:val="22"/>
              </w:rPr>
              <w:t>Закон для ЛЖ</w:t>
            </w:r>
          </w:p>
        </w:tc>
        <w:tc>
          <w:tcPr>
            <w:tcW w:w="2557" w:type="dxa"/>
            <w:shd w:val="clear" w:color="auto" w:fill="EDEDED"/>
          </w:tcPr>
          <w:p w14:paraId="73862230" w14:textId="77777777" w:rsidR="003416EE" w:rsidRDefault="006041B4">
            <w:pPr>
              <w:keepNext/>
              <w:spacing w:before="60" w:after="60" w:line="240" w:lineRule="auto"/>
              <w:ind w:firstLine="0"/>
              <w:jc w:val="left"/>
            </w:pPr>
            <w:r>
              <w:rPr>
                <w:b/>
                <w:sz w:val="22"/>
              </w:rPr>
              <w:t>RMSE по восьми отложенным фазам, мл</w:t>
            </w:r>
          </w:p>
        </w:tc>
        <w:tc>
          <w:tcPr>
            <w:tcW w:w="3341" w:type="dxa"/>
            <w:shd w:val="clear" w:color="auto" w:fill="EDEDED"/>
          </w:tcPr>
          <w:p w14:paraId="7BDA8E55" w14:textId="77777777" w:rsidR="003416EE" w:rsidRDefault="006041B4">
            <w:pPr>
              <w:keepNext/>
              <w:spacing w:before="60" w:after="60" w:line="240" w:lineRule="auto"/>
              <w:ind w:firstLine="0"/>
              <w:jc w:val="left"/>
            </w:pPr>
            <w:r>
              <w:rPr>
                <w:b/>
                <w:sz w:val="22"/>
              </w:rPr>
              <w:t>RMSE переноса фиксированных коэффициентов на три фазы следующего интервала, мл</w:t>
            </w:r>
          </w:p>
        </w:tc>
      </w:tr>
      <w:tr w:rsidR="003416EE" w14:paraId="4B023C09" w14:textId="77777777">
        <w:trPr>
          <w:cantSplit/>
        </w:trPr>
        <w:tc>
          <w:tcPr>
            <w:tcW w:w="3457" w:type="dxa"/>
          </w:tcPr>
          <w:p w14:paraId="52CA08A6" w14:textId="77777777" w:rsidR="003416EE" w:rsidRDefault="006041B4">
            <w:pPr>
              <w:spacing w:before="60" w:after="60" w:line="240" w:lineRule="auto"/>
              <w:ind w:firstLine="0"/>
              <w:jc w:val="left"/>
            </w:pPr>
            <w:r>
              <w:rPr>
                <w:sz w:val="22"/>
              </w:rPr>
              <w:t>Постоянный опорный объём</w:t>
            </w:r>
          </w:p>
        </w:tc>
        <w:tc>
          <w:tcPr>
            <w:tcW w:w="2557" w:type="dxa"/>
          </w:tcPr>
          <w:p w14:paraId="2BBAA6DE" w14:textId="77777777" w:rsidR="003416EE" w:rsidRDefault="006041B4">
            <w:pPr>
              <w:spacing w:before="60" w:after="60" w:line="240" w:lineRule="auto"/>
              <w:ind w:firstLine="0"/>
              <w:jc w:val="left"/>
            </w:pPr>
            <w:r>
              <w:rPr>
                <w:sz w:val="22"/>
              </w:rPr>
              <w:t>25,845</w:t>
            </w:r>
          </w:p>
        </w:tc>
        <w:tc>
          <w:tcPr>
            <w:tcW w:w="3341" w:type="dxa"/>
          </w:tcPr>
          <w:p w14:paraId="32A04EF8" w14:textId="77777777" w:rsidR="003416EE" w:rsidRDefault="006041B4">
            <w:pPr>
              <w:spacing w:before="60" w:after="60" w:line="240" w:lineRule="auto"/>
              <w:ind w:firstLine="0"/>
              <w:jc w:val="left"/>
            </w:pPr>
            <w:r>
              <w:rPr>
                <w:sz w:val="22"/>
              </w:rPr>
              <w:t>17,796</w:t>
            </w:r>
          </w:p>
        </w:tc>
      </w:tr>
      <w:tr w:rsidR="003416EE" w14:paraId="181F3798" w14:textId="77777777">
        <w:trPr>
          <w:cantSplit/>
        </w:trPr>
        <w:tc>
          <w:tcPr>
            <w:tcW w:w="3457" w:type="dxa"/>
          </w:tcPr>
          <w:p w14:paraId="2FC60B19" w14:textId="77777777" w:rsidR="003416EE" w:rsidRDefault="006041B4">
            <w:pPr>
              <w:spacing w:before="60" w:after="60" w:line="240" w:lineRule="auto"/>
              <w:ind w:firstLine="0"/>
              <w:jc w:val="left"/>
            </w:pPr>
            <w:r>
              <w:rPr>
                <w:sz w:val="22"/>
              </w:rPr>
              <w:t xml:space="preserve">Линейный закон по </w:t>
            </w: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p>
        </w:tc>
        <w:tc>
          <w:tcPr>
            <w:tcW w:w="2557" w:type="dxa"/>
          </w:tcPr>
          <w:p w14:paraId="5BA49226" w14:textId="77777777" w:rsidR="003416EE" w:rsidRDefault="006041B4">
            <w:pPr>
              <w:spacing w:before="60" w:after="60" w:line="240" w:lineRule="auto"/>
              <w:ind w:firstLine="0"/>
              <w:jc w:val="left"/>
            </w:pPr>
            <w:r>
              <w:rPr>
                <w:sz w:val="22"/>
              </w:rPr>
              <w:t>12,903</w:t>
            </w:r>
          </w:p>
        </w:tc>
        <w:tc>
          <w:tcPr>
            <w:tcW w:w="3341" w:type="dxa"/>
          </w:tcPr>
          <w:p w14:paraId="5387B45D" w14:textId="77777777" w:rsidR="003416EE" w:rsidRDefault="006041B4">
            <w:pPr>
              <w:spacing w:before="60" w:after="60" w:line="240" w:lineRule="auto"/>
              <w:ind w:firstLine="0"/>
              <w:jc w:val="left"/>
            </w:pPr>
            <w:r>
              <w:rPr>
                <w:sz w:val="22"/>
              </w:rPr>
              <w:t>3,488</w:t>
            </w:r>
          </w:p>
        </w:tc>
      </w:tr>
      <w:tr w:rsidR="003416EE" w14:paraId="52B3DDDD" w14:textId="77777777">
        <w:trPr>
          <w:cantSplit/>
        </w:trPr>
        <w:tc>
          <w:tcPr>
            <w:tcW w:w="3457" w:type="dxa"/>
          </w:tcPr>
          <w:p w14:paraId="00A4739A" w14:textId="77777777" w:rsidR="003416EE" w:rsidRDefault="006041B4">
            <w:pPr>
              <w:spacing w:before="60" w:after="60" w:line="240" w:lineRule="auto"/>
              <w:ind w:firstLine="0"/>
              <w:jc w:val="left"/>
            </w:pPr>
            <w:r>
              <w:rPr>
                <w:sz w:val="22"/>
              </w:rPr>
              <w:t>Только индивидуальная гармоника фазы</w:t>
            </w:r>
          </w:p>
        </w:tc>
        <w:tc>
          <w:tcPr>
            <w:tcW w:w="2557" w:type="dxa"/>
          </w:tcPr>
          <w:p w14:paraId="3FF382F5" w14:textId="77777777" w:rsidR="003416EE" w:rsidRDefault="006041B4">
            <w:pPr>
              <w:spacing w:before="60" w:after="60" w:line="240" w:lineRule="auto"/>
              <w:ind w:firstLine="0"/>
              <w:jc w:val="left"/>
            </w:pPr>
            <w:r>
              <w:rPr>
                <w:sz w:val="22"/>
              </w:rPr>
              <w:t>11,326</w:t>
            </w:r>
          </w:p>
        </w:tc>
        <w:tc>
          <w:tcPr>
            <w:tcW w:w="3341" w:type="dxa"/>
          </w:tcPr>
          <w:p w14:paraId="7BF3CAB1" w14:textId="77777777" w:rsidR="003416EE" w:rsidRDefault="006041B4">
            <w:pPr>
              <w:spacing w:before="60" w:after="60" w:line="240" w:lineRule="auto"/>
              <w:ind w:firstLine="0"/>
              <w:jc w:val="left"/>
            </w:pPr>
            <w:r>
              <w:rPr>
                <w:sz w:val="22"/>
              </w:rPr>
              <w:t>3,540</w:t>
            </w:r>
          </w:p>
        </w:tc>
      </w:tr>
      <w:tr w:rsidR="003416EE" w14:paraId="4675E0D2" w14:textId="77777777">
        <w:trPr>
          <w:cantSplit/>
        </w:trPr>
        <w:tc>
          <w:tcPr>
            <w:tcW w:w="3457" w:type="dxa"/>
          </w:tcPr>
          <w:p w14:paraId="595340F9" w14:textId="77777777" w:rsidR="003416EE" w:rsidRDefault="006B31AF">
            <w:pPr>
              <w:spacing w:before="60" w:after="60" w:line="240" w:lineRule="auto"/>
              <w:ind w:firstLine="0"/>
              <w:jc w:val="left"/>
            </w:pPr>
            <m:oMath>
              <m:sSub>
                <m:sSubPr>
                  <m:ctrlPr>
                    <w:rPr>
                      <w:rFonts w:ascii="Cambria Math" w:hAnsi="Cambria Math"/>
                    </w:rPr>
                  </m:ctrlPr>
                </m:sSubPr>
                <m:e>
                  <m:r>
                    <w:rPr>
                      <w:rFonts w:ascii="Cambria Math" w:hAnsi="Cambria Math"/>
                      <w:sz w:val="22"/>
                    </w:rPr>
                    <m:t>V</m:t>
                  </m:r>
                </m:e>
                <m:sub>
                  <m:r>
                    <w:rPr>
                      <w:rFonts w:ascii="Cambria Math" w:hAnsi="Cambria Math"/>
                      <w:sz w:val="22"/>
                    </w:rPr>
                    <m:t>H</m:t>
                  </m:r>
                </m:sub>
              </m:sSub>
            </m:oMath>
            <w:r w:rsidR="006041B4">
              <w:rPr>
                <w:sz w:val="22"/>
              </w:rPr>
              <w:t xml:space="preserve"> и фаза, (10.11)</w:t>
            </w:r>
          </w:p>
        </w:tc>
        <w:tc>
          <w:tcPr>
            <w:tcW w:w="2557" w:type="dxa"/>
          </w:tcPr>
          <w:p w14:paraId="69F07A8E" w14:textId="77777777" w:rsidR="003416EE" w:rsidRDefault="006041B4">
            <w:pPr>
              <w:spacing w:before="60" w:after="60" w:line="240" w:lineRule="auto"/>
              <w:ind w:firstLine="0"/>
              <w:jc w:val="left"/>
            </w:pPr>
            <w:r>
              <w:rPr>
                <w:sz w:val="22"/>
              </w:rPr>
              <w:t>8,285</w:t>
            </w:r>
          </w:p>
        </w:tc>
        <w:tc>
          <w:tcPr>
            <w:tcW w:w="3341" w:type="dxa"/>
          </w:tcPr>
          <w:p w14:paraId="499A7B38" w14:textId="77777777" w:rsidR="003416EE" w:rsidRDefault="006041B4">
            <w:pPr>
              <w:spacing w:before="60" w:after="60" w:line="240" w:lineRule="auto"/>
              <w:ind w:firstLine="0"/>
              <w:jc w:val="left"/>
            </w:pPr>
            <w:r>
              <w:rPr>
                <w:sz w:val="22"/>
              </w:rPr>
              <w:t>2,581</w:t>
            </w:r>
          </w:p>
        </w:tc>
      </w:tr>
    </w:tbl>
    <w:p w14:paraId="333EAB16" w14:textId="77777777" w:rsidR="003416EE" w:rsidRDefault="006041B4">
      <w:pPr>
        <w:pStyle w:val="af"/>
      </w:pPr>
      <w:r>
        <w:t xml:space="preserve">Для переноса в последнем столбце использованы коэффициенты по всем восьми </w:t>
      </w:r>
      <w:proofErr w:type="spellStart"/>
      <w:r>
        <w:t>неопорным</w:t>
      </w:r>
      <w:proofErr w:type="spellEnd"/>
      <w:r>
        <w:t xml:space="preserve"> фазам первого интервала. Новый опорный том не добавлялся. Следующее окно содержит только фазы 1, 11 и 21%; первые две лежат вне исходного фазового диапазона калибровки [96].</w:t>
      </w:r>
    </w:p>
    <w:p w14:paraId="063639D2" w14:textId="77777777" w:rsidR="003416EE" w:rsidRDefault="006041B4">
      <w:pPr>
        <w:pStyle w:val="af"/>
      </w:pPr>
      <w:r>
        <w:t xml:space="preserve">На отложенных блоках сочетание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и фазы дало меньшую ошибку ЛЖ, чем каждый из этих входов отдельно. Коэффициент </w:t>
      </w:r>
      <m:oMath>
        <m:r>
          <w:rPr>
            <w:rFonts w:ascii="Cambria Math" w:hAnsi="Cambria Math"/>
          </w:rPr>
          <m:t>a</m:t>
        </m:r>
      </m:oMath>
      <w:r>
        <w:t xml:space="preserve"> между блочными подгонками меняется примерно от 0,252 до 0,859; в двух блоках при трёх коэффициентах остаётся одна остаточная степень свободы. Для ЛП добавление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к фазе, напротив, увеличило RMSE с 19,557 до 25,378 мл [96]. Следовательно, улучшение для ЛЖ не устанавливает общего камерного закона. Калибровка исп</w:t>
      </w:r>
      <w:proofErr w:type="spellStart"/>
      <w:r>
        <w:t>ользует</w:t>
      </w:r>
      <w:proofErr w:type="spellEnd"/>
      <w:r>
        <w:t xml:space="preserve"> дополнительные КТ-фазы Н и пока не воспроизводится из единственного снимка нового человека.</w:t>
      </w:r>
    </w:p>
    <w:p w14:paraId="6954E40F" w14:textId="77777777" w:rsidR="003416EE" w:rsidRDefault="006041B4">
      <w:pPr>
        <w:pStyle w:val="af"/>
      </w:pPr>
      <w:r>
        <w:lastRenderedPageBreak/>
        <w:t xml:space="preserve">Проверена и более грубая связь между </w:t>
      </w: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и объёмом объединённой крови внутри него. При опоре </w:t>
      </w:r>
      <m:oMath>
        <m:sSubSup>
          <m:sSubSupPr>
            <m:ctrlPr>
              <w:rPr>
                <w:rFonts w:ascii="Cambria Math" w:hAnsi="Cambria Math"/>
              </w:rPr>
            </m:ctrlPr>
          </m:sSubSup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427</m:t>
        </m:r>
        <m:r>
          <m:rPr>
            <m:sty m:val="p"/>
          </m:rPr>
          <w:rPr>
            <w:rFonts w:ascii="Cambria Math" w:hAnsi="Cambria Math"/>
          </w:rPr>
          <m:t>,</m:t>
        </m:r>
        <m:r>
          <w:rPr>
            <w:rFonts w:ascii="Cambria Math" w:hAnsi="Cambria Math"/>
          </w:rPr>
          <m:t>358290</m:t>
        </m:r>
      </m:oMath>
      <w:r>
        <w:t xml:space="preserve"> мл доля крови равна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684588632</m:t>
        </m:r>
      </m:oMath>
      <w:r>
        <w:t>. Семей</w:t>
      </w:r>
      <w:proofErr w:type="spellStart"/>
      <w:r>
        <w:t>ство</w:t>
      </w:r>
      <w:proofErr w:type="spellEnd"/>
    </w:p>
    <w:p w14:paraId="78BE0B2E"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B</m:t>
              </m:r>
              <m:r>
                <m:rPr>
                  <m:sty m:val="p"/>
                </m:rPr>
                <w:rPr>
                  <w:rFonts w:ascii="Cambria Math" w:hAnsi="Cambria Math"/>
                </w:rPr>
                <m:t>∩</m:t>
              </m:r>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B</m:t>
              </m:r>
              <m:r>
                <m:rPr>
                  <m:sty m:val="p"/>
                </m:rPr>
                <w:rPr>
                  <w:rFonts w:ascii="Cambria Math" w:hAnsi="Cambria Math"/>
                </w:rPr>
                <m:t>∩</m:t>
              </m:r>
              <m:r>
                <w:rPr>
                  <w:rFonts w:ascii="Cambria Math" w:hAnsi="Cambria Math"/>
                </w:rPr>
                <m:t>H</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m:t>
              </m:r>
            </m:sup>
          </m:sSubSup>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r>
            <w:rPr>
              <w:rFonts w:ascii="Cambria Math" w:hAnsi="Cambria Math"/>
            </w:rPr>
            <m:t>1  </m:t>
          </m:r>
          <m:r>
            <m:rPr>
              <m:nor/>
            </m:rPr>
            <m:t>(10.12)</m:t>
          </m:r>
        </m:oMath>
      </m:oMathPara>
    </w:p>
    <w:p w14:paraId="2DBFEDF5" w14:textId="77777777" w:rsidR="003416EE" w:rsidRPr="00674711" w:rsidRDefault="006041B4">
      <w:pPr>
        <w:pStyle w:val="FirstParagraph"/>
        <w:rPr>
          <w:lang w:val="ru-RU"/>
          <w:rPrChange w:id="4005" w:author="Nik K" w:date="2026-10-29T00:18:00Z">
            <w:rPr/>
          </w:rPrChange>
        </w:rPr>
      </w:pPr>
      <w:r w:rsidRPr="00674711">
        <w:rPr>
          <w:lang w:val="ru-RU"/>
          <w:rPrChange w:id="4006" w:author="Nik K" w:date="2026-10-29T00:18:00Z">
            <w:rPr/>
          </w:rPrChange>
        </w:rPr>
        <w:t xml:space="preserve">содержит постоянный остаток при </w:t>
      </w:r>
      <m:oMath>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lang w:val="ru-RU"/>
            <w:rPrChange w:id="4007" w:author="Nik K" w:date="2026-10-29T00:18:00Z">
              <w:rPr>
                <w:rFonts w:ascii="Cambria Math" w:hAnsi="Cambria Math"/>
              </w:rPr>
            </w:rPrChange>
          </w:rPr>
          <m:t>=</m:t>
        </m:r>
        <m:r>
          <w:rPr>
            <w:rFonts w:ascii="Cambria Math" w:hAnsi="Cambria Math"/>
            <w:lang w:val="ru-RU"/>
            <w:rPrChange w:id="4008" w:author="Nik K" w:date="2026-10-29T00:18:00Z">
              <w:rPr>
                <w:rFonts w:ascii="Cambria Math" w:hAnsi="Cambria Math"/>
              </w:rPr>
            </w:rPrChange>
          </w:rPr>
          <m:t>1</m:t>
        </m:r>
      </m:oMath>
      <w:r w:rsidRPr="00674711">
        <w:rPr>
          <w:lang w:val="ru-RU"/>
          <w:rPrChange w:id="4009" w:author="Nik K" w:date="2026-10-29T00:18:00Z">
            <w:rPr/>
          </w:rPrChange>
        </w:rPr>
        <w:t xml:space="preserve"> и постоянную долю при </w:t>
      </w:r>
      <m:oMath>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lang w:val="ru-RU"/>
            <w:rPrChange w:id="4010" w:author="Nik K" w:date="2026-10-29T00:18:00Z">
              <w:rPr>
                <w:rFonts w:ascii="Cambria Math" w:hAnsi="Cambria Math"/>
              </w:rPr>
            </w:rPrChange>
          </w:rPr>
          <m:t>=</m:t>
        </m:r>
        <m:sSup>
          <m:sSupPr>
            <m:ctrlPr>
              <w:rPr>
                <w:rFonts w:ascii="Cambria Math" w:hAnsi="Cambria Math"/>
              </w:rPr>
            </m:ctrlPr>
          </m:sSupPr>
          <m:e>
            <m:r>
              <w:rPr>
                <w:rFonts w:ascii="Cambria Math" w:hAnsi="Cambria Math"/>
              </w:rPr>
              <m:t>f</m:t>
            </m:r>
          </m:e>
          <m:sup>
            <m:r>
              <m:rPr>
                <m:sty m:val="p"/>
              </m:rPr>
              <w:rPr>
                <w:rFonts w:ascii="Cambria Math" w:hAnsi="Cambria Math"/>
                <w:lang w:val="ru-RU"/>
                <w:rPrChange w:id="4011" w:author="Nik K" w:date="2026-10-29T00:18:00Z">
                  <w:rPr>
                    <w:rFonts w:ascii="Cambria Math" w:hAnsi="Cambria Math"/>
                  </w:rPr>
                </w:rPrChange>
              </w:rPr>
              <m:t>*</m:t>
            </m:r>
          </m:sup>
        </m:sSup>
      </m:oMath>
      <w:r w:rsidRPr="00674711">
        <w:rPr>
          <w:lang w:val="ru-RU"/>
          <w:rPrChange w:id="4012" w:author="Nik K" w:date="2026-10-29T00:18:00Z">
            <w:rPr/>
          </w:rPrChange>
        </w:rPr>
        <w:t xml:space="preserve">. Ограничение коэффициента — условие проверенного семейства, а не установленная физиологическая граница. В блочной проверке </w:t>
      </w:r>
      <w:r>
        <w:t>RMSE</w:t>
      </w:r>
      <w:r w:rsidRPr="00674711">
        <w:rPr>
          <w:lang w:val="ru-RU"/>
          <w:rPrChange w:id="4013" w:author="Nik K" w:date="2026-10-29T00:18:00Z">
            <w:rPr/>
          </w:rPrChange>
        </w:rPr>
        <w:t xml:space="preserve"> равны соответственно 18,749 и 11,967 мл; подбор </w:t>
      </w:r>
      <m:oMath>
        <m:sSub>
          <m:sSubPr>
            <m:ctrlPr>
              <w:rPr>
                <w:rFonts w:ascii="Cambria Math" w:hAnsi="Cambria Math"/>
              </w:rPr>
            </m:ctrlPr>
          </m:sSubPr>
          <m:e>
            <m:r>
              <w:rPr>
                <w:rFonts w:ascii="Cambria Math" w:hAnsi="Cambria Math"/>
              </w:rPr>
              <m:t>a</m:t>
            </m:r>
          </m:e>
          <m:sub>
            <m:r>
              <w:rPr>
                <w:rFonts w:ascii="Cambria Math" w:hAnsi="Cambria Math"/>
              </w:rPr>
              <m:t>B</m:t>
            </m:r>
          </m:sub>
        </m:sSub>
      </m:oMath>
      <w:r w:rsidRPr="00674711">
        <w:rPr>
          <w:lang w:val="ru-RU"/>
          <w:rPrChange w:id="4014" w:author="Nik K" w:date="2026-10-29T00:18:00Z">
            <w:rPr/>
          </w:rPrChange>
        </w:rPr>
        <w:t xml:space="preserve"> дал 20,530 мл [97]. Свободный наклон не улучшил перенос. Даже успешное опр</w:t>
      </w:r>
      <w:proofErr w:type="spellStart"/>
      <w:r w:rsidRPr="00674711">
        <w:rPr>
          <w:lang w:val="ru-RU"/>
          <w:rPrChange w:id="4015" w:author="Nik K" w:date="2026-10-29T00:18:00Z">
            <w:rPr/>
          </w:rPrChange>
        </w:rPr>
        <w:t>еделение</w:t>
      </w:r>
      <w:proofErr w:type="spellEnd"/>
      <w:r w:rsidRPr="00674711">
        <w:rPr>
          <w:lang w:val="ru-RU"/>
          <w:rPrChange w:id="4016" w:author="Nik K" w:date="2026-10-29T00:18:00Z">
            <w:rPr/>
          </w:rPrChange>
        </w:rPr>
        <w:t xml:space="preserve"> объединённого кровяного объёма потребовало бы следующего разделения на камеры.</w:t>
      </w:r>
    </w:p>
    <w:p w14:paraId="3718886D" w14:textId="77777777" w:rsidR="003416EE" w:rsidRDefault="006041B4">
      <w:pPr>
        <w:pStyle w:val="21"/>
      </w:pPr>
      <w:bookmarkStart w:id="4017" w:name="_Toc244123138"/>
      <w:bookmarkStart w:id="4018" w:name="X238a236fc0ae3b15901d65949bcef7efc0700c8"/>
      <w:bookmarkEnd w:id="3960"/>
      <w:r>
        <w:t>10.5 Проверочные зависимости камерных объёмов от ТТРКГ</w:t>
      </w:r>
      <w:bookmarkEnd w:id="4017"/>
    </w:p>
    <w:p w14:paraId="43368ED2" w14:textId="77777777" w:rsidR="003416EE" w:rsidRPr="00674711" w:rsidRDefault="006041B4">
      <w:pPr>
        <w:pStyle w:val="FirstParagraph"/>
        <w:rPr>
          <w:lang w:val="ru-RU"/>
          <w:rPrChange w:id="4019" w:author="Nik K" w:date="2026-10-29T00:18:00Z">
            <w:rPr/>
          </w:rPrChange>
        </w:rPr>
      </w:pPr>
      <w:r w:rsidRPr="00674711">
        <w:rPr>
          <w:lang w:val="ru-RU"/>
          <w:rPrChange w:id="4020" w:author="Nik K" w:date="2026-10-29T00:18:00Z">
            <w:rPr/>
          </w:rPrChange>
        </w:rPr>
        <w:t xml:space="preserve">Электрические сравнения используют реальную ТТРКГ многоканальной </w:t>
      </w:r>
      <w:proofErr w:type="spellStart"/>
      <w:r w:rsidRPr="00674711">
        <w:rPr>
          <w:lang w:val="ru-RU"/>
          <w:rPrChange w:id="4021" w:author="Nik K" w:date="2026-10-29T00:18:00Z">
            <w:rPr/>
          </w:rPrChange>
        </w:rPr>
        <w:t>электроимпедансной</w:t>
      </w:r>
      <w:proofErr w:type="spellEnd"/>
      <w:r w:rsidRPr="00674711">
        <w:rPr>
          <w:lang w:val="ru-RU"/>
          <w:rPrChange w:id="4022" w:author="Nik K" w:date="2026-10-29T00:18:00Z">
            <w:rPr/>
          </w:rPrChange>
        </w:rPr>
        <w:t xml:space="preserve"> системы с ЭКГ при зондирующей частоте 100 кГц. В рассматриваемых записях выбран монтаж 2×2 на руках с одновременно подключённой боковой сборкой 140 мм. Полосовая составляющая выделена в диапазоне 0,7–12 Гц. Знак и физическая шкала сохранены; временной сдвиг по КТ не подбирался. Метки </w:t>
      </w:r>
      <w:r>
        <w:t>QRS</w:t>
      </w:r>
      <w:r w:rsidRPr="00674711">
        <w:rPr>
          <w:lang w:val="ru-RU"/>
          <w:rPrChange w:id="4023" w:author="Nik K" w:date="2026-10-29T00:18:00Z">
            <w:rPr/>
          </w:rPrChange>
        </w:rPr>
        <w:t xml:space="preserve"> и задержки на вдохе остаются </w:t>
      </w:r>
      <w:proofErr w:type="spellStart"/>
      <w:r w:rsidRPr="00674711">
        <w:rPr>
          <w:lang w:val="ru-RU"/>
          <w:rPrChange w:id="4024" w:author="Nik K" w:date="2026-10-29T00:18:00Z">
            <w:rPr/>
          </w:rPrChange>
        </w:rPr>
        <w:t>кандидатными</w:t>
      </w:r>
      <w:proofErr w:type="spellEnd"/>
      <w:r w:rsidRPr="00674711">
        <w:rPr>
          <w:lang w:val="ru-RU"/>
          <w:rPrChange w:id="4025" w:author="Nik K" w:date="2026-10-29T00:18:00Z">
            <w:rPr/>
          </w:rPrChange>
        </w:rPr>
        <w:t>. Боковой канал в этих контрольных регрессиях не является уже проверенной тканевой поправкой [95, 98].</w:t>
      </w:r>
    </w:p>
    <w:p w14:paraId="1F11E43C" w14:textId="77777777" w:rsidR="003416EE" w:rsidRDefault="006041B4">
      <w:pPr>
        <w:pStyle w:val="af"/>
        <w:keepNext/>
      </w:pPr>
      <w:r>
        <w:t xml:space="preserve">Для </w:t>
      </w:r>
      <w:proofErr w:type="spellStart"/>
      <w:r>
        <w:t>межиндивидуального</w:t>
      </w:r>
      <w:proofErr w:type="spellEnd"/>
      <w:r>
        <w:t xml:space="preserve"> сравнения доступны две пары КТ и электрической записи — Г и Н. А участвует в анатомическом наборе, Я — в электрическом; их данные не образуют третью пару. При калибровке на одном человеке и проверке на другом сопоставлены абсолютная линейная зависимость и зависимость с одной индивидуальной опорой:</w:t>
      </w:r>
    </w:p>
    <w:p w14:paraId="0C6D9263" w14:textId="77777777" w:rsidR="003416EE" w:rsidRDefault="006B31AF">
      <w:pPr>
        <w:pStyle w:val="af"/>
        <w:spacing w:before="120" w:after="120" w:line="264" w:lineRule="auto"/>
        <w:ind w:firstLine="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sub>
            <m:sup>
              <m:r>
                <w:rPr>
                  <w:rFonts w:ascii="Cambria Math" w:hAnsi="Cambria Math"/>
                </w:rPr>
                <m:t>abs</m:t>
              </m:r>
            </m:sup>
          </m:sSubSup>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v</m:t>
              </m:r>
            </m:sub>
          </m:sSub>
          <m:r>
            <w:rPr>
              <w:rFonts w:ascii="Cambria Math" w:hAnsi="Cambria Math"/>
            </w:rPr>
            <m:t>z</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sub>
            <m:sup>
              <m:r>
                <w:rPr>
                  <w:rFonts w:ascii="Cambria Math" w:hAnsi="Cambria Math"/>
                </w:rPr>
                <m:t>anch</m:t>
              </m:r>
            </m:sup>
          </m:sSubSup>
          <m:r>
            <m:rPr>
              <m:sty m:val="p"/>
            </m:rPr>
            <w:rPr>
              <w:rFonts w:ascii="Cambria Math" w:hAnsi="Cambria Math"/>
            </w:rPr>
            <m:t>(</m:t>
          </m:r>
          <m:r>
            <w:rPr>
              <w:rFonts w:ascii="Cambria Math" w:hAnsi="Cambria Math"/>
            </w:rPr>
            <m:t>ϕ</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v</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r>
            <w:rPr>
              <w:rFonts w:ascii="Cambria Math" w:hAnsi="Cambria Math"/>
            </w:rPr>
            <m:t>  </m:t>
          </m:r>
          <m:r>
            <m:rPr>
              <m:nor/>
            </m:rPr>
            <m:t>(10.13)</m:t>
          </m:r>
        </m:oMath>
      </m:oMathPara>
    </w:p>
    <w:p w14:paraId="6295A978" w14:textId="77777777" w:rsidR="003416EE" w:rsidRPr="00674711" w:rsidRDefault="006041B4">
      <w:pPr>
        <w:pStyle w:val="FirstParagraph"/>
        <w:rPr>
          <w:lang w:val="ru-RU"/>
          <w:rPrChange w:id="4026" w:author="Nik K" w:date="2026-10-29T00:18:00Z">
            <w:rPr/>
          </w:rPrChange>
        </w:rPr>
      </w:pPr>
      <m:oMath>
        <m:r>
          <w:rPr>
            <w:rFonts w:ascii="Cambria Math" w:hAnsi="Cambria Math"/>
          </w:rPr>
          <m:t>z</m:t>
        </m:r>
      </m:oMath>
      <w:r w:rsidRPr="00674711">
        <w:rPr>
          <w:lang w:val="ru-RU"/>
          <w:rPrChange w:id="4027" w:author="Nik K" w:date="2026-10-29T00:18:00Z">
            <w:rPr/>
          </w:rPrChange>
        </w:rPr>
        <w:t xml:space="preserve">, Ом, обозначает центрированную полосовую волну; </w:t>
      </w:r>
      <m:oMath>
        <m:sSub>
          <m:sSubPr>
            <m:ctrlPr>
              <w:rPr>
                <w:rFonts w:ascii="Cambria Math" w:hAnsi="Cambria Math"/>
              </w:rPr>
            </m:ctrlPr>
          </m:sSubPr>
          <m:e>
            <m:r>
              <w:rPr>
                <w:rFonts w:ascii="Cambria Math" w:hAnsi="Cambria Math"/>
              </w:rPr>
              <m:t>α</m:t>
            </m:r>
          </m:e>
          <m:sub>
            <m:r>
              <w:rPr>
                <w:rFonts w:ascii="Cambria Math" w:hAnsi="Cambria Math"/>
              </w:rPr>
              <m:t>v</m:t>
            </m:r>
          </m:sub>
        </m:sSub>
      </m:oMath>
      <w:r w:rsidRPr="00674711">
        <w:rPr>
          <w:lang w:val="ru-RU"/>
          <w:rPrChange w:id="4028" w:author="Nik K" w:date="2026-10-29T00:18:00Z">
            <w:rPr/>
          </w:rPrChange>
        </w:rPr>
        <w:t xml:space="preserve"> имеет единицу мл, </w:t>
      </w:r>
      <m:oMath>
        <m:sSub>
          <m:sSubPr>
            <m:ctrlPr>
              <w:rPr>
                <w:rFonts w:ascii="Cambria Math" w:hAnsi="Cambria Math"/>
              </w:rPr>
            </m:ctrlPr>
          </m:sSubPr>
          <m:e>
            <m:r>
              <w:rPr>
                <w:rFonts w:ascii="Cambria Math" w:hAnsi="Cambria Math"/>
              </w:rPr>
              <m:t>β</m:t>
            </m:r>
          </m:e>
          <m:sub>
            <m:r>
              <w:rPr>
                <w:rFonts w:ascii="Cambria Math" w:hAnsi="Cambria Math"/>
              </w:rPr>
              <m:t>v</m:t>
            </m:r>
          </m:sub>
        </m:sSub>
      </m:oMath>
      <w:r w:rsidRPr="00674711">
        <w:rPr>
          <w:lang w:val="ru-RU"/>
          <w:rPrChange w:id="4029" w:author="Nik K" w:date="2026-10-29T00:18:00Z">
            <w:rPr/>
          </w:rPrChange>
        </w:rPr>
        <w:t xml:space="preserve"> — мл/Ом. Коэффициенты каждого варианта определены только по другому участнику. Опора выбрана по времени: 23% первого </w:t>
      </w:r>
      <w:r w:rsidRPr="00674711">
        <w:rPr>
          <w:lang w:val="ru-RU"/>
          <w:rPrChange w:id="4030" w:author="Nik K" w:date="2026-10-29T00:18:00Z">
            <w:rPr/>
          </w:rPrChange>
        </w:rPr>
        <w:lastRenderedPageBreak/>
        <w:t>интервала у Г, 14% у Н. Одна и та же опора применяется к обоим интервалам человека и исключается из основных ошибок обоих вариантов. Для каждого человека одинаковый суммарный вес получают два КТ-интервала.</w:t>
      </w:r>
    </w:p>
    <w:p w14:paraId="229341B4" w14:textId="77777777" w:rsidR="003416EE" w:rsidRDefault="006041B4">
      <w:pPr>
        <w:pStyle w:val="af"/>
      </w:pPr>
      <w:r>
        <w:t>Таблица 10.4 показывает, какие ошибки сохранились после введения индивидуального абсолютного уровня.</w:t>
      </w:r>
    </w:p>
    <w:p w14:paraId="064C5975" w14:textId="77777777" w:rsidR="003416EE" w:rsidRDefault="006041B4">
      <w:pPr>
        <w:pStyle w:val="af5"/>
        <w:keepNext/>
      </w:pPr>
      <w:r>
        <w:t xml:space="preserve">Таблица 10.4 — </w:t>
      </w:r>
      <w:proofErr w:type="spellStart"/>
      <w:r>
        <w:t>Межиндивидуальный</w:t>
      </w:r>
      <w:proofErr w:type="spellEnd"/>
      <w:r>
        <w:t xml:space="preserve"> перенос электрической зависимости: RMSE камерного объёма,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83"/>
        <w:gridCol w:w="1922"/>
        <w:gridCol w:w="1884"/>
        <w:gridCol w:w="1922"/>
        <w:gridCol w:w="1884"/>
      </w:tblGrid>
      <w:tr w:rsidR="003416EE" w14:paraId="0E7CBF0E" w14:textId="77777777">
        <w:trPr>
          <w:cantSplit/>
          <w:tblHeader/>
        </w:trPr>
        <w:tc>
          <w:tcPr>
            <w:tcW w:w="1856" w:type="dxa"/>
            <w:shd w:val="clear" w:color="auto" w:fill="EDEDED"/>
          </w:tcPr>
          <w:p w14:paraId="3A10806C" w14:textId="77777777" w:rsidR="003416EE" w:rsidRDefault="006041B4">
            <w:pPr>
              <w:keepNext/>
              <w:spacing w:before="60" w:after="60" w:line="240" w:lineRule="auto"/>
              <w:ind w:firstLine="0"/>
              <w:jc w:val="left"/>
            </w:pPr>
            <w:r>
              <w:rPr>
                <w:b/>
                <w:sz w:val="22"/>
              </w:rPr>
              <w:t>Область</w:t>
            </w:r>
          </w:p>
        </w:tc>
        <w:tc>
          <w:tcPr>
            <w:tcW w:w="1894" w:type="dxa"/>
            <w:shd w:val="clear" w:color="auto" w:fill="EDEDED"/>
          </w:tcPr>
          <w:p w14:paraId="261B7B70" w14:textId="77777777" w:rsidR="003416EE" w:rsidRDefault="006041B4">
            <w:pPr>
              <w:keepNext/>
              <w:spacing w:before="60" w:after="60" w:line="240" w:lineRule="auto"/>
              <w:ind w:firstLine="0"/>
              <w:jc w:val="left"/>
            </w:pPr>
            <w:r>
              <w:rPr>
                <w:b/>
                <w:sz w:val="22"/>
              </w:rPr>
              <w:t>Г: абсолютная зависимость</w:t>
            </w:r>
          </w:p>
        </w:tc>
        <w:tc>
          <w:tcPr>
            <w:tcW w:w="1856" w:type="dxa"/>
            <w:shd w:val="clear" w:color="auto" w:fill="EDEDED"/>
          </w:tcPr>
          <w:p w14:paraId="075B471E" w14:textId="77777777" w:rsidR="003416EE" w:rsidRDefault="006041B4">
            <w:pPr>
              <w:keepNext/>
              <w:spacing w:before="60" w:after="60" w:line="240" w:lineRule="auto"/>
              <w:ind w:firstLine="0"/>
              <w:jc w:val="left"/>
            </w:pPr>
            <w:r>
              <w:rPr>
                <w:b/>
                <w:sz w:val="22"/>
              </w:rPr>
              <w:t>Г: одна КТ-опора</w:t>
            </w:r>
          </w:p>
        </w:tc>
        <w:tc>
          <w:tcPr>
            <w:tcW w:w="1894" w:type="dxa"/>
            <w:shd w:val="clear" w:color="auto" w:fill="EDEDED"/>
          </w:tcPr>
          <w:p w14:paraId="53C3EBB1" w14:textId="77777777" w:rsidR="003416EE" w:rsidRDefault="006041B4">
            <w:pPr>
              <w:keepNext/>
              <w:spacing w:before="60" w:after="60" w:line="240" w:lineRule="auto"/>
              <w:ind w:firstLine="0"/>
              <w:jc w:val="left"/>
            </w:pPr>
            <w:r>
              <w:rPr>
                <w:b/>
                <w:sz w:val="22"/>
              </w:rPr>
              <w:t>Н: абсолютная зависимость</w:t>
            </w:r>
          </w:p>
        </w:tc>
        <w:tc>
          <w:tcPr>
            <w:tcW w:w="1856" w:type="dxa"/>
            <w:shd w:val="clear" w:color="auto" w:fill="EDEDED"/>
          </w:tcPr>
          <w:p w14:paraId="1E35BC12" w14:textId="77777777" w:rsidR="003416EE" w:rsidRDefault="006041B4">
            <w:pPr>
              <w:keepNext/>
              <w:spacing w:before="60" w:after="60" w:line="240" w:lineRule="auto"/>
              <w:ind w:firstLine="0"/>
              <w:jc w:val="left"/>
            </w:pPr>
            <w:r>
              <w:rPr>
                <w:b/>
                <w:sz w:val="22"/>
              </w:rPr>
              <w:t>Н: одна КТ-опора</w:t>
            </w:r>
          </w:p>
        </w:tc>
      </w:tr>
      <w:tr w:rsidR="003416EE" w14:paraId="3AD24583" w14:textId="77777777">
        <w:trPr>
          <w:cantSplit/>
        </w:trPr>
        <w:tc>
          <w:tcPr>
            <w:tcW w:w="1856" w:type="dxa"/>
          </w:tcPr>
          <w:p w14:paraId="62BA3E9F" w14:textId="77777777" w:rsidR="003416EE" w:rsidRDefault="006041B4">
            <w:pPr>
              <w:spacing w:before="60" w:after="60" w:line="240" w:lineRule="auto"/>
              <w:ind w:firstLine="0"/>
              <w:jc w:val="left"/>
            </w:pPr>
            <w:r>
              <w:rPr>
                <w:sz w:val="22"/>
              </w:rPr>
              <w:t>ЛЖ</w:t>
            </w:r>
          </w:p>
        </w:tc>
        <w:tc>
          <w:tcPr>
            <w:tcW w:w="1894" w:type="dxa"/>
          </w:tcPr>
          <w:p w14:paraId="1E013EFE" w14:textId="77777777" w:rsidR="003416EE" w:rsidRDefault="006041B4">
            <w:pPr>
              <w:spacing w:before="60" w:after="60" w:line="240" w:lineRule="auto"/>
              <w:ind w:firstLine="0"/>
              <w:jc w:val="left"/>
            </w:pPr>
            <w:r>
              <w:rPr>
                <w:sz w:val="22"/>
              </w:rPr>
              <w:t>22,46</w:t>
            </w:r>
          </w:p>
        </w:tc>
        <w:tc>
          <w:tcPr>
            <w:tcW w:w="1856" w:type="dxa"/>
          </w:tcPr>
          <w:p w14:paraId="30DA58F6" w14:textId="77777777" w:rsidR="003416EE" w:rsidRDefault="006041B4">
            <w:pPr>
              <w:spacing w:before="60" w:after="60" w:line="240" w:lineRule="auto"/>
              <w:ind w:firstLine="0"/>
              <w:jc w:val="left"/>
            </w:pPr>
            <w:r>
              <w:rPr>
                <w:sz w:val="22"/>
              </w:rPr>
              <w:t>37,83</w:t>
            </w:r>
          </w:p>
        </w:tc>
        <w:tc>
          <w:tcPr>
            <w:tcW w:w="1894" w:type="dxa"/>
          </w:tcPr>
          <w:p w14:paraId="4393A22B" w14:textId="77777777" w:rsidR="003416EE" w:rsidRDefault="006041B4">
            <w:pPr>
              <w:spacing w:before="60" w:after="60" w:line="240" w:lineRule="auto"/>
              <w:ind w:firstLine="0"/>
              <w:jc w:val="left"/>
            </w:pPr>
            <w:r>
              <w:rPr>
                <w:sz w:val="22"/>
              </w:rPr>
              <w:t>23,43</w:t>
            </w:r>
          </w:p>
        </w:tc>
        <w:tc>
          <w:tcPr>
            <w:tcW w:w="1856" w:type="dxa"/>
          </w:tcPr>
          <w:p w14:paraId="11C12C6E" w14:textId="77777777" w:rsidR="003416EE" w:rsidRDefault="006041B4">
            <w:pPr>
              <w:spacing w:before="60" w:after="60" w:line="240" w:lineRule="auto"/>
              <w:ind w:firstLine="0"/>
              <w:jc w:val="left"/>
            </w:pPr>
            <w:r>
              <w:rPr>
                <w:sz w:val="22"/>
              </w:rPr>
              <w:t>34,52</w:t>
            </w:r>
          </w:p>
        </w:tc>
      </w:tr>
      <w:tr w:rsidR="003416EE" w14:paraId="4F097BEF" w14:textId="77777777">
        <w:trPr>
          <w:cantSplit/>
        </w:trPr>
        <w:tc>
          <w:tcPr>
            <w:tcW w:w="1856" w:type="dxa"/>
          </w:tcPr>
          <w:p w14:paraId="2FC18C5B" w14:textId="77777777" w:rsidR="003416EE" w:rsidRDefault="006041B4">
            <w:pPr>
              <w:spacing w:before="60" w:after="60" w:line="240" w:lineRule="auto"/>
              <w:ind w:firstLine="0"/>
              <w:jc w:val="left"/>
            </w:pPr>
            <w:r>
              <w:rPr>
                <w:sz w:val="22"/>
              </w:rPr>
              <w:t>ПЖ</w:t>
            </w:r>
          </w:p>
        </w:tc>
        <w:tc>
          <w:tcPr>
            <w:tcW w:w="1894" w:type="dxa"/>
          </w:tcPr>
          <w:p w14:paraId="2F3249C3" w14:textId="77777777" w:rsidR="003416EE" w:rsidRDefault="006041B4">
            <w:pPr>
              <w:spacing w:before="60" w:after="60" w:line="240" w:lineRule="auto"/>
              <w:ind w:firstLine="0"/>
              <w:jc w:val="left"/>
            </w:pPr>
            <w:r>
              <w:rPr>
                <w:sz w:val="22"/>
              </w:rPr>
              <w:t>36,01</w:t>
            </w:r>
          </w:p>
        </w:tc>
        <w:tc>
          <w:tcPr>
            <w:tcW w:w="1856" w:type="dxa"/>
          </w:tcPr>
          <w:p w14:paraId="37449B5A" w14:textId="77777777" w:rsidR="003416EE" w:rsidRDefault="006041B4">
            <w:pPr>
              <w:spacing w:before="60" w:after="60" w:line="240" w:lineRule="auto"/>
              <w:ind w:firstLine="0"/>
              <w:jc w:val="left"/>
            </w:pPr>
            <w:r>
              <w:rPr>
                <w:sz w:val="22"/>
              </w:rPr>
              <w:t>48,47</w:t>
            </w:r>
          </w:p>
        </w:tc>
        <w:tc>
          <w:tcPr>
            <w:tcW w:w="1894" w:type="dxa"/>
          </w:tcPr>
          <w:p w14:paraId="5E08998B" w14:textId="77777777" w:rsidR="003416EE" w:rsidRDefault="006041B4">
            <w:pPr>
              <w:spacing w:before="60" w:after="60" w:line="240" w:lineRule="auto"/>
              <w:ind w:firstLine="0"/>
              <w:jc w:val="left"/>
            </w:pPr>
            <w:r>
              <w:rPr>
                <w:sz w:val="22"/>
              </w:rPr>
              <w:t>45,07</w:t>
            </w:r>
          </w:p>
        </w:tc>
        <w:tc>
          <w:tcPr>
            <w:tcW w:w="1856" w:type="dxa"/>
          </w:tcPr>
          <w:p w14:paraId="0AF75F23" w14:textId="77777777" w:rsidR="003416EE" w:rsidRDefault="006041B4">
            <w:pPr>
              <w:spacing w:before="60" w:after="60" w:line="240" w:lineRule="auto"/>
              <w:ind w:firstLine="0"/>
              <w:jc w:val="left"/>
            </w:pPr>
            <w:r>
              <w:rPr>
                <w:sz w:val="22"/>
              </w:rPr>
              <w:t>46,63</w:t>
            </w:r>
          </w:p>
        </w:tc>
      </w:tr>
      <w:tr w:rsidR="003416EE" w14:paraId="46B7D7EF" w14:textId="77777777">
        <w:trPr>
          <w:cantSplit/>
        </w:trPr>
        <w:tc>
          <w:tcPr>
            <w:tcW w:w="1856" w:type="dxa"/>
          </w:tcPr>
          <w:p w14:paraId="39E45ED6" w14:textId="77777777" w:rsidR="003416EE" w:rsidRDefault="006041B4">
            <w:pPr>
              <w:spacing w:before="60" w:after="60" w:line="240" w:lineRule="auto"/>
              <w:ind w:firstLine="0"/>
              <w:jc w:val="left"/>
            </w:pPr>
            <w:r>
              <w:rPr>
                <w:sz w:val="22"/>
              </w:rPr>
              <w:t>ЛП</w:t>
            </w:r>
          </w:p>
        </w:tc>
        <w:tc>
          <w:tcPr>
            <w:tcW w:w="1894" w:type="dxa"/>
          </w:tcPr>
          <w:p w14:paraId="0916F783" w14:textId="77777777" w:rsidR="003416EE" w:rsidRDefault="006041B4">
            <w:pPr>
              <w:spacing w:before="60" w:after="60" w:line="240" w:lineRule="auto"/>
              <w:ind w:firstLine="0"/>
              <w:jc w:val="left"/>
            </w:pPr>
            <w:r>
              <w:rPr>
                <w:sz w:val="22"/>
              </w:rPr>
              <w:t>36,21</w:t>
            </w:r>
          </w:p>
        </w:tc>
        <w:tc>
          <w:tcPr>
            <w:tcW w:w="1856" w:type="dxa"/>
          </w:tcPr>
          <w:p w14:paraId="5121FFCE" w14:textId="77777777" w:rsidR="003416EE" w:rsidRDefault="006041B4">
            <w:pPr>
              <w:spacing w:before="60" w:after="60" w:line="240" w:lineRule="auto"/>
              <w:ind w:firstLine="0"/>
              <w:jc w:val="left"/>
            </w:pPr>
            <w:r>
              <w:rPr>
                <w:sz w:val="22"/>
              </w:rPr>
              <w:t>42,73</w:t>
            </w:r>
          </w:p>
        </w:tc>
        <w:tc>
          <w:tcPr>
            <w:tcW w:w="1894" w:type="dxa"/>
          </w:tcPr>
          <w:p w14:paraId="205F69EA" w14:textId="77777777" w:rsidR="003416EE" w:rsidRDefault="006041B4">
            <w:pPr>
              <w:spacing w:before="60" w:after="60" w:line="240" w:lineRule="auto"/>
              <w:ind w:firstLine="0"/>
              <w:jc w:val="left"/>
            </w:pPr>
            <w:r>
              <w:rPr>
                <w:sz w:val="22"/>
              </w:rPr>
              <w:t>40,32</w:t>
            </w:r>
          </w:p>
        </w:tc>
        <w:tc>
          <w:tcPr>
            <w:tcW w:w="1856" w:type="dxa"/>
          </w:tcPr>
          <w:p w14:paraId="076EF4F4" w14:textId="77777777" w:rsidR="003416EE" w:rsidRDefault="006041B4">
            <w:pPr>
              <w:spacing w:before="60" w:after="60" w:line="240" w:lineRule="auto"/>
              <w:ind w:firstLine="0"/>
              <w:jc w:val="left"/>
            </w:pPr>
            <w:r>
              <w:rPr>
                <w:sz w:val="22"/>
              </w:rPr>
              <w:t>37,84</w:t>
            </w:r>
          </w:p>
        </w:tc>
      </w:tr>
      <w:tr w:rsidR="003416EE" w14:paraId="2674F1D0" w14:textId="77777777">
        <w:trPr>
          <w:cantSplit/>
        </w:trPr>
        <w:tc>
          <w:tcPr>
            <w:tcW w:w="1856" w:type="dxa"/>
          </w:tcPr>
          <w:p w14:paraId="15E3B482" w14:textId="77777777" w:rsidR="003416EE" w:rsidRDefault="006041B4">
            <w:pPr>
              <w:spacing w:before="60" w:after="60" w:line="240" w:lineRule="auto"/>
              <w:ind w:firstLine="0"/>
              <w:jc w:val="left"/>
            </w:pPr>
            <w:r>
              <w:rPr>
                <w:sz w:val="22"/>
              </w:rPr>
              <w:t>ПП</w:t>
            </w:r>
          </w:p>
        </w:tc>
        <w:tc>
          <w:tcPr>
            <w:tcW w:w="1894" w:type="dxa"/>
          </w:tcPr>
          <w:p w14:paraId="5B909A0B" w14:textId="77777777" w:rsidR="003416EE" w:rsidRDefault="006041B4">
            <w:pPr>
              <w:spacing w:before="60" w:after="60" w:line="240" w:lineRule="auto"/>
              <w:ind w:firstLine="0"/>
              <w:jc w:val="left"/>
            </w:pPr>
            <w:r>
              <w:rPr>
                <w:sz w:val="22"/>
              </w:rPr>
              <w:t>38,12</w:t>
            </w:r>
          </w:p>
        </w:tc>
        <w:tc>
          <w:tcPr>
            <w:tcW w:w="1856" w:type="dxa"/>
          </w:tcPr>
          <w:p w14:paraId="55728863" w14:textId="77777777" w:rsidR="003416EE" w:rsidRDefault="006041B4">
            <w:pPr>
              <w:spacing w:before="60" w:after="60" w:line="240" w:lineRule="auto"/>
              <w:ind w:firstLine="0"/>
              <w:jc w:val="left"/>
            </w:pPr>
            <w:r>
              <w:rPr>
                <w:sz w:val="22"/>
              </w:rPr>
              <w:t>30,43</w:t>
            </w:r>
          </w:p>
        </w:tc>
        <w:tc>
          <w:tcPr>
            <w:tcW w:w="1894" w:type="dxa"/>
          </w:tcPr>
          <w:p w14:paraId="25E7297D" w14:textId="77777777" w:rsidR="003416EE" w:rsidRDefault="006041B4">
            <w:pPr>
              <w:spacing w:before="60" w:after="60" w:line="240" w:lineRule="auto"/>
              <w:ind w:firstLine="0"/>
              <w:jc w:val="left"/>
            </w:pPr>
            <w:r>
              <w:rPr>
                <w:sz w:val="22"/>
              </w:rPr>
              <w:t>44,07</w:t>
            </w:r>
          </w:p>
        </w:tc>
        <w:tc>
          <w:tcPr>
            <w:tcW w:w="1856" w:type="dxa"/>
          </w:tcPr>
          <w:p w14:paraId="302F6CFD" w14:textId="77777777" w:rsidR="003416EE" w:rsidRDefault="006041B4">
            <w:pPr>
              <w:spacing w:before="60" w:after="60" w:line="240" w:lineRule="auto"/>
              <w:ind w:firstLine="0"/>
              <w:jc w:val="left"/>
            </w:pPr>
            <w:r>
              <w:rPr>
                <w:sz w:val="22"/>
              </w:rPr>
              <w:t>29,95</w:t>
            </w:r>
          </w:p>
        </w:tc>
      </w:tr>
      <w:tr w:rsidR="003416EE" w14:paraId="7204B577" w14:textId="77777777">
        <w:trPr>
          <w:cantSplit/>
        </w:trPr>
        <w:tc>
          <w:tcPr>
            <w:tcW w:w="1856" w:type="dxa"/>
          </w:tcPr>
          <w:p w14:paraId="6F6D9279" w14:textId="77777777" w:rsidR="003416EE" w:rsidRDefault="006041B4">
            <w:pPr>
              <w:spacing w:before="60" w:after="60" w:line="240" w:lineRule="auto"/>
              <w:ind w:firstLine="0"/>
              <w:jc w:val="left"/>
            </w:pPr>
            <w:r>
              <w:rPr>
                <w:sz w:val="22"/>
              </w:rPr>
              <w:t>Целое сердце</w:t>
            </w:r>
          </w:p>
        </w:tc>
        <w:tc>
          <w:tcPr>
            <w:tcW w:w="1894" w:type="dxa"/>
          </w:tcPr>
          <w:p w14:paraId="59992AF6" w14:textId="77777777" w:rsidR="003416EE" w:rsidRDefault="006041B4">
            <w:pPr>
              <w:spacing w:before="60" w:after="60" w:line="240" w:lineRule="auto"/>
              <w:ind w:firstLine="0"/>
              <w:jc w:val="left"/>
            </w:pPr>
            <w:r>
              <w:rPr>
                <w:sz w:val="22"/>
              </w:rPr>
              <w:t>85,44</w:t>
            </w:r>
          </w:p>
        </w:tc>
        <w:tc>
          <w:tcPr>
            <w:tcW w:w="1856" w:type="dxa"/>
          </w:tcPr>
          <w:p w14:paraId="6411F4B5" w14:textId="77777777" w:rsidR="003416EE" w:rsidRDefault="006041B4">
            <w:pPr>
              <w:spacing w:before="60" w:after="60" w:line="240" w:lineRule="auto"/>
              <w:ind w:firstLine="0"/>
              <w:jc w:val="left"/>
            </w:pPr>
            <w:r>
              <w:rPr>
                <w:sz w:val="22"/>
              </w:rPr>
              <w:t>42,20</w:t>
            </w:r>
          </w:p>
        </w:tc>
        <w:tc>
          <w:tcPr>
            <w:tcW w:w="1894" w:type="dxa"/>
          </w:tcPr>
          <w:p w14:paraId="1FE5BFB0" w14:textId="77777777" w:rsidR="003416EE" w:rsidRDefault="006041B4">
            <w:pPr>
              <w:spacing w:before="60" w:after="60" w:line="240" w:lineRule="auto"/>
              <w:ind w:firstLine="0"/>
              <w:jc w:val="left"/>
            </w:pPr>
            <w:r>
              <w:rPr>
                <w:sz w:val="22"/>
              </w:rPr>
              <w:t>77,79</w:t>
            </w:r>
          </w:p>
        </w:tc>
        <w:tc>
          <w:tcPr>
            <w:tcW w:w="1856" w:type="dxa"/>
          </w:tcPr>
          <w:p w14:paraId="4BF7870C" w14:textId="77777777" w:rsidR="003416EE" w:rsidRDefault="006041B4">
            <w:pPr>
              <w:spacing w:before="60" w:after="60" w:line="240" w:lineRule="auto"/>
              <w:ind w:firstLine="0"/>
              <w:jc w:val="left"/>
            </w:pPr>
            <w:r>
              <w:rPr>
                <w:sz w:val="22"/>
              </w:rPr>
              <w:t>44,30</w:t>
            </w:r>
          </w:p>
        </w:tc>
      </w:tr>
    </w:tbl>
    <w:p w14:paraId="39B29BD4" w14:textId="77777777" w:rsidR="003416EE" w:rsidRDefault="006041B4">
      <w:pPr>
        <w:pStyle w:val="af"/>
      </w:pPr>
      <w:r>
        <w:t xml:space="preserve">Проверены 14 </w:t>
      </w:r>
      <w:proofErr w:type="spellStart"/>
      <w:r>
        <w:t>неопорных</w:t>
      </w:r>
      <w:proofErr w:type="spellEnd"/>
      <w:r>
        <w:t xml:space="preserve"> фаз Г и 11 фаз Н. Ошибки относятся к межсессионному фазовому сопоставлению; синхронные измерения камерного объёма и ТТРКГ отсутствуют [98].</w:t>
      </w:r>
    </w:p>
    <w:p w14:paraId="1410E8C3" w14:textId="77777777" w:rsidR="003416EE" w:rsidRDefault="006041B4">
      <w:pPr>
        <w:pStyle w:val="af"/>
      </w:pPr>
      <w:r>
        <w:t xml:space="preserve">Опора уменьшила ошибку целого сердца и ПП, но увеличила ошибку ЛЖ у обоих участников. Она устраняет неопределённость значения в одной точке, сохраняя ошибку наклона и временной формы. Дополнительная проверка интеграла </w:t>
      </w:r>
      <m:oMath>
        <m:r>
          <w:rPr>
            <w:rFonts w:ascii="Cambria Math" w:hAnsi="Cambria Math"/>
          </w:rPr>
          <m:t>I</m:t>
        </m:r>
        <m:r>
          <m:rPr>
            <m:sty m:val="p"/>
          </m:rPr>
          <w:rPr>
            <w:rFonts w:ascii="Cambria Math" w:hAnsi="Cambria Math"/>
          </w:rPr>
          <m:t>(</m:t>
        </m:r>
        <m:r>
          <w:rPr>
            <w:rFonts w:ascii="Cambria Math" w:hAnsi="Cambria Math"/>
          </w:rPr>
          <m:t>ϕ</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ϕ</m:t>
            </m:r>
          </m:sup>
          <m:e>
            <m:r>
              <m:rPr>
                <m:sty m:val="p"/>
              </m:rPr>
              <w:rPr>
                <w:rFonts w:ascii="Cambria Math" w:hAnsi="Cambria Math"/>
              </w:rPr>
              <m:t>[</m:t>
            </m:r>
          </m:e>
        </m:nary>
        <m:r>
          <w:rPr>
            <w:rFonts w:ascii="Cambria Math" w:hAnsi="Cambria Math"/>
          </w:rPr>
          <m:t>z</m:t>
        </m:r>
        <m:r>
          <m:rPr>
            <m:sty m:val="p"/>
          </m:rPr>
          <w:rPr>
            <w:rFonts w:ascii="Cambria Math" w:hAnsi="Cambria Math"/>
          </w:rPr>
          <m:t>(</m:t>
        </m:r>
        <m:r>
          <w:rPr>
            <w:rFonts w:ascii="Cambria Math" w:hAnsi="Cambria Math"/>
          </w:rPr>
          <m:t>u</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du</m:t>
        </m:r>
      </m:oMath>
      <w:r>
        <w:t xml:space="preserve">, где </w:t>
      </w:r>
      <m:oMath>
        <m:acc>
          <m:accPr>
            <m:chr m:val="‾"/>
            <m:ctrlPr>
              <w:rPr>
                <w:rFonts w:ascii="Cambria Math" w:hAnsi="Cambria Math"/>
              </w:rPr>
            </m:ctrlPr>
          </m:accPr>
          <m:e>
            <m:r>
              <w:rPr>
                <w:rFonts w:ascii="Cambria Math" w:hAnsi="Cambria Math"/>
              </w:rPr>
              <m:t>z</m:t>
            </m:r>
          </m:e>
        </m:acc>
      </m:oMath>
      <w:r>
        <w:t xml:space="preserve"> — среднее по использованной волне, дала сводный RMSE ЛЖ 28,31 мл вместо 36,22 мл для самой волны. При этом RMSE наблюдаемого размаха вырос с 24,70 до 34,36 мл; сочетание волны и интеграла дало 45,70 и 23,19 мл соответ</w:t>
      </w:r>
      <w:proofErr w:type="spellStart"/>
      <w:r>
        <w:t>ственно</w:t>
      </w:r>
      <w:proofErr w:type="spellEnd"/>
      <w:r>
        <w:t xml:space="preserve"> [98]. Поскольку </w:t>
      </w:r>
      <m:oMath>
        <m:r>
          <w:rPr>
            <w:rFonts w:ascii="Cambria Math" w:hAnsi="Cambria Math"/>
          </w:rPr>
          <m:t>ϕ</m:t>
        </m:r>
      </m:oMath>
      <w:r>
        <w:t xml:space="preserve"> безразмерна, единица </w:t>
      </w:r>
      <m:oMath>
        <m:r>
          <w:rPr>
            <w:rFonts w:ascii="Cambria Math" w:hAnsi="Cambria Math"/>
          </w:rPr>
          <m:t>I</m:t>
        </m:r>
      </m:oMath>
      <w:r>
        <w:t xml:space="preserve"> — Ом. Интеграл является описательным признаком, а не измеренным потоком крови. Варианты проверены после просмотра исходных ошибок и не составляют подтверждающей проверки на новом наборе.</w:t>
      </w:r>
    </w:p>
    <w:p w14:paraId="67BE4506" w14:textId="77777777" w:rsidR="003416EE" w:rsidRDefault="006041B4">
      <w:pPr>
        <w:pStyle w:val="af"/>
        <w:keepNext/>
      </w:pPr>
      <w:r>
        <w:t xml:space="preserve">Индивидуальная проверка Н использует те же 12 КТ-фаз и 11 электрических циклов. Для каждой КТ-фазы сначала запрашиваются </w:t>
      </w:r>
      <w:r>
        <w:lastRenderedPageBreak/>
        <w:t xml:space="preserve">значения в отдельных электрических циклах при одинаковой доле R–R, затем берётся медиана. Производная импеданса рассчитана ранее по полной записи, до выделения циклов. Обозначим медианные признаки через </w:t>
      </w:r>
      <m:oMath>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Ом, и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Ом/с. Сравниваются четыре зависимости для каждой камеры </w:t>
      </w:r>
      <m:oMath>
        <m:r>
          <w:rPr>
            <w:rFonts w:ascii="Cambria Math" w:hAnsi="Cambria Math"/>
          </w:rPr>
          <m:t>v</m:t>
        </m:r>
      </m:oMath>
      <w:r>
        <w:t>:</w:t>
      </w:r>
    </w:p>
    <w:p w14:paraId="096ADC43" w14:textId="77777777" w:rsidR="003416EE" w:rsidRDefault="006B31AF">
      <w:pPr>
        <w:pStyle w:val="af"/>
        <w:spacing w:before="120" w:after="120" w:line="264" w:lineRule="auto"/>
        <w:ind w:firstLine="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0</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Z</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ϕ</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r>
                <m:rPr>
                  <m:sty m:val="p"/>
                </m:rPr>
                <w:rPr>
                  <w:rFonts w:ascii="Cambria Math" w:hAnsi="Cambria Math"/>
                </w:rPr>
                <m:t>[sin(</m:t>
              </m:r>
              <m:r>
                <w:rPr>
                  <w:rFonts w:ascii="Cambria Math" w:hAnsi="Cambria Math"/>
                </w:rPr>
                <m:t>2π</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)-sin(</m:t>
              </m:r>
              <m:r>
                <w:rPr>
                  <w:rFonts w:ascii="Cambria Math" w:hAnsi="Cambria Math"/>
                </w:rPr>
                <m:t>2π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e>
            <m:e>
              <m:r>
                <w:rPr>
                  <w:rFonts w:ascii="Cambria Math" w:hAnsi="Cambria Math"/>
                </w:rPr>
                <m:t>&amp; ​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[cos(</m:t>
              </m:r>
              <m:r>
                <w:rPr>
                  <w:rFonts w:ascii="Cambria Math" w:hAnsi="Cambria Math"/>
                </w:rPr>
                <m:t>2π</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)-cos(</m:t>
              </m:r>
              <m:r>
                <w:rPr>
                  <w:rFonts w:ascii="Cambria Math" w:hAnsi="Cambria Math"/>
                </w:rPr>
                <m:t>2π</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v</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d</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e>
          </m:eqArr>
          <m:r>
            <w:rPr>
              <w:rFonts w:ascii="Cambria Math" w:hAnsi="Cambria Math"/>
            </w:rPr>
            <m:t>  </m:t>
          </m:r>
          <m:r>
            <m:rPr>
              <m:nor/>
            </m:rPr>
            <m:t>(10.14)</m:t>
          </m:r>
        </m:oMath>
      </m:oMathPara>
    </w:p>
    <w:p w14:paraId="6390AB16" w14:textId="77777777" w:rsidR="003416EE" w:rsidRPr="00674711" w:rsidRDefault="006041B4">
      <w:pPr>
        <w:pStyle w:val="FirstParagraph"/>
        <w:rPr>
          <w:lang w:val="ru-RU"/>
          <w:rPrChange w:id="4031" w:author="Nik K" w:date="2026-10-29T00:18:00Z">
            <w:rPr/>
          </w:rPrChange>
        </w:rPr>
      </w:pPr>
      <w:r w:rsidRPr="00674711">
        <w:rPr>
          <w:lang w:val="ru-RU"/>
          <w:rPrChange w:id="4032" w:author="Nik K" w:date="2026-10-29T00:18:00Z">
            <w:rPr/>
          </w:rPrChange>
        </w:rPr>
        <w:t xml:space="preserve">Индексы со звёздочкой относятся к одной опоре 14%. </w:t>
      </w: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lang w:val="ru-RU"/>
            <w:rPrChange w:id="4033" w:author="Nik K" w:date="2026-10-29T00:18:00Z">
              <w:rPr>
                <w:rFonts w:ascii="Cambria Math" w:hAnsi="Cambria Math"/>
              </w:rPr>
            </w:rPrChange>
          </w:rPr>
          <m:t>,</m:t>
        </m:r>
        <m:sSub>
          <m:sSubPr>
            <m:ctrlPr>
              <w:rPr>
                <w:rFonts w:ascii="Cambria Math" w:hAnsi="Cambria Math"/>
              </w:rPr>
            </m:ctrlPr>
          </m:sSubPr>
          <m:e>
            <m:r>
              <w:rPr>
                <w:rFonts w:ascii="Cambria Math" w:hAnsi="Cambria Math"/>
              </w:rPr>
              <m:t>b</m:t>
            </m:r>
          </m:e>
          <m:sub>
            <m:r>
              <w:rPr>
                <w:rFonts w:ascii="Cambria Math" w:hAnsi="Cambria Math"/>
              </w:rPr>
              <m:t>v</m:t>
            </m:r>
          </m:sub>
        </m:sSub>
      </m:oMath>
      <w:r w:rsidRPr="00674711">
        <w:rPr>
          <w:lang w:val="ru-RU"/>
          <w:rPrChange w:id="4034" w:author="Nik K" w:date="2026-10-29T00:18:00Z">
            <w:rPr/>
          </w:rPrChange>
        </w:rPr>
        <w:t xml:space="preserve"> имеют единицы мл/Ом, </w:t>
      </w:r>
      <m:oMath>
        <m:sSub>
          <m:sSubPr>
            <m:ctrlPr>
              <w:rPr>
                <w:rFonts w:ascii="Cambria Math" w:hAnsi="Cambria Math"/>
              </w:rPr>
            </m:ctrlPr>
          </m:sSubPr>
          <m:e>
            <m:r>
              <w:rPr>
                <w:rFonts w:ascii="Cambria Math" w:hAnsi="Cambria Math"/>
              </w:rPr>
              <m:t>g</m:t>
            </m:r>
          </m:e>
          <m:sub>
            <m:r>
              <w:rPr>
                <w:rFonts w:ascii="Cambria Math" w:hAnsi="Cambria Math"/>
              </w:rPr>
              <m:t>v</m:t>
            </m:r>
          </m:sub>
        </m:sSub>
      </m:oMath>
      <w:r w:rsidRPr="00674711">
        <w:rPr>
          <w:lang w:val="ru-RU"/>
          <w:rPrChange w:id="4035" w:author="Nik K" w:date="2026-10-29T00:18:00Z">
            <w:rPr/>
          </w:rPrChange>
        </w:rPr>
        <w:t xml:space="preserve"> — мл·с/Ом, </w:t>
      </w:r>
      <m:oMath>
        <m:sSub>
          <m:sSubPr>
            <m:ctrlPr>
              <w:rPr>
                <w:rFonts w:ascii="Cambria Math" w:hAnsi="Cambria Math"/>
              </w:rPr>
            </m:ctrlPr>
          </m:sSubPr>
          <m:e>
            <m:r>
              <w:rPr>
                <w:rFonts w:ascii="Cambria Math" w:hAnsi="Cambria Math"/>
              </w:rPr>
              <m:t>u</m:t>
            </m:r>
          </m:e>
          <m:sub>
            <m:r>
              <w:rPr>
                <w:rFonts w:ascii="Cambria Math" w:hAnsi="Cambria Math"/>
              </w:rPr>
              <m:t>v</m:t>
            </m:r>
          </m:sub>
        </m:sSub>
        <m:r>
          <m:rPr>
            <m:sty m:val="p"/>
          </m:rPr>
          <w:rPr>
            <w:rFonts w:ascii="Cambria Math" w:hAnsi="Cambria Math"/>
            <w:lang w:val="ru-RU"/>
            <w:rPrChange w:id="4036" w:author="Nik K" w:date="2026-10-29T00:18:00Z">
              <w:rPr>
                <w:rFonts w:ascii="Cambria Math" w:hAnsi="Cambria Math"/>
              </w:rPr>
            </w:rPrChange>
          </w:rPr>
          <m:t>,</m:t>
        </m:r>
        <m:sSub>
          <m:sSubPr>
            <m:ctrlPr>
              <w:rPr>
                <w:rFonts w:ascii="Cambria Math" w:hAnsi="Cambria Math"/>
              </w:rPr>
            </m:ctrlPr>
          </m:sSubPr>
          <m:e>
            <m:r>
              <w:rPr>
                <w:rFonts w:ascii="Cambria Math" w:hAnsi="Cambria Math"/>
              </w:rPr>
              <m:t>w</m:t>
            </m:r>
          </m:e>
          <m:sub>
            <m:r>
              <w:rPr>
                <w:rFonts w:ascii="Cambria Math" w:hAnsi="Cambria Math"/>
              </w:rPr>
              <m:t>v</m:t>
            </m:r>
          </m:sub>
        </m:sSub>
      </m:oMath>
      <w:r w:rsidRPr="00674711">
        <w:rPr>
          <w:lang w:val="ru-RU"/>
          <w:rPrChange w:id="4037" w:author="Nik K" w:date="2026-10-29T00:18:00Z">
            <w:rPr/>
          </w:rPrChange>
        </w:rPr>
        <w:t xml:space="preserve"> — мл. Постоянная опора показывает ошибку без восстановления динамики. Фазовый вариант использует индивидуальную форму, определённую по дополнительным КТ-фазам; его результат не меняется при изменении амплитуды импеданса. Двухпризнаковый электрический вариант проверяет добавочную информацию производной при том же уровне </w:t>
      </w:r>
      <m:oMath>
        <m:r>
          <w:rPr>
            <w:rFonts w:ascii="Cambria Math" w:hAnsi="Cambria Math"/>
          </w:rPr>
          <m:t>z</m:t>
        </m:r>
      </m:oMath>
      <w:r w:rsidRPr="00674711">
        <w:rPr>
          <w:lang w:val="ru-RU"/>
          <w:rPrChange w:id="4038" w:author="Nik K" w:date="2026-10-29T00:18:00Z">
            <w:rPr/>
          </w:rPrChange>
        </w:rPr>
        <w:t>.</w:t>
      </w:r>
    </w:p>
    <w:p w14:paraId="40006666" w14:textId="77777777" w:rsidR="003416EE" w:rsidRDefault="006041B4">
      <w:pPr>
        <w:pStyle w:val="af"/>
        <w:keepNext/>
      </w:pPr>
      <w:r>
        <w:t xml:space="preserve">Во всех вариантах коэффициенты определены методом наименьших квадратов по разрешённым фазам </w:t>
      </w:r>
      <m:oMath>
        <m:r>
          <m:rPr>
            <m:scr m:val="script"/>
            <m:sty m:val="p"/>
          </m:rPr>
          <w:rPr>
            <w:rFonts w:ascii="Cambria Math" w:hAnsi="Cambria Math"/>
          </w:rPr>
          <m:t>T</m:t>
        </m:r>
      </m:oMath>
      <w:r>
        <w:t xml:space="preserve"> без дополнительного свободного члена:</w:t>
      </w:r>
    </w:p>
    <w:p w14:paraId="6A65371C"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β</m:t>
                  </m:r>
                </m:e>
              </m:acc>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argmin</m:t>
              </m:r>
            </m:e>
            <m:sub>
              <m:r>
                <m:rPr>
                  <m:sty m:val="bi"/>
                </m:rPr>
                <w:rPr>
                  <w:rFonts w:ascii="Cambria Math" w:hAnsi="Cambria Math"/>
                </w:rPr>
                <m:t>β</m:t>
              </m:r>
            </m:sub>
          </m:sSub>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∈T</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j</m:t>
                          </m:r>
                        </m:sub>
                        <m:sup>
                          <m:r>
                            <m:rPr>
                              <m:scr m:val="sans-serif"/>
                              <m:sty m:val="p"/>
                            </m:rPr>
                            <w:rPr>
                              <w:rFonts w:ascii="Cambria Math" w:hAnsi="Cambria Math"/>
                            </w:rPr>
                            <m:t>T</m:t>
                          </m:r>
                        </m:sup>
                      </m:sSubSup>
                      <m:r>
                        <m:rPr>
                          <m:sty m:val="bi"/>
                        </m:rPr>
                        <w:rPr>
                          <w:rFonts w:ascii="Cambria Math" w:hAnsi="Cambria Math"/>
                        </w:rPr>
                        <m:t>β</m:t>
                      </m:r>
                    </m:e>
                  </m:d>
                </m:e>
                <m:sup>
                  <m:r>
                    <w:rPr>
                      <w:rFonts w:ascii="Cambria Math" w:hAnsi="Cambria Math"/>
                    </w:rPr>
                    <m:t>2</m:t>
                  </m:r>
                </m:sup>
              </m:sSup>
            </m:e>
          </m:nary>
          <m:r>
            <m:rPr>
              <m:sty m:val="p"/>
            </m:rPr>
            <w:rPr>
              <w:rFonts w:ascii="Cambria Math" w:hAnsi="Cambria Math"/>
            </w:rPr>
            <m:t>.</m:t>
          </m:r>
          <m:r>
            <w:rPr>
              <w:rFonts w:ascii="Cambria Math" w:hAnsi="Cambria Math"/>
            </w:rPr>
            <m:t>  </m:t>
          </m:r>
          <m:r>
            <m:rPr>
              <m:nor/>
            </m:rPr>
            <m:t>(10.15)</m:t>
          </m:r>
        </m:oMath>
      </m:oMathPara>
    </w:p>
    <w:p w14:paraId="48002821" w14:textId="77777777" w:rsidR="003416EE" w:rsidRPr="00674711" w:rsidRDefault="006041B4">
      <w:pPr>
        <w:pStyle w:val="FirstParagraph"/>
        <w:rPr>
          <w:lang w:val="ru-RU"/>
          <w:rPrChange w:id="4039" w:author="Nik K" w:date="2026-10-29T00:18:00Z">
            <w:rPr/>
          </w:rPrChange>
        </w:rPr>
      </w:pPr>
      <w:r w:rsidRPr="00674711">
        <w:rPr>
          <w:lang w:val="ru-RU"/>
          <w:rPrChange w:id="4040" w:author="Nik K" w:date="2026-10-29T00:18:00Z">
            <w:rPr/>
          </w:rPrChange>
        </w:rPr>
        <w:t xml:space="preserve">Здесь </w:t>
      </w:r>
      <m:oMath>
        <m:sSub>
          <m:sSubPr>
            <m:ctrlPr>
              <w:rPr>
                <w:rFonts w:ascii="Cambria Math" w:hAnsi="Cambria Math"/>
              </w:rPr>
            </m:ctrlPr>
          </m:sSubPr>
          <m:e>
            <m:r>
              <m:rPr>
                <m:sty m:val="bi"/>
              </m:rPr>
              <w:rPr>
                <w:rFonts w:ascii="Cambria Math" w:hAnsi="Cambria Math"/>
              </w:rPr>
              <m:t>x</m:t>
            </m:r>
          </m:e>
          <m:sub>
            <m:r>
              <w:rPr>
                <w:rFonts w:ascii="Cambria Math" w:hAnsi="Cambria Math"/>
              </w:rPr>
              <m:t>j</m:t>
            </m:r>
          </m:sub>
        </m:sSub>
      </m:oMath>
      <w:r w:rsidRPr="00674711">
        <w:rPr>
          <w:lang w:val="ru-RU"/>
          <w:rPrChange w:id="4041" w:author="Nik K" w:date="2026-10-29T00:18:00Z">
            <w:rPr/>
          </w:rPrChange>
        </w:rPr>
        <w:t xml:space="preserve"> содержит соответствующие разности признаков из (10.14). Опорное равенство обеспечено построением. Для ЛЖ описательная калибровка первого интервала даёт </w:t>
      </w:r>
      <m:oMath>
        <m:sSub>
          <m:sSubPr>
            <m:ctrlPr>
              <w:rPr>
                <w:rFonts w:ascii="Cambria Math" w:hAnsi="Cambria Math"/>
              </w:rPr>
            </m:ctrlPr>
          </m:sSubPr>
          <m:e>
            <m:r>
              <w:rPr>
                <w:rFonts w:ascii="Cambria Math" w:hAnsi="Cambria Math"/>
              </w:rPr>
              <m:t>a</m:t>
            </m:r>
          </m:e>
          <m:sub>
            <m:r>
              <w:rPr>
                <w:rFonts w:ascii="Cambria Math" w:hAnsi="Cambria Math"/>
              </w:rPr>
              <m:t>LV</m:t>
            </m:r>
          </m:sub>
        </m:sSub>
        <m:r>
          <m:rPr>
            <m:sty m:val="p"/>
          </m:rPr>
          <w:rPr>
            <w:rFonts w:ascii="Cambria Math" w:hAnsi="Cambria Math"/>
            <w:lang w:val="ru-RU"/>
            <w:rPrChange w:id="4042" w:author="Nik K" w:date="2026-10-29T00:18:00Z">
              <w:rPr>
                <w:rFonts w:ascii="Cambria Math" w:hAnsi="Cambria Math"/>
              </w:rPr>
            </w:rPrChange>
          </w:rPr>
          <m:t>=</m:t>
        </m:r>
        <m:r>
          <w:rPr>
            <w:rFonts w:ascii="Cambria Math" w:hAnsi="Cambria Math"/>
            <w:lang w:val="ru-RU"/>
            <w:rPrChange w:id="4043" w:author="Nik K" w:date="2026-10-29T00:18:00Z">
              <w:rPr>
                <w:rFonts w:ascii="Cambria Math" w:hAnsi="Cambria Math"/>
              </w:rPr>
            </w:rPrChange>
          </w:rPr>
          <m:t>157</m:t>
        </m:r>
        <m:r>
          <m:rPr>
            <m:sty m:val="p"/>
          </m:rPr>
          <w:rPr>
            <w:rFonts w:ascii="Cambria Math" w:hAnsi="Cambria Math"/>
            <w:lang w:val="ru-RU"/>
            <w:rPrChange w:id="4044" w:author="Nik K" w:date="2026-10-29T00:18:00Z">
              <w:rPr>
                <w:rFonts w:ascii="Cambria Math" w:hAnsi="Cambria Math"/>
              </w:rPr>
            </w:rPrChange>
          </w:rPr>
          <m:t>,</m:t>
        </m:r>
        <m:r>
          <w:rPr>
            <w:rFonts w:ascii="Cambria Math" w:hAnsi="Cambria Math"/>
            <w:lang w:val="ru-RU"/>
            <w:rPrChange w:id="4045" w:author="Nik K" w:date="2026-10-29T00:18:00Z">
              <w:rPr>
                <w:rFonts w:ascii="Cambria Math" w:hAnsi="Cambria Math"/>
              </w:rPr>
            </w:rPrChange>
          </w:rPr>
          <m:t>465</m:t>
        </m:r>
      </m:oMath>
      <w:r w:rsidRPr="00674711">
        <w:rPr>
          <w:lang w:val="ru-RU"/>
          <w:rPrChange w:id="4046" w:author="Nik K" w:date="2026-10-29T00:18:00Z">
            <w:rPr/>
          </w:rPrChange>
        </w:rPr>
        <w:t xml:space="preserve"> мл/Ом; для двух признаков — </w:t>
      </w:r>
      <m:oMath>
        <m:sSub>
          <m:sSubPr>
            <m:ctrlPr>
              <w:rPr>
                <w:rFonts w:ascii="Cambria Math" w:hAnsi="Cambria Math"/>
              </w:rPr>
            </m:ctrlPr>
          </m:sSubPr>
          <m:e>
            <m:r>
              <w:rPr>
                <w:rFonts w:ascii="Cambria Math" w:hAnsi="Cambria Math"/>
              </w:rPr>
              <m:t>b</m:t>
            </m:r>
          </m:e>
          <m:sub>
            <m:r>
              <w:rPr>
                <w:rFonts w:ascii="Cambria Math" w:hAnsi="Cambria Math"/>
              </w:rPr>
              <m:t>LV</m:t>
            </m:r>
          </m:sub>
        </m:sSub>
        <m:r>
          <m:rPr>
            <m:sty m:val="p"/>
          </m:rPr>
          <w:rPr>
            <w:rFonts w:ascii="Cambria Math" w:hAnsi="Cambria Math"/>
            <w:lang w:val="ru-RU"/>
            <w:rPrChange w:id="4047" w:author="Nik K" w:date="2026-10-29T00:18:00Z">
              <w:rPr>
                <w:rFonts w:ascii="Cambria Math" w:hAnsi="Cambria Math"/>
              </w:rPr>
            </w:rPrChange>
          </w:rPr>
          <m:t>=</m:t>
        </m:r>
        <m:r>
          <w:rPr>
            <w:rFonts w:ascii="Cambria Math" w:hAnsi="Cambria Math"/>
            <w:lang w:val="ru-RU"/>
            <w:rPrChange w:id="4048" w:author="Nik K" w:date="2026-10-29T00:18:00Z">
              <w:rPr>
                <w:rFonts w:ascii="Cambria Math" w:hAnsi="Cambria Math"/>
              </w:rPr>
            </w:rPrChange>
          </w:rPr>
          <m:t>346</m:t>
        </m:r>
        <m:r>
          <m:rPr>
            <m:sty m:val="p"/>
          </m:rPr>
          <w:rPr>
            <w:rFonts w:ascii="Cambria Math" w:hAnsi="Cambria Math"/>
            <w:lang w:val="ru-RU"/>
            <w:rPrChange w:id="4049" w:author="Nik K" w:date="2026-10-29T00:18:00Z">
              <w:rPr>
                <w:rFonts w:ascii="Cambria Math" w:hAnsi="Cambria Math"/>
              </w:rPr>
            </w:rPrChange>
          </w:rPr>
          <m:t>,</m:t>
        </m:r>
        <m:r>
          <w:rPr>
            <w:rFonts w:ascii="Cambria Math" w:hAnsi="Cambria Math"/>
            <w:lang w:val="ru-RU"/>
            <w:rPrChange w:id="4050" w:author="Nik K" w:date="2026-10-29T00:18:00Z">
              <w:rPr>
                <w:rFonts w:ascii="Cambria Math" w:hAnsi="Cambria Math"/>
              </w:rPr>
            </w:rPrChange>
          </w:rPr>
          <m:t>145</m:t>
        </m:r>
      </m:oMath>
      <w:r w:rsidRPr="00674711">
        <w:rPr>
          <w:lang w:val="ru-RU"/>
          <w:rPrChange w:id="4051" w:author="Nik K" w:date="2026-10-29T00:18:00Z">
            <w:rPr/>
          </w:rPrChange>
        </w:rPr>
        <w:t xml:space="preserve"> мл/Ом и </w:t>
      </w:r>
      <m:oMath>
        <m:sSub>
          <m:sSubPr>
            <m:ctrlPr>
              <w:rPr>
                <w:rFonts w:ascii="Cambria Math" w:hAnsi="Cambria Math"/>
              </w:rPr>
            </m:ctrlPr>
          </m:sSubPr>
          <m:e>
            <m:r>
              <w:rPr>
                <w:rFonts w:ascii="Cambria Math" w:hAnsi="Cambria Math"/>
              </w:rPr>
              <m:t>g</m:t>
            </m:r>
          </m:e>
          <m:sub>
            <m:r>
              <w:rPr>
                <w:rFonts w:ascii="Cambria Math" w:hAnsi="Cambria Math"/>
              </w:rPr>
              <m:t>LV</m:t>
            </m:r>
          </m:sub>
        </m:sSub>
        <m:r>
          <m:rPr>
            <m:sty m:val="p"/>
          </m:rPr>
          <w:rPr>
            <w:rFonts w:ascii="Cambria Math" w:hAnsi="Cambria Math"/>
            <w:lang w:val="ru-RU"/>
            <w:rPrChange w:id="4052" w:author="Nik K" w:date="2026-10-29T00:18:00Z">
              <w:rPr>
                <w:rFonts w:ascii="Cambria Math" w:hAnsi="Cambria Math"/>
              </w:rPr>
            </w:rPrChange>
          </w:rPr>
          <m:t>=</m:t>
        </m:r>
        <m:r>
          <w:rPr>
            <w:rFonts w:ascii="Cambria Math" w:hAnsi="Cambria Math"/>
            <w:lang w:val="ru-RU"/>
            <w:rPrChange w:id="4053" w:author="Nik K" w:date="2026-10-29T00:18:00Z">
              <w:rPr>
                <w:rFonts w:ascii="Cambria Math" w:hAnsi="Cambria Math"/>
              </w:rPr>
            </w:rPrChange>
          </w:rPr>
          <m:t>20</m:t>
        </m:r>
        <m:r>
          <m:rPr>
            <m:sty m:val="p"/>
          </m:rPr>
          <w:rPr>
            <w:rFonts w:ascii="Cambria Math" w:hAnsi="Cambria Math"/>
            <w:lang w:val="ru-RU"/>
            <w:rPrChange w:id="4054" w:author="Nik K" w:date="2026-10-29T00:18:00Z">
              <w:rPr>
                <w:rFonts w:ascii="Cambria Math" w:hAnsi="Cambria Math"/>
              </w:rPr>
            </w:rPrChange>
          </w:rPr>
          <m:t>,</m:t>
        </m:r>
        <m:r>
          <w:rPr>
            <w:rFonts w:ascii="Cambria Math" w:hAnsi="Cambria Math"/>
            <w:lang w:val="ru-RU"/>
            <w:rPrChange w:id="4055" w:author="Nik K" w:date="2026-10-29T00:18:00Z">
              <w:rPr>
                <w:rFonts w:ascii="Cambria Math" w:hAnsi="Cambria Math"/>
              </w:rPr>
            </w:rPrChange>
          </w:rPr>
          <m:t>490</m:t>
        </m:r>
      </m:oMath>
      <w:r w:rsidRPr="00674711">
        <w:rPr>
          <w:lang w:val="ru-RU"/>
          <w:rPrChange w:id="4056" w:author="Nik K" w:date="2026-10-29T00:18:00Z">
            <w:rPr/>
          </w:rPrChange>
        </w:rPr>
        <w:t xml:space="preserve"> мл·с/Ом. Эти коэффициенты характеризуют данное сопоставление сигналов с КТ; физическими чувствительностями отдельных камер они не являются.</w:t>
      </w:r>
    </w:p>
    <w:p w14:paraId="49105699" w14:textId="77777777" w:rsidR="003416EE" w:rsidRDefault="006041B4">
      <w:pPr>
        <w:pStyle w:val="af"/>
      </w:pPr>
      <w:r>
        <w:t xml:space="preserve">Использованы четыре отложенных блока и временной зазор, указанные для таблицы 10.3. В каждом блоке коэффициенты определены заново по оставшимся 4–5 </w:t>
      </w:r>
      <w:proofErr w:type="spellStart"/>
      <w:r>
        <w:t>неопорным</w:t>
      </w:r>
      <w:proofErr w:type="spellEnd"/>
      <w:r>
        <w:t xml:space="preserve"> фазам, затем применены к двум исключённым. </w:t>
      </w:r>
      <w:r>
        <w:lastRenderedPageBreak/>
        <w:t xml:space="preserve">Для переноса на три фазы второго интервала зафиксирована калибровка по всем восьми </w:t>
      </w:r>
      <w:proofErr w:type="spellStart"/>
      <w:r>
        <w:t>неопорным</w:t>
      </w:r>
      <w:proofErr w:type="spellEnd"/>
      <w:r>
        <w:t xml:space="preserve"> фазам первого. Результаты таблицы 10.5 сохраняют различие этих проверок.</w:t>
      </w:r>
    </w:p>
    <w:p w14:paraId="12D718E8" w14:textId="77777777" w:rsidR="003416EE" w:rsidRDefault="006041B4">
      <w:pPr>
        <w:pStyle w:val="af5"/>
        <w:keepNext/>
      </w:pPr>
      <w:r>
        <w:t>Таблица 10.5 — Индивидуальная проверка Н: RMSE объёмов на исключённых фазах, мл</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670"/>
        <w:gridCol w:w="1365"/>
        <w:gridCol w:w="1365"/>
        <w:gridCol w:w="1365"/>
        <w:gridCol w:w="1365"/>
        <w:gridCol w:w="1365"/>
      </w:tblGrid>
      <w:tr w:rsidR="003416EE" w14:paraId="7E2B9345" w14:textId="77777777">
        <w:trPr>
          <w:cantSplit/>
          <w:tblHeader/>
        </w:trPr>
        <w:tc>
          <w:tcPr>
            <w:tcW w:w="2629" w:type="dxa"/>
            <w:shd w:val="clear" w:color="auto" w:fill="EDEDED"/>
          </w:tcPr>
          <w:p w14:paraId="60E33048" w14:textId="77777777" w:rsidR="003416EE" w:rsidRDefault="006041B4">
            <w:pPr>
              <w:keepNext/>
              <w:spacing w:before="60" w:after="60" w:line="240" w:lineRule="auto"/>
              <w:ind w:firstLine="0"/>
              <w:jc w:val="left"/>
            </w:pPr>
            <w:r>
              <w:rPr>
                <w:b/>
                <w:sz w:val="22"/>
              </w:rPr>
              <w:t>Проверка и признаки</w:t>
            </w:r>
          </w:p>
        </w:tc>
        <w:tc>
          <w:tcPr>
            <w:tcW w:w="1345" w:type="dxa"/>
            <w:shd w:val="clear" w:color="auto" w:fill="EDEDED"/>
          </w:tcPr>
          <w:p w14:paraId="06C0163F" w14:textId="77777777" w:rsidR="003416EE" w:rsidRDefault="006041B4">
            <w:pPr>
              <w:keepNext/>
              <w:spacing w:before="60" w:after="60" w:line="240" w:lineRule="auto"/>
              <w:ind w:firstLine="0"/>
              <w:jc w:val="left"/>
            </w:pPr>
            <w:r>
              <w:rPr>
                <w:b/>
                <w:sz w:val="22"/>
              </w:rPr>
              <w:t>ЛЖ</w:t>
            </w:r>
          </w:p>
        </w:tc>
        <w:tc>
          <w:tcPr>
            <w:tcW w:w="1345" w:type="dxa"/>
            <w:shd w:val="clear" w:color="auto" w:fill="EDEDED"/>
          </w:tcPr>
          <w:p w14:paraId="12222B6F" w14:textId="77777777" w:rsidR="003416EE" w:rsidRDefault="006041B4">
            <w:pPr>
              <w:keepNext/>
              <w:spacing w:before="60" w:after="60" w:line="240" w:lineRule="auto"/>
              <w:ind w:firstLine="0"/>
              <w:jc w:val="left"/>
            </w:pPr>
            <w:r>
              <w:rPr>
                <w:b/>
                <w:sz w:val="22"/>
              </w:rPr>
              <w:t>ПЖ</w:t>
            </w:r>
          </w:p>
        </w:tc>
        <w:tc>
          <w:tcPr>
            <w:tcW w:w="1345" w:type="dxa"/>
            <w:shd w:val="clear" w:color="auto" w:fill="EDEDED"/>
          </w:tcPr>
          <w:p w14:paraId="43E8EBCF" w14:textId="77777777" w:rsidR="003416EE" w:rsidRDefault="006041B4">
            <w:pPr>
              <w:keepNext/>
              <w:spacing w:before="60" w:after="60" w:line="240" w:lineRule="auto"/>
              <w:ind w:firstLine="0"/>
              <w:jc w:val="left"/>
            </w:pPr>
            <w:r>
              <w:rPr>
                <w:b/>
                <w:sz w:val="22"/>
              </w:rPr>
              <w:t>ЛП</w:t>
            </w:r>
          </w:p>
        </w:tc>
        <w:tc>
          <w:tcPr>
            <w:tcW w:w="1345" w:type="dxa"/>
            <w:shd w:val="clear" w:color="auto" w:fill="EDEDED"/>
          </w:tcPr>
          <w:p w14:paraId="59AB3DAA" w14:textId="77777777" w:rsidR="003416EE" w:rsidRDefault="006041B4">
            <w:pPr>
              <w:keepNext/>
              <w:spacing w:before="60" w:after="60" w:line="240" w:lineRule="auto"/>
              <w:ind w:firstLine="0"/>
              <w:jc w:val="left"/>
            </w:pPr>
            <w:r>
              <w:rPr>
                <w:b/>
                <w:sz w:val="22"/>
              </w:rPr>
              <w:t>ПП</w:t>
            </w:r>
          </w:p>
        </w:tc>
        <w:tc>
          <w:tcPr>
            <w:tcW w:w="1345" w:type="dxa"/>
            <w:shd w:val="clear" w:color="auto" w:fill="EDEDED"/>
          </w:tcPr>
          <w:p w14:paraId="196977F4" w14:textId="77777777" w:rsidR="003416EE" w:rsidRDefault="006041B4">
            <w:pPr>
              <w:keepNext/>
              <w:spacing w:before="60" w:after="60" w:line="240" w:lineRule="auto"/>
              <w:ind w:firstLine="0"/>
              <w:jc w:val="left"/>
            </w:pPr>
            <w:r>
              <w:rPr>
                <w:b/>
                <w:sz w:val="22"/>
              </w:rPr>
              <w:t>Целое сердце</w:t>
            </w:r>
          </w:p>
        </w:tc>
      </w:tr>
      <w:tr w:rsidR="003416EE" w14:paraId="12E13DFB" w14:textId="77777777">
        <w:trPr>
          <w:cantSplit/>
        </w:trPr>
        <w:tc>
          <w:tcPr>
            <w:tcW w:w="2629" w:type="dxa"/>
          </w:tcPr>
          <w:p w14:paraId="68BDB0C8" w14:textId="77777777" w:rsidR="003416EE" w:rsidRDefault="006041B4">
            <w:pPr>
              <w:spacing w:before="60" w:after="60" w:line="240" w:lineRule="auto"/>
              <w:ind w:firstLine="0"/>
              <w:jc w:val="left"/>
            </w:pPr>
            <w:r>
              <w:rPr>
                <w:sz w:val="22"/>
              </w:rPr>
              <w:t>Блоки первого интервала, постоянная опора</w:t>
            </w:r>
          </w:p>
        </w:tc>
        <w:tc>
          <w:tcPr>
            <w:tcW w:w="1345" w:type="dxa"/>
          </w:tcPr>
          <w:p w14:paraId="5033C617" w14:textId="77777777" w:rsidR="003416EE" w:rsidRDefault="006041B4">
            <w:pPr>
              <w:spacing w:before="60" w:after="60" w:line="240" w:lineRule="auto"/>
              <w:ind w:firstLine="0"/>
              <w:jc w:val="left"/>
            </w:pPr>
            <w:r>
              <w:rPr>
                <w:sz w:val="22"/>
              </w:rPr>
              <w:t>25,84</w:t>
            </w:r>
          </w:p>
        </w:tc>
        <w:tc>
          <w:tcPr>
            <w:tcW w:w="1345" w:type="dxa"/>
          </w:tcPr>
          <w:p w14:paraId="6D434D99" w14:textId="77777777" w:rsidR="003416EE" w:rsidRDefault="006041B4">
            <w:pPr>
              <w:spacing w:before="60" w:after="60" w:line="240" w:lineRule="auto"/>
              <w:ind w:firstLine="0"/>
              <w:jc w:val="left"/>
            </w:pPr>
            <w:r>
              <w:rPr>
                <w:sz w:val="22"/>
              </w:rPr>
              <w:t>46,00</w:t>
            </w:r>
          </w:p>
        </w:tc>
        <w:tc>
          <w:tcPr>
            <w:tcW w:w="1345" w:type="dxa"/>
          </w:tcPr>
          <w:p w14:paraId="4A04E057" w14:textId="77777777" w:rsidR="003416EE" w:rsidRDefault="006041B4">
            <w:pPr>
              <w:spacing w:before="60" w:after="60" w:line="240" w:lineRule="auto"/>
              <w:ind w:firstLine="0"/>
              <w:jc w:val="left"/>
            </w:pPr>
            <w:r>
              <w:rPr>
                <w:sz w:val="22"/>
              </w:rPr>
              <w:t>25,51</w:t>
            </w:r>
          </w:p>
        </w:tc>
        <w:tc>
          <w:tcPr>
            <w:tcW w:w="1345" w:type="dxa"/>
          </w:tcPr>
          <w:p w14:paraId="381F49E4" w14:textId="77777777" w:rsidR="003416EE" w:rsidRDefault="006041B4">
            <w:pPr>
              <w:spacing w:before="60" w:after="60" w:line="240" w:lineRule="auto"/>
              <w:ind w:firstLine="0"/>
              <w:jc w:val="left"/>
            </w:pPr>
            <w:r>
              <w:rPr>
                <w:sz w:val="22"/>
              </w:rPr>
              <w:t>32,34</w:t>
            </w:r>
          </w:p>
        </w:tc>
        <w:tc>
          <w:tcPr>
            <w:tcW w:w="1345" w:type="dxa"/>
          </w:tcPr>
          <w:p w14:paraId="236272F7" w14:textId="77777777" w:rsidR="003416EE" w:rsidRDefault="006041B4">
            <w:pPr>
              <w:spacing w:before="60" w:after="60" w:line="240" w:lineRule="auto"/>
              <w:ind w:firstLine="0"/>
              <w:jc w:val="left"/>
            </w:pPr>
            <w:r>
              <w:rPr>
                <w:sz w:val="22"/>
              </w:rPr>
              <w:t>42,23</w:t>
            </w:r>
          </w:p>
        </w:tc>
      </w:tr>
      <w:tr w:rsidR="003416EE" w14:paraId="0EAAA43A" w14:textId="77777777">
        <w:trPr>
          <w:cantSplit/>
        </w:trPr>
        <w:tc>
          <w:tcPr>
            <w:tcW w:w="2629" w:type="dxa"/>
          </w:tcPr>
          <w:p w14:paraId="66138E43" w14:textId="77777777" w:rsidR="003416EE" w:rsidRDefault="006041B4">
            <w:pPr>
              <w:spacing w:before="60" w:after="60" w:line="240" w:lineRule="auto"/>
              <w:ind w:firstLine="0"/>
              <w:jc w:val="left"/>
            </w:pPr>
            <w:r>
              <w:rPr>
                <w:sz w:val="22"/>
              </w:rPr>
              <w:t xml:space="preserve">Блоки первого интервала, </w:t>
            </w:r>
            <m:oMath>
              <m:r>
                <w:rPr>
                  <w:rFonts w:ascii="Cambria Math" w:hAnsi="Cambria Math"/>
                  <w:sz w:val="22"/>
                </w:rPr>
                <m:t>z</m:t>
              </m:r>
            </m:oMath>
          </w:p>
        </w:tc>
        <w:tc>
          <w:tcPr>
            <w:tcW w:w="1345" w:type="dxa"/>
          </w:tcPr>
          <w:p w14:paraId="17459681" w14:textId="77777777" w:rsidR="003416EE" w:rsidRDefault="006041B4">
            <w:pPr>
              <w:spacing w:before="60" w:after="60" w:line="240" w:lineRule="auto"/>
              <w:ind w:firstLine="0"/>
              <w:jc w:val="left"/>
            </w:pPr>
            <w:r>
              <w:rPr>
                <w:sz w:val="22"/>
              </w:rPr>
              <w:t>29,57</w:t>
            </w:r>
          </w:p>
        </w:tc>
        <w:tc>
          <w:tcPr>
            <w:tcW w:w="1345" w:type="dxa"/>
          </w:tcPr>
          <w:p w14:paraId="63AB977F" w14:textId="77777777" w:rsidR="003416EE" w:rsidRDefault="006041B4">
            <w:pPr>
              <w:spacing w:before="60" w:after="60" w:line="240" w:lineRule="auto"/>
              <w:ind w:firstLine="0"/>
              <w:jc w:val="left"/>
            </w:pPr>
            <w:r>
              <w:rPr>
                <w:sz w:val="22"/>
              </w:rPr>
              <w:t>44,93</w:t>
            </w:r>
          </w:p>
        </w:tc>
        <w:tc>
          <w:tcPr>
            <w:tcW w:w="1345" w:type="dxa"/>
          </w:tcPr>
          <w:p w14:paraId="48DFCBA9" w14:textId="77777777" w:rsidR="003416EE" w:rsidRDefault="006041B4">
            <w:pPr>
              <w:spacing w:before="60" w:after="60" w:line="240" w:lineRule="auto"/>
              <w:ind w:firstLine="0"/>
              <w:jc w:val="left"/>
            </w:pPr>
            <w:r>
              <w:rPr>
                <w:sz w:val="22"/>
              </w:rPr>
              <w:t>13,87</w:t>
            </w:r>
          </w:p>
        </w:tc>
        <w:tc>
          <w:tcPr>
            <w:tcW w:w="1345" w:type="dxa"/>
          </w:tcPr>
          <w:p w14:paraId="4C94FB25" w14:textId="77777777" w:rsidR="003416EE" w:rsidRDefault="006041B4">
            <w:pPr>
              <w:spacing w:before="60" w:after="60" w:line="240" w:lineRule="auto"/>
              <w:ind w:firstLine="0"/>
              <w:jc w:val="left"/>
            </w:pPr>
            <w:r>
              <w:rPr>
                <w:sz w:val="22"/>
              </w:rPr>
              <w:t>22,73</w:t>
            </w:r>
          </w:p>
        </w:tc>
        <w:tc>
          <w:tcPr>
            <w:tcW w:w="1345" w:type="dxa"/>
          </w:tcPr>
          <w:p w14:paraId="0A7391BD" w14:textId="77777777" w:rsidR="003416EE" w:rsidRDefault="006041B4">
            <w:pPr>
              <w:spacing w:before="60" w:after="60" w:line="240" w:lineRule="auto"/>
              <w:ind w:firstLine="0"/>
              <w:jc w:val="left"/>
            </w:pPr>
            <w:r>
              <w:rPr>
                <w:sz w:val="22"/>
              </w:rPr>
              <w:t>58,51</w:t>
            </w:r>
          </w:p>
        </w:tc>
      </w:tr>
      <w:tr w:rsidR="003416EE" w14:paraId="11D590C9" w14:textId="77777777">
        <w:trPr>
          <w:cantSplit/>
        </w:trPr>
        <w:tc>
          <w:tcPr>
            <w:tcW w:w="2629" w:type="dxa"/>
          </w:tcPr>
          <w:p w14:paraId="436B111F" w14:textId="77777777" w:rsidR="003416EE" w:rsidRDefault="006041B4">
            <w:pPr>
              <w:spacing w:before="60" w:after="60" w:line="240" w:lineRule="auto"/>
              <w:ind w:firstLine="0"/>
              <w:jc w:val="left"/>
            </w:pPr>
            <w:r>
              <w:rPr>
                <w:sz w:val="22"/>
              </w:rPr>
              <w:t>Блоки первого интервала, индивидуальная фаза</w:t>
            </w:r>
          </w:p>
        </w:tc>
        <w:tc>
          <w:tcPr>
            <w:tcW w:w="1345" w:type="dxa"/>
          </w:tcPr>
          <w:p w14:paraId="7D7CBA1C" w14:textId="77777777" w:rsidR="003416EE" w:rsidRDefault="006041B4">
            <w:pPr>
              <w:spacing w:before="60" w:after="60" w:line="240" w:lineRule="auto"/>
              <w:ind w:firstLine="0"/>
              <w:jc w:val="left"/>
            </w:pPr>
            <w:r>
              <w:rPr>
                <w:sz w:val="22"/>
              </w:rPr>
              <w:t>11,33</w:t>
            </w:r>
          </w:p>
        </w:tc>
        <w:tc>
          <w:tcPr>
            <w:tcW w:w="1345" w:type="dxa"/>
          </w:tcPr>
          <w:p w14:paraId="34FCBAEF" w14:textId="77777777" w:rsidR="003416EE" w:rsidRDefault="006041B4">
            <w:pPr>
              <w:spacing w:before="60" w:after="60" w:line="240" w:lineRule="auto"/>
              <w:ind w:firstLine="0"/>
              <w:jc w:val="left"/>
            </w:pPr>
            <w:r>
              <w:rPr>
                <w:sz w:val="22"/>
              </w:rPr>
              <w:t>24,24</w:t>
            </w:r>
          </w:p>
        </w:tc>
        <w:tc>
          <w:tcPr>
            <w:tcW w:w="1345" w:type="dxa"/>
          </w:tcPr>
          <w:p w14:paraId="5E9C38EA" w14:textId="77777777" w:rsidR="003416EE" w:rsidRDefault="006041B4">
            <w:pPr>
              <w:spacing w:before="60" w:after="60" w:line="240" w:lineRule="auto"/>
              <w:ind w:firstLine="0"/>
              <w:jc w:val="left"/>
            </w:pPr>
            <w:r>
              <w:rPr>
                <w:sz w:val="22"/>
              </w:rPr>
              <w:t>19,56</w:t>
            </w:r>
          </w:p>
        </w:tc>
        <w:tc>
          <w:tcPr>
            <w:tcW w:w="1345" w:type="dxa"/>
          </w:tcPr>
          <w:p w14:paraId="2A405DE6" w14:textId="77777777" w:rsidR="003416EE" w:rsidRDefault="006041B4">
            <w:pPr>
              <w:spacing w:before="60" w:after="60" w:line="240" w:lineRule="auto"/>
              <w:ind w:firstLine="0"/>
              <w:jc w:val="left"/>
            </w:pPr>
            <w:r>
              <w:rPr>
                <w:sz w:val="22"/>
              </w:rPr>
              <w:t>21,19</w:t>
            </w:r>
          </w:p>
        </w:tc>
        <w:tc>
          <w:tcPr>
            <w:tcW w:w="1345" w:type="dxa"/>
          </w:tcPr>
          <w:p w14:paraId="025F01D2" w14:textId="77777777" w:rsidR="003416EE" w:rsidRDefault="006041B4">
            <w:pPr>
              <w:spacing w:before="60" w:after="60" w:line="240" w:lineRule="auto"/>
              <w:ind w:firstLine="0"/>
              <w:jc w:val="left"/>
            </w:pPr>
            <w:r>
              <w:rPr>
                <w:sz w:val="22"/>
              </w:rPr>
              <w:t>17,93</w:t>
            </w:r>
          </w:p>
        </w:tc>
      </w:tr>
      <w:tr w:rsidR="003416EE" w14:paraId="3476C4AE" w14:textId="77777777">
        <w:trPr>
          <w:cantSplit/>
        </w:trPr>
        <w:tc>
          <w:tcPr>
            <w:tcW w:w="2629" w:type="dxa"/>
          </w:tcPr>
          <w:p w14:paraId="49202B0A" w14:textId="77777777" w:rsidR="003416EE" w:rsidRDefault="006041B4">
            <w:pPr>
              <w:spacing w:before="60" w:after="60" w:line="240" w:lineRule="auto"/>
              <w:ind w:firstLine="0"/>
              <w:jc w:val="left"/>
            </w:pPr>
            <w:r>
              <w:rPr>
                <w:sz w:val="22"/>
              </w:rPr>
              <w:t xml:space="preserve">Блоки первого интервала, </w:t>
            </w:r>
            <m:oMath>
              <m:r>
                <w:rPr>
                  <w:rFonts w:ascii="Cambria Math" w:hAnsi="Cambria Math"/>
                  <w:sz w:val="22"/>
                </w:rPr>
                <m:t>z</m:t>
              </m:r>
            </m:oMath>
            <w:r>
              <w:rPr>
                <w:sz w:val="22"/>
              </w:rPr>
              <w:t xml:space="preserve"> и </w:t>
            </w:r>
            <m:oMath>
              <m:r>
                <w:rPr>
                  <w:rFonts w:ascii="Cambria Math" w:hAnsi="Cambria Math"/>
                  <w:sz w:val="22"/>
                </w:rPr>
                <m:t>d</m:t>
              </m:r>
            </m:oMath>
          </w:p>
        </w:tc>
        <w:tc>
          <w:tcPr>
            <w:tcW w:w="1345" w:type="dxa"/>
          </w:tcPr>
          <w:p w14:paraId="721FFC11" w14:textId="77777777" w:rsidR="003416EE" w:rsidRDefault="006041B4">
            <w:pPr>
              <w:spacing w:before="60" w:after="60" w:line="240" w:lineRule="auto"/>
              <w:ind w:firstLine="0"/>
              <w:jc w:val="left"/>
            </w:pPr>
            <w:r>
              <w:rPr>
                <w:sz w:val="22"/>
              </w:rPr>
              <w:t>31,96</w:t>
            </w:r>
          </w:p>
        </w:tc>
        <w:tc>
          <w:tcPr>
            <w:tcW w:w="1345" w:type="dxa"/>
          </w:tcPr>
          <w:p w14:paraId="5016056C" w14:textId="77777777" w:rsidR="003416EE" w:rsidRDefault="006041B4">
            <w:pPr>
              <w:spacing w:before="60" w:after="60" w:line="240" w:lineRule="auto"/>
              <w:ind w:firstLine="0"/>
              <w:jc w:val="left"/>
            </w:pPr>
            <w:r>
              <w:rPr>
                <w:sz w:val="22"/>
              </w:rPr>
              <w:t>50,16</w:t>
            </w:r>
          </w:p>
        </w:tc>
        <w:tc>
          <w:tcPr>
            <w:tcW w:w="1345" w:type="dxa"/>
          </w:tcPr>
          <w:p w14:paraId="77DAD3C7" w14:textId="77777777" w:rsidR="003416EE" w:rsidRDefault="006041B4">
            <w:pPr>
              <w:spacing w:before="60" w:after="60" w:line="240" w:lineRule="auto"/>
              <w:ind w:firstLine="0"/>
              <w:jc w:val="left"/>
            </w:pPr>
            <w:r>
              <w:rPr>
                <w:sz w:val="22"/>
              </w:rPr>
              <w:t>18,56</w:t>
            </w:r>
          </w:p>
        </w:tc>
        <w:tc>
          <w:tcPr>
            <w:tcW w:w="1345" w:type="dxa"/>
          </w:tcPr>
          <w:p w14:paraId="20FB6771" w14:textId="77777777" w:rsidR="003416EE" w:rsidRDefault="006041B4">
            <w:pPr>
              <w:spacing w:before="60" w:after="60" w:line="240" w:lineRule="auto"/>
              <w:ind w:firstLine="0"/>
              <w:jc w:val="left"/>
            </w:pPr>
            <w:r>
              <w:rPr>
                <w:sz w:val="22"/>
              </w:rPr>
              <w:t>29,35</w:t>
            </w:r>
          </w:p>
        </w:tc>
        <w:tc>
          <w:tcPr>
            <w:tcW w:w="1345" w:type="dxa"/>
          </w:tcPr>
          <w:p w14:paraId="67BC0E20" w14:textId="77777777" w:rsidR="003416EE" w:rsidRDefault="006041B4">
            <w:pPr>
              <w:spacing w:before="60" w:after="60" w:line="240" w:lineRule="auto"/>
              <w:ind w:firstLine="0"/>
              <w:jc w:val="left"/>
            </w:pPr>
            <w:r>
              <w:rPr>
                <w:sz w:val="22"/>
              </w:rPr>
              <w:t>55,66</w:t>
            </w:r>
          </w:p>
        </w:tc>
      </w:tr>
      <w:tr w:rsidR="003416EE" w14:paraId="268F5CB6" w14:textId="77777777">
        <w:trPr>
          <w:cantSplit/>
        </w:trPr>
        <w:tc>
          <w:tcPr>
            <w:tcW w:w="2629" w:type="dxa"/>
          </w:tcPr>
          <w:p w14:paraId="4B6425FF" w14:textId="77777777" w:rsidR="003416EE" w:rsidRDefault="006041B4">
            <w:pPr>
              <w:spacing w:before="60" w:after="60" w:line="240" w:lineRule="auto"/>
              <w:ind w:firstLine="0"/>
              <w:jc w:val="left"/>
            </w:pPr>
            <w:r>
              <w:rPr>
                <w:sz w:val="22"/>
              </w:rPr>
              <w:t>Следующий интервал, постоянная опора</w:t>
            </w:r>
          </w:p>
        </w:tc>
        <w:tc>
          <w:tcPr>
            <w:tcW w:w="1345" w:type="dxa"/>
          </w:tcPr>
          <w:p w14:paraId="5C1278DC" w14:textId="77777777" w:rsidR="003416EE" w:rsidRDefault="006041B4">
            <w:pPr>
              <w:spacing w:before="60" w:after="60" w:line="240" w:lineRule="auto"/>
              <w:ind w:firstLine="0"/>
              <w:jc w:val="left"/>
            </w:pPr>
            <w:r>
              <w:rPr>
                <w:sz w:val="22"/>
              </w:rPr>
              <w:t>17,80</w:t>
            </w:r>
          </w:p>
        </w:tc>
        <w:tc>
          <w:tcPr>
            <w:tcW w:w="1345" w:type="dxa"/>
          </w:tcPr>
          <w:p w14:paraId="4BB365DD" w14:textId="77777777" w:rsidR="003416EE" w:rsidRDefault="006041B4">
            <w:pPr>
              <w:spacing w:before="60" w:after="60" w:line="240" w:lineRule="auto"/>
              <w:ind w:firstLine="0"/>
              <w:jc w:val="left"/>
            </w:pPr>
            <w:r>
              <w:rPr>
                <w:sz w:val="22"/>
              </w:rPr>
              <w:t>22,41</w:t>
            </w:r>
          </w:p>
        </w:tc>
        <w:tc>
          <w:tcPr>
            <w:tcW w:w="1345" w:type="dxa"/>
          </w:tcPr>
          <w:p w14:paraId="3C57B63D" w14:textId="77777777" w:rsidR="003416EE" w:rsidRDefault="006041B4">
            <w:pPr>
              <w:spacing w:before="60" w:after="60" w:line="240" w:lineRule="auto"/>
              <w:ind w:firstLine="0"/>
              <w:jc w:val="left"/>
            </w:pPr>
            <w:r>
              <w:rPr>
                <w:sz w:val="22"/>
              </w:rPr>
              <w:t>7,05</w:t>
            </w:r>
          </w:p>
        </w:tc>
        <w:tc>
          <w:tcPr>
            <w:tcW w:w="1345" w:type="dxa"/>
          </w:tcPr>
          <w:p w14:paraId="0BF70BAB" w14:textId="77777777" w:rsidR="003416EE" w:rsidRDefault="006041B4">
            <w:pPr>
              <w:spacing w:before="60" w:after="60" w:line="240" w:lineRule="auto"/>
              <w:ind w:firstLine="0"/>
              <w:jc w:val="left"/>
            </w:pPr>
            <w:r>
              <w:rPr>
                <w:sz w:val="22"/>
              </w:rPr>
              <w:t>11,11</w:t>
            </w:r>
          </w:p>
        </w:tc>
        <w:tc>
          <w:tcPr>
            <w:tcW w:w="1345" w:type="dxa"/>
          </w:tcPr>
          <w:p w14:paraId="1F8759DE" w14:textId="77777777" w:rsidR="003416EE" w:rsidRDefault="006041B4">
            <w:pPr>
              <w:spacing w:before="60" w:after="60" w:line="240" w:lineRule="auto"/>
              <w:ind w:firstLine="0"/>
              <w:jc w:val="left"/>
            </w:pPr>
            <w:r>
              <w:rPr>
                <w:sz w:val="22"/>
              </w:rPr>
              <w:t>31,15</w:t>
            </w:r>
          </w:p>
        </w:tc>
      </w:tr>
      <w:tr w:rsidR="003416EE" w14:paraId="693AE109" w14:textId="77777777">
        <w:trPr>
          <w:cantSplit/>
        </w:trPr>
        <w:tc>
          <w:tcPr>
            <w:tcW w:w="2629" w:type="dxa"/>
          </w:tcPr>
          <w:p w14:paraId="64E47B65" w14:textId="77777777" w:rsidR="003416EE" w:rsidRDefault="006041B4">
            <w:pPr>
              <w:spacing w:before="60" w:after="60" w:line="240" w:lineRule="auto"/>
              <w:ind w:firstLine="0"/>
              <w:jc w:val="left"/>
            </w:pPr>
            <w:r>
              <w:rPr>
                <w:sz w:val="22"/>
              </w:rPr>
              <w:t xml:space="preserve">Следующий интервал, </w:t>
            </w:r>
            <m:oMath>
              <m:r>
                <w:rPr>
                  <w:rFonts w:ascii="Cambria Math" w:hAnsi="Cambria Math"/>
                  <w:sz w:val="22"/>
                </w:rPr>
                <m:t>z</m:t>
              </m:r>
            </m:oMath>
          </w:p>
        </w:tc>
        <w:tc>
          <w:tcPr>
            <w:tcW w:w="1345" w:type="dxa"/>
          </w:tcPr>
          <w:p w14:paraId="2C5EC442" w14:textId="77777777" w:rsidR="003416EE" w:rsidRDefault="006041B4">
            <w:pPr>
              <w:spacing w:before="60" w:after="60" w:line="240" w:lineRule="auto"/>
              <w:ind w:firstLine="0"/>
              <w:jc w:val="left"/>
            </w:pPr>
            <w:r>
              <w:rPr>
                <w:sz w:val="22"/>
              </w:rPr>
              <w:t>15,46</w:t>
            </w:r>
          </w:p>
        </w:tc>
        <w:tc>
          <w:tcPr>
            <w:tcW w:w="1345" w:type="dxa"/>
          </w:tcPr>
          <w:p w14:paraId="4A9BE766" w14:textId="77777777" w:rsidR="003416EE" w:rsidRDefault="006041B4">
            <w:pPr>
              <w:spacing w:before="60" w:after="60" w:line="240" w:lineRule="auto"/>
              <w:ind w:firstLine="0"/>
              <w:jc w:val="left"/>
            </w:pPr>
            <w:r>
              <w:rPr>
                <w:sz w:val="22"/>
              </w:rPr>
              <w:t>24,57</w:t>
            </w:r>
          </w:p>
        </w:tc>
        <w:tc>
          <w:tcPr>
            <w:tcW w:w="1345" w:type="dxa"/>
          </w:tcPr>
          <w:p w14:paraId="5A092293" w14:textId="77777777" w:rsidR="003416EE" w:rsidRDefault="006041B4">
            <w:pPr>
              <w:spacing w:before="60" w:after="60" w:line="240" w:lineRule="auto"/>
              <w:ind w:firstLine="0"/>
              <w:jc w:val="left"/>
            </w:pPr>
            <w:r>
              <w:rPr>
                <w:sz w:val="22"/>
              </w:rPr>
              <w:t>10,42</w:t>
            </w:r>
          </w:p>
        </w:tc>
        <w:tc>
          <w:tcPr>
            <w:tcW w:w="1345" w:type="dxa"/>
          </w:tcPr>
          <w:p w14:paraId="2B80382C" w14:textId="77777777" w:rsidR="003416EE" w:rsidRDefault="006041B4">
            <w:pPr>
              <w:spacing w:before="60" w:after="60" w:line="240" w:lineRule="auto"/>
              <w:ind w:firstLine="0"/>
              <w:jc w:val="left"/>
            </w:pPr>
            <w:r>
              <w:rPr>
                <w:sz w:val="22"/>
              </w:rPr>
              <w:t>16,20</w:t>
            </w:r>
          </w:p>
        </w:tc>
        <w:tc>
          <w:tcPr>
            <w:tcW w:w="1345" w:type="dxa"/>
          </w:tcPr>
          <w:p w14:paraId="70F7B07F" w14:textId="77777777" w:rsidR="003416EE" w:rsidRDefault="006041B4">
            <w:pPr>
              <w:spacing w:before="60" w:after="60" w:line="240" w:lineRule="auto"/>
              <w:ind w:firstLine="0"/>
              <w:jc w:val="left"/>
            </w:pPr>
            <w:r>
              <w:rPr>
                <w:sz w:val="22"/>
              </w:rPr>
              <w:t>29,49</w:t>
            </w:r>
          </w:p>
        </w:tc>
      </w:tr>
      <w:tr w:rsidR="003416EE" w14:paraId="574F4EE4" w14:textId="77777777">
        <w:trPr>
          <w:cantSplit/>
        </w:trPr>
        <w:tc>
          <w:tcPr>
            <w:tcW w:w="2629" w:type="dxa"/>
          </w:tcPr>
          <w:p w14:paraId="12D7FB80" w14:textId="77777777" w:rsidR="003416EE" w:rsidRDefault="006041B4">
            <w:pPr>
              <w:spacing w:before="60" w:after="60" w:line="240" w:lineRule="auto"/>
              <w:ind w:firstLine="0"/>
              <w:jc w:val="left"/>
            </w:pPr>
            <w:r>
              <w:rPr>
                <w:sz w:val="22"/>
              </w:rPr>
              <w:t>Следующий интервал, индивидуальная фаза</w:t>
            </w:r>
          </w:p>
        </w:tc>
        <w:tc>
          <w:tcPr>
            <w:tcW w:w="1345" w:type="dxa"/>
          </w:tcPr>
          <w:p w14:paraId="02D82031" w14:textId="77777777" w:rsidR="003416EE" w:rsidRDefault="006041B4">
            <w:pPr>
              <w:spacing w:before="60" w:after="60" w:line="240" w:lineRule="auto"/>
              <w:ind w:firstLine="0"/>
              <w:jc w:val="left"/>
            </w:pPr>
            <w:r>
              <w:rPr>
                <w:sz w:val="22"/>
              </w:rPr>
              <w:t>3,54</w:t>
            </w:r>
          </w:p>
        </w:tc>
        <w:tc>
          <w:tcPr>
            <w:tcW w:w="1345" w:type="dxa"/>
          </w:tcPr>
          <w:p w14:paraId="38579E3D" w14:textId="77777777" w:rsidR="003416EE" w:rsidRDefault="006041B4">
            <w:pPr>
              <w:spacing w:before="60" w:after="60" w:line="240" w:lineRule="auto"/>
              <w:ind w:firstLine="0"/>
              <w:jc w:val="left"/>
            </w:pPr>
            <w:r>
              <w:rPr>
                <w:sz w:val="22"/>
              </w:rPr>
              <w:t>6,66</w:t>
            </w:r>
          </w:p>
        </w:tc>
        <w:tc>
          <w:tcPr>
            <w:tcW w:w="1345" w:type="dxa"/>
          </w:tcPr>
          <w:p w14:paraId="145E6AF9" w14:textId="77777777" w:rsidR="003416EE" w:rsidRDefault="006041B4">
            <w:pPr>
              <w:spacing w:before="60" w:after="60" w:line="240" w:lineRule="auto"/>
              <w:ind w:firstLine="0"/>
              <w:jc w:val="left"/>
            </w:pPr>
            <w:r>
              <w:rPr>
                <w:sz w:val="22"/>
              </w:rPr>
              <w:t>2,01</w:t>
            </w:r>
          </w:p>
        </w:tc>
        <w:tc>
          <w:tcPr>
            <w:tcW w:w="1345" w:type="dxa"/>
          </w:tcPr>
          <w:p w14:paraId="053A90A7" w14:textId="77777777" w:rsidR="003416EE" w:rsidRDefault="006041B4">
            <w:pPr>
              <w:spacing w:before="60" w:after="60" w:line="240" w:lineRule="auto"/>
              <w:ind w:firstLine="0"/>
              <w:jc w:val="left"/>
            </w:pPr>
            <w:r>
              <w:rPr>
                <w:sz w:val="22"/>
              </w:rPr>
              <w:t>5,83</w:t>
            </w:r>
          </w:p>
        </w:tc>
        <w:tc>
          <w:tcPr>
            <w:tcW w:w="1345" w:type="dxa"/>
          </w:tcPr>
          <w:p w14:paraId="32CC0101" w14:textId="77777777" w:rsidR="003416EE" w:rsidRDefault="006041B4">
            <w:pPr>
              <w:spacing w:before="60" w:after="60" w:line="240" w:lineRule="auto"/>
              <w:ind w:firstLine="0"/>
              <w:jc w:val="left"/>
            </w:pPr>
            <w:r>
              <w:rPr>
                <w:sz w:val="22"/>
              </w:rPr>
              <w:t>8,32</w:t>
            </w:r>
          </w:p>
        </w:tc>
      </w:tr>
      <w:tr w:rsidR="003416EE" w14:paraId="6E83DA5C" w14:textId="77777777">
        <w:trPr>
          <w:cantSplit/>
        </w:trPr>
        <w:tc>
          <w:tcPr>
            <w:tcW w:w="2629" w:type="dxa"/>
          </w:tcPr>
          <w:p w14:paraId="18925E44" w14:textId="77777777" w:rsidR="003416EE" w:rsidRDefault="006041B4">
            <w:pPr>
              <w:spacing w:before="60" w:after="60" w:line="240" w:lineRule="auto"/>
              <w:ind w:firstLine="0"/>
              <w:jc w:val="left"/>
            </w:pPr>
            <w:r>
              <w:rPr>
                <w:sz w:val="22"/>
              </w:rPr>
              <w:t xml:space="preserve">Следующий интервал, </w:t>
            </w:r>
            <m:oMath>
              <m:r>
                <w:rPr>
                  <w:rFonts w:ascii="Cambria Math" w:hAnsi="Cambria Math"/>
                  <w:sz w:val="22"/>
                </w:rPr>
                <m:t>z</m:t>
              </m:r>
            </m:oMath>
            <w:r>
              <w:rPr>
                <w:sz w:val="22"/>
              </w:rPr>
              <w:t xml:space="preserve"> и </w:t>
            </w:r>
            <m:oMath>
              <m:r>
                <w:rPr>
                  <w:rFonts w:ascii="Cambria Math" w:hAnsi="Cambria Math"/>
                  <w:sz w:val="22"/>
                </w:rPr>
                <m:t>d</m:t>
              </m:r>
            </m:oMath>
          </w:p>
        </w:tc>
        <w:tc>
          <w:tcPr>
            <w:tcW w:w="1345" w:type="dxa"/>
          </w:tcPr>
          <w:p w14:paraId="42371D96" w14:textId="77777777" w:rsidR="003416EE" w:rsidRDefault="006041B4">
            <w:pPr>
              <w:spacing w:before="60" w:after="60" w:line="240" w:lineRule="auto"/>
              <w:ind w:firstLine="0"/>
              <w:jc w:val="left"/>
            </w:pPr>
            <w:r>
              <w:rPr>
                <w:sz w:val="22"/>
              </w:rPr>
              <w:t>17,95</w:t>
            </w:r>
          </w:p>
        </w:tc>
        <w:tc>
          <w:tcPr>
            <w:tcW w:w="1345" w:type="dxa"/>
          </w:tcPr>
          <w:p w14:paraId="5776D6E3" w14:textId="77777777" w:rsidR="003416EE" w:rsidRDefault="006041B4">
            <w:pPr>
              <w:spacing w:before="60" w:after="60" w:line="240" w:lineRule="auto"/>
              <w:ind w:firstLine="0"/>
              <w:jc w:val="left"/>
            </w:pPr>
            <w:r>
              <w:rPr>
                <w:sz w:val="22"/>
              </w:rPr>
              <w:t>37,74</w:t>
            </w:r>
          </w:p>
        </w:tc>
        <w:tc>
          <w:tcPr>
            <w:tcW w:w="1345" w:type="dxa"/>
          </w:tcPr>
          <w:p w14:paraId="051EA2AD" w14:textId="77777777" w:rsidR="003416EE" w:rsidRDefault="006041B4">
            <w:pPr>
              <w:spacing w:before="60" w:after="60" w:line="240" w:lineRule="auto"/>
              <w:ind w:firstLine="0"/>
              <w:jc w:val="left"/>
            </w:pPr>
            <w:r>
              <w:rPr>
                <w:sz w:val="22"/>
              </w:rPr>
              <w:t>11,54</w:t>
            </w:r>
          </w:p>
        </w:tc>
        <w:tc>
          <w:tcPr>
            <w:tcW w:w="1345" w:type="dxa"/>
          </w:tcPr>
          <w:p w14:paraId="03538305" w14:textId="77777777" w:rsidR="003416EE" w:rsidRDefault="006041B4">
            <w:pPr>
              <w:spacing w:before="60" w:after="60" w:line="240" w:lineRule="auto"/>
              <w:ind w:firstLine="0"/>
              <w:jc w:val="left"/>
            </w:pPr>
            <w:r>
              <w:rPr>
                <w:sz w:val="22"/>
              </w:rPr>
              <w:t>21,02</w:t>
            </w:r>
          </w:p>
        </w:tc>
        <w:tc>
          <w:tcPr>
            <w:tcW w:w="1345" w:type="dxa"/>
          </w:tcPr>
          <w:p w14:paraId="35D604D3" w14:textId="77777777" w:rsidR="003416EE" w:rsidRDefault="006041B4">
            <w:pPr>
              <w:spacing w:before="60" w:after="60" w:line="240" w:lineRule="auto"/>
              <w:ind w:firstLine="0"/>
              <w:jc w:val="left"/>
            </w:pPr>
            <w:r>
              <w:rPr>
                <w:sz w:val="22"/>
              </w:rPr>
              <w:t>37,52</w:t>
            </w:r>
          </w:p>
        </w:tc>
      </w:tr>
    </w:tbl>
    <w:p w14:paraId="535CE5BF" w14:textId="77777777" w:rsidR="003416EE" w:rsidRDefault="006041B4">
      <w:pPr>
        <w:pStyle w:val="af"/>
      </w:pPr>
      <w:r>
        <w:t>В первом режиме восемь проверочных фаз, во втором — три. Число участников равно одному; фазовая формула индивидуально калибрована по КТ [95].</w:t>
      </w:r>
    </w:p>
    <w:p w14:paraId="2DE6A0A3" w14:textId="77777777" w:rsidR="003416EE" w:rsidRDefault="006041B4">
      <w:pPr>
        <w:pStyle w:val="af"/>
      </w:pPr>
      <w:r>
        <w:t xml:space="preserve">Добавление производной уменьшило ошибку подгонки ЛЖ с 19,41 до 14,24 мл, но увеличило RMSE на отложенных блоках с 29,57 до 31,96 мл и на следующем интервале с 15,46 до 17,95 мл. Для ПЖ направление изменения проверочных ошибок такое же. Матрицы признаков имеют полный </w:t>
      </w:r>
      <w:proofErr w:type="spellStart"/>
      <w:r>
        <w:t>столбцовый</w:t>
      </w:r>
      <w:proofErr w:type="spellEnd"/>
      <w:r>
        <w:t xml:space="preserve"> ранг; ухудшение не объясняется точной линейной зависимостью двух признаков. Результат отрицателен для данной линейной формулы и выбранной обработки, но не запрещает исследование других явно проверяемых временных признаков.</w:t>
      </w:r>
    </w:p>
    <w:p w14:paraId="03AD554D" w14:textId="77777777" w:rsidR="003416EE" w:rsidRDefault="006041B4">
      <w:pPr>
        <w:pStyle w:val="af"/>
      </w:pPr>
      <w:r>
        <w:lastRenderedPageBreak/>
        <w:t xml:space="preserve">Меньшая ошибка фазового контроля для желудочков показывает информативность индивидуальной КТ-кривой, использованной при калибровке. Она не подтверждает измерение функции по ТТРКГ: фазовый контроль не реагирует на изменение её амплитуды. Для ЛП в блочной проверке формула по </w:t>
      </w:r>
      <m:oMath>
        <m:r>
          <w:rPr>
            <w:rFonts w:ascii="Cambria Math" w:hAnsi="Cambria Math"/>
          </w:rPr>
          <m:t>z</m:t>
        </m:r>
      </m:oMath>
      <w:r>
        <w:t xml:space="preserve"> лучше фазовой, что дополнительно препятствует назначению одной зависимости для всех камер.</w:t>
      </w:r>
    </w:p>
    <w:p w14:paraId="2BAE1469" w14:textId="77777777" w:rsidR="003416EE" w:rsidRDefault="006041B4">
      <w:pPr>
        <w:pStyle w:val="af"/>
      </w:pPr>
      <w:r>
        <w:t xml:space="preserve">Назначение механического участка по электрическому знаку также не решено. На интервалах 33–43% первого R–R и 1–11% второго объёмы обоих желудочков уменьшаются, тогда как импеданс увеличивается во всех 11 электрических циклах. В четырёх из 12 КТ-фаз знак </w:t>
      </w:r>
      <m:oMath>
        <m:r>
          <w:rPr>
            <w:rFonts w:ascii="Cambria Math" w:hAnsi="Cambria Math"/>
          </w:rPr>
          <m:t>dZ</m:t>
        </m:r>
        <m:r>
          <m:rPr>
            <m:sty m:val="p"/>
          </m:rPr>
          <w:rPr>
            <w:rFonts w:ascii="Cambria Math" w:hAnsi="Cambria Math"/>
          </w:rPr>
          <m:t>/</m:t>
        </m:r>
        <m:r>
          <w:rPr>
            <w:rFonts w:ascii="Cambria Math" w:hAnsi="Cambria Math"/>
          </w:rPr>
          <m:t>dt</m:t>
        </m:r>
      </m:oMath>
      <w:r>
        <w:t xml:space="preserve"> различается между электрическими циклами [95]. Эти конкретные расхождения сохраняются при рассмотрении всех камер и не устраняются одним изменением знака предсердного компонента.</w:t>
      </w:r>
    </w:p>
    <w:p w14:paraId="5051C4C7" w14:textId="77777777" w:rsidR="003416EE" w:rsidRDefault="006041B4">
      <w:pPr>
        <w:pStyle w:val="21"/>
      </w:pPr>
      <w:bookmarkStart w:id="4057" w:name="_Toc244123139"/>
      <w:bookmarkStart w:id="4058" w:name="X3dc1ee92cc6dbb5f95163611995ba0e9638bd4a"/>
      <w:bookmarkEnd w:id="4018"/>
      <w:r>
        <w:t>10.6 Проверка экстремумов и ошибки функциональных показателей</w:t>
      </w:r>
      <w:bookmarkEnd w:id="4057"/>
    </w:p>
    <w:p w14:paraId="6BF6EED1" w14:textId="77777777" w:rsidR="003416EE" w:rsidRPr="00674711" w:rsidRDefault="006041B4">
      <w:pPr>
        <w:pStyle w:val="FirstParagraph"/>
        <w:rPr>
          <w:lang w:val="ru-RU"/>
          <w:rPrChange w:id="4059" w:author="Nik K" w:date="2026-10-29T00:18:00Z">
            <w:rPr/>
          </w:rPrChange>
        </w:rPr>
      </w:pPr>
      <w:r w:rsidRPr="00674711">
        <w:rPr>
          <w:lang w:val="ru-RU"/>
          <w:rPrChange w:id="4060" w:author="Nik K" w:date="2026-10-29T00:18:00Z">
            <w:rPr/>
          </w:rPrChange>
        </w:rPr>
        <w:t>После восстановления камерной кривой требуется проверить значения экстремумов, их положение и принадлежность одному сокращению. Ошибка диапазона без такой проверки может быть малой при неверной последовательности событий. Контрпример из индивидуального расчёта приведён в таблице 10.6; камерные последовательности показаны на рисунке 10.1.</w:t>
      </w:r>
    </w:p>
    <w:p w14:paraId="7B34B0AC" w14:textId="77777777" w:rsidR="003416EE" w:rsidRDefault="006041B4">
      <w:pPr>
        <w:pStyle w:val="af5"/>
        <w:keepNext/>
      </w:pPr>
      <w:r>
        <w:t>Таблица 10.6 — Совпадение объёмного размаха при ошибочной камерной траектории Н</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68"/>
        <w:gridCol w:w="1395"/>
        <w:gridCol w:w="1395"/>
        <w:gridCol w:w="1395"/>
        <w:gridCol w:w="1493"/>
        <w:gridCol w:w="1649"/>
      </w:tblGrid>
      <w:tr w:rsidR="003416EE" w14:paraId="10EC1D66" w14:textId="77777777">
        <w:trPr>
          <w:cantSplit/>
          <w:tblHeader/>
        </w:trPr>
        <w:tc>
          <w:tcPr>
            <w:tcW w:w="2136" w:type="dxa"/>
            <w:shd w:val="clear" w:color="auto" w:fill="EDEDED"/>
          </w:tcPr>
          <w:p w14:paraId="2F6AB44A" w14:textId="77777777" w:rsidR="003416EE" w:rsidRDefault="006041B4">
            <w:pPr>
              <w:keepNext/>
              <w:spacing w:before="60" w:after="60" w:line="240" w:lineRule="auto"/>
              <w:ind w:firstLine="0"/>
              <w:jc w:val="left"/>
            </w:pPr>
            <w:r>
              <w:rPr>
                <w:b/>
                <w:sz w:val="22"/>
              </w:rPr>
              <w:t>Камера и способ</w:t>
            </w:r>
          </w:p>
        </w:tc>
        <w:tc>
          <w:tcPr>
            <w:tcW w:w="1374" w:type="dxa"/>
            <w:shd w:val="clear" w:color="auto" w:fill="EDEDED"/>
          </w:tcPr>
          <w:p w14:paraId="2B9353D3" w14:textId="77777777" w:rsidR="003416EE" w:rsidRDefault="006B31AF">
            <w:pPr>
              <w:keepNext/>
              <w:spacing w:before="60" w:after="60" w:line="240" w:lineRule="auto"/>
              <w:ind w:firstLine="0"/>
              <w:jc w:val="left"/>
            </w:pPr>
            <m:oMath>
              <m:sSub>
                <m:sSubPr>
                  <m:ctrlPr>
                    <w:rPr>
                      <w:rFonts w:ascii="Cambria Math" w:hAnsi="Cambria Math"/>
                    </w:rPr>
                  </m:ctrlPr>
                </m:sSubPr>
                <m:e>
                  <m:r>
                    <w:rPr>
                      <w:rFonts w:ascii="Cambria Math" w:hAnsi="Cambria Math"/>
                      <w:sz w:val="22"/>
                    </w:rPr>
                    <m:t>D</m:t>
                  </m:r>
                </m:e>
                <m:sub>
                  <m:r>
                    <w:rPr>
                      <w:rFonts w:ascii="Cambria Math" w:hAnsi="Cambria Math"/>
                      <w:sz w:val="22"/>
                    </w:rPr>
                    <m:t>v</m:t>
                  </m:r>
                  <m:r>
                    <m:rPr>
                      <m:sty m:val="p"/>
                    </m:rPr>
                    <w:rPr>
                      <w:rFonts w:ascii="Cambria Math" w:hAnsi="Cambria Math"/>
                      <w:sz w:val="22"/>
                    </w:rPr>
                    <m:t>,</m:t>
                  </m:r>
                  <m:r>
                    <w:rPr>
                      <w:rFonts w:ascii="Cambria Math" w:hAnsi="Cambria Math"/>
                      <w:sz w:val="22"/>
                    </w:rPr>
                    <m:t>W</m:t>
                  </m:r>
                </m:sub>
              </m:sSub>
            </m:oMath>
            <w:r w:rsidR="006041B4">
              <w:rPr>
                <w:b/>
                <w:sz w:val="22"/>
              </w:rPr>
              <w:t>, мл</w:t>
            </w:r>
          </w:p>
        </w:tc>
        <w:tc>
          <w:tcPr>
            <w:tcW w:w="1374" w:type="dxa"/>
            <w:shd w:val="clear" w:color="auto" w:fill="EDEDED"/>
          </w:tcPr>
          <w:p w14:paraId="4E03906E" w14:textId="77777777" w:rsidR="003416EE" w:rsidRDefault="006041B4">
            <w:pPr>
              <w:keepNext/>
              <w:spacing w:before="60" w:after="60" w:line="240" w:lineRule="auto"/>
              <w:ind w:firstLine="0"/>
              <w:jc w:val="left"/>
            </w:pPr>
            <w:r>
              <w:rPr>
                <w:b/>
                <w:sz w:val="22"/>
              </w:rPr>
              <w:t>Ошибка размаха, мл</w:t>
            </w:r>
          </w:p>
        </w:tc>
        <w:tc>
          <w:tcPr>
            <w:tcW w:w="1374" w:type="dxa"/>
            <w:shd w:val="clear" w:color="auto" w:fill="EDEDED"/>
          </w:tcPr>
          <w:p w14:paraId="79C8B070" w14:textId="77777777" w:rsidR="003416EE" w:rsidRDefault="006041B4">
            <w:pPr>
              <w:keepNext/>
              <w:spacing w:before="60" w:after="60" w:line="240" w:lineRule="auto"/>
              <w:ind w:firstLine="0"/>
              <w:jc w:val="left"/>
            </w:pPr>
            <m:oMath>
              <m:r>
                <w:rPr>
                  <w:rFonts w:ascii="Cambria Math" w:hAnsi="Cambria Math"/>
                  <w:sz w:val="22"/>
                </w:rPr>
                <m:t>100</m:t>
              </m:r>
              <m:sSub>
                <m:sSubPr>
                  <m:ctrlPr>
                    <w:rPr>
                      <w:rFonts w:ascii="Cambria Math" w:hAnsi="Cambria Math"/>
                    </w:rPr>
                  </m:ctrlPr>
                </m:sSubPr>
                <m:e>
                  <m:r>
                    <w:rPr>
                      <w:rFonts w:ascii="Cambria Math" w:hAnsi="Cambria Math"/>
                      <w:sz w:val="22"/>
                    </w:rPr>
                    <m:t>Q</m:t>
                  </m:r>
                </m:e>
                <m:sub>
                  <m:r>
                    <w:rPr>
                      <w:rFonts w:ascii="Cambria Math" w:hAnsi="Cambria Math"/>
                      <w:sz w:val="22"/>
                    </w:rPr>
                    <m:t>v</m:t>
                  </m:r>
                  <m:r>
                    <m:rPr>
                      <m:sty m:val="p"/>
                    </m:rPr>
                    <w:rPr>
                      <w:rFonts w:ascii="Cambria Math" w:hAnsi="Cambria Math"/>
                      <w:sz w:val="22"/>
                    </w:rPr>
                    <m:t>,</m:t>
                  </m:r>
                  <m:r>
                    <w:rPr>
                      <w:rFonts w:ascii="Cambria Math" w:hAnsi="Cambria Math"/>
                      <w:sz w:val="22"/>
                    </w:rPr>
                    <m:t>W</m:t>
                  </m:r>
                </m:sub>
              </m:sSub>
            </m:oMath>
            <w:r>
              <w:rPr>
                <w:b/>
                <w:sz w:val="22"/>
              </w:rPr>
              <w:t>, %</w:t>
            </w:r>
          </w:p>
        </w:tc>
        <w:tc>
          <w:tcPr>
            <w:tcW w:w="1471" w:type="dxa"/>
            <w:shd w:val="clear" w:color="auto" w:fill="EDEDED"/>
          </w:tcPr>
          <w:p w14:paraId="2325A8C8" w14:textId="77777777" w:rsidR="003416EE" w:rsidRDefault="006041B4">
            <w:pPr>
              <w:keepNext/>
              <w:spacing w:before="60" w:after="60" w:line="240" w:lineRule="auto"/>
              <w:ind w:firstLine="0"/>
              <w:jc w:val="left"/>
            </w:pPr>
            <w:r>
              <w:rPr>
                <w:b/>
                <w:sz w:val="22"/>
              </w:rPr>
              <w:t xml:space="preserve">Ошибка относительного размаха, </w:t>
            </w:r>
            <w:proofErr w:type="spellStart"/>
            <w:r>
              <w:rPr>
                <w:b/>
                <w:sz w:val="22"/>
              </w:rPr>
              <w:t>п.п</w:t>
            </w:r>
            <w:proofErr w:type="spellEnd"/>
            <w:r>
              <w:rPr>
                <w:b/>
                <w:sz w:val="22"/>
              </w:rPr>
              <w:t>.</w:t>
            </w:r>
          </w:p>
        </w:tc>
        <w:tc>
          <w:tcPr>
            <w:tcW w:w="1624" w:type="dxa"/>
            <w:shd w:val="clear" w:color="auto" w:fill="EDEDED"/>
          </w:tcPr>
          <w:p w14:paraId="76C8D04D" w14:textId="77777777" w:rsidR="003416EE" w:rsidRDefault="006041B4">
            <w:pPr>
              <w:keepNext/>
              <w:spacing w:before="60" w:after="60" w:line="240" w:lineRule="auto"/>
              <w:ind w:firstLine="0"/>
              <w:jc w:val="left"/>
            </w:pPr>
            <w:r>
              <w:rPr>
                <w:b/>
                <w:sz w:val="22"/>
              </w:rPr>
              <w:t>Фаза максимума / минимума, % R–R</w:t>
            </w:r>
          </w:p>
        </w:tc>
      </w:tr>
      <w:tr w:rsidR="003416EE" w14:paraId="76ADC219" w14:textId="77777777">
        <w:trPr>
          <w:cantSplit/>
        </w:trPr>
        <w:tc>
          <w:tcPr>
            <w:tcW w:w="2136" w:type="dxa"/>
          </w:tcPr>
          <w:p w14:paraId="4D309C9C" w14:textId="77777777" w:rsidR="003416EE" w:rsidRDefault="006041B4">
            <w:pPr>
              <w:spacing w:before="60" w:after="60" w:line="240" w:lineRule="auto"/>
              <w:ind w:firstLine="0"/>
              <w:jc w:val="left"/>
            </w:pPr>
            <w:r>
              <w:rPr>
                <w:sz w:val="22"/>
              </w:rPr>
              <w:t>ЛЖ, КТ</w:t>
            </w:r>
          </w:p>
        </w:tc>
        <w:tc>
          <w:tcPr>
            <w:tcW w:w="1374" w:type="dxa"/>
          </w:tcPr>
          <w:p w14:paraId="5CF4DC3F" w14:textId="77777777" w:rsidR="003416EE" w:rsidRDefault="006041B4">
            <w:pPr>
              <w:spacing w:before="60" w:after="60" w:line="240" w:lineRule="auto"/>
              <w:ind w:firstLine="0"/>
              <w:jc w:val="left"/>
            </w:pPr>
            <w:r>
              <w:rPr>
                <w:sz w:val="22"/>
              </w:rPr>
              <w:t>62,004</w:t>
            </w:r>
          </w:p>
        </w:tc>
        <w:tc>
          <w:tcPr>
            <w:tcW w:w="1374" w:type="dxa"/>
          </w:tcPr>
          <w:p w14:paraId="38B232FB" w14:textId="77777777" w:rsidR="003416EE" w:rsidRDefault="006041B4">
            <w:pPr>
              <w:spacing w:before="60" w:after="60" w:line="240" w:lineRule="auto"/>
              <w:ind w:firstLine="0"/>
              <w:jc w:val="left"/>
            </w:pPr>
            <w:r>
              <w:rPr>
                <w:sz w:val="22"/>
              </w:rPr>
              <w:t>—</w:t>
            </w:r>
          </w:p>
        </w:tc>
        <w:tc>
          <w:tcPr>
            <w:tcW w:w="1374" w:type="dxa"/>
          </w:tcPr>
          <w:p w14:paraId="275A95B6" w14:textId="77777777" w:rsidR="003416EE" w:rsidRDefault="006041B4">
            <w:pPr>
              <w:spacing w:before="60" w:after="60" w:line="240" w:lineRule="auto"/>
              <w:ind w:firstLine="0"/>
              <w:jc w:val="left"/>
            </w:pPr>
            <w:r>
              <w:rPr>
                <w:sz w:val="22"/>
              </w:rPr>
              <w:t>40,861</w:t>
            </w:r>
          </w:p>
        </w:tc>
        <w:tc>
          <w:tcPr>
            <w:tcW w:w="1471" w:type="dxa"/>
          </w:tcPr>
          <w:p w14:paraId="592E2861" w14:textId="77777777" w:rsidR="003416EE" w:rsidRDefault="006041B4">
            <w:pPr>
              <w:spacing w:before="60" w:after="60" w:line="240" w:lineRule="auto"/>
              <w:ind w:firstLine="0"/>
              <w:jc w:val="left"/>
            </w:pPr>
            <w:r>
              <w:rPr>
                <w:sz w:val="22"/>
              </w:rPr>
              <w:t>—</w:t>
            </w:r>
          </w:p>
        </w:tc>
        <w:tc>
          <w:tcPr>
            <w:tcW w:w="1624" w:type="dxa"/>
          </w:tcPr>
          <w:p w14:paraId="5ACFF318" w14:textId="77777777" w:rsidR="003416EE" w:rsidRDefault="006041B4">
            <w:pPr>
              <w:spacing w:before="60" w:after="60" w:line="240" w:lineRule="auto"/>
              <w:ind w:firstLine="0"/>
              <w:jc w:val="left"/>
            </w:pPr>
            <w:r>
              <w:rPr>
                <w:sz w:val="22"/>
              </w:rPr>
              <w:t>92 / 43</w:t>
            </w:r>
          </w:p>
        </w:tc>
      </w:tr>
      <w:tr w:rsidR="003416EE" w14:paraId="4272B6C5" w14:textId="77777777">
        <w:trPr>
          <w:cantSplit/>
        </w:trPr>
        <w:tc>
          <w:tcPr>
            <w:tcW w:w="2136" w:type="dxa"/>
          </w:tcPr>
          <w:p w14:paraId="02FC25E2" w14:textId="77777777" w:rsidR="003416EE" w:rsidRDefault="006041B4">
            <w:pPr>
              <w:spacing w:before="60" w:after="60" w:line="240" w:lineRule="auto"/>
              <w:ind w:firstLine="0"/>
              <w:jc w:val="left"/>
            </w:pPr>
            <w:r>
              <w:rPr>
                <w:sz w:val="22"/>
              </w:rPr>
              <w:t xml:space="preserve">ЛЖ, подгонка по </w:t>
            </w:r>
            <m:oMath>
              <m:r>
                <w:rPr>
                  <w:rFonts w:ascii="Cambria Math" w:hAnsi="Cambria Math"/>
                  <w:sz w:val="22"/>
                </w:rPr>
                <m:t>z</m:t>
              </m:r>
            </m:oMath>
            <w:r>
              <w:rPr>
                <w:sz w:val="22"/>
              </w:rPr>
              <w:t xml:space="preserve"> и </w:t>
            </w:r>
            <m:oMath>
              <m:r>
                <w:rPr>
                  <w:rFonts w:ascii="Cambria Math" w:hAnsi="Cambria Math"/>
                  <w:sz w:val="22"/>
                </w:rPr>
                <m:t>d</m:t>
              </m:r>
            </m:oMath>
          </w:p>
        </w:tc>
        <w:tc>
          <w:tcPr>
            <w:tcW w:w="1374" w:type="dxa"/>
          </w:tcPr>
          <w:p w14:paraId="1E45F8B0" w14:textId="77777777" w:rsidR="003416EE" w:rsidRDefault="006041B4">
            <w:pPr>
              <w:spacing w:before="60" w:after="60" w:line="240" w:lineRule="auto"/>
              <w:ind w:firstLine="0"/>
              <w:jc w:val="left"/>
            </w:pPr>
            <w:r>
              <w:rPr>
                <w:sz w:val="22"/>
              </w:rPr>
              <w:t>58,833</w:t>
            </w:r>
          </w:p>
        </w:tc>
        <w:tc>
          <w:tcPr>
            <w:tcW w:w="1374" w:type="dxa"/>
          </w:tcPr>
          <w:p w14:paraId="7D624A82" w14:textId="77777777" w:rsidR="003416EE" w:rsidRDefault="006041B4">
            <w:pPr>
              <w:spacing w:before="60" w:after="60" w:line="240" w:lineRule="auto"/>
              <w:ind w:firstLine="0"/>
              <w:jc w:val="left"/>
            </w:pPr>
            <w:r>
              <w:rPr>
                <w:sz w:val="22"/>
              </w:rPr>
              <w:t>−3,171</w:t>
            </w:r>
          </w:p>
        </w:tc>
        <w:tc>
          <w:tcPr>
            <w:tcW w:w="1374" w:type="dxa"/>
          </w:tcPr>
          <w:p w14:paraId="3ED15483" w14:textId="77777777" w:rsidR="003416EE" w:rsidRDefault="006041B4">
            <w:pPr>
              <w:spacing w:before="60" w:after="60" w:line="240" w:lineRule="auto"/>
              <w:ind w:firstLine="0"/>
              <w:jc w:val="left"/>
            </w:pPr>
            <w:r>
              <w:rPr>
                <w:sz w:val="22"/>
              </w:rPr>
              <w:t>40,062</w:t>
            </w:r>
          </w:p>
        </w:tc>
        <w:tc>
          <w:tcPr>
            <w:tcW w:w="1471" w:type="dxa"/>
          </w:tcPr>
          <w:p w14:paraId="7FA40605" w14:textId="77777777" w:rsidR="003416EE" w:rsidRDefault="006041B4">
            <w:pPr>
              <w:spacing w:before="60" w:after="60" w:line="240" w:lineRule="auto"/>
              <w:ind w:firstLine="0"/>
              <w:jc w:val="left"/>
            </w:pPr>
            <w:r>
              <w:rPr>
                <w:sz w:val="22"/>
              </w:rPr>
              <w:t>−0,799</w:t>
            </w:r>
          </w:p>
        </w:tc>
        <w:tc>
          <w:tcPr>
            <w:tcW w:w="1624" w:type="dxa"/>
          </w:tcPr>
          <w:p w14:paraId="5287E540" w14:textId="77777777" w:rsidR="003416EE" w:rsidRDefault="006041B4">
            <w:pPr>
              <w:spacing w:before="60" w:after="60" w:line="240" w:lineRule="auto"/>
              <w:ind w:firstLine="0"/>
              <w:jc w:val="left"/>
            </w:pPr>
            <w:r>
              <w:rPr>
                <w:sz w:val="22"/>
              </w:rPr>
              <w:t>92 / 23</w:t>
            </w:r>
          </w:p>
        </w:tc>
      </w:tr>
      <w:tr w:rsidR="003416EE" w14:paraId="43096AF6" w14:textId="77777777">
        <w:trPr>
          <w:cantSplit/>
        </w:trPr>
        <w:tc>
          <w:tcPr>
            <w:tcW w:w="2136" w:type="dxa"/>
          </w:tcPr>
          <w:p w14:paraId="45DA7A55" w14:textId="77777777" w:rsidR="003416EE" w:rsidRDefault="006041B4">
            <w:pPr>
              <w:spacing w:before="60" w:after="60" w:line="240" w:lineRule="auto"/>
              <w:ind w:firstLine="0"/>
              <w:jc w:val="left"/>
            </w:pPr>
            <w:r>
              <w:rPr>
                <w:sz w:val="22"/>
              </w:rPr>
              <w:t xml:space="preserve">ЛЖ, отложенные блоки по </w:t>
            </w:r>
            <m:oMath>
              <m:r>
                <w:rPr>
                  <w:rFonts w:ascii="Cambria Math" w:hAnsi="Cambria Math"/>
                  <w:sz w:val="22"/>
                </w:rPr>
                <m:t>z</m:t>
              </m:r>
            </m:oMath>
            <w:r>
              <w:rPr>
                <w:sz w:val="22"/>
              </w:rPr>
              <w:t xml:space="preserve"> и </w:t>
            </w:r>
            <m:oMath>
              <m:r>
                <w:rPr>
                  <w:rFonts w:ascii="Cambria Math" w:hAnsi="Cambria Math"/>
                  <w:sz w:val="22"/>
                </w:rPr>
                <m:t>d</m:t>
              </m:r>
            </m:oMath>
          </w:p>
        </w:tc>
        <w:tc>
          <w:tcPr>
            <w:tcW w:w="1374" w:type="dxa"/>
          </w:tcPr>
          <w:p w14:paraId="6993F5C1" w14:textId="77777777" w:rsidR="003416EE" w:rsidRDefault="006041B4">
            <w:pPr>
              <w:spacing w:before="60" w:after="60" w:line="240" w:lineRule="auto"/>
              <w:ind w:firstLine="0"/>
              <w:jc w:val="left"/>
            </w:pPr>
            <w:r>
              <w:rPr>
                <w:sz w:val="22"/>
              </w:rPr>
              <w:t>62,172</w:t>
            </w:r>
          </w:p>
        </w:tc>
        <w:tc>
          <w:tcPr>
            <w:tcW w:w="1374" w:type="dxa"/>
          </w:tcPr>
          <w:p w14:paraId="6C47D603" w14:textId="77777777" w:rsidR="003416EE" w:rsidRDefault="006041B4">
            <w:pPr>
              <w:spacing w:before="60" w:after="60" w:line="240" w:lineRule="auto"/>
              <w:ind w:firstLine="0"/>
              <w:jc w:val="left"/>
            </w:pPr>
            <w:r>
              <w:rPr>
                <w:sz w:val="22"/>
              </w:rPr>
              <w:t>+0,168</w:t>
            </w:r>
          </w:p>
        </w:tc>
        <w:tc>
          <w:tcPr>
            <w:tcW w:w="1374" w:type="dxa"/>
          </w:tcPr>
          <w:p w14:paraId="1AEA1652" w14:textId="77777777" w:rsidR="003416EE" w:rsidRDefault="006041B4">
            <w:pPr>
              <w:spacing w:before="60" w:after="60" w:line="240" w:lineRule="auto"/>
              <w:ind w:firstLine="0"/>
              <w:jc w:val="left"/>
            </w:pPr>
            <w:r>
              <w:rPr>
                <w:sz w:val="22"/>
              </w:rPr>
              <w:t>46,358</w:t>
            </w:r>
          </w:p>
        </w:tc>
        <w:tc>
          <w:tcPr>
            <w:tcW w:w="1471" w:type="dxa"/>
          </w:tcPr>
          <w:p w14:paraId="21670A8D" w14:textId="77777777" w:rsidR="003416EE" w:rsidRDefault="006041B4">
            <w:pPr>
              <w:spacing w:before="60" w:after="60" w:line="240" w:lineRule="auto"/>
              <w:ind w:firstLine="0"/>
              <w:jc w:val="left"/>
            </w:pPr>
            <w:r>
              <w:rPr>
                <w:sz w:val="22"/>
              </w:rPr>
              <w:t>+5,497</w:t>
            </w:r>
          </w:p>
        </w:tc>
        <w:tc>
          <w:tcPr>
            <w:tcW w:w="1624" w:type="dxa"/>
          </w:tcPr>
          <w:p w14:paraId="090C96FF" w14:textId="77777777" w:rsidR="003416EE" w:rsidRDefault="006041B4">
            <w:pPr>
              <w:spacing w:before="60" w:after="60" w:line="240" w:lineRule="auto"/>
              <w:ind w:firstLine="0"/>
              <w:jc w:val="left"/>
            </w:pPr>
            <w:r>
              <w:rPr>
                <w:sz w:val="22"/>
              </w:rPr>
              <w:t>43 / 23</w:t>
            </w:r>
          </w:p>
        </w:tc>
      </w:tr>
      <w:tr w:rsidR="003416EE" w14:paraId="18AA55DE" w14:textId="77777777">
        <w:trPr>
          <w:cantSplit/>
        </w:trPr>
        <w:tc>
          <w:tcPr>
            <w:tcW w:w="2136" w:type="dxa"/>
          </w:tcPr>
          <w:p w14:paraId="5B592D4B" w14:textId="77777777" w:rsidR="003416EE" w:rsidRDefault="006041B4">
            <w:pPr>
              <w:spacing w:before="60" w:after="60" w:line="240" w:lineRule="auto"/>
              <w:ind w:firstLine="0"/>
              <w:jc w:val="left"/>
            </w:pPr>
            <w:r>
              <w:rPr>
                <w:sz w:val="22"/>
              </w:rPr>
              <w:t>ПЖ, КТ</w:t>
            </w:r>
          </w:p>
        </w:tc>
        <w:tc>
          <w:tcPr>
            <w:tcW w:w="1374" w:type="dxa"/>
          </w:tcPr>
          <w:p w14:paraId="072B6C7E" w14:textId="77777777" w:rsidR="003416EE" w:rsidRDefault="006041B4">
            <w:pPr>
              <w:spacing w:before="60" w:after="60" w:line="240" w:lineRule="auto"/>
              <w:ind w:firstLine="0"/>
              <w:jc w:val="left"/>
            </w:pPr>
            <w:r>
              <w:rPr>
                <w:sz w:val="22"/>
              </w:rPr>
              <w:t>107,091</w:t>
            </w:r>
          </w:p>
        </w:tc>
        <w:tc>
          <w:tcPr>
            <w:tcW w:w="1374" w:type="dxa"/>
          </w:tcPr>
          <w:p w14:paraId="27EDD3E0" w14:textId="77777777" w:rsidR="003416EE" w:rsidRDefault="006041B4">
            <w:pPr>
              <w:spacing w:before="60" w:after="60" w:line="240" w:lineRule="auto"/>
              <w:ind w:firstLine="0"/>
              <w:jc w:val="left"/>
            </w:pPr>
            <w:r>
              <w:rPr>
                <w:sz w:val="22"/>
              </w:rPr>
              <w:t>—</w:t>
            </w:r>
          </w:p>
        </w:tc>
        <w:tc>
          <w:tcPr>
            <w:tcW w:w="1374" w:type="dxa"/>
          </w:tcPr>
          <w:p w14:paraId="69E5F165" w14:textId="77777777" w:rsidR="003416EE" w:rsidRDefault="006041B4">
            <w:pPr>
              <w:spacing w:before="60" w:after="60" w:line="240" w:lineRule="auto"/>
              <w:ind w:firstLine="0"/>
              <w:jc w:val="left"/>
            </w:pPr>
            <w:r>
              <w:rPr>
                <w:sz w:val="22"/>
              </w:rPr>
              <w:t>45,911</w:t>
            </w:r>
          </w:p>
        </w:tc>
        <w:tc>
          <w:tcPr>
            <w:tcW w:w="1471" w:type="dxa"/>
          </w:tcPr>
          <w:p w14:paraId="356A924C" w14:textId="77777777" w:rsidR="003416EE" w:rsidRDefault="006041B4">
            <w:pPr>
              <w:spacing w:before="60" w:after="60" w:line="240" w:lineRule="auto"/>
              <w:ind w:firstLine="0"/>
              <w:jc w:val="left"/>
            </w:pPr>
            <w:r>
              <w:rPr>
                <w:sz w:val="22"/>
              </w:rPr>
              <w:t>—</w:t>
            </w:r>
          </w:p>
        </w:tc>
        <w:tc>
          <w:tcPr>
            <w:tcW w:w="1624" w:type="dxa"/>
          </w:tcPr>
          <w:p w14:paraId="547B48F2" w14:textId="77777777" w:rsidR="003416EE" w:rsidRDefault="006041B4">
            <w:pPr>
              <w:spacing w:before="60" w:after="60" w:line="240" w:lineRule="auto"/>
              <w:ind w:firstLine="0"/>
              <w:jc w:val="left"/>
            </w:pPr>
            <w:r>
              <w:rPr>
                <w:sz w:val="22"/>
              </w:rPr>
              <w:t>92 / 43</w:t>
            </w:r>
          </w:p>
        </w:tc>
      </w:tr>
      <w:tr w:rsidR="003416EE" w14:paraId="3F18AFB5" w14:textId="77777777">
        <w:trPr>
          <w:cantSplit/>
        </w:trPr>
        <w:tc>
          <w:tcPr>
            <w:tcW w:w="2136" w:type="dxa"/>
          </w:tcPr>
          <w:p w14:paraId="59ACD2FB" w14:textId="77777777" w:rsidR="003416EE" w:rsidRDefault="006041B4">
            <w:pPr>
              <w:spacing w:before="60" w:after="60" w:line="240" w:lineRule="auto"/>
              <w:ind w:firstLine="0"/>
              <w:jc w:val="left"/>
            </w:pPr>
            <w:r>
              <w:rPr>
                <w:sz w:val="22"/>
              </w:rPr>
              <w:lastRenderedPageBreak/>
              <w:t>ПЖ, отложенные блоки по индивидуальной фазе</w:t>
            </w:r>
          </w:p>
        </w:tc>
        <w:tc>
          <w:tcPr>
            <w:tcW w:w="1374" w:type="dxa"/>
          </w:tcPr>
          <w:p w14:paraId="5626BCE7" w14:textId="77777777" w:rsidR="003416EE" w:rsidRDefault="006041B4">
            <w:pPr>
              <w:spacing w:before="60" w:after="60" w:line="240" w:lineRule="auto"/>
              <w:ind w:firstLine="0"/>
              <w:jc w:val="left"/>
            </w:pPr>
            <w:r>
              <w:rPr>
                <w:sz w:val="22"/>
              </w:rPr>
              <w:t>121,054</w:t>
            </w:r>
          </w:p>
        </w:tc>
        <w:tc>
          <w:tcPr>
            <w:tcW w:w="1374" w:type="dxa"/>
          </w:tcPr>
          <w:p w14:paraId="2729BBF7" w14:textId="77777777" w:rsidR="003416EE" w:rsidRDefault="006041B4">
            <w:pPr>
              <w:spacing w:before="60" w:after="60" w:line="240" w:lineRule="auto"/>
              <w:ind w:firstLine="0"/>
              <w:jc w:val="left"/>
            </w:pPr>
            <w:r>
              <w:rPr>
                <w:sz w:val="22"/>
              </w:rPr>
              <w:t>+13,964</w:t>
            </w:r>
          </w:p>
        </w:tc>
        <w:tc>
          <w:tcPr>
            <w:tcW w:w="1374" w:type="dxa"/>
          </w:tcPr>
          <w:p w14:paraId="071CC89A" w14:textId="77777777" w:rsidR="003416EE" w:rsidRDefault="006041B4">
            <w:pPr>
              <w:spacing w:before="60" w:after="60" w:line="240" w:lineRule="auto"/>
              <w:ind w:firstLine="0"/>
              <w:jc w:val="left"/>
            </w:pPr>
            <w:r>
              <w:rPr>
                <w:sz w:val="22"/>
              </w:rPr>
              <w:t>45,920</w:t>
            </w:r>
          </w:p>
        </w:tc>
        <w:tc>
          <w:tcPr>
            <w:tcW w:w="1471" w:type="dxa"/>
          </w:tcPr>
          <w:p w14:paraId="76487590" w14:textId="77777777" w:rsidR="003416EE" w:rsidRDefault="006041B4">
            <w:pPr>
              <w:spacing w:before="60" w:after="60" w:line="240" w:lineRule="auto"/>
              <w:ind w:firstLine="0"/>
              <w:jc w:val="left"/>
            </w:pPr>
            <w:r>
              <w:rPr>
                <w:sz w:val="22"/>
              </w:rPr>
              <w:t>+0,009</w:t>
            </w:r>
          </w:p>
        </w:tc>
        <w:tc>
          <w:tcPr>
            <w:tcW w:w="1624" w:type="dxa"/>
          </w:tcPr>
          <w:p w14:paraId="54D3094D" w14:textId="77777777" w:rsidR="003416EE" w:rsidRDefault="006041B4">
            <w:pPr>
              <w:spacing w:before="60" w:after="60" w:line="240" w:lineRule="auto"/>
              <w:ind w:firstLine="0"/>
              <w:jc w:val="left"/>
            </w:pPr>
            <w:r>
              <w:rPr>
                <w:sz w:val="22"/>
              </w:rPr>
              <w:t>92 / 43</w:t>
            </w:r>
          </w:p>
        </w:tc>
      </w:tr>
    </w:tbl>
    <w:p w14:paraId="31197956" w14:textId="77777777" w:rsidR="003416EE" w:rsidRDefault="006041B4">
      <w:pPr>
        <w:pStyle w:val="af"/>
      </w:pPr>
      <w:r>
        <w:t xml:space="preserve">Окно </w:t>
      </w:r>
      <m:oMath>
        <m:r>
          <w:rPr>
            <w:rFonts w:ascii="Cambria Math" w:hAnsi="Cambria Math"/>
          </w:rPr>
          <m:t>W</m:t>
        </m:r>
      </m:oMath>
      <w:r>
        <w:t xml:space="preserve"> содержит девять доступных фаз первого интервала, включая известную опору. Блочная последовательность собрана из предсказаний четырёх разных калибровок и не является траекторией одной фиксированной формулы [95].</w:t>
      </w:r>
    </w:p>
    <w:p w14:paraId="3950B621" w14:textId="77777777" w:rsidR="003416EE" w:rsidRDefault="006041B4">
      <w:pPr>
        <w:pStyle w:val="af"/>
        <w:keepNext/>
        <w:ind w:firstLine="0"/>
        <w:jc w:val="center"/>
      </w:pPr>
      <w:r>
        <w:rPr>
          <w:noProof/>
        </w:rPr>
        <w:lastRenderedPageBreak/>
        <w:drawing>
          <wp:inline distT="0" distB="0" distL="0" distR="0" wp14:anchorId="727E2835" wp14:editId="6CD961B4">
            <wp:extent cx="5868000" cy="5868000"/>
            <wp:effectExtent l="0" t="0" r="0" b="0"/>
            <wp:docPr id="251" name="Picture" descr="Камерные объёмы Н: КТ и предсказания на отложенных фазах"/>
            <wp:cNvGraphicFramePr/>
            <a:graphic xmlns:a="http://schemas.openxmlformats.org/drawingml/2006/main">
              <a:graphicData uri="http://schemas.openxmlformats.org/drawingml/2006/picture">
                <pic:pic xmlns:pic="http://schemas.openxmlformats.org/drawingml/2006/picture">
                  <pic:nvPicPr>
                    <pic:cNvPr id="252" name="Picture" descr="figures/7d562bdb0da8.png"/>
                    <pic:cNvPicPr>
                      <a:picLocks noChangeAspect="1" noChangeArrowheads="1"/>
                    </pic:cNvPicPr>
                  </pic:nvPicPr>
                  <pic:blipFill>
                    <a:blip r:embed="rId55"/>
                    <a:stretch>
                      <a:fillRect/>
                    </a:stretch>
                  </pic:blipFill>
                  <pic:spPr bwMode="auto">
                    <a:xfrm>
                      <a:off x="0" y="0"/>
                      <a:ext cx="5868000" cy="5868000"/>
                    </a:xfrm>
                    <a:prstGeom prst="rect">
                      <a:avLst/>
                    </a:prstGeom>
                    <a:noFill/>
                    <a:ln w="9525">
                      <a:noFill/>
                      <a:headEnd/>
                      <a:tailEnd/>
                    </a:ln>
                  </pic:spPr>
                </pic:pic>
              </a:graphicData>
            </a:graphic>
          </wp:inline>
        </w:drawing>
      </w:r>
    </w:p>
    <w:p w14:paraId="6867DA51" w14:textId="77777777" w:rsidR="003416EE" w:rsidRDefault="006041B4">
      <w:pPr>
        <w:pStyle w:val="af5"/>
        <w:jc w:val="center"/>
      </w:pPr>
      <w:r>
        <w:t xml:space="preserve">Рисунок 10.1 — Камерные объёмы участника Н и контрпример правильного размаха при ошибочных экстремумах. Чёрная линия показывает объёмы КТ-масок, остальные — сохранённые предсказания по импедансу, индивидуальной фазовой формуле с КТ-калибровкой и импедансу с производной. Точка 14% — общая известная опора; восемь остальных точек получены при исключении четырёх пар фаз с временным зазором около 140 </w:t>
      </w:r>
      <w:proofErr w:type="spellStart"/>
      <w:r>
        <w:t>мс</w:t>
      </w:r>
      <w:proofErr w:type="spellEnd"/>
      <w:r>
        <w:t xml:space="preserve"> и сохранением опоры как исключения. Предсказания каждой формулы собраны из четырёх разных калибровок; отрезки соединяют точки для чтения и не задают траекторию одной фиксированной формулы. Окно 14–92% первого R–R неполное. Для ЛЖ фиолетовая последовательность имеет максимум на 43%, где КТ показывает минимум, а её минимум расположен на 23% вместо 43%. При этом ошибка размаха составляет лишь +0,168 мл. Шкалы объёма различаются между камерами; фазы общие [95].</w:t>
      </w:r>
    </w:p>
    <w:p w14:paraId="732F3675" w14:textId="77777777" w:rsidR="003416EE" w:rsidRDefault="006041B4">
      <w:pPr>
        <w:pStyle w:val="af"/>
      </w:pPr>
      <w:r>
        <w:t xml:space="preserve">Ошибка размаха ЛЖ +0,168 мл получена при предсказанном максимуме на 43%, где КТ показывает минимум. Даже описательная подгонка переносит минимум с 43 на 23%. Поэтому близость размахов не подтверждает правильности камерной динамики и не может быть объявлена </w:t>
      </w:r>
      <w:r>
        <w:lastRenderedPageBreak/>
        <w:t xml:space="preserve">точностью УО. У ПЖ ошибка относительного размаха +0,009 </w:t>
      </w:r>
      <w:proofErr w:type="spellStart"/>
      <w:r>
        <w:t>п.п</w:t>
      </w:r>
      <w:proofErr w:type="spellEnd"/>
      <w:r>
        <w:t>. сочетается с ошибкой самого размаха +13,964 мл: изменение числителя почти компенсируется изменением знаменателя. Проверка только отношения пропустила бы эту ошибку.</w:t>
      </w:r>
    </w:p>
    <w:p w14:paraId="754908F5" w14:textId="77777777" w:rsidR="003416EE" w:rsidRDefault="006041B4">
      <w:pPr>
        <w:pStyle w:val="af"/>
      </w:pPr>
      <w:r>
        <w:t xml:space="preserve">Повторяемость выхода и точность относительно референса также различаются. При фиксированных коэффициентах и последовательной подстановке 11 реальных электрических циклов диапазон ЛЖ по </w:t>
      </w:r>
      <m:oMath>
        <m:r>
          <w:rPr>
            <w:rFonts w:ascii="Cambria Math" w:hAnsi="Cambria Math"/>
          </w:rPr>
          <m:t>z</m:t>
        </m:r>
      </m:oMath>
      <w:r>
        <w:t xml:space="preserve"> и </w:t>
      </w:r>
      <m:oMath>
        <m:r>
          <w:rPr>
            <w:rFonts w:ascii="Cambria Math" w:hAnsi="Cambria Math"/>
          </w:rPr>
          <m:t>d</m:t>
        </m:r>
      </m:oMath>
      <w:r>
        <w:t xml:space="preserve"> меняется от 57,05 до 59,84 мл; выборочное стандартное отклонение — 0,96 мл. Относительный диапазон меняется от 34,66 до 45,21%, со стандартным отклонением 3,65 п.п. [95]. Небольшой разброс первой величины не устраняет ошибку временной формы. Синхронного КТ-референса для этих 11 электрических циклов нет; физиологическая вариабельность и измерительные помехи не разделены.</w:t>
      </w:r>
    </w:p>
    <w:p w14:paraId="0DE992EC" w14:textId="77777777" w:rsidR="003416EE" w:rsidRDefault="006041B4">
      <w:pPr>
        <w:pStyle w:val="af"/>
        <w:keepNext/>
      </w:pPr>
      <w:r>
        <w:t>Для будущей проверки с установленными конечными фазами ошибки функций определяются отдельно:</w:t>
      </w:r>
    </w:p>
    <w:p w14:paraId="54B61B36"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SV</m:t>
              </m:r>
            </m:sub>
          </m:sSub>
          <m:r>
            <m:rPr>
              <m:sty m:val="p"/>
            </m:rPr>
            <w:rPr>
              <w:rFonts w:ascii="Cambria Math" w:hAnsi="Cambria Math"/>
            </w:rPr>
            <m:t>=</m:t>
          </m:r>
          <m:acc>
            <m:accPr>
              <m:ctrlPr>
                <w:rPr>
                  <w:rFonts w:ascii="Cambria Math" w:hAnsi="Cambria Math"/>
                </w:rPr>
              </m:ctrlPr>
            </m:accPr>
            <m:e>
              <m:r>
                <w:rPr>
                  <w:rFonts w:ascii="Cambria Math" w:hAnsi="Cambria Math"/>
                </w:rPr>
                <m:t>SV</m:t>
              </m:r>
            </m:e>
          </m:acc>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EF</m:t>
              </m:r>
              <m:r>
                <m:rPr>
                  <m:sty m:val="p"/>
                </m:rPr>
                <w:rPr>
                  <w:rFonts w:ascii="Cambria Math" w:hAnsi="Cambria Math"/>
                </w:rPr>
                <m:t>,</m:t>
              </m:r>
              <m:r>
                <w:rPr>
                  <w:rFonts w:ascii="Cambria Math" w:hAnsi="Cambria Math"/>
                </w:rPr>
                <m:t>pp</m:t>
              </m:r>
            </m:sub>
          </m:sSub>
          <m:r>
            <m:rPr>
              <m:sty m:val="p"/>
            </m:rPr>
            <w:rPr>
              <w:rFonts w:ascii="Cambria Math" w:hAnsi="Cambria Math"/>
            </w:rPr>
            <m:t>=</m:t>
          </m:r>
          <m:r>
            <w:rPr>
              <w:rFonts w:ascii="Cambria Math" w:hAnsi="Cambria Math"/>
            </w:rPr>
            <m:t>100</m:t>
          </m:r>
          <m:r>
            <m:rPr>
              <m:sty m:val="p"/>
            </m:rPr>
            <w:rPr>
              <w:rFonts w:ascii="Cambria Math" w:hAnsi="Cambria Math"/>
            </w:rPr>
            <m:t>(</m:t>
          </m:r>
          <m:acc>
            <m:accPr>
              <m:ctrlPr>
                <w:rPr>
                  <w:rFonts w:ascii="Cambria Math" w:hAnsi="Cambria Math"/>
                </w:rPr>
              </m:ctrlPr>
            </m:accPr>
            <m:e>
              <m:r>
                <w:rPr>
                  <w:rFonts w:ascii="Cambria Math" w:hAnsi="Cambria Math"/>
                </w:rPr>
                <m:t>EF</m:t>
              </m:r>
            </m:e>
          </m:acc>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ref</m:t>
              </m:r>
            </m:sub>
          </m:sSub>
          <m:r>
            <m:rPr>
              <m:sty m:val="p"/>
            </m:rPr>
            <w:rPr>
              <w:rFonts w:ascii="Cambria Math" w:hAnsi="Cambria Math"/>
            </w:rPr>
            <m:t>).</m:t>
          </m:r>
          <m:r>
            <w:rPr>
              <w:rFonts w:ascii="Cambria Math" w:hAnsi="Cambria Math"/>
            </w:rPr>
            <m:t>  </m:t>
          </m:r>
          <m:r>
            <m:rPr>
              <m:nor/>
            </m:rPr>
            <m:t>(10.16)</m:t>
          </m:r>
        </m:oMath>
      </m:oMathPara>
    </w:p>
    <w:p w14:paraId="693EB849" w14:textId="77777777" w:rsidR="003416EE" w:rsidRPr="00674711" w:rsidRDefault="006041B4">
      <w:pPr>
        <w:pStyle w:val="FirstParagraph"/>
        <w:rPr>
          <w:lang w:val="ru-RU"/>
          <w:rPrChange w:id="4061" w:author="Nik K" w:date="2026-10-29T00:18:00Z">
            <w:rPr/>
          </w:rPrChange>
        </w:rPr>
      </w:pPr>
      <w:r w:rsidRPr="00674711">
        <w:rPr>
          <w:lang w:val="ru-RU"/>
          <w:rPrChange w:id="4062" w:author="Nik K" w:date="2026-10-29T00:18:00Z">
            <w:rPr/>
          </w:rPrChange>
        </w:rPr>
        <w:t xml:space="preserve">Первая ошибка выражена в мл, вторая — в процентных пунктах. Если доступны только показатели окна (10.5), в этих определениях используются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674711">
        <w:rPr>
          <w:lang w:val="ru-RU"/>
          <w:rPrChange w:id="4063" w:author="Nik K" w:date="2026-10-29T00:18:00Z">
            <w:rPr/>
          </w:rPrChange>
        </w:rPr>
        <w:t xml:space="preserve"> и </w:t>
      </w:r>
      <m:oMath>
        <m:sSub>
          <m:sSubPr>
            <m:ctrlPr>
              <w:rPr>
                <w:rFonts w:ascii="Cambria Math" w:hAnsi="Cambria Math"/>
              </w:rPr>
            </m:ctrlPr>
          </m:sSubPr>
          <m:e>
            <m:r>
              <w:rPr>
                <w:rFonts w:ascii="Cambria Math" w:hAnsi="Cambria Math"/>
              </w:rPr>
              <m:t>Q</m:t>
            </m:r>
          </m:e>
          <m:sub>
            <m:r>
              <w:rPr>
                <w:rFonts w:ascii="Cambria Math" w:hAnsi="Cambria Math"/>
              </w:rPr>
              <m:t>W</m:t>
            </m:r>
          </m:sub>
        </m:sSub>
      </m:oMath>
      <w:r w:rsidRPr="00674711">
        <w:rPr>
          <w:lang w:val="ru-RU"/>
          <w:rPrChange w:id="4064" w:author="Nik K" w:date="2026-10-29T00:18:00Z">
            <w:rPr/>
          </w:rPrChange>
        </w:rPr>
        <w:t xml:space="preserve"> с сохранением их назван</w:t>
      </w:r>
      <w:proofErr w:type="spellStart"/>
      <w:r w:rsidRPr="00674711">
        <w:rPr>
          <w:lang w:val="ru-RU"/>
          <w:rPrChange w:id="4065" w:author="Nik K" w:date="2026-10-29T00:18:00Z">
            <w:rPr/>
          </w:rPrChange>
        </w:rPr>
        <w:t>ий</w:t>
      </w:r>
      <w:proofErr w:type="spellEnd"/>
      <w:r w:rsidRPr="00674711">
        <w:rPr>
          <w:lang w:val="ru-RU"/>
          <w:rPrChange w:id="4066" w:author="Nik K" w:date="2026-10-29T00:18:00Z">
            <w:rPr/>
          </w:rPrChange>
        </w:rPr>
        <w:t xml:space="preserve">. Величина относительной ошибки, например </w:t>
      </w:r>
      <m:oMath>
        <m:r>
          <w:rPr>
            <w:rFonts w:ascii="Cambria Math" w:hAnsi="Cambria Math"/>
            <w:lang w:val="ru-RU"/>
            <w:rPrChange w:id="4067" w:author="Nik K" w:date="2026-10-29T00:18:00Z">
              <w:rPr>
                <w:rFonts w:ascii="Cambria Math" w:hAnsi="Cambria Math"/>
              </w:rPr>
            </w:rPrChange>
          </w:rPr>
          <m:t>100</m:t>
        </m:r>
        <m:r>
          <m:rPr>
            <m:sty m:val="p"/>
          </m:rPr>
          <w:rPr>
            <w:rFonts w:ascii="Cambria Math" w:hAnsi="Cambria Math"/>
            <w:lang w:val="ru-RU"/>
            <w:rPrChange w:id="4068" w:author="Nik K" w:date="2026-10-29T00:18:00Z">
              <w:rPr>
                <w:rFonts w:ascii="Cambria Math" w:hAnsi="Cambria Math"/>
              </w:rPr>
            </w:rPrChange>
          </w:rPr>
          <m:t>(</m:t>
        </m:r>
        <m:acc>
          <m:accPr>
            <m:ctrlPr>
              <w:rPr>
                <w:rFonts w:ascii="Cambria Math" w:hAnsi="Cambria Math"/>
              </w:rPr>
            </m:ctrlPr>
          </m:accPr>
          <m:e>
            <m:r>
              <w:rPr>
                <w:rFonts w:ascii="Cambria Math" w:hAnsi="Cambria Math"/>
              </w:rPr>
              <m:t>SV</m:t>
            </m:r>
          </m:e>
        </m:acc>
        <m:r>
          <m:rPr>
            <m:sty m:val="p"/>
          </m:rPr>
          <w:rPr>
            <w:rFonts w:ascii="Cambria Math" w:hAnsi="Cambria Math"/>
            <w:lang w:val="ru-RU"/>
            <w:rPrChange w:id="4069" w:author="Nik K" w:date="2026-10-29T00:18:00Z">
              <w:rPr>
                <w:rFonts w:ascii="Cambria Math" w:hAnsi="Cambria Math"/>
              </w:rPr>
            </w:rPrChange>
          </w:rPr>
          <m:t>-</m:t>
        </m:r>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ref</m:t>
            </m:r>
          </m:sub>
        </m:sSub>
        <m:r>
          <m:rPr>
            <m:sty m:val="p"/>
          </m:rPr>
          <w:rPr>
            <w:rFonts w:ascii="Cambria Math" w:hAnsi="Cambria Math"/>
            <w:lang w:val="ru-RU"/>
            <w:rPrChange w:id="4070" w:author="Nik K" w:date="2026-10-29T00:18:00Z">
              <w:rPr>
                <w:rFonts w:ascii="Cambria Math" w:hAnsi="Cambria Math"/>
              </w:rPr>
            </w:rPrChange>
          </w:rPr>
          <m:t>)/</m:t>
        </m:r>
        <m:r>
          <w:rPr>
            <w:rFonts w:ascii="Cambria Math" w:hAnsi="Cambria Math"/>
          </w:rPr>
          <m:t>S</m:t>
        </m:r>
        <m:sSub>
          <m:sSubPr>
            <m:ctrlPr>
              <w:rPr>
                <w:rFonts w:ascii="Cambria Math" w:hAnsi="Cambria Math"/>
              </w:rPr>
            </m:ctrlPr>
          </m:sSubPr>
          <m:e>
            <m:r>
              <w:rPr>
                <w:rFonts w:ascii="Cambria Math" w:hAnsi="Cambria Math"/>
              </w:rPr>
              <m:t>V</m:t>
            </m:r>
          </m:e>
          <m:sub>
            <m:r>
              <w:rPr>
                <w:rFonts w:ascii="Cambria Math" w:hAnsi="Cambria Math"/>
              </w:rPr>
              <m:t>ref</m:t>
            </m:r>
          </m:sub>
        </m:sSub>
      </m:oMath>
      <w:r w:rsidRPr="00674711">
        <w:rPr>
          <w:lang w:val="ru-RU"/>
          <w:rPrChange w:id="4071" w:author="Nik K" w:date="2026-10-29T00:18:00Z">
            <w:rPr/>
          </w:rPrChange>
        </w:rPr>
        <w:t>, имеет другой смысл и не подменяет ошибку ФВ в процентных пунктах.</w:t>
      </w:r>
    </w:p>
    <w:p w14:paraId="2630C846" w14:textId="77777777" w:rsidR="003416EE" w:rsidRDefault="006041B4">
      <w:pPr>
        <w:pStyle w:val="21"/>
      </w:pPr>
      <w:bookmarkStart w:id="4072" w:name="_Toc244123140"/>
      <w:bookmarkStart w:id="4073" w:name="X0671b5e19768638aa170ece05c8d7fbf1191a30"/>
      <w:bookmarkEnd w:id="4058"/>
      <w:r>
        <w:t>10.7 Распространение ошибок с учётом общей КТ-опоры и ковариации</w:t>
      </w:r>
      <w:bookmarkEnd w:id="4072"/>
    </w:p>
    <w:p w14:paraId="387FF3A8" w14:textId="77777777" w:rsidR="003416EE" w:rsidRPr="00674711" w:rsidRDefault="006041B4">
      <w:pPr>
        <w:pStyle w:val="FirstParagraph"/>
        <w:rPr>
          <w:lang w:val="ru-RU"/>
          <w:rPrChange w:id="4074" w:author="Nik K" w:date="2026-10-29T00:18:00Z">
            <w:rPr/>
          </w:rPrChange>
        </w:rPr>
      </w:pPr>
      <w:r w:rsidRPr="00674711">
        <w:rPr>
          <w:lang w:val="ru-RU"/>
          <w:rPrChange w:id="4075" w:author="Nik K" w:date="2026-10-29T00:18:00Z">
            <w:rPr/>
          </w:rPrChange>
        </w:rPr>
        <w:t xml:space="preserve">Погрешность функции зависит от совместной ошибки конечных объёмов. Пусть </w:t>
      </w:r>
      <m:oMath>
        <m:r>
          <w:rPr>
            <w:rFonts w:ascii="Cambria Math" w:hAnsi="Cambria Math"/>
          </w:rPr>
          <m:t>D</m:t>
        </m:r>
        <m:r>
          <m:rPr>
            <m:sty m:val="p"/>
          </m:rPr>
          <w:rPr>
            <w:rFonts w:ascii="Cambria Math" w:hAnsi="Cambria Math"/>
            <w:lang w:val="ru-RU"/>
            <w:rPrChange w:id="4076" w:author="Nik K" w:date="2026-10-29T00:18:00Z">
              <w:rPr>
                <w:rFonts w:ascii="Cambria Math" w:hAnsi="Cambria Math"/>
              </w:rPr>
            </w:rPrChange>
          </w:rPr>
          <m:t>=</m:t>
        </m:r>
        <m:r>
          <w:rPr>
            <w:rFonts w:ascii="Cambria Math" w:hAnsi="Cambria Math"/>
          </w:rPr>
          <m:t>EDV</m:t>
        </m:r>
      </m:oMath>
      <w:r w:rsidRPr="00674711">
        <w:rPr>
          <w:lang w:val="ru-RU"/>
          <w:rPrChange w:id="4077" w:author="Nik K" w:date="2026-10-29T00:18:00Z">
            <w:rPr/>
          </w:rPrChange>
        </w:rPr>
        <w:t xml:space="preserve">, </w:t>
      </w:r>
      <m:oMath>
        <m:r>
          <w:rPr>
            <w:rFonts w:ascii="Cambria Math" w:hAnsi="Cambria Math"/>
          </w:rPr>
          <m:t>S</m:t>
        </m:r>
        <m:r>
          <m:rPr>
            <m:sty m:val="p"/>
          </m:rPr>
          <w:rPr>
            <w:rFonts w:ascii="Cambria Math" w:hAnsi="Cambria Math"/>
            <w:lang w:val="ru-RU"/>
            <w:rPrChange w:id="4078" w:author="Nik K" w:date="2026-10-29T00:18:00Z">
              <w:rPr>
                <w:rFonts w:ascii="Cambria Math" w:hAnsi="Cambria Math"/>
              </w:rPr>
            </w:rPrChange>
          </w:rPr>
          <m:t>=</m:t>
        </m:r>
        <m:r>
          <w:rPr>
            <w:rFonts w:ascii="Cambria Math" w:hAnsi="Cambria Math"/>
          </w:rPr>
          <m:t>ESV</m:t>
        </m:r>
      </m:oMath>
      <w:r w:rsidRPr="00674711">
        <w:rPr>
          <w:lang w:val="ru-RU"/>
          <w:rPrChange w:id="4079" w:author="Nik K" w:date="2026-10-29T00:18:00Z">
            <w:rPr/>
          </w:rPrChange>
        </w:rPr>
        <w:t xml:space="preserve">, </w:t>
      </w:r>
      <m:oMath>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lang w:val="ru-RU"/>
            <w:rPrChange w:id="4080" w:author="Nik K" w:date="2026-10-29T00:18:00Z">
              <w:rPr>
                <w:rFonts w:ascii="Cambria Math" w:hAnsi="Cambria Math"/>
              </w:rPr>
            </w:rPrChange>
          </w:rPr>
          <m:t>=</m:t>
        </m:r>
        <m:acc>
          <m:accPr>
            <m:ctrlPr>
              <w:rPr>
                <w:rFonts w:ascii="Cambria Math" w:hAnsi="Cambria Math"/>
              </w:rPr>
            </m:ctrlPr>
          </m:accPr>
          <m:e>
            <m:r>
              <w:rPr>
                <w:rFonts w:ascii="Cambria Math" w:hAnsi="Cambria Math"/>
              </w:rPr>
              <m:t>D</m:t>
            </m:r>
          </m:e>
        </m:acc>
        <m:r>
          <m:rPr>
            <m:sty m:val="p"/>
          </m:rPr>
          <w:rPr>
            <w:rFonts w:ascii="Cambria Math" w:hAnsi="Cambria Math"/>
            <w:lang w:val="ru-RU"/>
            <w:rPrChange w:id="4081" w:author="Nik K" w:date="2026-10-29T00:18:00Z">
              <w:rPr>
                <w:rFonts w:ascii="Cambria Math" w:hAnsi="Cambria Math"/>
              </w:rPr>
            </w:rPrChange>
          </w:rPr>
          <m:t>-</m:t>
        </m:r>
        <m:r>
          <w:rPr>
            <w:rFonts w:ascii="Cambria Math" w:hAnsi="Cambria Math"/>
          </w:rPr>
          <m:t>D</m:t>
        </m:r>
      </m:oMath>
      <w:r w:rsidRPr="00674711">
        <w:rPr>
          <w:lang w:val="ru-RU"/>
          <w:rPrChange w:id="4082" w:author="Nik K" w:date="2026-10-29T00:18:00Z">
            <w:rPr/>
          </w:rPrChange>
        </w:rPr>
        <w:t xml:space="preserve">, </w:t>
      </w:r>
      <m:oMath>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lang w:val="ru-RU"/>
            <w:rPrChange w:id="4083" w:author="Nik K" w:date="2026-10-29T00:18:00Z">
              <w:rPr>
                <w:rFonts w:ascii="Cambria Math" w:hAnsi="Cambria Math"/>
              </w:rPr>
            </w:rPrChange>
          </w:rPr>
          <m:t>=</m:t>
        </m:r>
        <m:acc>
          <m:accPr>
            <m:ctrlPr>
              <w:rPr>
                <w:rFonts w:ascii="Cambria Math" w:hAnsi="Cambria Math"/>
              </w:rPr>
            </m:ctrlPr>
          </m:accPr>
          <m:e>
            <m:r>
              <w:rPr>
                <w:rFonts w:ascii="Cambria Math" w:hAnsi="Cambria Math"/>
              </w:rPr>
              <m:t>S</m:t>
            </m:r>
          </m:e>
        </m:acc>
        <m:r>
          <m:rPr>
            <m:sty m:val="p"/>
          </m:rPr>
          <w:rPr>
            <w:rFonts w:ascii="Cambria Math" w:hAnsi="Cambria Math"/>
            <w:lang w:val="ru-RU"/>
            <w:rPrChange w:id="4084" w:author="Nik K" w:date="2026-10-29T00:18:00Z">
              <w:rPr>
                <w:rFonts w:ascii="Cambria Math" w:hAnsi="Cambria Math"/>
              </w:rPr>
            </w:rPrChange>
          </w:rPr>
          <m:t>-</m:t>
        </m:r>
        <m:r>
          <w:rPr>
            <w:rFonts w:ascii="Cambria Math" w:hAnsi="Cambria Math"/>
          </w:rPr>
          <m:t>S</m:t>
        </m:r>
      </m:oMath>
      <w:r w:rsidRPr="00674711">
        <w:rPr>
          <w:lang w:val="ru-RU"/>
          <w:rPrChange w:id="4085" w:author="Nik K" w:date="2026-10-29T00:18:00Z">
            <w:rPr/>
          </w:rPrChange>
        </w:rPr>
        <w:t>. Эти ошибки содержат погрешности анатомической опоры, восстановленной геометрии, камерного закона и выбора фаз. Из (10.3) точно следует</w:t>
      </w:r>
    </w:p>
    <w:p w14:paraId="1FB33FC9"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Var(</m:t>
          </m:r>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r>
            <w:rPr>
              <w:rFonts w:ascii="Cambria Math" w:hAnsi="Cambria Math"/>
            </w:rPr>
            <m:t>  </m:t>
          </m:r>
          <m:r>
            <m:rPr>
              <m:nor/>
            </m:rPr>
            <m:t>(10.17)</m:t>
          </m:r>
        </m:oMath>
      </m:oMathPara>
    </w:p>
    <w:p w14:paraId="3AA2CDFF" w14:textId="77777777" w:rsidR="003416EE" w:rsidRPr="00674711" w:rsidRDefault="006041B4">
      <w:pPr>
        <w:pStyle w:val="FirstParagraph"/>
        <w:rPr>
          <w:lang w:val="ru-RU"/>
          <w:rPrChange w:id="4086" w:author="Nik K" w:date="2026-10-29T00:18:00Z">
            <w:rPr/>
          </w:rPrChange>
        </w:rPr>
      </w:pPr>
      <w:r w:rsidRPr="00674711">
        <w:rPr>
          <w:lang w:val="ru-RU"/>
          <w:rPrChange w:id="4087" w:author="Nik K" w:date="2026-10-29T00:18:00Z">
            <w:rPr/>
          </w:rPrChange>
        </w:rPr>
        <w:lastRenderedPageBreak/>
        <w:t xml:space="preserve">где </w:t>
      </w:r>
      <m:oMath>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lang w:val="ru-RU"/>
                <w:rPrChange w:id="4088" w:author="Nik K" w:date="2026-10-29T00:18:00Z">
                  <w:rPr>
                    <w:rFonts w:ascii="Cambria Math" w:hAnsi="Cambria Math"/>
                  </w:rPr>
                </w:rPrChange>
              </w:rPr>
              <m:t>2</m:t>
            </m:r>
          </m:sup>
        </m:sSubSup>
        <m:r>
          <m:rPr>
            <m:sty m:val="p"/>
          </m:rPr>
          <w:rPr>
            <w:rFonts w:ascii="Cambria Math" w:hAnsi="Cambria Math"/>
            <w:lang w:val="ru-RU"/>
            <w:rPrChange w:id="4089" w:author="Nik K" w:date="2026-10-29T00:18:00Z">
              <w:rPr>
                <w:rFonts w:ascii="Cambria Math" w:hAnsi="Cambria Math"/>
              </w:rPr>
            </w:rPrChange>
          </w:rPr>
          <m:t>=</m:t>
        </m:r>
        <m:r>
          <m:rPr>
            <m:sty m:val="p"/>
          </m:rPr>
          <w:rPr>
            <w:rFonts w:ascii="Cambria Math" w:hAnsi="Cambria Math"/>
          </w:rPr>
          <m:t>Var</m:t>
        </m:r>
        <m:r>
          <m:rPr>
            <m:sty m:val="p"/>
          </m:rPr>
          <w:rPr>
            <w:rFonts w:ascii="Cambria Math" w:hAnsi="Cambria Math"/>
            <w:lang w:val="ru-RU"/>
            <w:rPrChange w:id="4090" w:author="Nik K" w:date="2026-10-29T00:18:00Z">
              <w:rPr>
                <w:rFonts w:ascii="Cambria Math" w:hAnsi="Cambria Math"/>
              </w:rPr>
            </w:rPrChange>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lang w:val="ru-RU"/>
            <w:rPrChange w:id="4091" w:author="Nik K" w:date="2026-10-29T00:18:00Z">
              <w:rPr>
                <w:rFonts w:ascii="Cambria Math" w:hAnsi="Cambria Math"/>
              </w:rPr>
            </w:rPrChange>
          </w:rPr>
          <m:t>)</m:t>
        </m:r>
      </m:oMath>
      <w:r w:rsidRPr="00674711">
        <w:rPr>
          <w:lang w:val="ru-RU"/>
          <w:rPrChange w:id="4092" w:author="Nik K" w:date="2026-10-29T00:18:00Z">
            <w:rPr/>
          </w:rPrChange>
        </w:rPr>
        <w:t xml:space="preserve"> и </w:t>
      </w:r>
      <m:oMath>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lang w:val="ru-RU"/>
                <w:rPrChange w:id="4093" w:author="Nik K" w:date="2026-10-29T00:18:00Z">
                  <w:rPr>
                    <w:rFonts w:ascii="Cambria Math" w:hAnsi="Cambria Math"/>
                  </w:rPr>
                </w:rPrChange>
              </w:rPr>
              <m:t>2</m:t>
            </m:r>
          </m:sup>
        </m:sSubSup>
        <m:r>
          <m:rPr>
            <m:sty m:val="p"/>
          </m:rPr>
          <w:rPr>
            <w:rFonts w:ascii="Cambria Math" w:hAnsi="Cambria Math"/>
            <w:lang w:val="ru-RU"/>
            <w:rPrChange w:id="4094" w:author="Nik K" w:date="2026-10-29T00:18:00Z">
              <w:rPr>
                <w:rFonts w:ascii="Cambria Math" w:hAnsi="Cambria Math"/>
              </w:rPr>
            </w:rPrChange>
          </w:rPr>
          <m:t>=</m:t>
        </m:r>
        <m:r>
          <m:rPr>
            <m:sty m:val="p"/>
          </m:rPr>
          <w:rPr>
            <w:rFonts w:ascii="Cambria Math" w:hAnsi="Cambria Math"/>
          </w:rPr>
          <m:t>Var</m:t>
        </m:r>
        <m:r>
          <m:rPr>
            <m:sty m:val="p"/>
          </m:rPr>
          <w:rPr>
            <w:rFonts w:ascii="Cambria Math" w:hAnsi="Cambria Math"/>
            <w:lang w:val="ru-RU"/>
            <w:rPrChange w:id="4095" w:author="Nik K" w:date="2026-10-29T00:18:00Z">
              <w:rPr>
                <w:rFonts w:ascii="Cambria Math" w:hAnsi="Cambria Math"/>
              </w:rPr>
            </w:rPrChange>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lang w:val="ru-RU"/>
            <w:rPrChange w:id="4096" w:author="Nik K" w:date="2026-10-29T00:18:00Z">
              <w:rPr>
                <w:rFonts w:ascii="Cambria Math" w:hAnsi="Cambria Math"/>
              </w:rPr>
            </w:rPrChange>
          </w:rPr>
          <m:t>)</m:t>
        </m:r>
      </m:oMath>
      <w:r w:rsidRPr="00674711">
        <w:rPr>
          <w:lang w:val="ru-RU"/>
          <w:rPrChange w:id="4097" w:author="Nik K" w:date="2026-10-29T00:18:00Z">
            <w:rPr/>
          </w:rPrChange>
        </w:rPr>
        <w:t xml:space="preserve"> выражены в мл², </w:t>
      </w:r>
      <m:oMath>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lang w:val="ru-RU"/>
            <w:rPrChange w:id="4098" w:author="Nik K" w:date="2026-10-29T00:18:00Z">
              <w:rPr>
                <w:rFonts w:ascii="Cambria Math" w:hAnsi="Cambria Math"/>
              </w:rPr>
            </w:rPrChange>
          </w:rPr>
          <m:t>=</m:t>
        </m:r>
        <m:r>
          <m:rPr>
            <m:sty m:val="p"/>
          </m:rPr>
          <w:rPr>
            <w:rFonts w:ascii="Cambria Math" w:hAnsi="Cambria Math"/>
          </w:rPr>
          <m:t>Cov</m:t>
        </m:r>
        <m:r>
          <m:rPr>
            <m:sty m:val="p"/>
          </m:rPr>
          <w:rPr>
            <w:rFonts w:ascii="Cambria Math" w:hAnsi="Cambria Math"/>
            <w:lang w:val="ru-RU"/>
            <w:rPrChange w:id="4099" w:author="Nik K" w:date="2026-10-29T00:18:00Z">
              <w:rPr>
                <w:rFonts w:ascii="Cambria Math" w:hAnsi="Cambria Math"/>
              </w:rPr>
            </w:rPrChange>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lang w:val="ru-RU"/>
            <w:rPrChange w:id="4100" w:author="Nik K" w:date="2026-10-29T00:18:00Z">
              <w:rPr>
                <w:rFonts w:ascii="Cambria Math" w:hAnsi="Cambria Math"/>
              </w:rPr>
            </w:rPrChange>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lang w:val="ru-RU"/>
            <w:rPrChange w:id="4101" w:author="Nik K" w:date="2026-10-29T00:18:00Z">
              <w:rPr>
                <w:rFonts w:ascii="Cambria Math" w:hAnsi="Cambria Math"/>
              </w:rPr>
            </w:rPrChange>
          </w:rPr>
          <m:t>)</m:t>
        </m:r>
      </m:oMath>
      <w:r w:rsidRPr="00674711">
        <w:rPr>
          <w:lang w:val="ru-RU"/>
          <w:rPrChange w:id="4102" w:author="Nik K" w:date="2026-10-29T00:18:00Z">
            <w:rPr/>
          </w:rPrChange>
        </w:rPr>
        <w:t xml:space="preserve"> — их ковариация, также в мл². Положительная общая ошибка может частично сократиться в разности. Считать </w:t>
      </w:r>
      <m:oMath>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lang w:val="ru-RU"/>
            <w:rPrChange w:id="4103" w:author="Nik K" w:date="2026-10-29T00:18:00Z">
              <w:rPr>
                <w:rFonts w:ascii="Cambria Math" w:hAnsi="Cambria Math"/>
              </w:rPr>
            </w:rPrChange>
          </w:rPr>
          <m:t>=</m:t>
        </m:r>
        <m:r>
          <w:rPr>
            <w:rFonts w:ascii="Cambria Math" w:hAnsi="Cambria Math"/>
            <w:lang w:val="ru-RU"/>
            <w:rPrChange w:id="4104" w:author="Nik K" w:date="2026-10-29T00:18:00Z">
              <w:rPr>
                <w:rFonts w:ascii="Cambria Math" w:hAnsi="Cambria Math"/>
              </w:rPr>
            </w:rPrChange>
          </w:rPr>
          <m:t>0</m:t>
        </m:r>
      </m:oMath>
      <w:r w:rsidRPr="00674711">
        <w:rPr>
          <w:lang w:val="ru-RU"/>
          <w:rPrChange w:id="4105" w:author="Nik K" w:date="2026-10-29T00:18:00Z">
            <w:rPr/>
          </w:rPrChange>
        </w:rPr>
        <w:t xml:space="preserve"> без осно</w:t>
      </w:r>
      <w:proofErr w:type="spellStart"/>
      <w:r w:rsidRPr="00674711">
        <w:rPr>
          <w:lang w:val="ru-RU"/>
          <w:rPrChange w:id="4106" w:author="Nik K" w:date="2026-10-29T00:18:00Z">
            <w:rPr/>
          </w:rPrChange>
        </w:rPr>
        <w:t>вания</w:t>
      </w:r>
      <w:proofErr w:type="spellEnd"/>
      <w:r w:rsidRPr="00674711">
        <w:rPr>
          <w:lang w:val="ru-RU"/>
          <w:rPrChange w:id="4107" w:author="Nik K" w:date="2026-10-29T00:18:00Z">
            <w:rPr/>
          </w:rPrChange>
        </w:rPr>
        <w:t xml:space="preserve"> нельзя: конечные объёмы используют одну сегментацию опоры, общие коэффициенты и один электрический тракт.</w:t>
      </w:r>
    </w:p>
    <w:p w14:paraId="12C59086" w14:textId="77777777" w:rsidR="003416EE" w:rsidRDefault="006041B4">
      <w:pPr>
        <w:pStyle w:val="af"/>
      </w:pPr>
      <w:r>
        <w:t xml:space="preserve">Для ФВ </w:t>
      </w:r>
      <m:oMath>
        <m:r>
          <w:rPr>
            <w:rFonts w:ascii="Cambria Math" w:hAnsi="Cambria Math"/>
          </w:rPr>
          <m:t>EF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oMath>
      <w:r>
        <w:t xml:space="preserve"> при </w:t>
      </w:r>
      <m:oMath>
        <m:r>
          <w:rPr>
            <w:rFonts w:ascii="Cambria Math" w:hAnsi="Cambria Math"/>
          </w:rPr>
          <m:t>D</m:t>
        </m:r>
        <m:r>
          <m:rPr>
            <m:sty m:val="p"/>
          </m:rPr>
          <w:rPr>
            <w:rFonts w:ascii="Cambria Math" w:hAnsi="Cambria Math"/>
          </w:rPr>
          <m:t>&gt;</m:t>
        </m:r>
        <m:r>
          <w:rPr>
            <w:rFonts w:ascii="Cambria Math" w:hAnsi="Cambria Math"/>
          </w:rPr>
          <m:t>0</m:t>
        </m:r>
      </m:oMath>
      <w:r>
        <w:t xml:space="preserve"> локальная линеаризация даёт</w:t>
      </w:r>
    </w:p>
    <w:p w14:paraId="404612D6"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EF</m:t>
              </m:r>
            </m:sub>
          </m:sSub>
          <m:r>
            <m:rPr>
              <m:sty m:val="p"/>
            </m:rPr>
            <w:rPr>
              <w:rFonts w:ascii="Cambria Math" w:hAnsi="Cambria Math"/>
            </w:rPr>
            <m:t>≈</m:t>
          </m:r>
          <m:f>
            <m:fPr>
              <m:ctrlPr>
                <w:rPr>
                  <w:rFonts w:ascii="Cambria Math" w:hAnsi="Cambria Math"/>
                </w:rPr>
              </m:ctrlPr>
            </m:fPr>
            <m:num>
              <m:r>
                <w:rPr>
                  <w:rFonts w:ascii="Cambria Math" w:hAnsi="Cambria Math"/>
                </w:rPr>
                <m:t>S</m:t>
              </m:r>
            </m:num>
            <m:den>
              <m:sSup>
                <m:sSupPr>
                  <m:ctrlPr>
                    <w:rPr>
                      <w:rFonts w:ascii="Cambria Math" w:hAnsi="Cambria Math"/>
                    </w:rPr>
                  </m:ctrlPr>
                </m:sSupPr>
                <m:e>
                  <m:r>
                    <w:rPr>
                      <w:rFonts w:ascii="Cambria Math" w:hAnsi="Cambria Math"/>
                    </w:rPr>
                    <m:t>D</m:t>
                  </m:r>
                </m:e>
                <m:sup>
                  <m:r>
                    <w:rPr>
                      <w:rFonts w:ascii="Cambria Math" w:hAnsi="Cambria Math"/>
                    </w:rPr>
                    <m:t>2</m:t>
                  </m:r>
                </m:sup>
              </m:sSup>
            </m:den>
          </m:f>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EF</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sSup>
                <m:sSupPr>
                  <m:ctrlPr>
                    <w:rPr>
                      <w:rFonts w:ascii="Cambria Math" w:hAnsi="Cambria Math"/>
                    </w:rPr>
                  </m:ctrlPr>
                </m:sSupPr>
                <m:e>
                  <m:r>
                    <w:rPr>
                      <w:rFonts w:ascii="Cambria Math" w:hAnsi="Cambria Math"/>
                    </w:rPr>
                    <m:t>D</m:t>
                  </m:r>
                </m:e>
                <m:sup>
                  <m:r>
                    <w:rPr>
                      <w:rFonts w:ascii="Cambria Math" w:hAnsi="Cambria Math"/>
                    </w:rPr>
                    <m:t>4</m:t>
                  </m:r>
                </m:sup>
              </m:sSup>
            </m:den>
          </m:f>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2S</m:t>
              </m:r>
            </m:num>
            <m:den>
              <m:sSup>
                <m:sSupPr>
                  <m:ctrlPr>
                    <w:rPr>
                      <w:rFonts w:ascii="Cambria Math" w:hAnsi="Cambria Math"/>
                    </w:rPr>
                  </m:ctrlPr>
                </m:sSupPr>
                <m:e>
                  <m:r>
                    <w:rPr>
                      <w:rFonts w:ascii="Cambria Math" w:hAnsi="Cambria Math"/>
                    </w:rPr>
                    <m:t>D</m:t>
                  </m:r>
                </m:e>
                <m:sup>
                  <m:r>
                    <w:rPr>
                      <w:rFonts w:ascii="Cambria Math" w:hAnsi="Cambria Math"/>
                    </w:rPr>
                    <m:t>3</m:t>
                  </m:r>
                </m:sup>
              </m:sSup>
            </m:den>
          </m:f>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r>
            <w:rPr>
              <w:rFonts w:ascii="Cambria Math" w:hAnsi="Cambria Math"/>
            </w:rPr>
            <m:t>  </m:t>
          </m:r>
          <m:r>
            <m:rPr>
              <m:nor/>
            </m:rPr>
            <m:t>(10.18)</m:t>
          </m:r>
        </m:oMath>
      </m:oMathPara>
    </w:p>
    <w:p w14:paraId="5B4D7162" w14:textId="77777777" w:rsidR="003416EE" w:rsidRPr="00674711" w:rsidRDefault="006041B4">
      <w:pPr>
        <w:pStyle w:val="FirstParagraph"/>
        <w:rPr>
          <w:lang w:val="ru-RU"/>
          <w:rPrChange w:id="4108" w:author="Nik K" w:date="2026-10-29T00:18:00Z">
            <w:rPr/>
          </w:rPrChange>
        </w:rPr>
      </w:pPr>
      <w:r w:rsidRPr="00674711">
        <w:rPr>
          <w:lang w:val="ru-RU"/>
          <w:rPrChange w:id="4109" w:author="Nik K" w:date="2026-10-29T00:18:00Z">
            <w:rPr/>
          </w:rPrChange>
        </w:rPr>
        <w:t xml:space="preserve">Производные по объёмам имеют единицы мл⁻¹, поэтому </w:t>
      </w:r>
      <m:oMath>
        <m:sSub>
          <m:sSubPr>
            <m:ctrlPr>
              <w:rPr>
                <w:rFonts w:ascii="Cambria Math" w:hAnsi="Cambria Math"/>
              </w:rPr>
            </m:ctrlPr>
          </m:sSubPr>
          <m:e>
            <m:r>
              <w:rPr>
                <w:rFonts w:ascii="Cambria Math" w:hAnsi="Cambria Math"/>
              </w:rPr>
              <m:t>u</m:t>
            </m:r>
          </m:e>
          <m:sub>
            <m:r>
              <w:rPr>
                <w:rFonts w:ascii="Cambria Math" w:hAnsi="Cambria Math"/>
              </w:rPr>
              <m:t>EF</m:t>
            </m:r>
          </m:sub>
        </m:sSub>
      </m:oMath>
      <w:r w:rsidRPr="00674711">
        <w:rPr>
          <w:lang w:val="ru-RU"/>
          <w:rPrChange w:id="4110" w:author="Nik K" w:date="2026-10-29T00:18:00Z">
            <w:rPr/>
          </w:rPrChange>
        </w:rPr>
        <w:t xml:space="preserve"> безразмерна. Стандартная неопределённость ФВ в процентных пунктах равна </w:t>
      </w:r>
      <m:oMath>
        <m:r>
          <w:rPr>
            <w:rFonts w:ascii="Cambria Math" w:hAnsi="Cambria Math"/>
            <w:lang w:val="ru-RU"/>
            <w:rPrChange w:id="4111" w:author="Nik K" w:date="2026-10-29T00:18:00Z">
              <w:rPr>
                <w:rFonts w:ascii="Cambria Math" w:hAnsi="Cambria Math"/>
              </w:rPr>
            </w:rPrChange>
          </w:rPr>
          <m:t>100</m:t>
        </m:r>
        <m:sSub>
          <m:sSubPr>
            <m:ctrlPr>
              <w:rPr>
                <w:rFonts w:ascii="Cambria Math" w:hAnsi="Cambria Math"/>
              </w:rPr>
            </m:ctrlPr>
          </m:sSubPr>
          <m:e>
            <m:r>
              <w:rPr>
                <w:rFonts w:ascii="Cambria Math" w:hAnsi="Cambria Math"/>
              </w:rPr>
              <m:t>u</m:t>
            </m:r>
          </m:e>
          <m:sub>
            <m:r>
              <w:rPr>
                <w:rFonts w:ascii="Cambria Math" w:hAnsi="Cambria Math"/>
              </w:rPr>
              <m:t>EF</m:t>
            </m:r>
          </m:sub>
        </m:sSub>
      </m:oMath>
      <w:r w:rsidRPr="00674711">
        <w:rPr>
          <w:lang w:val="ru-RU"/>
          <w:rPrChange w:id="4112" w:author="Nik K" w:date="2026-10-29T00:18:00Z">
            <w:rPr/>
          </w:rPrChange>
        </w:rPr>
        <w:t>. Формула первого порядка применима при малых ошибках относительно КДО и устойчивом выборе фаз. Она не описывает авто</w:t>
      </w:r>
      <w:proofErr w:type="spellStart"/>
      <w:r w:rsidRPr="00674711">
        <w:rPr>
          <w:lang w:val="ru-RU"/>
          <w:rPrChange w:id="4113" w:author="Nik K" w:date="2026-10-29T00:18:00Z">
            <w:rPr/>
          </w:rPrChange>
        </w:rPr>
        <w:t>матически</w:t>
      </w:r>
      <w:proofErr w:type="spellEnd"/>
      <w:r w:rsidRPr="00674711">
        <w:rPr>
          <w:lang w:val="ru-RU"/>
          <w:rPrChange w:id="4114" w:author="Nik K" w:date="2026-10-29T00:18:00Z">
            <w:rPr/>
          </w:rPrChange>
        </w:rPr>
        <w:t xml:space="preserve"> ошибку переключения между разными выборочными экстремумами.</w:t>
      </w:r>
    </w:p>
    <w:p w14:paraId="4503AE0B" w14:textId="77777777" w:rsidR="003416EE" w:rsidRDefault="006041B4">
      <w:pPr>
        <w:pStyle w:val="af"/>
        <w:keepNext/>
      </w:pPr>
      <w:r>
        <w:t>Эквивалентная запись через УО и КДО показывает необходимость их собственной ковариации:</w:t>
      </w:r>
    </w:p>
    <w:p w14:paraId="3938B5FC"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u</m:t>
                    </m:r>
                  </m:e>
                  <m:sub>
                    <m:r>
                      <w:rPr>
                        <w:rFonts w:ascii="Cambria Math" w:hAnsi="Cambria Math"/>
                      </w:rPr>
                      <m:t>EF</m:t>
                    </m:r>
                  </m:sub>
                  <m:sup>
                    <m:r>
                      <w:rPr>
                        <w:rFonts w:ascii="Cambria Math" w:hAnsi="Cambria Math"/>
                      </w:rPr>
                      <m:t>2</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SV</m:t>
                        </m:r>
                      </m:sub>
                      <m:sup>
                        <m:r>
                          <w:rPr>
                            <w:rFonts w:ascii="Cambria Math" w:hAnsi="Cambria Math"/>
                          </w:rPr>
                          <m:t>2</m:t>
                        </m:r>
                      </m:sup>
                    </m:sSubSup>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num>
                  <m:den>
                    <m:sSup>
                      <m:sSupPr>
                        <m:ctrlPr>
                          <w:rPr>
                            <w:rFonts w:ascii="Cambria Math" w:hAnsi="Cambria Math"/>
                          </w:rPr>
                        </m:ctrlPr>
                      </m:sSupPr>
                      <m:e>
                        <m:r>
                          <w:rPr>
                            <w:rFonts w:ascii="Cambria Math" w:hAnsi="Cambria Math"/>
                          </w:rPr>
                          <m:t>D</m:t>
                        </m:r>
                      </m:e>
                      <m:sup>
                        <m:r>
                          <w:rPr>
                            <w:rFonts w:ascii="Cambria Math" w:hAnsi="Cambria Math"/>
                          </w:rPr>
                          <m:t>4</m:t>
                        </m:r>
                      </m:sup>
                    </m:sSup>
                  </m:den>
                </m:f>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2SV</m:t>
                    </m:r>
                  </m:num>
                  <m:den>
                    <m:sSup>
                      <m:sSupPr>
                        <m:ctrlPr>
                          <w:rPr>
                            <w:rFonts w:ascii="Cambria Math" w:hAnsi="Cambria Math"/>
                          </w:rPr>
                        </m:ctrlPr>
                      </m:sSupPr>
                      <m:e>
                        <m:r>
                          <w:rPr>
                            <w:rFonts w:ascii="Cambria Math" w:hAnsi="Cambria Math"/>
                          </w:rPr>
                          <m:t>D</m:t>
                        </m:r>
                      </m:e>
                      <m:sup>
                        <m:r>
                          <w:rPr>
                            <w:rFonts w:ascii="Cambria Math" w:hAnsi="Cambria Math"/>
                          </w:rPr>
                          <m:t>3</m:t>
                        </m:r>
                      </m:sup>
                    </m:sSup>
                  </m:den>
                </m:f>
                <m:r>
                  <m:rPr>
                    <m:sty m:val="p"/>
                  </m:rPr>
                  <w:rPr>
                    <w:rFonts w:ascii="Cambria Math" w:hAnsi="Cambria Math"/>
                  </w:rPr>
                  <m:t>Cov(</m:t>
                </m:r>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e>
            </m:mr>
            <m:mr>
              <m:e>
                <m:r>
                  <m:rPr>
                    <m:sty m:val="p"/>
                  </m:rPr>
                  <w:rPr>
                    <w:rFonts w:ascii="Cambria Math" w:hAnsi="Cambria Math"/>
                  </w:rPr>
                  <m:t>Cov(</m:t>
                </m:r>
                <m:sSub>
                  <m:sSubPr>
                    <m:ctrlPr>
                      <w:rPr>
                        <w:rFonts w:ascii="Cambria Math" w:hAnsi="Cambria Math"/>
                      </w:rPr>
                    </m:ctrlPr>
                  </m:sSubPr>
                  <m:e>
                    <m:r>
                      <w:rPr>
                        <w:rFonts w:ascii="Cambria Math" w:hAnsi="Cambria Math"/>
                      </w:rPr>
                      <m:t>ε</m:t>
                    </m:r>
                  </m:e>
                  <m:sub>
                    <m:r>
                      <w:rPr>
                        <w:rFonts w:ascii="Cambria Math" w:hAnsi="Cambria Math"/>
                      </w:rPr>
                      <m:t>SV</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DS</m:t>
                    </m:r>
                  </m:sub>
                </m:sSub>
                <m:r>
                  <m:rPr>
                    <m:sty m:val="p"/>
                  </m:rPr>
                  <w:rPr>
                    <w:rFonts w:ascii="Cambria Math" w:hAnsi="Cambria Math"/>
                  </w:rPr>
                  <m:t>.</m:t>
                </m:r>
              </m:e>
            </m:mr>
          </m:m>
          <m:r>
            <w:rPr>
              <w:rFonts w:ascii="Cambria Math" w:hAnsi="Cambria Math"/>
            </w:rPr>
            <m:t>  </m:t>
          </m:r>
          <m:r>
            <m:rPr>
              <m:nor/>
            </m:rPr>
            <m:t>(10.19)</m:t>
          </m:r>
        </m:oMath>
      </m:oMathPara>
    </w:p>
    <w:p w14:paraId="4FAA6428" w14:textId="77777777" w:rsidR="003416EE" w:rsidRPr="00674711" w:rsidRDefault="006041B4">
      <w:pPr>
        <w:pStyle w:val="FirstParagraph"/>
        <w:rPr>
          <w:lang w:val="ru-RU"/>
          <w:rPrChange w:id="4115" w:author="Nik K" w:date="2026-10-29T00:18:00Z">
            <w:rPr/>
          </w:rPrChange>
        </w:rPr>
      </w:pPr>
      <w:r w:rsidRPr="00674711">
        <w:rPr>
          <w:lang w:val="ru-RU"/>
          <w:rPrChange w:id="4116" w:author="Nik K" w:date="2026-10-29T00:18:00Z">
            <w:rPr/>
          </w:rPrChange>
        </w:rPr>
        <w:t xml:space="preserve">Подстановка (10.17) в (10.19) приводит к (10.18); это две записи одной задачи, а не два независимых источника неопределённости. Аналогично для смещений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lang w:val="ru-RU"/>
            <w:rPrChange w:id="4117" w:author="Nik K" w:date="2026-10-29T00:18:00Z">
              <w:rPr>
                <w:rFonts w:ascii="Cambria Math" w:hAnsi="Cambria Math"/>
              </w:rPr>
            </w:rPrChange>
          </w:rPr>
          <m:t>=</m:t>
        </m:r>
        <m:r>
          <m:rPr>
            <m:sty m:val="p"/>
          </m:rPr>
          <w:rPr>
            <w:rFonts w:ascii="Cambria Math" w:hAnsi="Cambria Math"/>
          </w:rPr>
          <m:t>E</m:t>
        </m:r>
        <m:sSub>
          <m:sSubPr>
            <m:ctrlPr>
              <w:rPr>
                <w:rFonts w:ascii="Cambria Math" w:hAnsi="Cambria Math"/>
              </w:rPr>
            </m:ctrlPr>
          </m:sSubPr>
          <m:e>
            <m:r>
              <w:rPr>
                <w:rFonts w:ascii="Cambria Math" w:hAnsi="Cambria Math"/>
              </w:rPr>
              <m:t>ε</m:t>
            </m:r>
          </m:e>
          <m:sub>
            <m:r>
              <w:rPr>
                <w:rFonts w:ascii="Cambria Math" w:hAnsi="Cambria Math"/>
              </w:rPr>
              <m:t>D</m:t>
            </m:r>
          </m:sub>
        </m:sSub>
      </m:oMath>
      <w:r w:rsidRPr="00674711">
        <w:rPr>
          <w:lang w:val="ru-RU"/>
          <w:rPrChange w:id="4118" w:author="Nik K" w:date="2026-10-29T00:18:00Z">
            <w:rPr/>
          </w:rPrChange>
        </w:rPr>
        <w:t xml:space="preserve"> и </w:t>
      </w:r>
      <m:oMath>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lang w:val="ru-RU"/>
            <w:rPrChange w:id="4119" w:author="Nik K" w:date="2026-10-29T00:18:00Z">
              <w:rPr>
                <w:rFonts w:ascii="Cambria Math" w:hAnsi="Cambria Math"/>
              </w:rPr>
            </w:rPrChange>
          </w:rPr>
          <m:t>=</m:t>
        </m:r>
        <m:r>
          <m:rPr>
            <m:sty m:val="p"/>
          </m:rPr>
          <w:rPr>
            <w:rFonts w:ascii="Cambria Math" w:hAnsi="Cambria Math"/>
          </w:rPr>
          <m:t>E</m:t>
        </m:r>
        <m:sSub>
          <m:sSubPr>
            <m:ctrlPr>
              <w:rPr>
                <w:rFonts w:ascii="Cambria Math" w:hAnsi="Cambria Math"/>
              </w:rPr>
            </m:ctrlPr>
          </m:sSubPr>
          <m:e>
            <m:r>
              <w:rPr>
                <w:rFonts w:ascii="Cambria Math" w:hAnsi="Cambria Math"/>
              </w:rPr>
              <m:t>ε</m:t>
            </m:r>
          </m:e>
          <m:sub>
            <m:r>
              <w:rPr>
                <w:rFonts w:ascii="Cambria Math" w:hAnsi="Cambria Math"/>
              </w:rPr>
              <m:t>S</m:t>
            </m:r>
          </m:sub>
        </m:sSub>
      </m:oMath>
      <w:r w:rsidRPr="00674711">
        <w:rPr>
          <w:lang w:val="ru-RU"/>
          <w:rPrChange w:id="4120" w:author="Nik K" w:date="2026-10-29T00:18:00Z">
            <w:rPr/>
          </w:rPrChange>
        </w:rPr>
        <w:t xml:space="preserve"> имеем </w:t>
      </w:r>
      <m:oMath>
        <m:sSub>
          <m:sSubPr>
            <m:ctrlPr>
              <w:rPr>
                <w:rFonts w:ascii="Cambria Math" w:hAnsi="Cambria Math"/>
              </w:rPr>
            </m:ctrlPr>
          </m:sSubPr>
          <m:e>
            <m:r>
              <w:rPr>
                <w:rFonts w:ascii="Cambria Math" w:hAnsi="Cambria Math"/>
              </w:rPr>
              <m:t>b</m:t>
            </m:r>
          </m:e>
          <m:sub>
            <m:r>
              <w:rPr>
                <w:rFonts w:ascii="Cambria Math" w:hAnsi="Cambria Math"/>
              </w:rPr>
              <m:t>SV</m:t>
            </m:r>
          </m:sub>
        </m:sSub>
        <m:r>
          <m:rPr>
            <m:sty m:val="p"/>
          </m:rPr>
          <w:rPr>
            <w:rFonts w:ascii="Cambria Math" w:hAnsi="Cambria Math"/>
            <w:lang w:val="ru-RU"/>
            <w:rPrChange w:id="4121" w:author="Nik K" w:date="2026-10-29T00:18:00Z">
              <w:rPr>
                <w:rFonts w:ascii="Cambria Math" w:hAnsi="Cambria Math"/>
              </w:rPr>
            </w:rPrChange>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lang w:val="ru-RU"/>
            <w:rPrChange w:id="4122" w:author="Nik K" w:date="2026-10-29T00:18:00Z">
              <w:rPr>
                <w:rFonts w:ascii="Cambria Math" w:hAnsi="Cambria Math"/>
              </w:rPr>
            </w:rPrChange>
          </w:rPr>
          <m:t>-</m:t>
        </m:r>
        <m:sSub>
          <m:sSubPr>
            <m:ctrlPr>
              <w:rPr>
                <w:rFonts w:ascii="Cambria Math" w:hAnsi="Cambria Math"/>
              </w:rPr>
            </m:ctrlPr>
          </m:sSubPr>
          <m:e>
            <m:r>
              <w:rPr>
                <w:rFonts w:ascii="Cambria Math" w:hAnsi="Cambria Math"/>
              </w:rPr>
              <m:t>b</m:t>
            </m:r>
          </m:e>
          <m:sub>
            <m:r>
              <w:rPr>
                <w:rFonts w:ascii="Cambria Math" w:hAnsi="Cambria Math"/>
              </w:rPr>
              <m:t>S</m:t>
            </m:r>
          </m:sub>
        </m:sSub>
      </m:oMath>
      <w:r w:rsidRPr="00674711">
        <w:rPr>
          <w:lang w:val="ru-RU"/>
          <w:rPrChange w:id="4123" w:author="Nik K" w:date="2026-10-29T00:18:00Z">
            <w:rPr/>
          </w:rPrChange>
        </w:rPr>
        <w:t xml:space="preserve"> и в первом порядке </w:t>
      </w:r>
      <m:oMath>
        <m:sSub>
          <m:sSubPr>
            <m:ctrlPr>
              <w:rPr>
                <w:rFonts w:ascii="Cambria Math" w:hAnsi="Cambria Math"/>
              </w:rPr>
            </m:ctrlPr>
          </m:sSubPr>
          <m:e>
            <m:r>
              <w:rPr>
                <w:rFonts w:ascii="Cambria Math" w:hAnsi="Cambria Math"/>
              </w:rPr>
              <m:t>b</m:t>
            </m:r>
          </m:e>
          <m:sub>
            <m:r>
              <w:rPr>
                <w:rFonts w:ascii="Cambria Math" w:hAnsi="Cambria Math"/>
              </w:rPr>
              <m:t>EF</m:t>
            </m:r>
          </m:sub>
        </m:sSub>
        <m:r>
          <m:rPr>
            <m:sty m:val="p"/>
          </m:rPr>
          <w:rPr>
            <w:rFonts w:ascii="Cambria Math" w:hAnsi="Cambria Math"/>
            <w:lang w:val="ru-RU"/>
            <w:rPrChange w:id="4124" w:author="Nik K" w:date="2026-10-29T00:18:00Z">
              <w:rPr>
                <w:rFonts w:ascii="Cambria Math" w:hAnsi="Cambria Math"/>
              </w:rPr>
            </w:rPrChange>
          </w:rPr>
          <m:t>≈(</m:t>
        </m:r>
        <m:r>
          <w:rPr>
            <w:rFonts w:ascii="Cambria Math" w:hAnsi="Cambria Math"/>
          </w:rPr>
          <m:t>S</m:t>
        </m:r>
        <m:r>
          <m:rPr>
            <m:sty m:val="p"/>
          </m:rPr>
          <w:rPr>
            <w:rFonts w:ascii="Cambria Math" w:hAnsi="Cambria Math"/>
            <w:lang w:val="ru-RU"/>
            <w:rPrChange w:id="4125" w:author="Nik K" w:date="2026-10-29T00:18:00Z">
              <w:rPr>
                <w:rFonts w:ascii="Cambria Math" w:hAnsi="Cambria Math"/>
              </w:rPr>
            </w:rPrChange>
          </w:rPr>
          <m:t>/</m:t>
        </m:r>
        <m:sSup>
          <m:sSupPr>
            <m:ctrlPr>
              <w:rPr>
                <w:rFonts w:ascii="Cambria Math" w:hAnsi="Cambria Math"/>
              </w:rPr>
            </m:ctrlPr>
          </m:sSupPr>
          <m:e>
            <m:r>
              <w:rPr>
                <w:rFonts w:ascii="Cambria Math" w:hAnsi="Cambria Math"/>
              </w:rPr>
              <m:t>D</m:t>
            </m:r>
          </m:e>
          <m:sup>
            <m:r>
              <w:rPr>
                <w:rFonts w:ascii="Cambria Math" w:hAnsi="Cambria Math"/>
                <w:lang w:val="ru-RU"/>
                <w:rPrChange w:id="4126" w:author="Nik K" w:date="2026-10-29T00:18:00Z">
                  <w:rPr>
                    <w:rFonts w:ascii="Cambria Math" w:hAnsi="Cambria Math"/>
                  </w:rPr>
                </w:rPrChange>
              </w:rPr>
              <m:t>2</m:t>
            </m:r>
          </m:sup>
        </m:sSup>
        <m:r>
          <m:rPr>
            <m:sty m:val="p"/>
          </m:rPr>
          <w:rPr>
            <w:rFonts w:ascii="Cambria Math" w:hAnsi="Cambria Math"/>
            <w:lang w:val="ru-RU"/>
            <w:rPrChange w:id="4127" w:author="Nik K" w:date="2026-10-29T00:18:00Z">
              <w:rPr>
                <w:rFonts w:ascii="Cambria Math" w:hAnsi="Cambria Math"/>
              </w:rPr>
            </w:rPrChange>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lang w:val="ru-RU"/>
            <w:rPrChange w:id="4128" w:author="Nik K" w:date="2026-10-29T00:18:00Z">
              <w:rPr>
                <w:rFonts w:ascii="Cambria Math" w:hAnsi="Cambria Math"/>
              </w:rPr>
            </w:rPrChange>
          </w:rPr>
          <m:t>-</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lang w:val="ru-RU"/>
            <w:rPrChange w:id="4129" w:author="Nik K" w:date="2026-10-29T00:18:00Z">
              <w:rPr>
                <w:rFonts w:ascii="Cambria Math" w:hAnsi="Cambria Math"/>
              </w:rPr>
            </w:rPrChange>
          </w:rPr>
          <m:t>/</m:t>
        </m:r>
        <m:r>
          <w:rPr>
            <w:rFonts w:ascii="Cambria Math" w:hAnsi="Cambria Math"/>
          </w:rPr>
          <m:t>D</m:t>
        </m:r>
      </m:oMath>
      <w:r w:rsidRPr="00674711">
        <w:rPr>
          <w:lang w:val="ru-RU"/>
          <w:rPrChange w:id="4130" w:author="Nik K" w:date="2026-10-29T00:18:00Z">
            <w:rPr/>
          </w:rPrChange>
        </w:rPr>
        <w:t>. Средняя к</w:t>
      </w:r>
      <w:proofErr w:type="spellStart"/>
      <w:r w:rsidRPr="00674711">
        <w:rPr>
          <w:lang w:val="ru-RU"/>
          <w:rPrChange w:id="4131" w:author="Nik K" w:date="2026-10-29T00:18:00Z">
            <w:rPr/>
          </w:rPrChange>
        </w:rPr>
        <w:t>вадратичная</w:t>
      </w:r>
      <w:proofErr w:type="spellEnd"/>
      <w:r w:rsidRPr="00674711">
        <w:rPr>
          <w:lang w:val="ru-RU"/>
          <w:rPrChange w:id="4132" w:author="Nik K" w:date="2026-10-29T00:18:00Z">
            <w:rPr/>
          </w:rPrChange>
        </w:rPr>
        <w:t xml:space="preserve"> ошибка включает и дисперсию, и квадрат смещения.</w:t>
      </w:r>
    </w:p>
    <w:p w14:paraId="56D123AD" w14:textId="77777777" w:rsidR="003416EE" w:rsidRDefault="006041B4">
      <w:pPr>
        <w:pStyle w:val="af"/>
        <w:keepNext/>
      </w:pPr>
      <w:r>
        <w:t xml:space="preserve">Общая аддитивная ошибка </w:t>
      </w:r>
      <m:oMath>
        <m:r>
          <w:rPr>
            <w:rFonts w:ascii="Cambria Math" w:hAnsi="Cambria Math"/>
          </w:rPr>
          <m:t>b</m:t>
        </m:r>
      </m:oMath>
      <w:r>
        <w:t xml:space="preserve"> камерной кривой точно сокращается в УО, но сохраняется в знаменателе ФВ:</w:t>
      </w:r>
    </w:p>
    <w:p w14:paraId="30529930" w14:textId="77777777" w:rsidR="003416EE" w:rsidRDefault="006B31AF">
      <w:pPr>
        <w:pStyle w:val="af"/>
        <w:spacing w:before="120" w:after="120" w:line="264" w:lineRule="auto"/>
        <w:ind w:firstLine="0"/>
      </w:pPr>
      <m:oMathPara>
        <m:oMathParaPr>
          <m:jc m:val="center"/>
        </m:oMathParaPr>
        <m:oMath>
          <m:acc>
            <m:accPr>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b </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SV</m:t>
              </m:r>
            </m:e>
          </m:acc>
          <m:r>
            <m:rPr>
              <m:sty m:val="p"/>
            </m:rPr>
            <w:rPr>
              <w:rFonts w:ascii="Cambria Math" w:hAnsi="Cambria Math"/>
            </w:rPr>
            <m:t>=</m:t>
          </m:r>
          <m:r>
            <w:rPr>
              <w:rFonts w:ascii="Cambria Math" w:hAnsi="Cambria Math"/>
            </w:rPr>
            <m:t>SV</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EF</m:t>
              </m:r>
            </m:e>
          </m:acc>
          <m:r>
            <m:rPr>
              <m:sty m:val="p"/>
            </m:rPr>
            <w:rPr>
              <w:rFonts w:ascii="Cambria Math" w:hAnsi="Cambria Math"/>
            </w:rPr>
            <m:t>=</m:t>
          </m:r>
          <m:f>
            <m:fPr>
              <m:ctrlPr>
                <w:rPr>
                  <w:rFonts w:ascii="Cambria Math" w:hAnsi="Cambria Math"/>
                </w:rPr>
              </m:ctrlPr>
            </m:fPr>
            <m:num>
              <m:r>
                <w:rPr>
                  <w:rFonts w:ascii="Cambria Math" w:hAnsi="Cambria Math"/>
                </w:rPr>
                <m:t>SV</m:t>
              </m:r>
            </m:num>
            <m:den>
              <m:r>
                <w:rPr>
                  <w:rFonts w:ascii="Cambria Math" w:hAnsi="Cambria Math"/>
                </w:rPr>
                <m:t>D</m:t>
              </m:r>
              <m:r>
                <m:rPr>
                  <m:sty m:val="p"/>
                </m:rPr>
                <w:rPr>
                  <w:rFonts w:ascii="Cambria Math" w:hAnsi="Cambria Math"/>
                </w:rPr>
                <m:t>+</m:t>
              </m:r>
              <m:r>
                <w:rPr>
                  <w:rFonts w:ascii="Cambria Math" w:hAnsi="Cambria Math"/>
                </w:rPr>
                <m:t>b</m:t>
              </m:r>
            </m:den>
          </m:f>
          <m:r>
            <m:rPr>
              <m:sty m:val="p"/>
            </m:rPr>
            <w:rPr>
              <w:rFonts w:ascii="Cambria Math" w:hAnsi="Cambria Math"/>
            </w:rPr>
            <m:t>.</m:t>
          </m:r>
          <m:r>
            <w:rPr>
              <w:rFonts w:ascii="Cambria Math" w:hAnsi="Cambria Math"/>
            </w:rPr>
            <m:t>  </m:t>
          </m:r>
          <m:r>
            <m:rPr>
              <m:nor/>
            </m:rPr>
            <m:t>(10.20)</m:t>
          </m:r>
        </m:oMath>
      </m:oMathPara>
    </w:p>
    <w:p w14:paraId="6BCB8B25" w14:textId="77777777" w:rsidR="003416EE" w:rsidRPr="00674711" w:rsidRDefault="006041B4">
      <w:pPr>
        <w:pStyle w:val="FirstParagraph"/>
        <w:rPr>
          <w:lang w:val="ru-RU"/>
          <w:rPrChange w:id="4133" w:author="Nik K" w:date="2026-10-29T00:18:00Z">
            <w:rPr/>
          </w:rPrChange>
        </w:rPr>
      </w:pPr>
      <w:r w:rsidRPr="00674711">
        <w:rPr>
          <w:lang w:val="ru-RU"/>
          <w:rPrChange w:id="4134" w:author="Nik K" w:date="2026-10-29T00:18:00Z">
            <w:rPr/>
          </w:rPrChange>
        </w:rPr>
        <w:t xml:space="preserve">Напротив, общий положительный множитель </w:t>
      </w:r>
      <m:oMath>
        <m:r>
          <w:rPr>
            <w:rFonts w:ascii="Cambria Math" w:hAnsi="Cambria Math"/>
          </w:rPr>
          <m:t>q</m:t>
        </m:r>
      </m:oMath>
      <w:r w:rsidRPr="00674711">
        <w:rPr>
          <w:lang w:val="ru-RU"/>
          <w:rPrChange w:id="4135" w:author="Nik K" w:date="2026-10-29T00:18:00Z">
            <w:rPr/>
          </w:rPrChange>
        </w:rPr>
        <w:t xml:space="preserve"> обеих объёмных оценок сохраняет </w:t>
      </w:r>
      <m:oMath>
        <m:r>
          <w:rPr>
            <w:rFonts w:ascii="Cambria Math" w:hAnsi="Cambria Math"/>
          </w:rPr>
          <m:t>EF</m:t>
        </m:r>
      </m:oMath>
      <w:r w:rsidRPr="00674711">
        <w:rPr>
          <w:lang w:val="ru-RU"/>
          <w:rPrChange w:id="4136" w:author="Nik K" w:date="2026-10-29T00:18:00Z">
            <w:rPr/>
          </w:rPrChange>
        </w:rPr>
        <w:t xml:space="preserve">, но умножает УО на </w:t>
      </w:r>
      <m:oMath>
        <m:r>
          <w:rPr>
            <w:rFonts w:ascii="Cambria Math" w:hAnsi="Cambria Math"/>
          </w:rPr>
          <m:t>q</m:t>
        </m:r>
      </m:oMath>
      <w:r w:rsidRPr="00674711">
        <w:rPr>
          <w:lang w:val="ru-RU"/>
          <w:rPrChange w:id="4137" w:author="Nik K" w:date="2026-10-29T00:18:00Z">
            <w:rPr/>
          </w:rPrChange>
        </w:rPr>
        <w:t xml:space="preserve">. Это алгебраические свойства </w:t>
      </w:r>
      <w:r w:rsidRPr="00674711">
        <w:rPr>
          <w:lang w:val="ru-RU"/>
          <w:rPrChange w:id="4138" w:author="Nik K" w:date="2026-10-29T00:18:00Z">
            <w:rPr/>
          </w:rPrChange>
        </w:rPr>
        <w:lastRenderedPageBreak/>
        <w:t>показателей, объясняющие, почему совпадение одной функции не проверяет правильность абсолютных камерных объёмов. Они не означают, что фактиче</w:t>
      </w:r>
      <w:proofErr w:type="spellStart"/>
      <w:r w:rsidRPr="00674711">
        <w:rPr>
          <w:lang w:val="ru-RU"/>
          <w:rPrChange w:id="4139" w:author="Nik K" w:date="2026-10-29T00:18:00Z">
            <w:rPr/>
          </w:rPrChange>
        </w:rPr>
        <w:t>ские</w:t>
      </w:r>
      <w:proofErr w:type="spellEnd"/>
      <w:r w:rsidRPr="00674711">
        <w:rPr>
          <w:lang w:val="ru-RU"/>
          <w:rPrChange w:id="4140" w:author="Nik K" w:date="2026-10-29T00:18:00Z">
            <w:rPr/>
          </w:rPrChange>
        </w:rPr>
        <w:t xml:space="preserve"> ошибки имеющихся сегментаций сводятся к одному смещению или масштабу.</w:t>
      </w:r>
    </w:p>
    <w:p w14:paraId="7AA5F9EE" w14:textId="77777777" w:rsidR="003416EE" w:rsidRDefault="006041B4">
      <w:pPr>
        <w:pStyle w:val="af"/>
        <w:keepNext/>
      </w:pPr>
      <w:r>
        <w:t xml:space="preserve">Для всей цепочки можно объединить неопределённые входы в вектор </w:t>
      </w:r>
      <m:oMath>
        <m:r>
          <m:rPr>
            <m:sty m:val="bi"/>
          </m:rPr>
          <w:rPr>
            <w:rFonts w:ascii="Cambria Math" w:hAnsi="Cambria Math"/>
          </w:rPr>
          <m:t>p</m:t>
        </m:r>
      </m:oMath>
      <w:r>
        <w:t>: параметры КТ-опоры и её фазы, тканевые поправки, геометрию электродов, восстановленное движение, коэффициенты кам</w:t>
      </w:r>
      <w:proofErr w:type="spellStart"/>
      <w:r>
        <w:t>ерного</w:t>
      </w:r>
      <w:proofErr w:type="spellEnd"/>
      <w:r>
        <w:t xml:space="preserve"> закона и временные задержки. При существовании совместной ковариации </w:t>
      </w:r>
      <m:oMath>
        <m:sSub>
          <m:sSubPr>
            <m:ctrlPr>
              <w:rPr>
                <w:rFonts w:ascii="Cambria Math" w:hAnsi="Cambria Math"/>
              </w:rPr>
            </m:ctrlPr>
          </m:sSubPr>
          <m:e>
            <m:r>
              <m:rPr>
                <m:sty m:val="p"/>
              </m:rPr>
              <w:rPr>
                <w:rFonts w:ascii="Cambria Math" w:hAnsi="Cambria Math"/>
              </w:rPr>
              <m:t>Σ</m:t>
            </m:r>
          </m:e>
          <m:sub>
            <m:r>
              <w:rPr>
                <w:rFonts w:ascii="Cambria Math" w:hAnsi="Cambria Math"/>
              </w:rPr>
              <m:t>p</m:t>
            </m:r>
          </m:sub>
        </m:sSub>
      </m:oMath>
      <w:r>
        <w:t xml:space="preserve"> локальное распространение имеет вид</w:t>
      </w:r>
    </w:p>
    <w:p w14:paraId="4C722A74"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ε</m:t>
                              </m:r>
                            </m:e>
                            <m:sub>
                              <m:r>
                                <w:rPr>
                                  <w:rFonts w:ascii="Cambria Math" w:hAnsi="Cambria Math"/>
                                </w:rPr>
                                <m:t>D</m:t>
                              </m:r>
                            </m:sub>
                          </m:sSub>
                        </m:e>
                      </m:mr>
                      <m:mr>
                        <m:e>
                          <m:sSub>
                            <m:sSubPr>
                              <m:ctrlPr>
                                <w:rPr>
                                  <w:rFonts w:ascii="Cambria Math" w:hAnsi="Cambria Math"/>
                                </w:rPr>
                              </m:ctrlPr>
                            </m:sSubPr>
                            <m:e>
                              <m:r>
                                <w:rPr>
                                  <w:rFonts w:ascii="Cambria Math" w:hAnsi="Cambria Math"/>
                                </w:rPr>
                                <m:t>ε</m:t>
                              </m:r>
                            </m:e>
                            <m:sub>
                              <m:r>
                                <w:rPr>
                                  <w:rFonts w:ascii="Cambria Math" w:hAnsi="Cambria Math"/>
                                </w:rPr>
                                <m:t>S</m:t>
                              </m:r>
                            </m:sub>
                          </m:sSub>
                        </m:e>
                      </m:mr>
                    </m:m>
                  </m:e>
                </m:d>
                <m:r>
                  <m:rPr>
                    <m:sty m:val="p"/>
                  </m:rPr>
                  <w:rPr>
                    <w:rFonts w:ascii="Cambria Math" w:hAnsi="Cambria Math"/>
                  </w:rPr>
                  <m:t>≈</m:t>
                </m:r>
                <m:r>
                  <w:rPr>
                    <w:rFonts w:ascii="Cambria Math" w:hAnsi="Cambria Math"/>
                  </w:rPr>
                  <m:t>G δ</m:t>
                </m:r>
                <m:r>
                  <m:rPr>
                    <m:sty m:val="bi"/>
                  </m:rPr>
                  <w:rPr>
                    <w:rFonts w:ascii="Cambria Math" w:hAnsi="Cambria Math"/>
                  </w:rPr>
                  <m:t>p</m:t>
                </m:r>
                <m:r>
                  <m:rPr>
                    <m:sty m:val="p"/>
                  </m:rPr>
                  <w:rPr>
                    <w:rFonts w:ascii="Cambria Math" w:hAnsi="Cambria Math"/>
                  </w:rPr>
                  <m:t>+</m:t>
                </m:r>
                <m:r>
                  <m:rPr>
                    <m:sty m:val="bi"/>
                  </m:rPr>
                  <w:rPr>
                    <w:rFonts w:ascii="Cambria Math" w:hAnsi="Cambria Math"/>
                  </w:rPr>
                  <m:t>η</m:t>
                </m:r>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Σ</m:t>
                    </m:r>
                  </m:e>
                  <m:sub>
                    <m:r>
                      <w:rPr>
                        <w:rFonts w:ascii="Cambria Math" w:hAnsi="Cambria Math"/>
                      </w:rPr>
                      <m:t>DS</m:t>
                    </m:r>
                  </m:sub>
                </m:sSub>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Σ</m:t>
                    </m:r>
                  </m:e>
                  <m:sub>
                    <m:r>
                      <w:rPr>
                        <w:rFonts w:ascii="Cambria Math" w:hAnsi="Cambria Math"/>
                      </w:rPr>
                      <m:t>p</m:t>
                    </m:r>
                  </m:sub>
                </m:sSub>
                <m:sSup>
                  <m:sSupPr>
                    <m:ctrlPr>
                      <w:rPr>
                        <w:rFonts w:ascii="Cambria Math" w:hAnsi="Cambria Math"/>
                      </w:rPr>
                    </m:ctrlPr>
                  </m:sSupPr>
                  <m:e>
                    <m:r>
                      <w:rPr>
                        <w:rFonts w:ascii="Cambria Math" w:hAnsi="Cambria Math"/>
                      </w:rPr>
                      <m:t>G</m:t>
                    </m:r>
                  </m:e>
                  <m:sup>
                    <m:r>
                      <m:rPr>
                        <m:scr m:val="sans-serif"/>
                        <m:sty m:val="p"/>
                      </m:rPr>
                      <w:rPr>
                        <w:rFonts w:ascii="Cambria Math" w:hAnsi="Cambria Math"/>
                      </w:rPr>
                      <m:t>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η</m:t>
                    </m:r>
                  </m:sub>
                </m:sSub>
                <m:r>
                  <m:rPr>
                    <m:sty m:val="p"/>
                  </m:rPr>
                  <w:rPr>
                    <w:rFonts w:ascii="Cambria Math" w:hAnsi="Cambria Math"/>
                  </w:rPr>
                  <m:t>+</m:t>
                </m:r>
                <m:r>
                  <w:rPr>
                    <w:rFonts w:ascii="Cambria Math" w:hAnsi="Cambria Math"/>
                  </w:rPr>
                  <m:t>G</m:t>
                </m:r>
                <m:r>
                  <m:rPr>
                    <m:sty m:val="p"/>
                  </m:rPr>
                  <w:rPr>
                    <w:rFonts w:ascii="Cambria Math" w:hAnsi="Cambria Math"/>
                  </w:rPr>
                  <m:t>Cov(</m:t>
                </m:r>
                <m:r>
                  <w:rPr>
                    <w:rFonts w:ascii="Cambria Math" w:hAnsi="Cambria Math"/>
                  </w:rPr>
                  <m:t>δ</m:t>
                </m:r>
                <m:r>
                  <m:rPr>
                    <m:sty m:val="bi"/>
                  </m:rPr>
                  <w:rPr>
                    <w:rFonts w:ascii="Cambria Math" w:hAnsi="Cambria Math"/>
                  </w:rPr>
                  <m:t>p</m:t>
                </m:r>
                <m:r>
                  <m:rPr>
                    <m:sty m:val="p"/>
                  </m:rPr>
                  <w:rPr>
                    <w:rFonts w:ascii="Cambria Math" w:hAnsi="Cambria Math"/>
                  </w:rPr>
                  <m:t>,</m:t>
                </m:r>
                <m:r>
                  <m:rPr>
                    <m:sty m:val="bi"/>
                  </m:rPr>
                  <w:rPr>
                    <w:rFonts w:ascii="Cambria Math" w:hAnsi="Cambria Math"/>
                  </w:rPr>
                  <m:t>η</m:t>
                </m:r>
                <m:r>
                  <m:rPr>
                    <m:sty m:val="p"/>
                  </m:rPr>
                  <w:rPr>
                    <w:rFonts w:ascii="Cambria Math" w:hAnsi="Cambria Math"/>
                  </w:rPr>
                  <m:t>)+Cov(</m:t>
                </m:r>
                <m:r>
                  <m:rPr>
                    <m:sty m:val="bi"/>
                  </m:rPr>
                  <w:rPr>
                    <w:rFonts w:ascii="Cambria Math" w:hAnsi="Cambria Math"/>
                  </w:rPr>
                  <m:t>η</m:t>
                </m:r>
                <m:r>
                  <m:rPr>
                    <m:sty m:val="p"/>
                  </m:rPr>
                  <w:rPr>
                    <w:rFonts w:ascii="Cambria Math" w:hAnsi="Cambria Math"/>
                  </w:rPr>
                  <m:t>,</m:t>
                </m:r>
                <m:r>
                  <w:rPr>
                    <w:rFonts w:ascii="Cambria Math" w:hAnsi="Cambria Math"/>
                  </w:rPr>
                  <m:t>δ</m:t>
                </m:r>
                <m:r>
                  <m:rPr>
                    <m:sty m:val="bi"/>
                  </m:rP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G</m:t>
                    </m:r>
                  </m:e>
                  <m:sup>
                    <m:r>
                      <m:rPr>
                        <m:scr m:val="sans-serif"/>
                        <m:sty m:val="p"/>
                      </m:rPr>
                      <w:rPr>
                        <w:rFonts w:ascii="Cambria Math" w:hAnsi="Cambria Math"/>
                      </w:rPr>
                      <m:t>T</m:t>
                    </m:r>
                  </m:sup>
                </m:sSup>
                <m:r>
                  <m:rPr>
                    <m:sty m:val="p"/>
                  </m:rPr>
                  <w:rPr>
                    <w:rFonts w:ascii="Cambria Math" w:hAnsi="Cambria Math"/>
                  </w:rPr>
                  <m:t>.</m:t>
                </m:r>
              </m:e>
            </m:mr>
          </m:m>
          <m:r>
            <w:rPr>
              <w:rFonts w:ascii="Cambria Math" w:hAnsi="Cambria Math"/>
            </w:rPr>
            <m:t>  </m:t>
          </m:r>
          <m:r>
            <m:rPr>
              <m:nor/>
            </m:rPr>
            <m:t>(10.21)</m:t>
          </m:r>
        </m:oMath>
      </m:oMathPara>
    </w:p>
    <w:p w14:paraId="52D37BE1" w14:textId="77777777" w:rsidR="003416EE" w:rsidRPr="00674711" w:rsidRDefault="006041B4">
      <w:pPr>
        <w:pStyle w:val="FirstParagraph"/>
        <w:rPr>
          <w:lang w:val="ru-RU"/>
          <w:rPrChange w:id="4141" w:author="Nik K" w:date="2026-10-29T00:18:00Z">
            <w:rPr/>
          </w:rPrChange>
        </w:rPr>
      </w:pPr>
      <m:oMath>
        <m:r>
          <w:rPr>
            <w:rFonts w:ascii="Cambria Math" w:hAnsi="Cambria Math"/>
          </w:rPr>
          <m:t>G</m:t>
        </m:r>
      </m:oMath>
      <w:r w:rsidRPr="00674711">
        <w:rPr>
          <w:lang w:val="ru-RU"/>
          <w:rPrChange w:id="4142" w:author="Nik K" w:date="2026-10-29T00:18:00Z">
            <w:rPr/>
          </w:rPrChange>
        </w:rPr>
        <w:t xml:space="preserve"> — матрица производных конечных объёмов по входам, </w:t>
      </w:r>
      <m:oMath>
        <m:r>
          <m:rPr>
            <m:sty m:val="bi"/>
          </m:rPr>
          <w:rPr>
            <w:rFonts w:ascii="Cambria Math" w:hAnsi="Cambria Math"/>
          </w:rPr>
          <m:t>η</m:t>
        </m:r>
      </m:oMath>
      <w:r w:rsidRPr="00674711">
        <w:rPr>
          <w:lang w:val="ru-RU"/>
          <w:rPrChange w:id="4143" w:author="Nik K" w:date="2026-10-29T00:18:00Z">
            <w:rPr/>
          </w:rPrChange>
        </w:rPr>
        <w:t xml:space="preserve"> — остаточная ошибка камерного описания в мл; </w:t>
      </w:r>
      <m:oMath>
        <m:sSub>
          <m:sSubPr>
            <m:ctrlPr>
              <w:rPr>
                <w:rFonts w:ascii="Cambria Math" w:hAnsi="Cambria Math"/>
              </w:rPr>
            </m:ctrlPr>
          </m:sSubPr>
          <m:e>
            <m:r>
              <m:rPr>
                <m:sty m:val="p"/>
              </m:rPr>
              <w:rPr>
                <w:rFonts w:ascii="Cambria Math" w:hAnsi="Cambria Math"/>
              </w:rPr>
              <m:t>Σ</m:t>
            </m:r>
          </m:e>
          <m:sub>
            <m:r>
              <w:rPr>
                <w:rFonts w:ascii="Cambria Math" w:hAnsi="Cambria Math"/>
              </w:rPr>
              <m:t>DS</m:t>
            </m:r>
          </m:sub>
        </m:sSub>
      </m:oMath>
      <w:r w:rsidRPr="00674711">
        <w:rPr>
          <w:lang w:val="ru-RU"/>
          <w:rPrChange w:id="4144" w:author="Nik K" w:date="2026-10-29T00:18:00Z">
            <w:rPr/>
          </w:rPrChange>
        </w:rPr>
        <w:t xml:space="preserve"> и </w:t>
      </w:r>
      <m:oMath>
        <m:sSub>
          <m:sSubPr>
            <m:ctrlPr>
              <w:rPr>
                <w:rFonts w:ascii="Cambria Math" w:hAnsi="Cambria Math"/>
              </w:rPr>
            </m:ctrlPr>
          </m:sSubPr>
          <m:e>
            <m:r>
              <m:rPr>
                <m:sty m:val="p"/>
              </m:rPr>
              <w:rPr>
                <w:rFonts w:ascii="Cambria Math" w:hAnsi="Cambria Math"/>
              </w:rPr>
              <m:t>Σ</m:t>
            </m:r>
          </m:e>
          <m:sub>
            <m:r>
              <w:rPr>
                <w:rFonts w:ascii="Cambria Math" w:hAnsi="Cambria Math"/>
              </w:rPr>
              <m:t>η</m:t>
            </m:r>
          </m:sub>
        </m:sSub>
      </m:oMath>
      <w:r w:rsidRPr="00674711">
        <w:rPr>
          <w:lang w:val="ru-RU"/>
          <w:rPrChange w:id="4145" w:author="Nik K" w:date="2026-10-29T00:18:00Z">
            <w:rPr/>
          </w:rPrChange>
        </w:rPr>
        <w:t xml:space="preserve"> имеют элементы в мл². Единицы столбцов </w:t>
      </w:r>
      <m:oMath>
        <m:r>
          <w:rPr>
            <w:rFonts w:ascii="Cambria Math" w:hAnsi="Cambria Math"/>
          </w:rPr>
          <m:t>G</m:t>
        </m:r>
      </m:oMath>
      <w:r w:rsidRPr="00674711">
        <w:rPr>
          <w:lang w:val="ru-RU"/>
          <w:rPrChange w:id="4146" w:author="Nik K" w:date="2026-10-29T00:18:00Z">
            <w:rPr/>
          </w:rPrChange>
        </w:rPr>
        <w:t xml:space="preserve"> соответствуют единицам входов. Перекрёстные члены исчезают только при обоснованной некоррелированности. Если остаток камерной аппроксимации уже содержит ошибку сегментации, повторное независимое прибавление той же ошибки завышает бюджет. Если же она не оценена, её отсутствие в таблице нельзя трактовать как нулевой вклад.</w:t>
      </w:r>
    </w:p>
    <w:p w14:paraId="16445B7B" w14:textId="77777777" w:rsidR="003416EE" w:rsidRDefault="006041B4">
      <w:pPr>
        <w:pStyle w:val="af"/>
      </w:pPr>
      <w:r>
        <w:t xml:space="preserve">При фиксированном выборе момента ошибка времени </w:t>
      </w:r>
      <m:oMath>
        <m:r>
          <w:rPr>
            <w:rFonts w:ascii="Cambria Math" w:hAnsi="Cambria Math"/>
          </w:rPr>
          <m:t>δt</m:t>
        </m:r>
      </m:oMath>
      <w:r>
        <w:t xml:space="preserve"> в первом приближении даёт объёмную ошибку </w:t>
      </w:r>
      <m:oMath>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δt</m:t>
        </m:r>
      </m:oMath>
      <w:r>
        <w:t xml:space="preserve">, где </w:t>
      </w:r>
      <m:oMath>
        <m:acc>
          <m:accPr>
            <m:chr m:val="̇"/>
            <m:ctrlPr>
              <w:rPr>
                <w:rFonts w:ascii="Cambria Math" w:hAnsi="Cambria Math"/>
              </w:rPr>
            </m:ctrlPr>
          </m:accPr>
          <m:e>
            <m:r>
              <w:rPr>
                <w:rFonts w:ascii="Cambria Math" w:hAnsi="Cambria Math"/>
              </w:rPr>
              <m:t>V</m:t>
            </m:r>
          </m:e>
        </m:acc>
      </m:oMath>
      <w:r>
        <w:t xml:space="preserve"> измеряется в мл/с. У гладкого истинного экстремума первая производная равна нулю, однако это не устраняет неопределённость неполного окна, размытия реконструкции и ошибочного выбора самого события. Для примера таблицы 10.6 локальное р</w:t>
      </w:r>
      <w:proofErr w:type="spellStart"/>
      <w:r>
        <w:t>аспространение</w:t>
      </w:r>
      <w:proofErr w:type="spellEnd"/>
      <w:r>
        <w:t xml:space="preserve"> около правильной конечной фазы не описывает фактическую перестановку максимума и минимума.</w:t>
      </w:r>
    </w:p>
    <w:p w14:paraId="57763102" w14:textId="77777777" w:rsidR="003416EE" w:rsidRDefault="006041B4">
      <w:pPr>
        <w:pStyle w:val="af"/>
      </w:pPr>
      <w:r>
        <w:t xml:space="preserve">В текущем корпусе совместные распределения всех перечисленных ошибок не установлены. Поэтому формулы (10.17)–(10.21) задают математическую структуру бюджета, но не дают готового численного доверительного интервала УО/ФВ. Сохранённые ошибки камерных </w:t>
      </w:r>
      <w:r>
        <w:lastRenderedPageBreak/>
        <w:t xml:space="preserve">подгонок, межсессионного переноса и повторяемость электрических циклов нельзя объединять квадратично как независимые составляющие одной уже </w:t>
      </w:r>
      <w:proofErr w:type="spellStart"/>
      <w:r>
        <w:t>валидированной</w:t>
      </w:r>
      <w:proofErr w:type="spellEnd"/>
      <w:r>
        <w:t xml:space="preserve"> методики.</w:t>
      </w:r>
    </w:p>
    <w:p w14:paraId="6C4303D3" w14:textId="77777777" w:rsidR="003416EE" w:rsidRDefault="006041B4">
      <w:pPr>
        <w:pStyle w:val="21"/>
      </w:pPr>
      <w:bookmarkStart w:id="4147" w:name="_Toc244123141"/>
      <w:bookmarkStart w:id="4148" w:name="Xda7079e0340d34ab7289325bb9541cea0f1e146"/>
      <w:bookmarkEnd w:id="4073"/>
      <w:r>
        <w:t>10.8 Смысл проверочных метрик и достигнутый результат</w:t>
      </w:r>
      <w:bookmarkEnd w:id="4147"/>
    </w:p>
    <w:p w14:paraId="61F69748" w14:textId="77777777" w:rsidR="003416EE" w:rsidRPr="00674711" w:rsidRDefault="006041B4">
      <w:pPr>
        <w:pStyle w:val="FirstParagraph"/>
        <w:keepNext/>
        <w:rPr>
          <w:lang w:val="ru-RU"/>
          <w:rPrChange w:id="4149" w:author="Nik K" w:date="2026-10-29T00:18:00Z">
            <w:rPr/>
          </w:rPrChange>
        </w:rPr>
      </w:pPr>
      <w:r w:rsidRPr="00674711">
        <w:rPr>
          <w:lang w:val="ru-RU"/>
          <w:rPrChange w:id="4150" w:author="Nik K" w:date="2026-10-29T00:18:00Z">
            <w:rPr/>
          </w:rPrChange>
        </w:rPr>
        <w:t xml:space="preserve">Для фазового камерного прогноза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lang w:val="ru-RU"/>
            <w:rPrChange w:id="4151" w:author="Nik K" w:date="2026-10-29T00:18:00Z">
              <w:rPr>
                <w:rFonts w:ascii="Cambria Math" w:hAnsi="Cambria Math"/>
              </w:rPr>
            </w:rPrChange>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lang w:val="ru-RU"/>
            <w:rPrChange w:id="4152" w:author="Nik K" w:date="2026-10-29T00:18:00Z">
              <w:rPr>
                <w:rFonts w:ascii="Cambria Math" w:hAnsi="Cambria Math"/>
              </w:rPr>
            </w:rPrChange>
          </w:rPr>
          <m:t>-</m:t>
        </m:r>
        <m:sSubSup>
          <m:sSubSupPr>
            <m:ctrlPr>
              <w:rPr>
                <w:rFonts w:ascii="Cambria Math" w:hAnsi="Cambria Math"/>
              </w:rPr>
            </m:ctrlPr>
          </m:sSubSupPr>
          <m:e>
            <m:r>
              <w:rPr>
                <w:rFonts w:ascii="Cambria Math" w:hAnsi="Cambria Math"/>
              </w:rPr>
              <m:t>V</m:t>
            </m:r>
          </m:e>
          <m:sub>
            <m:r>
              <w:rPr>
                <w:rFonts w:ascii="Cambria Math" w:hAnsi="Cambria Math"/>
              </w:rPr>
              <m:t>j</m:t>
            </m:r>
          </m:sub>
          <m:sup>
            <m:r>
              <w:rPr>
                <w:rFonts w:ascii="Cambria Math" w:hAnsi="Cambria Math"/>
              </w:rPr>
              <m:t>CT</m:t>
            </m:r>
          </m:sup>
        </m:sSubSup>
      </m:oMath>
      <w:r w:rsidRPr="00674711">
        <w:rPr>
          <w:lang w:val="ru-RU"/>
          <w:rPrChange w:id="4153" w:author="Nik K" w:date="2026-10-29T00:18:00Z">
            <w:rPr/>
          </w:rPrChange>
        </w:rPr>
        <w:t xml:space="preserve"> использованы смещение, средняя абсолютная ошибка и корень из средней квадратичной ошибки:</w:t>
      </w:r>
    </w:p>
    <w:p w14:paraId="4C169912"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j</m:t>
                        </m:r>
                      </m:sub>
                    </m:sSub>
                  </m:e>
                </m:nary>
                <m:r>
                  <m:rPr>
                    <m:sty m:val="p"/>
                  </m:rPr>
                  <w:rPr>
                    <w:rFonts w:ascii="Cambria Math" w:hAnsi="Cambria Math"/>
                  </w:rPr>
                  <m:t>,</m:t>
                </m:r>
              </m:e>
            </m:mr>
            <m:mr>
              <m:e>
                <m:r>
                  <w:rPr>
                    <w:rFonts w:ascii="Cambria Math" w:hAnsi="Cambria Math"/>
                  </w: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e>
            </m:mr>
            <m:mr>
              <m:e>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2</m:t>
                            </m:r>
                          </m:sup>
                        </m:sSubSup>
                      </m:e>
                    </m:nary>
                  </m:e>
                </m:ra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e>
            </m:mr>
          </m:m>
          <m:r>
            <w:rPr>
              <w:rFonts w:ascii="Cambria Math" w:hAnsi="Cambria Math"/>
            </w:rPr>
            <m:t>  </m:t>
          </m:r>
          <m:r>
            <m:rPr>
              <m:nor/>
            </m:rPr>
            <m:t>(10.22)</m:t>
          </m:r>
        </m:oMath>
      </m:oMathPara>
    </w:p>
    <w:p w14:paraId="19FB214E" w14:textId="77777777" w:rsidR="003416EE" w:rsidRPr="00674711" w:rsidRDefault="006041B4">
      <w:pPr>
        <w:pStyle w:val="FirstParagraph"/>
        <w:rPr>
          <w:lang w:val="ru-RU"/>
          <w:rPrChange w:id="4154" w:author="Nik K" w:date="2026-10-29T00:18:00Z">
            <w:rPr/>
          </w:rPrChange>
        </w:rPr>
      </w:pPr>
      <w:r w:rsidRPr="00674711">
        <w:rPr>
          <w:lang w:val="ru-RU"/>
          <w:rPrChange w:id="4155" w:author="Nik K" w:date="2026-10-29T00:18:00Z">
            <w:rPr/>
          </w:rPrChange>
        </w:rPr>
        <w:t xml:space="preserve">Все величины в (10.22) выражены в мл, </w:t>
      </w:r>
      <m:oMath>
        <m:r>
          <w:rPr>
            <w:rFonts w:ascii="Cambria Math" w:hAnsi="Cambria Math"/>
          </w:rPr>
          <m:t>n</m:t>
        </m:r>
      </m:oMath>
      <w:r w:rsidRPr="00674711">
        <w:rPr>
          <w:lang w:val="ru-RU"/>
          <w:rPrChange w:id="4156" w:author="Nik K" w:date="2026-10-29T00:18:00Z">
            <w:rPr/>
          </w:rPrChange>
        </w:rPr>
        <w:t xml:space="preserve"> — число проверенных фаз. При одинаковых весах выполняется </w:t>
      </w:r>
      <m:oMath>
        <m:r>
          <w:rPr>
            <w:rFonts w:ascii="Cambria Math" w:hAnsi="Cambria Math"/>
          </w:rPr>
          <m:t>RMS</m:t>
        </m:r>
        <m:sSup>
          <m:sSupPr>
            <m:ctrlPr>
              <w:rPr>
                <w:rFonts w:ascii="Cambria Math" w:hAnsi="Cambria Math"/>
              </w:rPr>
            </m:ctrlPr>
          </m:sSupPr>
          <m:e>
            <m:r>
              <w:rPr>
                <w:rFonts w:ascii="Cambria Math" w:hAnsi="Cambria Math"/>
              </w:rPr>
              <m:t>E</m:t>
            </m:r>
          </m:e>
          <m:sup>
            <m:r>
              <w:rPr>
                <w:rFonts w:ascii="Cambria Math" w:hAnsi="Cambria Math"/>
                <w:lang w:val="ru-RU"/>
                <w:rPrChange w:id="4157" w:author="Nik K" w:date="2026-10-29T00:18:00Z">
                  <w:rPr>
                    <w:rFonts w:ascii="Cambria Math" w:hAnsi="Cambria Math"/>
                  </w:rPr>
                </w:rPrChange>
              </w:rPr>
              <m:t>2</m:t>
            </m:r>
          </m:sup>
        </m:sSup>
        <m:r>
          <m:rPr>
            <m:sty m:val="p"/>
          </m:rPr>
          <w:rPr>
            <w:rFonts w:ascii="Cambria Math" w:hAnsi="Cambria Math"/>
            <w:lang w:val="ru-RU"/>
            <w:rPrChange w:id="4158" w:author="Nik K" w:date="2026-10-29T00:18:00Z">
              <w:rPr>
                <w:rFonts w:ascii="Cambria Math" w:hAnsi="Cambria Math"/>
              </w:rPr>
            </w:rPrChange>
          </w:rPr>
          <m:t>=</m:t>
        </m:r>
        <m:sSup>
          <m:sSupPr>
            <m:ctrlPr>
              <w:rPr>
                <w:rFonts w:ascii="Cambria Math" w:hAnsi="Cambria Math"/>
              </w:rPr>
            </m:ctrlPr>
          </m:sSupPr>
          <m:e>
            <m:acc>
              <m:accPr>
                <m:chr m:val="‾"/>
                <m:ctrlPr>
                  <w:rPr>
                    <w:rFonts w:ascii="Cambria Math" w:hAnsi="Cambria Math"/>
                  </w:rPr>
                </m:ctrlPr>
              </m:accPr>
              <m:e>
                <m:r>
                  <w:rPr>
                    <w:rFonts w:ascii="Cambria Math" w:hAnsi="Cambria Math"/>
                  </w:rPr>
                  <m:t>e</m:t>
                </m:r>
              </m:e>
            </m:acc>
          </m:e>
          <m:sup>
            <m:r>
              <w:rPr>
                <w:rFonts w:ascii="Cambria Math" w:hAnsi="Cambria Math"/>
                <w:lang w:val="ru-RU"/>
                <w:rPrChange w:id="4159" w:author="Nik K" w:date="2026-10-29T00:18:00Z">
                  <w:rPr>
                    <w:rFonts w:ascii="Cambria Math" w:hAnsi="Cambria Math"/>
                  </w:rPr>
                </w:rPrChange>
              </w:rPr>
              <m:t>2</m:t>
            </m:r>
          </m:sup>
        </m:sSup>
        <m:r>
          <m:rPr>
            <m:sty m:val="p"/>
          </m:rPr>
          <w:rPr>
            <w:rFonts w:ascii="Cambria Math" w:hAnsi="Cambria Math"/>
            <w:lang w:val="ru-RU"/>
            <w:rPrChange w:id="4160" w:author="Nik K" w:date="2026-10-29T00:18:00Z">
              <w:rPr>
                <w:rFonts w:ascii="Cambria Math" w:hAnsi="Cambria Math"/>
              </w:rPr>
            </w:rPrChange>
          </w:rPr>
          <m:t>+(</m:t>
        </m:r>
        <m:r>
          <w:rPr>
            <w:rFonts w:ascii="Cambria Math" w:hAnsi="Cambria Math"/>
          </w:rPr>
          <m:t>n</m:t>
        </m:r>
        <m:r>
          <m:rPr>
            <m:sty m:val="p"/>
          </m:rPr>
          <w:rPr>
            <w:rFonts w:ascii="Cambria Math" w:hAnsi="Cambria Math"/>
            <w:lang w:val="ru-RU"/>
            <w:rPrChange w:id="4161" w:author="Nik K" w:date="2026-10-29T00:18:00Z">
              <w:rPr>
                <w:rFonts w:ascii="Cambria Math" w:hAnsi="Cambria Math"/>
              </w:rPr>
            </w:rPrChange>
          </w:rPr>
          <m:t>-</m:t>
        </m:r>
        <m:r>
          <w:rPr>
            <w:rFonts w:ascii="Cambria Math" w:hAnsi="Cambria Math"/>
            <w:lang w:val="ru-RU"/>
            <w:rPrChange w:id="4162" w:author="Nik K" w:date="2026-10-29T00:18:00Z">
              <w:rPr>
                <w:rFonts w:ascii="Cambria Math" w:hAnsi="Cambria Math"/>
              </w:rPr>
            </w:rPrChange>
          </w:rPr>
          <m:t>1</m:t>
        </m:r>
        <m:r>
          <m:rPr>
            <m:sty m:val="p"/>
          </m:rPr>
          <w:rPr>
            <w:rFonts w:ascii="Cambria Math" w:hAnsi="Cambria Math"/>
            <w:lang w:val="ru-RU"/>
            <w:rPrChange w:id="4163" w:author="Nik K" w:date="2026-10-29T00:18:00Z">
              <w:rPr>
                <w:rFonts w:ascii="Cambria Math" w:hAnsi="Cambria Math"/>
              </w:rPr>
            </w:rPrChange>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lang w:val="ru-RU"/>
                <w:rPrChange w:id="4164" w:author="Nik K" w:date="2026-10-29T00:18:00Z">
                  <w:rPr>
                    <w:rFonts w:ascii="Cambria Math" w:hAnsi="Cambria Math"/>
                  </w:rPr>
                </w:rPrChange>
              </w:rPr>
              <m:t>2</m:t>
            </m:r>
          </m:sup>
        </m:sSubSup>
        <m:r>
          <m:rPr>
            <m:sty m:val="p"/>
          </m:rPr>
          <w:rPr>
            <w:rFonts w:ascii="Cambria Math" w:hAnsi="Cambria Math"/>
            <w:lang w:val="ru-RU"/>
            <w:rPrChange w:id="4165" w:author="Nik K" w:date="2026-10-29T00:18:00Z">
              <w:rPr>
                <w:rFonts w:ascii="Cambria Math" w:hAnsi="Cambria Math"/>
              </w:rPr>
            </w:rPrChange>
          </w:rPr>
          <m:t>/</m:t>
        </m:r>
        <m:r>
          <w:rPr>
            <w:rFonts w:ascii="Cambria Math" w:hAnsi="Cambria Math"/>
          </w:rPr>
          <m:t>n</m:t>
        </m:r>
      </m:oMath>
      <w:r w:rsidRPr="00674711">
        <w:rPr>
          <w:lang w:val="ru-RU"/>
          <w:rPrChange w:id="4166" w:author="Nik K" w:date="2026-10-29T00:18:00Z">
            <w:rPr/>
          </w:rPrChange>
        </w:rPr>
        <w:t xml:space="preserve">. Тем самым </w:t>
      </w:r>
      <w:r>
        <w:t>RMSE</w:t>
      </w:r>
      <w:r w:rsidRPr="00674711">
        <w:rPr>
          <w:lang w:val="ru-RU"/>
          <w:rPrChange w:id="4167" w:author="Nik K" w:date="2026-10-29T00:18:00Z">
            <w:rPr/>
          </w:rPrChange>
        </w:rPr>
        <w:t xml:space="preserve"> отличается от стандартного отклонения знаковых ошибок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674711">
        <w:rPr>
          <w:lang w:val="ru-RU"/>
          <w:rPrChange w:id="4168" w:author="Nik K" w:date="2026-10-29T00:18:00Z">
            <w:rPr/>
          </w:rPrChange>
        </w:rPr>
        <w:t xml:space="preserve">. Для ЛЖ по </w:t>
      </w:r>
      <m:oMath>
        <m:r>
          <w:rPr>
            <w:rFonts w:ascii="Cambria Math" w:hAnsi="Cambria Math"/>
          </w:rPr>
          <m:t>z</m:t>
        </m:r>
      </m:oMath>
      <w:r w:rsidRPr="00674711">
        <w:rPr>
          <w:lang w:val="ru-RU"/>
          <w:rPrChange w:id="4169" w:author="Nik K" w:date="2026-10-29T00:18:00Z">
            <w:rPr/>
          </w:rPrChange>
        </w:rPr>
        <w:t xml:space="preserve"> и </w:t>
      </w:r>
      <m:oMath>
        <m:r>
          <w:rPr>
            <w:rFonts w:ascii="Cambria Math" w:hAnsi="Cambria Math"/>
          </w:rPr>
          <m:t>d</m:t>
        </m:r>
      </m:oMath>
      <w:r w:rsidRPr="00674711">
        <w:rPr>
          <w:lang w:val="ru-RU"/>
          <w:rPrChange w:id="4170" w:author="Nik K" w:date="2026-10-29T00:18:00Z">
            <w:rPr/>
          </w:rPrChange>
        </w:rPr>
        <w:t xml:space="preserve"> на отложенных блоках Н получены </w:t>
      </w:r>
      <w:r>
        <w:t>RMSE</w:t>
      </w:r>
      <w:r w:rsidRPr="00674711">
        <w:rPr>
          <w:lang w:val="ru-RU"/>
          <w:rPrChange w:id="4171" w:author="Nik K" w:date="2026-10-29T00:18:00Z">
            <w:rPr/>
          </w:rPrChange>
        </w:rPr>
        <w:t xml:space="preserve"> 31,96 мл, смещение −8,50 мл, </w:t>
      </w:r>
      <w:r>
        <w:t>MAE</w:t>
      </w:r>
      <w:r w:rsidRPr="00674711">
        <w:rPr>
          <w:lang w:val="ru-RU"/>
          <w:rPrChange w:id="4172" w:author="Nik K" w:date="2026-10-29T00:18:00Z">
            <w:rPr/>
          </w:rPrChange>
        </w:rPr>
        <w:t xml:space="preserve"> 28,42 мл и </w:t>
      </w:r>
      <m:oMath>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lang w:val="ru-RU"/>
            <w:rPrChange w:id="4173" w:author="Nik K" w:date="2026-10-29T00:18:00Z">
              <w:rPr>
                <w:rFonts w:ascii="Cambria Math" w:hAnsi="Cambria Math"/>
              </w:rPr>
            </w:rPrChange>
          </w:rPr>
          <m:t>=</m:t>
        </m:r>
        <m:r>
          <w:rPr>
            <w:rFonts w:ascii="Cambria Math" w:hAnsi="Cambria Math"/>
            <w:lang w:val="ru-RU"/>
            <w:rPrChange w:id="4174" w:author="Nik K" w:date="2026-10-29T00:18:00Z">
              <w:rPr>
                <w:rFonts w:ascii="Cambria Math" w:hAnsi="Cambria Math"/>
              </w:rPr>
            </w:rPrChange>
          </w:rPr>
          <m:t>32</m:t>
        </m:r>
        <m:r>
          <m:rPr>
            <m:sty m:val="p"/>
          </m:rPr>
          <w:rPr>
            <w:rFonts w:ascii="Cambria Math" w:hAnsi="Cambria Math"/>
            <w:lang w:val="ru-RU"/>
            <w:rPrChange w:id="4175" w:author="Nik K" w:date="2026-10-29T00:18:00Z">
              <w:rPr>
                <w:rFonts w:ascii="Cambria Math" w:hAnsi="Cambria Math"/>
              </w:rPr>
            </w:rPrChange>
          </w:rPr>
          <m:t>,</m:t>
        </m:r>
        <m:r>
          <w:rPr>
            <w:rFonts w:ascii="Cambria Math" w:hAnsi="Cambria Math"/>
            <w:lang w:val="ru-RU"/>
            <w:rPrChange w:id="4176" w:author="Nik K" w:date="2026-10-29T00:18:00Z">
              <w:rPr>
                <w:rFonts w:ascii="Cambria Math" w:hAnsi="Cambria Math"/>
              </w:rPr>
            </w:rPrChange>
          </w:rPr>
          <m:t>94</m:t>
        </m:r>
      </m:oMath>
      <w:r w:rsidRPr="00674711">
        <w:rPr>
          <w:lang w:val="ru-RU"/>
          <w:rPrChange w:id="4177" w:author="Nik K" w:date="2026-10-29T00:18:00Z">
            <w:rPr/>
          </w:rPrChange>
        </w:rPr>
        <w:t xml:space="preserve"> мл [95]. Эти показатели описывают одну зависимую последовательность одного человека; увеличение числа её кадров не увеличивает число независимых участников.</w:t>
      </w:r>
    </w:p>
    <w:p w14:paraId="5239780A" w14:textId="77777777" w:rsidR="003416EE" w:rsidRDefault="006041B4">
      <w:pPr>
        <w:pStyle w:val="af"/>
      </w:pPr>
      <w:r>
        <w:t xml:space="preserve">В </w:t>
      </w:r>
      <w:proofErr w:type="spellStart"/>
      <w:r>
        <w:t>межиндивидуальной</w:t>
      </w:r>
      <w:proofErr w:type="spellEnd"/>
      <w:r>
        <w:t xml:space="preserve"> анатомической сводке сначала вычислены индивидуальные ошибки, затем корень из среднего их квадратов при равных весах людей. В электрическом переносе дополнительно выровнены суммарные веса КТ-интервалов. Эти правила сохранены в таблицах: объединение всех кадров без весов дало бы другую характеристику. </w:t>
      </w:r>
      <w:r>
        <w:lastRenderedPageBreak/>
        <w:t>Погрешность относительно автоматической сегментации также включает её неопределённость и при раздельных сессиях — неизвестное физиологическое различие состояний.</w:t>
      </w:r>
    </w:p>
    <w:p w14:paraId="01BEF526" w14:textId="77777777" w:rsidR="003416EE" w:rsidRDefault="006041B4">
      <w:pPr>
        <w:pStyle w:val="af"/>
      </w:pPr>
      <w:r>
        <w:t>Сохранённые результаты показывают, что объём, положение и размеры целого сердца содержат информацию о камерной динамике. При известных фазовых геометрических входах проверочная ошибка ЛЖ на трёх людях снижена до сводных 5,98 мл; в индивидуальной проверке Н сочетание известного объёма сердца и фазы дало 8,285 мл на исключённых блоках. Эти результаты характеризуют конкретные анатомические переходы. Они не устанавливают доступность всей динамики из одной КТ и ТТРКГ.</w:t>
      </w:r>
    </w:p>
    <w:p w14:paraId="15CF5A4B" w14:textId="77777777" w:rsidR="003416EE" w:rsidRDefault="006041B4">
      <w:pPr>
        <w:pStyle w:val="af"/>
      </w:pPr>
      <w:r>
        <w:t xml:space="preserve">Отрицательные результаты ограничивают следующий этап разработки. Постоянный </w:t>
      </w:r>
      <w:proofErr w:type="spellStart"/>
      <w:r>
        <w:t>некровяной</w:t>
      </w:r>
      <w:proofErr w:type="spellEnd"/>
      <w:r>
        <w:t xml:space="preserve"> остаток не описывает использованные маски с малой ошибкой; общий фазовый профиль не переносится одинаково между людьми; одна камерная опора не исправляет неверную электрическую динамику; добавление производной улучшает подгонку без улучшения проверочных ошибок желудочков. Почти точный размах может сопровождаться неверным порядком экстремумов. Новые проверки электрической эквивалентности форм, рассмотренные в главе 9, сохраняют неоднозначность движения и тканевого смешения и не завершают камерную часть автоматически.</w:t>
      </w:r>
    </w:p>
    <w:p w14:paraId="4EC7BE86" w14:textId="77777777" w:rsidR="003416EE" w:rsidRDefault="006041B4">
      <w:pPr>
        <w:pStyle w:val="af"/>
      </w:pPr>
      <w:r>
        <w:t>Численный расчёт УО/ФВ как результата всей методики требует пригодной камерной опоры, восстановленной траектории с ограниченной неопределённостью, обоснованных конечных фаз одного сокращения и проверки камерного закона при скрытой целевой 4D-динамике. При невыполнении этих условий результатом остаются условная камерная кривая, показатели наблюдаемого окна либо отказ от функциональной оценки. Текущая работа устанавливает формулы, отдельные калибровки, ошибки их переноса и конкретные отказы; завершённая валидация УО и ФВ по экспериментальной ТТРКГ пока не достигнута.</w:t>
      </w:r>
    </w:p>
    <w:p w14:paraId="5FE4EBE6" w14:textId="77777777" w:rsidR="003416EE" w:rsidRDefault="006041B4">
      <w:pPr>
        <w:pStyle w:val="1"/>
      </w:pPr>
      <w:bookmarkStart w:id="4178" w:name="_Toc244123142"/>
      <w:bookmarkStart w:id="4179" w:name="результаты-проверки-методики"/>
      <w:bookmarkEnd w:id="3852"/>
      <w:bookmarkEnd w:id="4148"/>
      <w:r>
        <w:lastRenderedPageBreak/>
        <w:t>11 Результаты проверки методики</w:t>
      </w:r>
      <w:bookmarkEnd w:id="4178"/>
    </w:p>
    <w:p w14:paraId="6C3AD2DC" w14:textId="77777777" w:rsidR="003416EE" w:rsidRDefault="006041B4">
      <w:pPr>
        <w:pStyle w:val="21"/>
      </w:pPr>
      <w:bookmarkStart w:id="4180" w:name="_Toc244123143"/>
      <w:bookmarkStart w:id="4181" w:name="X11adc23ff62efb32c3332ddf8c2e7aa9790a5b2"/>
      <w:r>
        <w:t>11.1 Предмет проверки и уровни доказательности</w:t>
      </w:r>
      <w:bookmarkEnd w:id="4180"/>
    </w:p>
    <w:p w14:paraId="27B828E0" w14:textId="77777777" w:rsidR="003416EE" w:rsidRPr="00674711" w:rsidRDefault="006041B4">
      <w:pPr>
        <w:pStyle w:val="FirstParagraph"/>
        <w:rPr>
          <w:lang w:val="ru-RU"/>
          <w:rPrChange w:id="4182" w:author="Nik K" w:date="2026-10-29T00:18:00Z">
            <w:rPr/>
          </w:rPrChange>
        </w:rPr>
      </w:pPr>
      <w:r w:rsidRPr="00674711">
        <w:rPr>
          <w:lang w:val="ru-RU"/>
          <w:rPrChange w:id="4183" w:author="Nik K" w:date="2026-10-29T00:18:00Z">
            <w:rPr/>
          </w:rPrChange>
        </w:rPr>
        <w:t xml:space="preserve">Проверка должна установить, какие звенья методики уже имеют количественное основание и какие ошибки препятствуют получению функций сердца. Целевая последовательность определена в главе 4: одна индивидуальная КТ задаёт анатомическую опору; </w:t>
      </w:r>
      <w:proofErr w:type="spellStart"/>
      <w:r w:rsidRPr="00674711">
        <w:rPr>
          <w:lang w:val="ru-RU"/>
          <w:rPrChange w:id="4184" w:author="Nik K" w:date="2026-10-29T00:18:00Z">
            <w:rPr/>
          </w:rPrChange>
        </w:rPr>
        <w:t>электроимпедансная</w:t>
      </w:r>
      <w:proofErr w:type="spellEnd"/>
      <w:r w:rsidRPr="00674711">
        <w:rPr>
          <w:lang w:val="ru-RU"/>
          <w:rPrChange w:id="4185" w:author="Nik K" w:date="2026-10-29T00:18:00Z">
            <w:rPr/>
          </w:rPrChange>
        </w:rPr>
        <w:t xml:space="preserve"> томография (ЭИТ) оценивает эффективные тканевые параметры и их синхронные изменения; </w:t>
      </w:r>
      <w:proofErr w:type="spellStart"/>
      <w:r w:rsidRPr="00674711">
        <w:rPr>
          <w:lang w:val="ru-RU"/>
          <w:rPrChange w:id="4186" w:author="Nik K" w:date="2026-10-29T00:18:00Z">
            <w:rPr/>
          </w:rPrChange>
        </w:rPr>
        <w:t>конечноэлементная</w:t>
      </w:r>
      <w:proofErr w:type="spellEnd"/>
      <w:r w:rsidRPr="00674711">
        <w:rPr>
          <w:lang w:val="ru-RU"/>
          <w:rPrChange w:id="4187" w:author="Nik K" w:date="2026-10-29T00:18:00Z">
            <w:rPr/>
          </w:rPrChange>
        </w:rPr>
        <w:t xml:space="preserve"> модель (</w:t>
      </w:r>
      <w:r>
        <w:t>FEM</w:t>
      </w:r>
      <w:r w:rsidRPr="00674711">
        <w:rPr>
          <w:lang w:val="ru-RU"/>
          <w:rPrChange w:id="4188" w:author="Nik K" w:date="2026-10-29T00:18:00Z">
            <w:rPr/>
          </w:rPrChange>
        </w:rPr>
        <w:t>) переводит эти изменения в поправку трансторакального отведения «рука–рука» — ТТРКГ. По ТТРКГ с поправкой и временными признаками ЭКГ исследуются геометрия сердца, камерные объёмы, ударный объём (УО) и фракция выброса (ФВ). Фазовые данные 4</w:t>
      </w:r>
      <w:r>
        <w:t>D</w:t>
      </w:r>
      <w:r w:rsidRPr="00674711">
        <w:rPr>
          <w:lang w:val="ru-RU"/>
          <w:rPrChange w:id="4189" w:author="Nik K" w:date="2026-10-29T00:18:00Z">
            <w:rPr/>
          </w:rPrChange>
        </w:rPr>
        <w:t>-КТ служат референсом разработки. Их использование как известных управляющих величин допустимо в отдельном вычислительном опыте, но меняет предмет его проверки.</w:t>
      </w:r>
    </w:p>
    <w:p w14:paraId="5F04E307" w14:textId="77777777" w:rsidR="003416EE" w:rsidRDefault="006041B4">
      <w:pPr>
        <w:pStyle w:val="af"/>
      </w:pPr>
      <w:r>
        <w:t>В настоящем срезе результатов подтверждённого сквозного восстановления УО и ФВ нет. Имеются проверки программных операций, условные физические расчёты, сопоставления геометрии и исследовательские зависимости между записями разных сессий. Эти результаты содержательны для разработки, однако их ошибки относятся к разным величинам и не образуют готовую суммарную погрешность методики.</w:t>
      </w:r>
    </w:p>
    <w:p w14:paraId="59867296" w14:textId="77777777" w:rsidR="003416EE" w:rsidRDefault="006041B4">
      <w:pPr>
        <w:pStyle w:val="af"/>
      </w:pPr>
      <w:r>
        <w:rPr>
          <w:b/>
          <w:bCs/>
        </w:rPr>
        <w:t>Численная проверка</w:t>
      </w:r>
      <w:r>
        <w:t xml:space="preserve"> устанавливает, правильно ли решена заданная дискретная задача: согласуются ли программные реализации, производные, единицы и алгебраические преобразования. </w:t>
      </w:r>
      <w:r>
        <w:rPr>
          <w:b/>
          <w:bCs/>
        </w:rPr>
        <w:t>Модельная проверка</w:t>
      </w:r>
      <w:r>
        <w:t xml:space="preserve"> оценивает последствия конкретных допущений о форме, тканях, движении и контактах при известных входных воздействиях. </w:t>
      </w:r>
      <w:r>
        <w:rPr>
          <w:b/>
          <w:bCs/>
        </w:rPr>
        <w:t>Физиологическая валидация</w:t>
      </w:r>
      <w:r>
        <w:t xml:space="preserve"> требует сопоставления восстановленной величины с соответствующим независимым референсом при известных условиях наблюдения. Сохранённые межсессионные сравнения с автоматическими КТ-масками дают </w:t>
      </w:r>
      <w:r>
        <w:lastRenderedPageBreak/>
        <w:t>ограниченную эмпирическую проверку; независимая анатомическая точность этих масок и синхронное соответствие электрическим циклам не установлены.</w:t>
      </w:r>
    </w:p>
    <w:p w14:paraId="15E6C5AD" w14:textId="77777777" w:rsidR="003416EE" w:rsidRDefault="006041B4">
      <w:pPr>
        <w:pStyle w:val="af"/>
      </w:pPr>
      <w:r>
        <w:rPr>
          <w:b/>
          <w:bCs/>
        </w:rPr>
        <w:t>Факт состава доступного корпуса:</w:t>
      </w:r>
      <w:r>
        <w:t xml:space="preserve"> дополнительная монтажная серия содержит 810 расчётных состояний: 720 основных, 18 для уточнения объёмной производной L1 и две серии по 36 состояний для конечной компенсации до и после уточнения сопротивления. В общее число входят 54 повторно использованных состояния; их происхождение и проверка хэшей зафиксированы манифестом [105]. Это состояния одной индивидуальной анатомии, а не независимые эксперименты или участники. При настоящем дополнении численные результаты новой серии сверены с доступными CSV. Первичные файлы части прежних результатов [99–104] недоступны в рабочей копии: эти результаты сохранены по исходной редакции, повторная проверка недоступных файлов здесь не заявляется.</w:t>
      </w:r>
    </w:p>
    <w:p w14:paraId="513A47E0" w14:textId="77777777" w:rsidR="003416EE" w:rsidRDefault="006041B4">
      <w:pPr>
        <w:pStyle w:val="af"/>
      </w:pPr>
      <w:r>
        <w:t>Таблица 11.1 связывает проверенный объект с полученным результатом и границей вывода. Детальные методы изложены в главах 5–10; здесь рассматривается достаточность их проверки.</w:t>
      </w:r>
    </w:p>
    <w:p w14:paraId="43E447E6" w14:textId="77777777" w:rsidR="003416EE" w:rsidRDefault="006041B4">
      <w:pPr>
        <w:pStyle w:val="af5"/>
        <w:keepNext/>
      </w:pPr>
      <w:r>
        <w:t>Таблица 11.1 — Проверенные звенья методики и границы использования результатов</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407"/>
        <w:gridCol w:w="3544"/>
        <w:gridCol w:w="3544"/>
      </w:tblGrid>
      <w:tr w:rsidR="003416EE" w14:paraId="061B3DB0" w14:textId="77777777">
        <w:trPr>
          <w:cantSplit/>
          <w:tblHeader/>
        </w:trPr>
        <w:tc>
          <w:tcPr>
            <w:tcW w:w="2372" w:type="dxa"/>
            <w:shd w:val="clear" w:color="auto" w:fill="EDEDED"/>
          </w:tcPr>
          <w:p w14:paraId="27A70F22" w14:textId="77777777" w:rsidR="003416EE" w:rsidRDefault="006041B4">
            <w:pPr>
              <w:keepNext/>
              <w:spacing w:before="60" w:after="60" w:line="240" w:lineRule="auto"/>
              <w:ind w:firstLine="0"/>
              <w:jc w:val="left"/>
            </w:pPr>
            <w:r>
              <w:rPr>
                <w:b/>
                <w:sz w:val="22"/>
              </w:rPr>
              <w:t>Объект проверки</w:t>
            </w:r>
          </w:p>
        </w:tc>
        <w:tc>
          <w:tcPr>
            <w:tcW w:w="3491" w:type="dxa"/>
            <w:shd w:val="clear" w:color="auto" w:fill="EDEDED"/>
          </w:tcPr>
          <w:p w14:paraId="4EFC5741" w14:textId="77777777" w:rsidR="003416EE" w:rsidRDefault="006041B4">
            <w:pPr>
              <w:keepNext/>
              <w:spacing w:before="60" w:after="60" w:line="240" w:lineRule="auto"/>
              <w:ind w:firstLine="0"/>
              <w:jc w:val="left"/>
            </w:pPr>
            <w:r>
              <w:rPr>
                <w:b/>
                <w:sz w:val="22"/>
              </w:rPr>
              <w:t>Результат</w:t>
            </w:r>
          </w:p>
        </w:tc>
        <w:tc>
          <w:tcPr>
            <w:tcW w:w="3491" w:type="dxa"/>
            <w:shd w:val="clear" w:color="auto" w:fill="EDEDED"/>
          </w:tcPr>
          <w:p w14:paraId="41AC3287" w14:textId="77777777" w:rsidR="003416EE" w:rsidRDefault="006041B4">
            <w:pPr>
              <w:keepNext/>
              <w:spacing w:before="60" w:after="60" w:line="240" w:lineRule="auto"/>
              <w:ind w:firstLine="0"/>
              <w:jc w:val="left"/>
            </w:pPr>
            <w:r>
              <w:rPr>
                <w:b/>
                <w:sz w:val="22"/>
              </w:rPr>
              <w:t>Уровень и граница вывода</w:t>
            </w:r>
          </w:p>
        </w:tc>
      </w:tr>
      <w:tr w:rsidR="003416EE" w14:paraId="26121D4E" w14:textId="77777777">
        <w:trPr>
          <w:cantSplit/>
        </w:trPr>
        <w:tc>
          <w:tcPr>
            <w:tcW w:w="2372" w:type="dxa"/>
          </w:tcPr>
          <w:p w14:paraId="5E1A37D7" w14:textId="77777777" w:rsidR="003416EE" w:rsidRDefault="006041B4">
            <w:pPr>
              <w:spacing w:before="60" w:after="60" w:line="240" w:lineRule="auto"/>
              <w:ind w:firstLine="0"/>
              <w:jc w:val="left"/>
            </w:pPr>
            <w:r>
              <w:rPr>
                <w:sz w:val="22"/>
              </w:rPr>
              <w:t xml:space="preserve">Прямой </w:t>
            </w:r>
            <w:proofErr w:type="spellStart"/>
            <w:r>
              <w:rPr>
                <w:sz w:val="22"/>
              </w:rPr>
              <w:t>компартментный</w:t>
            </w:r>
            <w:proofErr w:type="spellEnd"/>
            <w:r>
              <w:rPr>
                <w:sz w:val="22"/>
              </w:rPr>
              <w:t xml:space="preserve"> электрический оператор</w:t>
            </w:r>
          </w:p>
        </w:tc>
        <w:tc>
          <w:tcPr>
            <w:tcW w:w="3491" w:type="dxa"/>
          </w:tcPr>
          <w:p w14:paraId="2EDD2812" w14:textId="77777777" w:rsidR="003416EE" w:rsidRDefault="006041B4">
            <w:pPr>
              <w:spacing w:before="60" w:after="60" w:line="240" w:lineRule="auto"/>
              <w:ind w:firstLine="0"/>
              <w:jc w:val="left"/>
            </w:pPr>
            <w:r>
              <w:rPr>
                <w:sz w:val="22"/>
              </w:rPr>
              <w:t>Относительное расхождение с EIDORS в синтетическом тесте 6,50·10⁻¹⁴</w:t>
            </w:r>
          </w:p>
        </w:tc>
        <w:tc>
          <w:tcPr>
            <w:tcW w:w="3491" w:type="dxa"/>
          </w:tcPr>
          <w:p w14:paraId="755702C4" w14:textId="77777777" w:rsidR="003416EE" w:rsidRDefault="006041B4">
            <w:pPr>
              <w:spacing w:before="60" w:after="60" w:line="240" w:lineRule="auto"/>
              <w:ind w:firstLine="0"/>
              <w:jc w:val="left"/>
            </w:pPr>
            <w:r>
              <w:rPr>
                <w:sz w:val="22"/>
              </w:rPr>
              <w:t>Численная согласованность двух реализаций; анатомия, контакты и пространственная сходимость этим не проверены</w:t>
            </w:r>
          </w:p>
        </w:tc>
      </w:tr>
      <w:tr w:rsidR="003416EE" w14:paraId="7A4BF411" w14:textId="77777777">
        <w:trPr>
          <w:cantSplit/>
        </w:trPr>
        <w:tc>
          <w:tcPr>
            <w:tcW w:w="2372" w:type="dxa"/>
          </w:tcPr>
          <w:p w14:paraId="1FFAF5CE" w14:textId="77777777" w:rsidR="003416EE" w:rsidRDefault="006041B4">
            <w:pPr>
              <w:spacing w:before="60" w:after="60" w:line="240" w:lineRule="auto"/>
              <w:ind w:firstLine="0"/>
              <w:jc w:val="left"/>
            </w:pPr>
            <w:r>
              <w:rPr>
                <w:sz w:val="22"/>
              </w:rPr>
              <w:t>Производная относительного остатка</w:t>
            </w:r>
          </w:p>
        </w:tc>
        <w:tc>
          <w:tcPr>
            <w:tcW w:w="3491" w:type="dxa"/>
          </w:tcPr>
          <w:p w14:paraId="79B4A9B6" w14:textId="77777777" w:rsidR="003416EE" w:rsidRDefault="006041B4">
            <w:pPr>
              <w:spacing w:before="60" w:after="60" w:line="240" w:lineRule="auto"/>
              <w:ind w:firstLine="0"/>
              <w:jc w:val="left"/>
            </w:pPr>
            <w:r>
              <w:rPr>
                <w:sz w:val="22"/>
              </w:rPr>
              <w:t>После исправления относительная ошибка 2,25·10⁻¹⁰ вместо 0,465</w:t>
            </w:r>
          </w:p>
        </w:tc>
        <w:tc>
          <w:tcPr>
            <w:tcW w:w="3491" w:type="dxa"/>
          </w:tcPr>
          <w:p w14:paraId="22DFAF11" w14:textId="77777777" w:rsidR="003416EE" w:rsidRDefault="006041B4">
            <w:pPr>
              <w:spacing w:before="60" w:after="60" w:line="240" w:lineRule="auto"/>
              <w:ind w:firstLine="0"/>
              <w:jc w:val="left"/>
            </w:pPr>
            <w:r>
              <w:rPr>
                <w:sz w:val="22"/>
              </w:rPr>
              <w:t>Численная проверка функции при ненулевом остатке; не измерение точности тканевых параметров</w:t>
            </w:r>
          </w:p>
        </w:tc>
      </w:tr>
      <w:tr w:rsidR="003416EE" w14:paraId="5693B09C" w14:textId="77777777">
        <w:trPr>
          <w:cantSplit/>
        </w:trPr>
        <w:tc>
          <w:tcPr>
            <w:tcW w:w="2372" w:type="dxa"/>
          </w:tcPr>
          <w:p w14:paraId="4EDF28A9" w14:textId="77777777" w:rsidR="003416EE" w:rsidRDefault="006041B4">
            <w:pPr>
              <w:spacing w:before="60" w:after="60" w:line="240" w:lineRule="auto"/>
              <w:ind w:firstLine="0"/>
              <w:jc w:val="left"/>
            </w:pPr>
            <w:r>
              <w:rPr>
                <w:sz w:val="22"/>
              </w:rPr>
              <w:t>Представление фазовой геометрии Н</w:t>
            </w:r>
          </w:p>
        </w:tc>
        <w:tc>
          <w:tcPr>
            <w:tcW w:w="3491" w:type="dxa"/>
          </w:tcPr>
          <w:p w14:paraId="6227B83B" w14:textId="77777777" w:rsidR="003416EE" w:rsidRDefault="006041B4">
            <w:pPr>
              <w:spacing w:before="60" w:after="60" w:line="240" w:lineRule="auto"/>
              <w:ind w:firstLine="0"/>
              <w:jc w:val="left"/>
            </w:pPr>
            <w:r>
              <w:rPr>
                <w:sz w:val="22"/>
              </w:rPr>
              <w:t xml:space="preserve">На десяти </w:t>
            </w:r>
            <w:proofErr w:type="spellStart"/>
            <w:r>
              <w:rPr>
                <w:sz w:val="22"/>
              </w:rPr>
              <w:t>неопорных</w:t>
            </w:r>
            <w:proofErr w:type="spellEnd"/>
            <w:r>
              <w:rPr>
                <w:sz w:val="22"/>
              </w:rPr>
              <w:t xml:space="preserve"> фазах средний </w:t>
            </w:r>
            <w:proofErr w:type="spellStart"/>
            <w:r>
              <w:rPr>
                <w:sz w:val="22"/>
              </w:rPr>
              <w:t>Dice</w:t>
            </w:r>
            <w:proofErr w:type="spellEnd"/>
            <w:r>
              <w:rPr>
                <w:sz w:val="22"/>
              </w:rPr>
              <w:t xml:space="preserve"> индивидуальной формы 0,9059, сферы 0,7438, эллипсоида 0,8038</w:t>
            </w:r>
          </w:p>
        </w:tc>
        <w:tc>
          <w:tcPr>
            <w:tcW w:w="3491" w:type="dxa"/>
          </w:tcPr>
          <w:p w14:paraId="28D38B4C" w14:textId="77777777" w:rsidR="003416EE" w:rsidRDefault="006041B4">
            <w:pPr>
              <w:spacing w:before="60" w:after="60" w:line="240" w:lineRule="auto"/>
              <w:ind w:firstLine="0"/>
              <w:jc w:val="left"/>
            </w:pPr>
            <w:r>
              <w:rPr>
                <w:sz w:val="22"/>
              </w:rPr>
              <w:t>Геометрическое описание при известных целевых объёмах и центрах; нулевая объёмная ошибка обеспечена ограничением</w:t>
            </w:r>
          </w:p>
        </w:tc>
      </w:tr>
      <w:tr w:rsidR="003416EE" w14:paraId="38616128" w14:textId="77777777">
        <w:trPr>
          <w:cantSplit/>
        </w:trPr>
        <w:tc>
          <w:tcPr>
            <w:tcW w:w="2372" w:type="dxa"/>
          </w:tcPr>
          <w:p w14:paraId="7AEB2DE1" w14:textId="77777777" w:rsidR="003416EE" w:rsidRDefault="006041B4">
            <w:pPr>
              <w:spacing w:before="60" w:after="60" w:line="240" w:lineRule="auto"/>
              <w:ind w:firstLine="0"/>
              <w:jc w:val="left"/>
            </w:pPr>
            <w:r>
              <w:rPr>
                <w:sz w:val="22"/>
              </w:rPr>
              <w:t>Связь движения с объёмом Н</w:t>
            </w:r>
          </w:p>
        </w:tc>
        <w:tc>
          <w:tcPr>
            <w:tcW w:w="3491" w:type="dxa"/>
          </w:tcPr>
          <w:p w14:paraId="2B4C0F72" w14:textId="77777777" w:rsidR="003416EE" w:rsidRDefault="006041B4">
            <w:pPr>
              <w:spacing w:before="60" w:after="60" w:line="240" w:lineRule="auto"/>
              <w:ind w:firstLine="0"/>
              <w:jc w:val="left"/>
            </w:pPr>
            <w:r>
              <w:rPr>
                <w:sz w:val="22"/>
              </w:rPr>
              <w:t>На следующем фрагменте R–R линейный закон уменьшает RMS ошибки положения для шести из девяти опор</w:t>
            </w:r>
          </w:p>
        </w:tc>
        <w:tc>
          <w:tcPr>
            <w:tcW w:w="3491" w:type="dxa"/>
          </w:tcPr>
          <w:p w14:paraId="1FF941E3" w14:textId="77777777" w:rsidR="003416EE" w:rsidRDefault="006041B4">
            <w:pPr>
              <w:spacing w:before="60" w:after="60" w:line="240" w:lineRule="auto"/>
              <w:ind w:firstLine="0"/>
              <w:jc w:val="left"/>
            </w:pPr>
            <w:r>
              <w:rPr>
                <w:sz w:val="22"/>
              </w:rPr>
              <w:t>Условная проверка при известном объёме цели; универсальный закон движения не принят</w:t>
            </w:r>
          </w:p>
        </w:tc>
      </w:tr>
      <w:tr w:rsidR="003416EE" w14:paraId="3800BF99" w14:textId="77777777">
        <w:trPr>
          <w:cantSplit/>
        </w:trPr>
        <w:tc>
          <w:tcPr>
            <w:tcW w:w="2372" w:type="dxa"/>
          </w:tcPr>
          <w:p w14:paraId="0AD8FE25" w14:textId="77777777" w:rsidR="003416EE" w:rsidRDefault="006041B4">
            <w:pPr>
              <w:spacing w:before="60" w:after="60" w:line="240" w:lineRule="auto"/>
              <w:ind w:firstLine="0"/>
              <w:jc w:val="left"/>
            </w:pPr>
            <w:r>
              <w:rPr>
                <w:sz w:val="22"/>
              </w:rPr>
              <w:lastRenderedPageBreak/>
              <w:t>Тканевые параметры по реальной ЭИТ Н</w:t>
            </w:r>
          </w:p>
        </w:tc>
        <w:tc>
          <w:tcPr>
            <w:tcW w:w="3491" w:type="dxa"/>
          </w:tcPr>
          <w:p w14:paraId="419A9746" w14:textId="77777777" w:rsidR="003416EE" w:rsidRDefault="006041B4">
            <w:pPr>
              <w:spacing w:before="60" w:after="60" w:line="240" w:lineRule="auto"/>
              <w:ind w:firstLine="0"/>
              <w:jc w:val="left"/>
            </w:pPr>
            <w:r>
              <w:rPr>
                <w:sz w:val="22"/>
              </w:rPr>
              <w:t>При трёх свободных параметрах невязка базы записи 02 равна 32,44%; свободный подбор пяти параметров вырождается</w:t>
            </w:r>
          </w:p>
        </w:tc>
        <w:tc>
          <w:tcPr>
            <w:tcW w:w="3491" w:type="dxa"/>
          </w:tcPr>
          <w:p w14:paraId="62AA3D5B" w14:textId="77777777" w:rsidR="003416EE" w:rsidRDefault="006041B4">
            <w:pPr>
              <w:spacing w:before="60" w:after="60" w:line="240" w:lineRule="auto"/>
              <w:ind w:firstLine="0"/>
              <w:jc w:val="left"/>
            </w:pPr>
            <w:r>
              <w:rPr>
                <w:sz w:val="22"/>
              </w:rPr>
              <w:t>Модельно обусловленная оценка; независимые свойства тканей не определены</w:t>
            </w:r>
          </w:p>
        </w:tc>
      </w:tr>
      <w:tr w:rsidR="003416EE" w14:paraId="3CDBD90A" w14:textId="77777777">
        <w:trPr>
          <w:cantSplit/>
        </w:trPr>
        <w:tc>
          <w:tcPr>
            <w:tcW w:w="2372" w:type="dxa"/>
          </w:tcPr>
          <w:p w14:paraId="0FC32DDF" w14:textId="77777777" w:rsidR="003416EE" w:rsidRDefault="006041B4">
            <w:pPr>
              <w:spacing w:before="60" w:after="60" w:line="240" w:lineRule="auto"/>
              <w:ind w:firstLine="0"/>
              <w:jc w:val="left"/>
            </w:pPr>
            <w:r>
              <w:rPr>
                <w:sz w:val="22"/>
              </w:rPr>
              <w:t>Электрическое замещение исходной сердечной поверхности</w:t>
            </w:r>
          </w:p>
        </w:tc>
        <w:tc>
          <w:tcPr>
            <w:tcW w:w="3491" w:type="dxa"/>
          </w:tcPr>
          <w:p w14:paraId="4DC37CF5" w14:textId="77777777" w:rsidR="003416EE" w:rsidRDefault="006041B4">
            <w:pPr>
              <w:spacing w:before="60" w:after="60" w:line="240" w:lineRule="auto"/>
              <w:ind w:firstLine="0"/>
              <w:jc w:val="left"/>
            </w:pPr>
            <w:r>
              <w:rPr>
                <w:sz w:val="22"/>
              </w:rPr>
              <w:t>В общей материальной опоре базовый ТТРКГ сферы и эллипсоида отличается менее чем на 0,05%, а объёмная чувствительность — примерно на 40,0 и 29,9%</w:t>
            </w:r>
          </w:p>
        </w:tc>
        <w:tc>
          <w:tcPr>
            <w:tcW w:w="3491" w:type="dxa"/>
          </w:tcPr>
          <w:p w14:paraId="5F9D9EA4" w14:textId="77777777" w:rsidR="003416EE" w:rsidRDefault="006041B4">
            <w:pPr>
              <w:spacing w:before="60" w:after="60" w:line="240" w:lineRule="auto"/>
              <w:ind w:firstLine="0"/>
              <w:jc w:val="left"/>
            </w:pPr>
            <w:r>
              <w:rPr>
                <w:sz w:val="22"/>
              </w:rPr>
              <w:t>Совпадение базы не подтверждает эквивалентность динамического отклика</w:t>
            </w:r>
          </w:p>
        </w:tc>
      </w:tr>
      <w:tr w:rsidR="003416EE" w14:paraId="5DDB0EBA" w14:textId="77777777">
        <w:trPr>
          <w:cantSplit/>
        </w:trPr>
        <w:tc>
          <w:tcPr>
            <w:tcW w:w="2372" w:type="dxa"/>
          </w:tcPr>
          <w:p w14:paraId="592217D8" w14:textId="77777777" w:rsidR="003416EE" w:rsidRDefault="006041B4">
            <w:pPr>
              <w:spacing w:before="60" w:after="60" w:line="240" w:lineRule="auto"/>
              <w:ind w:firstLine="0"/>
              <w:jc w:val="left"/>
            </w:pPr>
            <w:r>
              <w:rPr>
                <w:sz w:val="22"/>
              </w:rPr>
              <w:t>Тканевая поправка при геометрическом возмущении</w:t>
            </w:r>
          </w:p>
        </w:tc>
        <w:tc>
          <w:tcPr>
            <w:tcW w:w="3491" w:type="dxa"/>
          </w:tcPr>
          <w:p w14:paraId="0BF990B0" w14:textId="77777777" w:rsidR="003416EE" w:rsidRDefault="006041B4">
            <w:pPr>
              <w:spacing w:before="60" w:after="60" w:line="240" w:lineRule="auto"/>
              <w:ind w:firstLine="0"/>
              <w:jc w:val="left"/>
            </w:pPr>
            <w:r>
              <w:rPr>
                <w:sz w:val="22"/>
              </w:rPr>
              <w:t>В конечной пробе переноса Н на +5 мм по оси y получен кажущийся объём +291,30 мл при нулевом заданном изменении объёма</w:t>
            </w:r>
          </w:p>
        </w:tc>
        <w:tc>
          <w:tcPr>
            <w:tcW w:w="3491" w:type="dxa"/>
          </w:tcPr>
          <w:p w14:paraId="003073E7" w14:textId="77777777" w:rsidR="003416EE" w:rsidRDefault="006041B4">
            <w:pPr>
              <w:spacing w:before="60" w:after="60" w:line="240" w:lineRule="auto"/>
              <w:ind w:firstLine="0"/>
              <w:jc w:val="left"/>
            </w:pPr>
            <w:r>
              <w:rPr>
                <w:sz w:val="22"/>
              </w:rPr>
              <w:t>Отрицательный модельный результат для конкретной последовательности линейных инверсий; не погрешность УО у участника</w:t>
            </w:r>
          </w:p>
        </w:tc>
      </w:tr>
      <w:tr w:rsidR="003416EE" w14:paraId="7BE6C08F" w14:textId="77777777">
        <w:trPr>
          <w:cantSplit/>
        </w:trPr>
        <w:tc>
          <w:tcPr>
            <w:tcW w:w="2372" w:type="dxa"/>
          </w:tcPr>
          <w:p w14:paraId="37D0DD0C" w14:textId="77777777" w:rsidR="003416EE" w:rsidRDefault="006041B4">
            <w:pPr>
              <w:spacing w:before="60" w:after="60" w:line="240" w:lineRule="auto"/>
              <w:ind w:firstLine="0"/>
              <w:jc w:val="left"/>
            </w:pPr>
            <w:r>
              <w:rPr>
                <w:sz w:val="22"/>
              </w:rPr>
              <w:t>Дополнительная проверка шага и квадратуры</w:t>
            </w:r>
          </w:p>
        </w:tc>
        <w:tc>
          <w:tcPr>
            <w:tcW w:w="3491" w:type="dxa"/>
          </w:tcPr>
          <w:p w14:paraId="62BCF7AA" w14:textId="77777777" w:rsidR="003416EE" w:rsidRDefault="006041B4">
            <w:pPr>
              <w:spacing w:before="60" w:after="60" w:line="240" w:lineRule="auto"/>
              <w:ind w:firstLine="0"/>
              <w:jc w:val="left"/>
            </w:pPr>
            <w:r>
              <w:rPr>
                <w:sz w:val="22"/>
              </w:rPr>
              <w:t>Для STL/О-STL коэффициент по Y меняет знак при уменьшении шага ±5→±1 мм; уточнение q64→q256 при ±1 мм сохраняет отрицательный знак</w:t>
            </w:r>
          </w:p>
        </w:tc>
        <w:tc>
          <w:tcPr>
            <w:tcW w:w="3491" w:type="dxa"/>
          </w:tcPr>
          <w:p w14:paraId="06761A97" w14:textId="77777777" w:rsidR="003416EE" w:rsidRDefault="006041B4">
            <w:pPr>
              <w:spacing w:before="60" w:after="60" w:line="240" w:lineRule="auto"/>
              <w:ind w:firstLine="0"/>
              <w:jc w:val="left"/>
            </w:pPr>
            <w:r>
              <w:rPr>
                <w:sz w:val="22"/>
              </w:rPr>
              <w:t>Численное наблюдение в сохранённых расчётах; универсальная локальная производная и пространственная сходимость не установлены</w:t>
            </w:r>
          </w:p>
        </w:tc>
      </w:tr>
      <w:tr w:rsidR="003416EE" w14:paraId="7E8E0F91" w14:textId="77777777">
        <w:trPr>
          <w:cantSplit/>
        </w:trPr>
        <w:tc>
          <w:tcPr>
            <w:tcW w:w="2372" w:type="dxa"/>
          </w:tcPr>
          <w:p w14:paraId="5E762682" w14:textId="77777777" w:rsidR="003416EE" w:rsidRDefault="006041B4">
            <w:pPr>
              <w:spacing w:before="60" w:after="60" w:line="240" w:lineRule="auto"/>
              <w:ind w:firstLine="0"/>
              <w:jc w:val="left"/>
            </w:pPr>
            <w:r>
              <w:rPr>
                <w:sz w:val="22"/>
              </w:rPr>
              <w:t>Три альтернативных монтажа ТТРКГ</w:t>
            </w:r>
          </w:p>
        </w:tc>
        <w:tc>
          <w:tcPr>
            <w:tcW w:w="3491" w:type="dxa"/>
          </w:tcPr>
          <w:p w14:paraId="75B02D1A" w14:textId="77777777" w:rsidR="003416EE" w:rsidRDefault="006041B4">
            <w:pPr>
              <w:spacing w:before="60" w:after="60" w:line="240" w:lineRule="auto"/>
              <w:ind w:firstLine="0"/>
              <w:jc w:val="left"/>
            </w:pPr>
            <w:r>
              <w:rPr>
                <w:sz w:val="22"/>
              </w:rPr>
              <w:t xml:space="preserve">Для всех шести пар «форма — опора» ранг </w:t>
            </w:r>
            <w:proofErr w:type="spellStart"/>
            <w:r>
              <w:rPr>
                <w:sz w:val="22"/>
              </w:rPr>
              <w:t>пятистолбцовой</w:t>
            </w:r>
            <w:proofErr w:type="spellEnd"/>
            <w:r>
              <w:rPr>
                <w:sz w:val="22"/>
              </w:rPr>
              <w:t xml:space="preserve"> матрицы равен 3; объём отдельно не определяется при свободных </w:t>
            </w:r>
            <w:proofErr w:type="spellStart"/>
            <w:r>
              <w:rPr>
                <w:sz w:val="22"/>
              </w:rPr>
              <w:t>XYZρH</w:t>
            </w:r>
            <w:proofErr w:type="spellEnd"/>
          </w:p>
        </w:tc>
        <w:tc>
          <w:tcPr>
            <w:tcW w:w="3491" w:type="dxa"/>
          </w:tcPr>
          <w:p w14:paraId="02BF4386" w14:textId="77777777" w:rsidR="003416EE" w:rsidRDefault="006041B4">
            <w:pPr>
              <w:spacing w:before="60" w:after="60" w:line="240" w:lineRule="auto"/>
              <w:ind w:firstLine="0"/>
              <w:jc w:val="left"/>
            </w:pPr>
            <w:r>
              <w:rPr>
                <w:sz w:val="22"/>
              </w:rPr>
              <w:t>Условная локальная модель; объединение расчётных монтажей не означает одновременной регистрации</w:t>
            </w:r>
          </w:p>
        </w:tc>
      </w:tr>
      <w:tr w:rsidR="003416EE" w14:paraId="23ED3FEE" w14:textId="77777777">
        <w:trPr>
          <w:cantSplit/>
        </w:trPr>
        <w:tc>
          <w:tcPr>
            <w:tcW w:w="2372" w:type="dxa"/>
          </w:tcPr>
          <w:p w14:paraId="2AF82E1B" w14:textId="77777777" w:rsidR="003416EE" w:rsidRDefault="006041B4">
            <w:pPr>
              <w:spacing w:before="60" w:after="60" w:line="240" w:lineRule="auto"/>
              <w:ind w:firstLine="0"/>
              <w:jc w:val="left"/>
            </w:pPr>
            <w:r>
              <w:rPr>
                <w:sz w:val="22"/>
              </w:rPr>
              <w:t>Конечная компенсация V–</w:t>
            </w:r>
            <w:proofErr w:type="spellStart"/>
            <w:r>
              <w:rPr>
                <w:sz w:val="22"/>
              </w:rPr>
              <w:t>ρH</w:t>
            </w:r>
            <w:proofErr w:type="spellEnd"/>
          </w:p>
        </w:tc>
        <w:tc>
          <w:tcPr>
            <w:tcW w:w="3491" w:type="dxa"/>
          </w:tcPr>
          <w:p w14:paraId="0E0D991A" w14:textId="77777777" w:rsidR="003416EE" w:rsidRDefault="006041B4">
            <w:pPr>
              <w:spacing w:before="60" w:after="60" w:line="240" w:lineRule="auto"/>
              <w:ind w:firstLine="0"/>
              <w:jc w:val="left"/>
            </w:pPr>
            <w:r>
              <w:rPr>
                <w:sz w:val="22"/>
              </w:rPr>
              <w:t xml:space="preserve">Для G1/Д4 объёмная проба порядка 5,8 мл почти погашается подобранным изменением </w:t>
            </w:r>
            <w:proofErr w:type="spellStart"/>
            <w:r>
              <w:rPr>
                <w:sz w:val="22"/>
              </w:rPr>
              <w:t>ρH</w:t>
            </w:r>
            <w:proofErr w:type="spellEnd"/>
            <w:r>
              <w:rPr>
                <w:sz w:val="22"/>
              </w:rPr>
              <w:t xml:space="preserve"> порядка 0,3%</w:t>
            </w:r>
          </w:p>
        </w:tc>
        <w:tc>
          <w:tcPr>
            <w:tcW w:w="3491" w:type="dxa"/>
          </w:tcPr>
          <w:p w14:paraId="3AB74560" w14:textId="77777777" w:rsidR="003416EE" w:rsidRDefault="006041B4">
            <w:pPr>
              <w:spacing w:before="60" w:after="60" w:line="240" w:lineRule="auto"/>
              <w:ind w:firstLine="0"/>
              <w:jc w:val="left"/>
            </w:pPr>
            <w:r>
              <w:rPr>
                <w:sz w:val="22"/>
              </w:rPr>
              <w:t>Специально построенный FEM-контрпример; экспериментальный порог различимости не установлен</w:t>
            </w:r>
          </w:p>
        </w:tc>
      </w:tr>
      <w:tr w:rsidR="003416EE" w14:paraId="661A9634" w14:textId="77777777">
        <w:trPr>
          <w:cantSplit/>
        </w:trPr>
        <w:tc>
          <w:tcPr>
            <w:tcW w:w="2372" w:type="dxa"/>
          </w:tcPr>
          <w:p w14:paraId="5FBA4EF2" w14:textId="77777777" w:rsidR="003416EE" w:rsidRDefault="006041B4">
            <w:pPr>
              <w:spacing w:before="60" w:after="60" w:line="240" w:lineRule="auto"/>
              <w:ind w:firstLine="0"/>
              <w:jc w:val="left"/>
            </w:pPr>
            <w:r>
              <w:rPr>
                <w:sz w:val="22"/>
              </w:rPr>
              <w:t>Совместное изменение сердечных параметров</w:t>
            </w:r>
          </w:p>
        </w:tc>
        <w:tc>
          <w:tcPr>
            <w:tcW w:w="3491" w:type="dxa"/>
          </w:tcPr>
          <w:p w14:paraId="097390AE" w14:textId="77777777" w:rsidR="003416EE" w:rsidRDefault="006041B4">
            <w:pPr>
              <w:spacing w:before="60" w:after="60" w:line="240" w:lineRule="auto"/>
              <w:ind w:firstLine="0"/>
              <w:jc w:val="left"/>
            </w:pPr>
            <w:r>
              <w:rPr>
                <w:sz w:val="22"/>
              </w:rPr>
              <w:t>Для отрицательной пробы L1/Д4 сумма раздельных откликов положительна, совместный отклик отрицателен</w:t>
            </w:r>
          </w:p>
        </w:tc>
        <w:tc>
          <w:tcPr>
            <w:tcW w:w="3491" w:type="dxa"/>
          </w:tcPr>
          <w:p w14:paraId="318212DE" w14:textId="77777777" w:rsidR="003416EE" w:rsidRDefault="006041B4">
            <w:pPr>
              <w:spacing w:before="60" w:after="60" w:line="240" w:lineRule="auto"/>
              <w:ind w:firstLine="0"/>
              <w:jc w:val="left"/>
            </w:pPr>
            <w:r>
              <w:rPr>
                <w:sz w:val="22"/>
              </w:rPr>
              <w:t>Ограничение суперпозиции конечных воздействий; нелинейность и численная составляющая не разделены</w:t>
            </w:r>
          </w:p>
        </w:tc>
      </w:tr>
      <w:tr w:rsidR="003416EE" w14:paraId="6AB4E1B6" w14:textId="77777777">
        <w:trPr>
          <w:cantSplit/>
        </w:trPr>
        <w:tc>
          <w:tcPr>
            <w:tcW w:w="2372" w:type="dxa"/>
          </w:tcPr>
          <w:p w14:paraId="250134A4" w14:textId="77777777" w:rsidR="003416EE" w:rsidRDefault="006041B4">
            <w:pPr>
              <w:spacing w:before="60" w:after="60" w:line="240" w:lineRule="auto"/>
              <w:ind w:firstLine="0"/>
              <w:jc w:val="left"/>
            </w:pPr>
            <w:r>
              <w:rPr>
                <w:sz w:val="22"/>
              </w:rPr>
              <w:t>Изолированная ошибка тканевой поправки</w:t>
            </w:r>
          </w:p>
        </w:tc>
        <w:tc>
          <w:tcPr>
            <w:tcW w:w="3491" w:type="dxa"/>
          </w:tcPr>
          <w:p w14:paraId="3A4D32B2" w14:textId="77777777" w:rsidR="003416EE" w:rsidRDefault="006041B4">
            <w:pPr>
              <w:spacing w:before="60" w:after="60" w:line="240" w:lineRule="auto"/>
              <w:ind w:firstLine="0"/>
              <w:jc w:val="left"/>
            </w:pPr>
            <w:r>
              <w:rPr>
                <w:sz w:val="22"/>
              </w:rPr>
              <w:t>Получены ограничения для иллюстративного предела ошибки объёма 5 мл при остальных точных входах</w:t>
            </w:r>
          </w:p>
        </w:tc>
        <w:tc>
          <w:tcPr>
            <w:tcW w:w="3491" w:type="dxa"/>
          </w:tcPr>
          <w:p w14:paraId="3E9EBC91" w14:textId="77777777" w:rsidR="003416EE" w:rsidRDefault="006041B4">
            <w:pPr>
              <w:spacing w:before="60" w:after="60" w:line="240" w:lineRule="auto"/>
              <w:ind w:firstLine="0"/>
              <w:jc w:val="left"/>
            </w:pPr>
            <w:r>
              <w:rPr>
                <w:sz w:val="22"/>
              </w:rPr>
              <w:t>Условные линейные требования; достижимость точности и общий бюджет не подтверждены</w:t>
            </w:r>
          </w:p>
        </w:tc>
      </w:tr>
      <w:tr w:rsidR="003416EE" w14:paraId="20E22C5F" w14:textId="77777777">
        <w:trPr>
          <w:cantSplit/>
        </w:trPr>
        <w:tc>
          <w:tcPr>
            <w:tcW w:w="2372" w:type="dxa"/>
          </w:tcPr>
          <w:p w14:paraId="3843F78E" w14:textId="77777777" w:rsidR="003416EE" w:rsidRDefault="006041B4">
            <w:pPr>
              <w:spacing w:before="60" w:after="60" w:line="240" w:lineRule="auto"/>
              <w:ind w:firstLine="0"/>
              <w:jc w:val="left"/>
            </w:pPr>
            <w:r>
              <w:rPr>
                <w:sz w:val="22"/>
              </w:rPr>
              <w:t>Перенос коэффициента формы на объёмные пробы STL</w:t>
            </w:r>
          </w:p>
        </w:tc>
        <w:tc>
          <w:tcPr>
            <w:tcW w:w="3491" w:type="dxa"/>
          </w:tcPr>
          <w:p w14:paraId="227CE6C4" w14:textId="77777777" w:rsidR="003416EE" w:rsidRDefault="006041B4">
            <w:pPr>
              <w:spacing w:before="60" w:after="60" w:line="240" w:lineRule="auto"/>
              <w:ind w:firstLine="0"/>
              <w:jc w:val="left"/>
            </w:pPr>
            <w:r>
              <w:rPr>
                <w:sz w:val="22"/>
              </w:rPr>
              <w:t>Соотношение ошибок G1 и L1 меняется между материальными опорами</w:t>
            </w:r>
          </w:p>
        </w:tc>
        <w:tc>
          <w:tcPr>
            <w:tcW w:w="3491" w:type="dxa"/>
          </w:tcPr>
          <w:p w14:paraId="2CADC16D" w14:textId="77777777" w:rsidR="003416EE" w:rsidRDefault="006041B4">
            <w:pPr>
              <w:spacing w:before="60" w:after="60" w:line="240" w:lineRule="auto"/>
              <w:ind w:firstLine="0"/>
              <w:jc w:val="left"/>
            </w:pPr>
            <w:r>
              <w:rPr>
                <w:sz w:val="22"/>
              </w:rPr>
              <w:t>Модельная проверка локальных проб при известных остальных параметрах; универсально лучшая форма не выбрана</w:t>
            </w:r>
          </w:p>
        </w:tc>
      </w:tr>
      <w:tr w:rsidR="003416EE" w14:paraId="36EDB435" w14:textId="77777777">
        <w:trPr>
          <w:cantSplit/>
        </w:trPr>
        <w:tc>
          <w:tcPr>
            <w:tcW w:w="2372" w:type="dxa"/>
          </w:tcPr>
          <w:p w14:paraId="1FCCEDB7" w14:textId="77777777" w:rsidR="003416EE" w:rsidRDefault="006041B4">
            <w:pPr>
              <w:spacing w:before="60" w:after="60" w:line="240" w:lineRule="auto"/>
              <w:ind w:firstLine="0"/>
              <w:jc w:val="left"/>
            </w:pPr>
            <w:r>
              <w:rPr>
                <w:sz w:val="22"/>
              </w:rPr>
              <w:lastRenderedPageBreak/>
              <w:t>Перенос связи целого сердца с ЛЖ между людьми</w:t>
            </w:r>
          </w:p>
        </w:tc>
        <w:tc>
          <w:tcPr>
            <w:tcW w:w="3491" w:type="dxa"/>
          </w:tcPr>
          <w:p w14:paraId="13C8379C" w14:textId="77777777" w:rsidR="003416EE" w:rsidRDefault="006041B4">
            <w:pPr>
              <w:spacing w:before="60" w:after="60" w:line="240" w:lineRule="auto"/>
              <w:ind w:firstLine="0"/>
              <w:jc w:val="left"/>
            </w:pPr>
            <w:r>
              <w:rPr>
                <w:sz w:val="22"/>
              </w:rPr>
              <w:t>При известных фазовых геометрических признаках равновесный по трём людям RMS ошибки ЛЖ 5,98 мл</w:t>
            </w:r>
          </w:p>
        </w:tc>
        <w:tc>
          <w:tcPr>
            <w:tcW w:w="3491" w:type="dxa"/>
          </w:tcPr>
          <w:p w14:paraId="030A2302" w14:textId="77777777" w:rsidR="003416EE" w:rsidRDefault="006041B4">
            <w:pPr>
              <w:spacing w:before="60" w:after="60" w:line="240" w:lineRule="auto"/>
              <w:ind w:firstLine="0"/>
              <w:jc w:val="left"/>
            </w:pPr>
            <w:r>
              <w:rPr>
                <w:sz w:val="22"/>
              </w:rPr>
              <w:t>Проверено отдельное камерное преобразование; получение входных признаков из ТТРКГ не проверено</w:t>
            </w:r>
          </w:p>
        </w:tc>
      </w:tr>
      <w:tr w:rsidR="003416EE" w14:paraId="32EC21E7" w14:textId="77777777">
        <w:trPr>
          <w:cantSplit/>
        </w:trPr>
        <w:tc>
          <w:tcPr>
            <w:tcW w:w="2372" w:type="dxa"/>
          </w:tcPr>
          <w:p w14:paraId="58271CBD" w14:textId="77777777" w:rsidR="003416EE" w:rsidRDefault="006041B4">
            <w:pPr>
              <w:spacing w:before="60" w:after="60" w:line="240" w:lineRule="auto"/>
              <w:ind w:firstLine="0"/>
              <w:jc w:val="left"/>
            </w:pPr>
            <w:r>
              <w:rPr>
                <w:sz w:val="22"/>
              </w:rPr>
              <w:t>Прямая эмпирическая связь ТТРКГ с камерами Н</w:t>
            </w:r>
          </w:p>
        </w:tc>
        <w:tc>
          <w:tcPr>
            <w:tcW w:w="3491" w:type="dxa"/>
          </w:tcPr>
          <w:p w14:paraId="6F865413" w14:textId="77777777" w:rsidR="003416EE" w:rsidRDefault="006041B4">
            <w:pPr>
              <w:spacing w:before="60" w:after="60" w:line="240" w:lineRule="auto"/>
              <w:ind w:firstLine="0"/>
              <w:jc w:val="left"/>
            </w:pPr>
            <w:r>
              <w:rPr>
                <w:sz w:val="22"/>
              </w:rPr>
              <w:t>Добавление производной увеличивает RMSE ЛЖ на отложенных блоках с 29,57 до 31,96 мл</w:t>
            </w:r>
          </w:p>
        </w:tc>
        <w:tc>
          <w:tcPr>
            <w:tcW w:w="3491" w:type="dxa"/>
          </w:tcPr>
          <w:p w14:paraId="0F545FCE" w14:textId="77777777" w:rsidR="003416EE" w:rsidRDefault="006041B4">
            <w:pPr>
              <w:spacing w:before="60" w:after="60" w:line="240" w:lineRule="auto"/>
              <w:ind w:firstLine="0"/>
              <w:jc w:val="left"/>
            </w:pPr>
            <w:r>
              <w:rPr>
                <w:sz w:val="22"/>
              </w:rPr>
              <w:t>Отрицательный результат выбранной формулы; тканевой коррекции и синхронного объёмного референса нет</w:t>
            </w:r>
          </w:p>
        </w:tc>
      </w:tr>
      <w:tr w:rsidR="003416EE" w14:paraId="5B323B00" w14:textId="77777777">
        <w:trPr>
          <w:cantSplit/>
        </w:trPr>
        <w:tc>
          <w:tcPr>
            <w:tcW w:w="2372" w:type="dxa"/>
          </w:tcPr>
          <w:p w14:paraId="27DD5A02" w14:textId="77777777" w:rsidR="003416EE" w:rsidRDefault="006041B4">
            <w:pPr>
              <w:spacing w:before="60" w:after="60" w:line="240" w:lineRule="auto"/>
              <w:ind w:firstLine="0"/>
              <w:jc w:val="left"/>
            </w:pPr>
            <w:r>
              <w:rPr>
                <w:sz w:val="22"/>
              </w:rPr>
              <w:t>Полная цепочка до УО и ФВ</w:t>
            </w:r>
          </w:p>
        </w:tc>
        <w:tc>
          <w:tcPr>
            <w:tcW w:w="3491" w:type="dxa"/>
          </w:tcPr>
          <w:p w14:paraId="71D2D651" w14:textId="77777777" w:rsidR="003416EE" w:rsidRDefault="006041B4">
            <w:pPr>
              <w:spacing w:before="60" w:after="60" w:line="240" w:lineRule="auto"/>
              <w:ind w:firstLine="0"/>
              <w:jc w:val="left"/>
            </w:pPr>
            <w:r>
              <w:rPr>
                <w:sz w:val="22"/>
              </w:rPr>
              <w:t>Погрешности УО и ФВ не установлены</w:t>
            </w:r>
          </w:p>
        </w:tc>
        <w:tc>
          <w:tcPr>
            <w:tcW w:w="3491" w:type="dxa"/>
          </w:tcPr>
          <w:p w14:paraId="4074C83A" w14:textId="77777777" w:rsidR="003416EE" w:rsidRDefault="006041B4">
            <w:pPr>
              <w:spacing w:before="60" w:after="60" w:line="240" w:lineRule="auto"/>
              <w:ind w:firstLine="0"/>
              <w:jc w:val="left"/>
            </w:pPr>
            <w:r>
              <w:rPr>
                <w:sz w:val="22"/>
              </w:rPr>
              <w:t>Незавершённая разработка; отсутствие оценки не заменяется нулевой ошибкой</w:t>
            </w:r>
          </w:p>
        </w:tc>
      </w:tr>
    </w:tbl>
    <w:p w14:paraId="310E585A" w14:textId="77777777" w:rsidR="003416EE" w:rsidRDefault="006041B4">
      <w:pPr>
        <w:pStyle w:val="af"/>
      </w:pPr>
      <w:r>
        <w:t xml:space="preserve">Сильная сторона имеющегося корпуса — возможность обнаружить конкретные причины ложной уверенности: точное решение дискретной задачи при несогласованной физической постановке, совпадение базового импеданса при разных производных и совпадение размаха при неверной фазовой кривой. Поэтому итог таблицы 11.1 состоит в установлении области применимости каждого результата, а не в подсчёте числа завершённых расчётов. Численные основания приведены в источниках [99–105]. В обозначениях новых результатов Д4 — заданный набор diagnostic4, О-STL — общая условная подгонка </w:t>
      </w:r>
      <w:proofErr w:type="spellStart"/>
      <w:r>
        <w:t>commonSTLfit</w:t>
      </w:r>
      <w:proofErr w:type="spellEnd"/>
      <w:r>
        <w:t>; состав обеих опор указан в §11.3.</w:t>
      </w:r>
    </w:p>
    <w:p w14:paraId="0E603703" w14:textId="77777777" w:rsidR="003416EE" w:rsidRDefault="006041B4">
      <w:pPr>
        <w:pStyle w:val="21"/>
      </w:pPr>
      <w:bookmarkStart w:id="4190" w:name="_Toc244123144"/>
      <w:bookmarkStart w:id="4191" w:name="X0e8221a42c05d9dcdd58e01c453a65263b13ebf"/>
      <w:bookmarkEnd w:id="4181"/>
      <w:r>
        <w:t>11.2 Численная точность и её отличие от точности физической модели</w:t>
      </w:r>
      <w:bookmarkEnd w:id="4190"/>
    </w:p>
    <w:p w14:paraId="1C2B180D" w14:textId="77777777" w:rsidR="003416EE" w:rsidRPr="00674711" w:rsidRDefault="006041B4">
      <w:pPr>
        <w:pStyle w:val="FirstParagraph"/>
        <w:rPr>
          <w:lang w:val="ru-RU"/>
          <w:rPrChange w:id="4192" w:author="Nik K" w:date="2026-10-29T00:18:00Z">
            <w:rPr/>
          </w:rPrChange>
        </w:rPr>
      </w:pPr>
      <w:r w:rsidRPr="00674711">
        <w:rPr>
          <w:lang w:val="ru-RU"/>
          <w:rPrChange w:id="4193" w:author="Nik K" w:date="2026-10-29T00:18:00Z">
            <w:rPr/>
          </w:rPrChange>
        </w:rPr>
        <w:t xml:space="preserve">В сохранённом синтетическом тесте </w:t>
      </w:r>
      <w:proofErr w:type="spellStart"/>
      <w:r w:rsidRPr="00674711">
        <w:rPr>
          <w:lang w:val="ru-RU"/>
          <w:rPrChange w:id="4194" w:author="Nik K" w:date="2026-10-29T00:18:00Z">
            <w:rPr/>
          </w:rPrChange>
        </w:rPr>
        <w:t>компартментного</w:t>
      </w:r>
      <w:proofErr w:type="spellEnd"/>
      <w:r w:rsidRPr="00674711">
        <w:rPr>
          <w:lang w:val="ru-RU"/>
          <w:rPrChange w:id="4195" w:author="Nik K" w:date="2026-10-29T00:18:00Z">
            <w:rPr/>
          </w:rPrChange>
        </w:rPr>
        <w:t xml:space="preserve"> решателя относительное расхождение прямого ответа со стандартным </w:t>
      </w:r>
      <w:r>
        <w:t>EIDORS</w:t>
      </w:r>
      <w:r w:rsidRPr="00674711">
        <w:rPr>
          <w:lang w:val="ru-RU"/>
          <w:rPrChange w:id="4196" w:author="Nik K" w:date="2026-10-29T00:18:00Z">
            <w:rPr/>
          </w:rPrChange>
        </w:rPr>
        <w:t xml:space="preserve"> составляет 6,5019·10⁻¹⁴; расхождение якобианов равно нулю в сохранённой арифметике. Проверка трёх производных центральными разностями дала относительные ошибки 4,3432·10⁻⁹–8,0717·10⁻⁹ [99]. Это подтверждает согласованность реализации для данного теста и шага. Оба программных пути решают одну физическую постановку, поэтому их согласие не является независимым экспериментальным подтверждением этой постановки.</w:t>
      </w:r>
    </w:p>
    <w:p w14:paraId="3C4679C6" w14:textId="77777777" w:rsidR="003416EE" w:rsidRDefault="006041B4">
      <w:pPr>
        <w:pStyle w:val="af"/>
      </w:pPr>
      <w:r>
        <w:t xml:space="preserve">Отдельная проверка относительного остатка выявила ошибку прежней производной: относительное расхождение 0,465171 после исправления снизилось до 2,2493·10⁻¹⁰. Эта проверка существенна именно при ненулевой </w:t>
      </w:r>
      <w:r>
        <w:lastRenderedPageBreak/>
        <w:t>невязке. Успех восстановления синтетических данных, точно порождённых собственной моделью, сам по себе не проверяет производную критерия в области большого остатка реальной записи. Исправление вычислительной формулы устраняет установленный дефект кода, но не устраняет модельную невязку индивидуальной ЭИТ.</w:t>
      </w:r>
    </w:p>
    <w:p w14:paraId="76BA6C9B" w14:textId="77777777" w:rsidR="003416EE" w:rsidRDefault="006041B4">
      <w:pPr>
        <w:pStyle w:val="af"/>
      </w:pPr>
      <w:r>
        <w:t xml:space="preserve">Для объёмной чувствительности исследовано влияние интегрирования материалов и величины конечной пробы. У Н при эффективном сопротивлении сердечной области 4 </w:t>
      </w:r>
      <w:proofErr w:type="spellStart"/>
      <w:r>
        <w:t>Ом·м</w:t>
      </w:r>
      <w:proofErr w:type="spellEnd"/>
      <w:r>
        <w:t xml:space="preserve"> переход от 64 к 256 точкам квадратуры на тетраэдр меняет коэффициент с 0,192125 до 0,192018 мОм/мл для пробы ±2% объёма и с 0,175416 до 0,176143 мОм/мл для пробы ±5%. Относительные изменения составляют −0,056 и +0,414%. Однако при 256 точках увеличение шага с ±2 до ±5% уменьшает коэффициент на 8,27% [99]. Следовательно, небольшая зависимость от данной настройки квадратуры сосуществует с заметной зависимостью от шага. Уточнения пространственной сетки и контактов это сравнение не содержит.</w:t>
      </w:r>
    </w:p>
    <w:p w14:paraId="68E561AE" w14:textId="77777777" w:rsidR="003416EE" w:rsidRDefault="006041B4">
      <w:pPr>
        <w:pStyle w:val="af"/>
      </w:pPr>
      <w:r>
        <w:t>Новая серия расширяет эту проверку на разные формы, материальные опоры и монтажи [105]. Для L1/Д4 в исходном монтаже при объёмной пробе ±1% коэффициент составляет 0,03165, 0,02237 и 0,02297 мОм/мл при q64, q256 и q1024 соответственно. Дополнительные состояния q1024 завершены и сохранены. Близость двух последних значений является результатом локального уточнения интегрирования на одной сетке; общей сходимости она не устанавливает. Прежнее расхождение менее 0,5% относится только к указанным выше STL-пробам и не переносится на все формы. Полное сравнение шага и квадратуры приведено в главе 7.</w:t>
      </w:r>
    </w:p>
    <w:p w14:paraId="42E1354A" w14:textId="77777777" w:rsidR="003416EE" w:rsidRDefault="006041B4">
      <w:pPr>
        <w:pStyle w:val="af"/>
      </w:pPr>
      <w:r>
        <w:t xml:space="preserve">Отдельно выявлена неустойчивость координатной производной. Для STL/О-STL в исходном монтаже исправленный на изменение интегрированного объёма коэффициент по Y равен +0,000881944 Ом/мм при q64 и пробах ±5 мм, но −0,000522128 Ом/мм при той же квадратуре и ±1 мм. При q256 и ±1 мм он составляет −0,000500497 Ом/мм. Смена знака присутствует внутри одной новой серии; её нельзя объяснить только </w:t>
      </w:r>
      <w:r>
        <w:lastRenderedPageBreak/>
        <w:t xml:space="preserve">переходом q64→q256. В новом анализе объёмный коэффициент для поправки определяется трёхточечной формулой с фактическими неравными объёмными шагами. Прежний анализ использовал секущую между объёмными пробами ±5%, поэтому численные </w:t>
      </w:r>
      <w:proofErr w:type="spellStart"/>
      <w:r>
        <w:t>оцениватели</w:t>
      </w:r>
      <w:proofErr w:type="spellEnd"/>
      <w:r>
        <w:t xml:space="preserve"> не полностью совпадают. Значение около +0,882 мОм/мм остаётся характеристикой крупного шага, а не установленной локальной чувствительностью. Нелинейность, интегрирование материалов и пространственная дискретизация отдельно не разделены; отрицательные </w:t>
      </w:r>
      <w:proofErr w:type="spellStart"/>
      <w:r>
        <w:t>малошаговые</w:t>
      </w:r>
      <w:proofErr w:type="spellEnd"/>
      <w:r>
        <w:t xml:space="preserve"> оценки также нельзя объявлять сходившимся пределом.</w:t>
      </w:r>
    </w:p>
    <w:p w14:paraId="54C632FF" w14:textId="77777777" w:rsidR="003416EE" w:rsidRDefault="006041B4">
      <w:pPr>
        <w:pStyle w:val="af"/>
      </w:pPr>
      <w:r>
        <w:t>В знаменателе этих производных использована разность фактически интегрированных объёмов материала. Геометрически заданное изменение и интегрированное изменение на конечной сетке различаются. Аналогично при чистом переносе формы номинальный объём постоянен, но дискретное назначение материалов может изменить его численную оценку. Применённая в последующих диагностических пробах поправка первого порядка уменьшает эту примесь; она не доказывает сходимость геометрической производной.</w:t>
      </w:r>
    </w:p>
    <w:p w14:paraId="529F35AE" w14:textId="77777777" w:rsidR="003416EE" w:rsidRDefault="006041B4">
      <w:pPr>
        <w:pStyle w:val="af"/>
      </w:pPr>
      <w:r>
        <w:t>Сохранённый камерный опыт Г имеет прямые ответы, но сохраняет отрицательный статус пространственной сходимости и замечания к контакту и регистрации анатомии. Последовательные изменения всех камер и положения в трёх состояниях не являются изолированным возмущением объёма ЛЖ. Поэтому даже точное решение соответствующих линейных систем не позволяет использовать отношение общей разности ТТРКГ к разности объёма ЛЖ как проверенный камерный коэффициент. Численная точность решения, точность производной и физическая применимость оператора проверяются раздельно.</w:t>
      </w:r>
    </w:p>
    <w:p w14:paraId="40DB3445" w14:textId="77777777" w:rsidR="003416EE" w:rsidRDefault="006041B4">
      <w:pPr>
        <w:pStyle w:val="21"/>
      </w:pPr>
      <w:bookmarkStart w:id="4197" w:name="_Toc244123145"/>
      <w:bookmarkStart w:id="4198" w:name="X8fb6898fe64696d6e9619455b24f7467ff853e1"/>
      <w:bookmarkEnd w:id="4191"/>
      <w:r>
        <w:lastRenderedPageBreak/>
        <w:t>11.3 Электрическая эквивалентность и отрицательные модельные результаты</w:t>
      </w:r>
      <w:bookmarkEnd w:id="4197"/>
    </w:p>
    <w:p w14:paraId="34710FA9" w14:textId="77777777" w:rsidR="003416EE" w:rsidRPr="00674711" w:rsidRDefault="006041B4">
      <w:pPr>
        <w:pStyle w:val="FirstParagraph"/>
        <w:rPr>
          <w:lang w:val="ru-RU"/>
          <w:rPrChange w:id="4199" w:author="Nik K" w:date="2026-10-29T00:18:00Z">
            <w:rPr/>
          </w:rPrChange>
        </w:rPr>
      </w:pPr>
      <w:r w:rsidRPr="00674711">
        <w:rPr>
          <w:lang w:val="ru-RU"/>
          <w:rPrChange w:id="4200" w:author="Nik K" w:date="2026-10-29T00:18:00Z">
            <w:rPr/>
          </w:rPrChange>
        </w:rPr>
        <w:t xml:space="preserve">Геометрическое сравнение подтверждает преимущество индивидуальной формы Н по перекрытию фазовых масок при известных объёме и переносе. Для десяти </w:t>
      </w:r>
      <w:proofErr w:type="spellStart"/>
      <w:r w:rsidRPr="00674711">
        <w:rPr>
          <w:lang w:val="ru-RU"/>
          <w:rPrChange w:id="4201" w:author="Nik K" w:date="2026-10-29T00:18:00Z">
            <w:rPr/>
          </w:rPrChange>
        </w:rPr>
        <w:t>неопорных</w:t>
      </w:r>
      <w:proofErr w:type="spellEnd"/>
      <w:r w:rsidRPr="00674711">
        <w:rPr>
          <w:lang w:val="ru-RU"/>
          <w:rPrChange w:id="4202" w:author="Nik K" w:date="2026-10-29T00:18:00Z">
            <w:rPr/>
          </w:rPrChange>
        </w:rPr>
        <w:t xml:space="preserve"> фаз средний </w:t>
      </w:r>
      <w:r>
        <w:t>Dice</w:t>
      </w:r>
      <w:r w:rsidRPr="00674711">
        <w:rPr>
          <w:lang w:val="ru-RU"/>
          <w:rPrChange w:id="4203" w:author="Nik K" w:date="2026-10-29T00:18:00Z">
            <w:rPr/>
          </w:rPrChange>
        </w:rPr>
        <w:t xml:space="preserve"> составляет 0,9059 против 0,7438 у равновеликой сферы и 0,8038 у равновеликого моментного эллипсоида [101]. При этом объём каждого варианта задан равным объёму целевой КТ-маски. Практически нулевая ошибка объёма характеризует выполнение ограничения, а не восстановление неизвестного объёма из электрического сигнала. Сравнение проводится с автоматическими масками; возможное усечение целой сердечной области дополнительно ограничивает анатомический смысл результата.</w:t>
      </w:r>
    </w:p>
    <w:p w14:paraId="7072A301" w14:textId="77777777" w:rsidR="003416EE" w:rsidRDefault="006041B4">
      <w:pPr>
        <w:pStyle w:val="af"/>
      </w:pPr>
      <w:r>
        <w:t>Первоначальная электрическая проверка на статической анатомии Н описывает 54 состояния: три представления сердечной области, две материальные опоры и девять геометрических состояний в каждой группе. Использованы исходная поверхность STL, равновеликая сфера G1 и моментный эллипсоид L1. Геометрические состояния включают базу, объёмные пробы ±5% и переносы ±5 мм по трём осям. По сохранённому описанию [100] анализ этого набора завершён; доступность его первичных файлов при нынешнем дополнении ограничена, как указано в §11.1. Новая серия включает эти состояния в расширенный набор, поэтому числа 54 и 810 не следует складывать как независимые серии.</w:t>
      </w:r>
    </w:p>
    <w:p w14:paraId="78E44AAE" w14:textId="77777777" w:rsidR="003416EE" w:rsidRDefault="006041B4">
      <w:pPr>
        <w:pStyle w:val="af"/>
      </w:pPr>
      <w:r>
        <w:t xml:space="preserve">Первая материальная опора задаёт сопротивление сердца 4 </w:t>
      </w:r>
      <w:proofErr w:type="spellStart"/>
      <w:r>
        <w:t>Ом·м</w:t>
      </w:r>
      <w:proofErr w:type="spellEnd"/>
      <w:r>
        <w:t xml:space="preserve">, </w:t>
      </w:r>
      <w:proofErr w:type="spellStart"/>
      <w:r>
        <w:t>мягкотканного</w:t>
      </w:r>
      <w:proofErr w:type="spellEnd"/>
      <w:r>
        <w:t xml:space="preserve"> фона 2,853969 </w:t>
      </w:r>
      <w:proofErr w:type="spellStart"/>
      <w:r>
        <w:t>Ом·м</w:t>
      </w:r>
      <w:proofErr w:type="spellEnd"/>
      <w:r>
        <w:t xml:space="preserve"> и единых лёгких 18,468929 </w:t>
      </w:r>
      <w:proofErr w:type="spellStart"/>
      <w:r>
        <w:t>Ом·м</w:t>
      </w:r>
      <w:proofErr w:type="spellEnd"/>
      <w:r>
        <w:t xml:space="preserve">. Во второй использованы общие для трёх форм условные параметры подгонки исходной STL: 23,468976; 2,888793 и 17,997668 </w:t>
      </w:r>
      <w:proofErr w:type="spellStart"/>
      <w:r>
        <w:t>Ом·м</w:t>
      </w:r>
      <w:proofErr w:type="spellEnd"/>
      <w:r>
        <w:t xml:space="preserve"> соответственно. Сопротивления костей и жира в обеих опорах фиксированы: 19,147705 и 23,063216 </w:t>
      </w:r>
      <w:proofErr w:type="spellStart"/>
      <w:r>
        <w:t>Ом·м</w:t>
      </w:r>
      <w:proofErr w:type="spellEnd"/>
      <w:r>
        <w:t xml:space="preserve">. Различие опор не изолирует влияние одного сердечного параметра. Пояс и отдельный расчётный монтаж ТТРКГ используют частоту </w:t>
      </w:r>
      <w:r>
        <w:lastRenderedPageBreak/>
        <w:t>79,505 кГц, ток 7,234 мА и принятые контактные условия; перенос на октябрьскую ТТРКГ при 100 кГц этими пробами не проверен.</w:t>
      </w:r>
    </w:p>
    <w:p w14:paraId="6911F603" w14:textId="77777777" w:rsidR="003416EE" w:rsidRDefault="006041B4">
      <w:pPr>
        <w:pStyle w:val="af"/>
      </w:pPr>
      <w:r>
        <w:t xml:space="preserve">Во второй опоре базовый ТТРКГ исходной STL равен 94,303026 Ом. Замена её сферой меняет базу на −0,042417 Ом, эллипсоидом — на −0,045926 Ом. Соответствующие относительные различия менее 0,05%. Объёмные коэффициенты существенно различаются: 1,294387; 0,776577 и 0,906762 мОм/мл для STL, G1 и L1. Таким образом, малая базовая ошибка сосуществует с уменьшением объёмной чувствительности примерно на 40,0 и 29,9%. В первой опоре сферический коэффициент отрицателен, а во второй положителен. Поэтому знак при единственном заданном сопротивлении 4 </w:t>
      </w:r>
      <w:proofErr w:type="spellStart"/>
      <w:r>
        <w:t>Ом·м</w:t>
      </w:r>
      <w:proofErr w:type="spellEnd"/>
      <w:r>
        <w:t xml:space="preserve"> не является основанием исключить сферу. Отдельный подбор собственных свойств каждой формы остаётся другой задачей и не заменяет сравнение при общих материалах.</w:t>
      </w:r>
    </w:p>
    <w:p w14:paraId="7117B438" w14:textId="77777777" w:rsidR="003416EE" w:rsidRDefault="006041B4">
      <w:pPr>
        <w:pStyle w:val="af"/>
        <w:keepNext/>
      </w:pPr>
      <w:r>
        <w:t>Различимость оценивали по матрице откликов ЭИТ на изменение объёма, трёх координат и трёх сопротивлений. Долю направления параметра, не воспроизводимую остальными столбцами, определяли как</w:t>
      </w:r>
    </w:p>
    <w:p w14:paraId="3569AE19"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e>
                  </m:d>
                </m:e>
                <m:sub>
                  <m:r>
                    <w:rPr>
                      <w:rFonts w:ascii="Cambria Math" w:hAnsi="Cambria Math"/>
                    </w:rPr>
                    <m:t>2</m:t>
                  </m:r>
                </m:sub>
              </m:sSub>
            </m:num>
            <m:den>
              <m:sSub>
                <m:sSubPr>
                  <m:ctrlPr>
                    <w:rPr>
                      <w:rFonts w:ascii="Cambria Math" w:hAnsi="Cambria Math"/>
                    </w:rPr>
                  </m:ctrlPr>
                </m:sSubPr>
                <m:e>
                  <m:d>
                    <m:dPr>
                      <m:begChr m:val="∥"/>
                      <m:endChr m:val="∥"/>
                      <m:ctrlPr>
                        <w:rPr>
                          <w:rFonts w:ascii="Cambria Math" w:hAnsi="Cambria Math"/>
                        </w:rPr>
                      </m:ctrlPr>
                    </m:dPr>
                    <m:e>
                      <m:r>
                        <w:rPr>
                          <w:rFonts w:ascii="Cambria Math" w:hAnsi="Cambria Math"/>
                        </w:rPr>
                        <m:t>W</m:t>
                      </m:r>
                      <m:sSub>
                        <m:sSubPr>
                          <m:ctrlPr>
                            <w:rPr>
                              <w:rFonts w:ascii="Cambria Math" w:hAnsi="Cambria Math"/>
                            </w:rPr>
                          </m:ctrlPr>
                        </m:sSubPr>
                        <m:e>
                          <m:r>
                            <m:rPr>
                              <m:sty m:val="bi"/>
                            </m:rPr>
                            <w:rPr>
                              <w:rFonts w:ascii="Cambria Math" w:hAnsi="Cambria Math"/>
                            </w:rPr>
                            <m:t>J</m:t>
                          </m:r>
                        </m:e>
                        <m:sub>
                          <m:r>
                            <w:rPr>
                              <w:rFonts w:ascii="Cambria Math" w:hAnsi="Cambria Math"/>
                            </w:rPr>
                            <m:t>i</m:t>
                          </m:r>
                        </m:sub>
                      </m:sSub>
                    </m:e>
                  </m:d>
                </m:e>
                <m:sub>
                  <m:r>
                    <w:rPr>
                      <w:rFonts w:ascii="Cambria Math" w:hAnsi="Cambria Math"/>
                    </w:rPr>
                    <m:t>2</m:t>
                  </m:r>
                </m:sub>
              </m:sSub>
            </m:den>
          </m:f>
          <m:r>
            <m:rPr>
              <m:sty m:val="p"/>
            </m:rPr>
            <w:rPr>
              <w:rFonts w:ascii="Cambria Math" w:hAnsi="Cambria Math"/>
            </w:rPr>
            <m:t>.</m:t>
          </m:r>
          <m:r>
            <w:rPr>
              <w:rFonts w:ascii="Cambria Math" w:hAnsi="Cambria Math"/>
            </w:rPr>
            <m:t>  </m:t>
          </m:r>
          <m:r>
            <m:rPr>
              <m:nor/>
            </m:rPr>
            <m:t>(11.1)</m:t>
          </m:r>
        </m:oMath>
      </m:oMathPara>
    </w:p>
    <w:p w14:paraId="3248C256" w14:textId="77777777" w:rsidR="003416EE" w:rsidRPr="00674711" w:rsidRDefault="006041B4">
      <w:pPr>
        <w:pStyle w:val="FirstParagraph"/>
        <w:rPr>
          <w:lang w:val="ru-RU"/>
          <w:rPrChange w:id="4204" w:author="Nik K" w:date="2026-10-29T00:18:00Z">
            <w:rPr/>
          </w:rPrChange>
        </w:rPr>
      </w:pPr>
      <w:r w:rsidRPr="00674711">
        <w:rPr>
          <w:lang w:val="ru-RU"/>
          <w:rPrChange w:id="4205" w:author="Nik K" w:date="2026-10-29T00:18:00Z">
            <w:rPr/>
          </w:rPrChange>
        </w:rPr>
        <w:t xml:space="preserve">Здесь </w:t>
      </w:r>
      <m:oMath>
        <m:sSub>
          <m:sSubPr>
            <m:ctrlPr>
              <w:rPr>
                <w:rFonts w:ascii="Cambria Math" w:hAnsi="Cambria Math"/>
              </w:rPr>
            </m:ctrlPr>
          </m:sSubPr>
          <m:e>
            <m:r>
              <m:rPr>
                <m:sty m:val="bi"/>
              </m:rPr>
              <w:rPr>
                <w:rFonts w:ascii="Cambria Math" w:hAnsi="Cambria Math"/>
              </w:rPr>
              <m:t>J</m:t>
            </m:r>
          </m:e>
          <m:sub>
            <m:r>
              <w:rPr>
                <w:rFonts w:ascii="Cambria Math" w:hAnsi="Cambria Math"/>
              </w:rPr>
              <m:t>i</m:t>
            </m:r>
          </m:sub>
        </m:sSub>
      </m:oMath>
      <w:r w:rsidRPr="00674711">
        <w:rPr>
          <w:lang w:val="ru-RU"/>
          <w:rPrChange w:id="4206" w:author="Nik K" w:date="2026-10-29T00:18:00Z">
            <w:rPr/>
          </w:rPrChange>
        </w:rPr>
        <w:t xml:space="preserve"> — производная вектора напряжений по параметру </w:t>
      </w:r>
      <m:oMath>
        <m:r>
          <w:rPr>
            <w:rFonts w:ascii="Cambria Math" w:hAnsi="Cambria Math"/>
          </w:rPr>
          <m:t>i</m:t>
        </m:r>
      </m:oMath>
      <w:r w:rsidRPr="00674711">
        <w:rPr>
          <w:lang w:val="ru-RU"/>
          <w:rPrChange w:id="4207" w:author="Nik K" w:date="2026-10-29T00:18:00Z">
            <w:rPr/>
          </w:rPrChange>
        </w:rPr>
        <w:t xml:space="preserve">; </w:t>
      </w:r>
      <m:oMath>
        <m:r>
          <w:rPr>
            <w:rFonts w:ascii="Cambria Math" w:hAnsi="Cambria Math"/>
          </w:rPr>
          <m:t>W</m:t>
        </m:r>
      </m:oMath>
      <w:r w:rsidRPr="00674711">
        <w:rPr>
          <w:lang w:val="ru-RU"/>
          <w:rPrChange w:id="4208" w:author="Nik K" w:date="2026-10-29T00:18:00Z">
            <w:rPr/>
          </w:rPrChange>
        </w:rPr>
        <w:t xml:space="preserve"> задаёт общие для сравниваемых форм веса; </w:t>
      </w:r>
      <m:oMath>
        <m:sSub>
          <m:sSubPr>
            <m:ctrlPr>
              <w:rPr>
                <w:rFonts w:ascii="Cambria Math" w:hAnsi="Cambria Math"/>
              </w:rPr>
            </m:ctrlPr>
          </m:sSubPr>
          <m:e>
            <m:r>
              <w:rPr>
                <w:rFonts w:ascii="Cambria Math" w:hAnsi="Cambria Math"/>
              </w:rPr>
              <m:t>P</m:t>
            </m:r>
          </m:e>
          <m:sub>
            <m:r>
              <m:rPr>
                <m:sty m:val="p"/>
              </m:rPr>
              <w:rPr>
                <w:rFonts w:ascii="Cambria Math" w:hAnsi="Cambria Math"/>
                <w:lang w:val="ru-RU"/>
                <w:rPrChange w:id="4209" w:author="Nik K" w:date="2026-10-29T00:18:00Z">
                  <w:rPr>
                    <w:rFonts w:ascii="Cambria Math" w:hAnsi="Cambria Math"/>
                  </w:rPr>
                </w:rPrChange>
              </w:rPr>
              <m:t>-</m:t>
            </m:r>
            <m:r>
              <w:rPr>
                <w:rFonts w:ascii="Cambria Math" w:hAnsi="Cambria Math"/>
              </w:rPr>
              <m:t>i</m:t>
            </m:r>
          </m:sub>
        </m:sSub>
      </m:oMath>
      <w:r w:rsidRPr="00674711">
        <w:rPr>
          <w:lang w:val="ru-RU"/>
          <w:rPrChange w:id="4210" w:author="Nik K" w:date="2026-10-29T00:18:00Z">
            <w:rPr/>
          </w:rPrChange>
        </w:rPr>
        <w:t xml:space="preserve"> — ортогональный проектор на пространство остальных взвешенных столбцов; </w:t>
      </w:r>
      <m:oMath>
        <m:r>
          <w:rPr>
            <w:rFonts w:ascii="Cambria Math" w:hAnsi="Cambria Math"/>
          </w:rPr>
          <m:t>I</m:t>
        </m:r>
      </m:oMath>
      <w:r w:rsidRPr="00674711">
        <w:rPr>
          <w:lang w:val="ru-RU"/>
          <w:rPrChange w:id="4211" w:author="Nik K" w:date="2026-10-29T00:18:00Z">
            <w:rPr/>
          </w:rPrChange>
        </w:rPr>
        <w:t xml:space="preserve"> — единичная матрица. Величина </w:t>
      </w:r>
      <m:oMath>
        <m:sSub>
          <m:sSubPr>
            <m:ctrlPr>
              <w:rPr>
                <w:rFonts w:ascii="Cambria Math" w:hAnsi="Cambria Math"/>
              </w:rPr>
            </m:ctrlPr>
          </m:sSubPr>
          <m:e>
            <m:r>
              <w:rPr>
                <w:rFonts w:ascii="Cambria Math" w:hAnsi="Cambria Math"/>
              </w:rPr>
              <m:t>η</m:t>
            </m:r>
          </m:e>
          <m:sub>
            <m:r>
              <w:rPr>
                <w:rFonts w:ascii="Cambria Math" w:hAnsi="Cambria Math"/>
              </w:rPr>
              <m:t>i</m:t>
            </m:r>
          </m:sub>
        </m:sSub>
      </m:oMath>
      <w:r w:rsidRPr="00674711">
        <w:rPr>
          <w:lang w:val="ru-RU"/>
          <w:rPrChange w:id="4212" w:author="Nik K" w:date="2026-10-29T00:18:00Z">
            <w:rPr/>
          </w:rPrChange>
        </w:rPr>
        <w:t xml:space="preserve"> безразмерна и выражает отношение норм, а не д</w:t>
      </w:r>
      <w:proofErr w:type="spellStart"/>
      <w:r w:rsidRPr="00674711">
        <w:rPr>
          <w:lang w:val="ru-RU"/>
          <w:rPrChange w:id="4213" w:author="Nik K" w:date="2026-10-29T00:18:00Z">
            <w:rPr/>
          </w:rPrChange>
        </w:rPr>
        <w:t>олю</w:t>
      </w:r>
      <w:proofErr w:type="spellEnd"/>
      <w:r w:rsidRPr="00674711">
        <w:rPr>
          <w:lang w:val="ru-RU"/>
          <w:rPrChange w:id="4214" w:author="Nik K" w:date="2026-10-29T00:18:00Z">
            <w:rPr/>
          </w:rPrChange>
        </w:rPr>
        <w:t xml:space="preserve"> дисперсии или вероятность правильного восстановления. Веса по базовым напряжениям не являются измеренной обратной дисперсией шума.</w:t>
      </w:r>
    </w:p>
    <w:p w14:paraId="2C541B22" w14:textId="77777777" w:rsidR="003416EE" w:rsidRDefault="006041B4">
      <w:pPr>
        <w:pStyle w:val="af"/>
      </w:pPr>
      <w:r>
        <w:t xml:space="preserve">Все шесть матриц имеют ранг семь при машинном допуске. Во второй опоре при общих относительных весах для объёма остаётся только 8,28–11,39% нормы после исключения остальных направлений; нецентрированный косинус объёмного и сердечного материального столбцов близок к 0,988. Алгебраическая единственность точного линейного решения </w:t>
      </w:r>
      <w:r>
        <w:lastRenderedPageBreak/>
        <w:t>поэтому не обеспечивает практической точности при ошибках входов и модели.</w:t>
      </w:r>
    </w:p>
    <w:p w14:paraId="31A1C28A" w14:textId="77777777" w:rsidR="003416EE" w:rsidRDefault="006041B4">
      <w:pPr>
        <w:pStyle w:val="af"/>
      </w:pPr>
      <w:r>
        <w:t>В таблице 11.2 сопоставлены конечные геометрические пробы исходной STL. Первый расчёт диагностически восстанавливает семь параметров по ЭИТ. Второй оставляет геометрию неподвижной при тканевой ЭИТ-инверсии, переводит найденные изменения сопротивлений в поправку ТТРКГ и делит остаток на объёмную чувствительность. Во входных пробах истинные изменения сопротивлений равны нулю. Проверка первой схемы не подменяет целевую роль ЭИТ как источника тканевых параметров.</w:t>
      </w:r>
    </w:p>
    <w:p w14:paraId="25B10426" w14:textId="77777777" w:rsidR="003416EE" w:rsidRDefault="006041B4">
      <w:pPr>
        <w:pStyle w:val="af5"/>
        <w:keepNext/>
      </w:pPr>
      <w:r>
        <w:t>Таблица 11.2 — Максимальные ошибки объёма в восьми конечных STL-пробах для каждой опоры и обратного представления</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1851"/>
        <w:gridCol w:w="1850"/>
        <w:gridCol w:w="1943"/>
        <w:gridCol w:w="1789"/>
        <w:gridCol w:w="2062"/>
      </w:tblGrid>
      <w:tr w:rsidR="003416EE" w14:paraId="7DB3B7EE" w14:textId="77777777">
        <w:trPr>
          <w:cantSplit/>
          <w:tblHeader/>
        </w:trPr>
        <w:tc>
          <w:tcPr>
            <w:tcW w:w="1823" w:type="dxa"/>
            <w:shd w:val="clear" w:color="auto" w:fill="EDEDED"/>
          </w:tcPr>
          <w:p w14:paraId="12F8DB62" w14:textId="77777777" w:rsidR="003416EE" w:rsidRDefault="006041B4">
            <w:pPr>
              <w:keepNext/>
              <w:spacing w:before="60" w:after="60" w:line="240" w:lineRule="auto"/>
              <w:ind w:firstLine="0"/>
              <w:jc w:val="left"/>
            </w:pPr>
            <w:r>
              <w:rPr>
                <w:b/>
                <w:sz w:val="22"/>
              </w:rPr>
              <w:t>Материальная опора</w:t>
            </w:r>
          </w:p>
        </w:tc>
        <w:tc>
          <w:tcPr>
            <w:tcW w:w="1823" w:type="dxa"/>
            <w:shd w:val="clear" w:color="auto" w:fill="EDEDED"/>
          </w:tcPr>
          <w:p w14:paraId="7004ED34" w14:textId="77777777" w:rsidR="003416EE" w:rsidRDefault="006041B4">
            <w:pPr>
              <w:keepNext/>
              <w:spacing w:before="60" w:after="60" w:line="240" w:lineRule="auto"/>
              <w:ind w:firstLine="0"/>
              <w:jc w:val="left"/>
            </w:pPr>
            <w:r>
              <w:rPr>
                <w:b/>
                <w:sz w:val="22"/>
              </w:rPr>
              <w:t>Обратное представление</w:t>
            </w:r>
          </w:p>
        </w:tc>
        <w:tc>
          <w:tcPr>
            <w:tcW w:w="1914" w:type="dxa"/>
            <w:shd w:val="clear" w:color="auto" w:fill="EDEDED"/>
          </w:tcPr>
          <w:p w14:paraId="080CE359" w14:textId="77777777" w:rsidR="003416EE" w:rsidRDefault="006041B4">
            <w:pPr>
              <w:keepNext/>
              <w:spacing w:before="60" w:after="60" w:line="240" w:lineRule="auto"/>
              <w:ind w:firstLine="0"/>
              <w:jc w:val="left"/>
            </w:pPr>
            <w:r>
              <w:rPr>
                <w:b/>
                <w:sz w:val="22"/>
              </w:rPr>
              <w:t>Максимум модуля ошибки диагностической инверсии ЭИТ, мл</w:t>
            </w:r>
          </w:p>
        </w:tc>
        <w:tc>
          <w:tcPr>
            <w:tcW w:w="1763" w:type="dxa"/>
            <w:shd w:val="clear" w:color="auto" w:fill="EDEDED"/>
          </w:tcPr>
          <w:p w14:paraId="717A7FC2" w14:textId="77777777" w:rsidR="003416EE" w:rsidRDefault="006041B4">
            <w:pPr>
              <w:keepNext/>
              <w:spacing w:before="60" w:after="60" w:line="240" w:lineRule="auto"/>
              <w:ind w:firstLine="0"/>
              <w:jc w:val="left"/>
            </w:pPr>
            <w:r>
              <w:rPr>
                <w:b/>
                <w:sz w:val="22"/>
              </w:rPr>
              <w:t>Пробы с выходом за область или неположительным сопротивлением, из 8</w:t>
            </w:r>
          </w:p>
        </w:tc>
        <w:tc>
          <w:tcPr>
            <w:tcW w:w="2032" w:type="dxa"/>
            <w:shd w:val="clear" w:color="auto" w:fill="EDEDED"/>
          </w:tcPr>
          <w:p w14:paraId="038418B0" w14:textId="77777777" w:rsidR="003416EE" w:rsidRDefault="006041B4">
            <w:pPr>
              <w:keepNext/>
              <w:spacing w:before="60" w:after="60" w:line="240" w:lineRule="auto"/>
              <w:ind w:firstLine="0"/>
              <w:jc w:val="left"/>
            </w:pPr>
            <w:r>
              <w:rPr>
                <w:b/>
                <w:sz w:val="22"/>
              </w:rPr>
              <w:t>Максимум модуля ошибки после ложной тканевой поправки S3, мл</w:t>
            </w:r>
          </w:p>
        </w:tc>
      </w:tr>
      <w:tr w:rsidR="003416EE" w14:paraId="3D34DC61" w14:textId="77777777">
        <w:trPr>
          <w:cantSplit/>
        </w:trPr>
        <w:tc>
          <w:tcPr>
            <w:tcW w:w="1823" w:type="dxa"/>
          </w:tcPr>
          <w:p w14:paraId="72A414CD" w14:textId="77777777" w:rsidR="003416EE" w:rsidRDefault="006041B4">
            <w:pPr>
              <w:spacing w:before="60" w:after="60" w:line="240" w:lineRule="auto"/>
              <w:ind w:firstLine="0"/>
              <w:jc w:val="left"/>
            </w:pPr>
            <w:r>
              <w:rPr>
                <w:sz w:val="22"/>
              </w:rPr>
              <w:t xml:space="preserve">Сердце 4 </w:t>
            </w:r>
            <w:proofErr w:type="spellStart"/>
            <w:r>
              <w:rPr>
                <w:sz w:val="22"/>
              </w:rPr>
              <w:t>Ом·м</w:t>
            </w:r>
            <w:proofErr w:type="spellEnd"/>
          </w:p>
        </w:tc>
        <w:tc>
          <w:tcPr>
            <w:tcW w:w="1823" w:type="dxa"/>
          </w:tcPr>
          <w:p w14:paraId="1BBEF9AE" w14:textId="77777777" w:rsidR="003416EE" w:rsidRDefault="006041B4">
            <w:pPr>
              <w:spacing w:before="60" w:after="60" w:line="240" w:lineRule="auto"/>
              <w:ind w:firstLine="0"/>
              <w:jc w:val="left"/>
            </w:pPr>
            <w:r>
              <w:rPr>
                <w:sz w:val="22"/>
              </w:rPr>
              <w:t>STL, внутренний контроль</w:t>
            </w:r>
          </w:p>
        </w:tc>
        <w:tc>
          <w:tcPr>
            <w:tcW w:w="1914" w:type="dxa"/>
          </w:tcPr>
          <w:p w14:paraId="087D4FC5" w14:textId="77777777" w:rsidR="003416EE" w:rsidRDefault="006041B4">
            <w:pPr>
              <w:spacing w:before="60" w:after="60" w:line="240" w:lineRule="auto"/>
              <w:ind w:firstLine="0"/>
              <w:jc w:val="left"/>
            </w:pPr>
            <w:r>
              <w:rPr>
                <w:sz w:val="22"/>
              </w:rPr>
              <w:t>239,28</w:t>
            </w:r>
          </w:p>
        </w:tc>
        <w:tc>
          <w:tcPr>
            <w:tcW w:w="1763" w:type="dxa"/>
          </w:tcPr>
          <w:p w14:paraId="4A69FDF3" w14:textId="77777777" w:rsidR="003416EE" w:rsidRDefault="006041B4">
            <w:pPr>
              <w:spacing w:before="60" w:after="60" w:line="240" w:lineRule="auto"/>
              <w:ind w:firstLine="0"/>
              <w:jc w:val="left"/>
            </w:pPr>
            <w:r>
              <w:rPr>
                <w:sz w:val="22"/>
              </w:rPr>
              <w:t>7</w:t>
            </w:r>
          </w:p>
        </w:tc>
        <w:tc>
          <w:tcPr>
            <w:tcW w:w="2032" w:type="dxa"/>
          </w:tcPr>
          <w:p w14:paraId="5F4034C2" w14:textId="77777777" w:rsidR="003416EE" w:rsidRDefault="006041B4">
            <w:pPr>
              <w:spacing w:before="60" w:after="60" w:line="240" w:lineRule="auto"/>
              <w:ind w:firstLine="0"/>
              <w:jc w:val="left"/>
            </w:pPr>
            <w:r>
              <w:rPr>
                <w:sz w:val="22"/>
              </w:rPr>
              <w:t>362,19</w:t>
            </w:r>
          </w:p>
        </w:tc>
      </w:tr>
      <w:tr w:rsidR="003416EE" w14:paraId="3D5F0906" w14:textId="77777777">
        <w:trPr>
          <w:cantSplit/>
        </w:trPr>
        <w:tc>
          <w:tcPr>
            <w:tcW w:w="1823" w:type="dxa"/>
          </w:tcPr>
          <w:p w14:paraId="2FF75047" w14:textId="77777777" w:rsidR="003416EE" w:rsidRDefault="006041B4">
            <w:pPr>
              <w:spacing w:before="60" w:after="60" w:line="240" w:lineRule="auto"/>
              <w:ind w:firstLine="0"/>
              <w:jc w:val="left"/>
            </w:pPr>
            <w:r>
              <w:rPr>
                <w:sz w:val="22"/>
              </w:rPr>
              <w:t>Та же</w:t>
            </w:r>
          </w:p>
        </w:tc>
        <w:tc>
          <w:tcPr>
            <w:tcW w:w="1823" w:type="dxa"/>
          </w:tcPr>
          <w:p w14:paraId="3DCF81DE" w14:textId="77777777" w:rsidR="003416EE" w:rsidRDefault="006041B4">
            <w:pPr>
              <w:spacing w:before="60" w:after="60" w:line="240" w:lineRule="auto"/>
              <w:ind w:firstLine="0"/>
              <w:jc w:val="left"/>
            </w:pPr>
            <w:r>
              <w:rPr>
                <w:sz w:val="22"/>
              </w:rPr>
              <w:t>G1</w:t>
            </w:r>
          </w:p>
        </w:tc>
        <w:tc>
          <w:tcPr>
            <w:tcW w:w="1914" w:type="dxa"/>
          </w:tcPr>
          <w:p w14:paraId="5CB605D3" w14:textId="77777777" w:rsidR="003416EE" w:rsidRDefault="006041B4">
            <w:pPr>
              <w:spacing w:before="60" w:after="60" w:line="240" w:lineRule="auto"/>
              <w:ind w:firstLine="0"/>
              <w:jc w:val="left"/>
            </w:pPr>
            <w:r>
              <w:rPr>
                <w:sz w:val="22"/>
              </w:rPr>
              <w:t>46,12</w:t>
            </w:r>
          </w:p>
        </w:tc>
        <w:tc>
          <w:tcPr>
            <w:tcW w:w="1763" w:type="dxa"/>
          </w:tcPr>
          <w:p w14:paraId="4E0A6A3C" w14:textId="77777777" w:rsidR="003416EE" w:rsidRDefault="006041B4">
            <w:pPr>
              <w:spacing w:before="60" w:after="60" w:line="240" w:lineRule="auto"/>
              <w:ind w:firstLine="0"/>
              <w:jc w:val="left"/>
            </w:pPr>
            <w:r>
              <w:rPr>
                <w:sz w:val="22"/>
              </w:rPr>
              <w:t>4</w:t>
            </w:r>
          </w:p>
        </w:tc>
        <w:tc>
          <w:tcPr>
            <w:tcW w:w="2032" w:type="dxa"/>
          </w:tcPr>
          <w:p w14:paraId="009A5FEF" w14:textId="77777777" w:rsidR="003416EE" w:rsidRDefault="006041B4">
            <w:pPr>
              <w:spacing w:before="60" w:after="60" w:line="240" w:lineRule="auto"/>
              <w:ind w:firstLine="0"/>
              <w:jc w:val="left"/>
            </w:pPr>
            <w:r>
              <w:rPr>
                <w:sz w:val="22"/>
              </w:rPr>
              <w:t>400,00</w:t>
            </w:r>
          </w:p>
        </w:tc>
      </w:tr>
      <w:tr w:rsidR="003416EE" w14:paraId="3CB0D4EB" w14:textId="77777777">
        <w:trPr>
          <w:cantSplit/>
        </w:trPr>
        <w:tc>
          <w:tcPr>
            <w:tcW w:w="1823" w:type="dxa"/>
          </w:tcPr>
          <w:p w14:paraId="01EA03AD" w14:textId="77777777" w:rsidR="003416EE" w:rsidRDefault="006041B4">
            <w:pPr>
              <w:spacing w:before="60" w:after="60" w:line="240" w:lineRule="auto"/>
              <w:ind w:firstLine="0"/>
              <w:jc w:val="left"/>
            </w:pPr>
            <w:r>
              <w:rPr>
                <w:sz w:val="22"/>
              </w:rPr>
              <w:t>Та же</w:t>
            </w:r>
          </w:p>
        </w:tc>
        <w:tc>
          <w:tcPr>
            <w:tcW w:w="1823" w:type="dxa"/>
          </w:tcPr>
          <w:p w14:paraId="099BB049" w14:textId="77777777" w:rsidR="003416EE" w:rsidRDefault="006041B4">
            <w:pPr>
              <w:spacing w:before="60" w:after="60" w:line="240" w:lineRule="auto"/>
              <w:ind w:firstLine="0"/>
              <w:jc w:val="left"/>
            </w:pPr>
            <w:r>
              <w:rPr>
                <w:sz w:val="22"/>
              </w:rPr>
              <w:t>L1</w:t>
            </w:r>
          </w:p>
        </w:tc>
        <w:tc>
          <w:tcPr>
            <w:tcW w:w="1914" w:type="dxa"/>
          </w:tcPr>
          <w:p w14:paraId="34C688FC" w14:textId="77777777" w:rsidR="003416EE" w:rsidRDefault="006041B4">
            <w:pPr>
              <w:spacing w:before="60" w:after="60" w:line="240" w:lineRule="auto"/>
              <w:ind w:firstLine="0"/>
              <w:jc w:val="left"/>
            </w:pPr>
            <w:r>
              <w:rPr>
                <w:sz w:val="22"/>
              </w:rPr>
              <w:t>88,01</w:t>
            </w:r>
          </w:p>
        </w:tc>
        <w:tc>
          <w:tcPr>
            <w:tcW w:w="1763" w:type="dxa"/>
          </w:tcPr>
          <w:p w14:paraId="3F81F950" w14:textId="77777777" w:rsidR="003416EE" w:rsidRDefault="006041B4">
            <w:pPr>
              <w:spacing w:before="60" w:after="60" w:line="240" w:lineRule="auto"/>
              <w:ind w:firstLine="0"/>
              <w:jc w:val="left"/>
            </w:pPr>
            <w:r>
              <w:rPr>
                <w:sz w:val="22"/>
              </w:rPr>
              <w:t>6</w:t>
            </w:r>
          </w:p>
        </w:tc>
        <w:tc>
          <w:tcPr>
            <w:tcW w:w="2032" w:type="dxa"/>
          </w:tcPr>
          <w:p w14:paraId="7846517B" w14:textId="77777777" w:rsidR="003416EE" w:rsidRDefault="006041B4">
            <w:pPr>
              <w:spacing w:before="60" w:after="60" w:line="240" w:lineRule="auto"/>
              <w:ind w:firstLine="0"/>
              <w:jc w:val="left"/>
            </w:pPr>
            <w:r>
              <w:rPr>
                <w:sz w:val="22"/>
              </w:rPr>
              <w:t>3069,69</w:t>
            </w:r>
          </w:p>
        </w:tc>
      </w:tr>
      <w:tr w:rsidR="003416EE" w14:paraId="353912C1" w14:textId="77777777">
        <w:trPr>
          <w:cantSplit/>
        </w:trPr>
        <w:tc>
          <w:tcPr>
            <w:tcW w:w="1823" w:type="dxa"/>
          </w:tcPr>
          <w:p w14:paraId="66E51150" w14:textId="77777777" w:rsidR="003416EE" w:rsidRDefault="006041B4">
            <w:pPr>
              <w:spacing w:before="60" w:after="60" w:line="240" w:lineRule="auto"/>
              <w:ind w:firstLine="0"/>
              <w:jc w:val="left"/>
            </w:pPr>
            <w:r>
              <w:rPr>
                <w:sz w:val="22"/>
              </w:rPr>
              <w:t>Общая условная подгонка STL</w:t>
            </w:r>
          </w:p>
        </w:tc>
        <w:tc>
          <w:tcPr>
            <w:tcW w:w="1823" w:type="dxa"/>
          </w:tcPr>
          <w:p w14:paraId="7CD61103" w14:textId="77777777" w:rsidR="003416EE" w:rsidRDefault="006041B4">
            <w:pPr>
              <w:spacing w:before="60" w:after="60" w:line="240" w:lineRule="auto"/>
              <w:ind w:firstLine="0"/>
              <w:jc w:val="left"/>
            </w:pPr>
            <w:r>
              <w:rPr>
                <w:sz w:val="22"/>
              </w:rPr>
              <w:t>STL, внутренний контроль</w:t>
            </w:r>
          </w:p>
        </w:tc>
        <w:tc>
          <w:tcPr>
            <w:tcW w:w="1914" w:type="dxa"/>
          </w:tcPr>
          <w:p w14:paraId="3B578FF5" w14:textId="77777777" w:rsidR="003416EE" w:rsidRDefault="006041B4">
            <w:pPr>
              <w:spacing w:before="60" w:after="60" w:line="240" w:lineRule="auto"/>
              <w:ind w:firstLine="0"/>
              <w:jc w:val="left"/>
            </w:pPr>
            <w:r>
              <w:rPr>
                <w:sz w:val="22"/>
              </w:rPr>
              <w:t>15,03</w:t>
            </w:r>
          </w:p>
        </w:tc>
        <w:tc>
          <w:tcPr>
            <w:tcW w:w="1763" w:type="dxa"/>
          </w:tcPr>
          <w:p w14:paraId="293A8B30" w14:textId="77777777" w:rsidR="003416EE" w:rsidRDefault="006041B4">
            <w:pPr>
              <w:spacing w:before="60" w:after="60" w:line="240" w:lineRule="auto"/>
              <w:ind w:firstLine="0"/>
              <w:jc w:val="left"/>
            </w:pPr>
            <w:r>
              <w:rPr>
                <w:sz w:val="22"/>
              </w:rPr>
              <w:t>4</w:t>
            </w:r>
          </w:p>
        </w:tc>
        <w:tc>
          <w:tcPr>
            <w:tcW w:w="2032" w:type="dxa"/>
          </w:tcPr>
          <w:p w14:paraId="45FA7A77" w14:textId="77777777" w:rsidR="003416EE" w:rsidRDefault="006041B4">
            <w:pPr>
              <w:spacing w:before="60" w:after="60" w:line="240" w:lineRule="auto"/>
              <w:ind w:firstLine="0"/>
              <w:jc w:val="left"/>
            </w:pPr>
            <w:r>
              <w:rPr>
                <w:sz w:val="22"/>
              </w:rPr>
              <w:t>291,30</w:t>
            </w:r>
          </w:p>
        </w:tc>
      </w:tr>
      <w:tr w:rsidR="003416EE" w14:paraId="0CBDE79C" w14:textId="77777777">
        <w:trPr>
          <w:cantSplit/>
        </w:trPr>
        <w:tc>
          <w:tcPr>
            <w:tcW w:w="1823" w:type="dxa"/>
          </w:tcPr>
          <w:p w14:paraId="699142B0" w14:textId="77777777" w:rsidR="003416EE" w:rsidRDefault="006041B4">
            <w:pPr>
              <w:spacing w:before="60" w:after="60" w:line="240" w:lineRule="auto"/>
              <w:ind w:firstLine="0"/>
              <w:jc w:val="left"/>
            </w:pPr>
            <w:r>
              <w:rPr>
                <w:sz w:val="22"/>
              </w:rPr>
              <w:t>Та же</w:t>
            </w:r>
          </w:p>
        </w:tc>
        <w:tc>
          <w:tcPr>
            <w:tcW w:w="1823" w:type="dxa"/>
          </w:tcPr>
          <w:p w14:paraId="04B84C35" w14:textId="77777777" w:rsidR="003416EE" w:rsidRDefault="006041B4">
            <w:pPr>
              <w:spacing w:before="60" w:after="60" w:line="240" w:lineRule="auto"/>
              <w:ind w:firstLine="0"/>
              <w:jc w:val="left"/>
            </w:pPr>
            <w:r>
              <w:rPr>
                <w:sz w:val="22"/>
              </w:rPr>
              <w:t>G1</w:t>
            </w:r>
          </w:p>
        </w:tc>
        <w:tc>
          <w:tcPr>
            <w:tcW w:w="1914" w:type="dxa"/>
          </w:tcPr>
          <w:p w14:paraId="2D5040CE" w14:textId="77777777" w:rsidR="003416EE" w:rsidRDefault="006041B4">
            <w:pPr>
              <w:spacing w:before="60" w:after="60" w:line="240" w:lineRule="auto"/>
              <w:ind w:firstLine="0"/>
              <w:jc w:val="left"/>
            </w:pPr>
            <w:r>
              <w:rPr>
                <w:sz w:val="22"/>
              </w:rPr>
              <w:t>84,31</w:t>
            </w:r>
          </w:p>
        </w:tc>
        <w:tc>
          <w:tcPr>
            <w:tcW w:w="1763" w:type="dxa"/>
          </w:tcPr>
          <w:p w14:paraId="7AD2F779" w14:textId="77777777" w:rsidR="003416EE" w:rsidRDefault="006041B4">
            <w:pPr>
              <w:spacing w:before="60" w:after="60" w:line="240" w:lineRule="auto"/>
              <w:ind w:firstLine="0"/>
              <w:jc w:val="left"/>
            </w:pPr>
            <w:r>
              <w:rPr>
                <w:sz w:val="22"/>
              </w:rPr>
              <w:t>8</w:t>
            </w:r>
          </w:p>
        </w:tc>
        <w:tc>
          <w:tcPr>
            <w:tcW w:w="2032" w:type="dxa"/>
          </w:tcPr>
          <w:p w14:paraId="0A6CD898" w14:textId="77777777" w:rsidR="003416EE" w:rsidRDefault="006041B4">
            <w:pPr>
              <w:spacing w:before="60" w:after="60" w:line="240" w:lineRule="auto"/>
              <w:ind w:firstLine="0"/>
              <w:jc w:val="left"/>
            </w:pPr>
            <w:r>
              <w:rPr>
                <w:sz w:val="22"/>
              </w:rPr>
              <w:t>238,39</w:t>
            </w:r>
          </w:p>
        </w:tc>
      </w:tr>
      <w:tr w:rsidR="003416EE" w14:paraId="0957950D" w14:textId="77777777">
        <w:trPr>
          <w:cantSplit/>
        </w:trPr>
        <w:tc>
          <w:tcPr>
            <w:tcW w:w="1823" w:type="dxa"/>
          </w:tcPr>
          <w:p w14:paraId="6C6AFB79" w14:textId="77777777" w:rsidR="003416EE" w:rsidRDefault="006041B4">
            <w:pPr>
              <w:spacing w:before="60" w:after="60" w:line="240" w:lineRule="auto"/>
              <w:ind w:firstLine="0"/>
              <w:jc w:val="left"/>
            </w:pPr>
            <w:r>
              <w:rPr>
                <w:sz w:val="22"/>
              </w:rPr>
              <w:t>Та же</w:t>
            </w:r>
          </w:p>
        </w:tc>
        <w:tc>
          <w:tcPr>
            <w:tcW w:w="1823" w:type="dxa"/>
          </w:tcPr>
          <w:p w14:paraId="5F3E4CD0" w14:textId="77777777" w:rsidR="003416EE" w:rsidRDefault="006041B4">
            <w:pPr>
              <w:spacing w:before="60" w:after="60" w:line="240" w:lineRule="auto"/>
              <w:ind w:firstLine="0"/>
              <w:jc w:val="left"/>
            </w:pPr>
            <w:r>
              <w:rPr>
                <w:sz w:val="22"/>
              </w:rPr>
              <w:t>L1</w:t>
            </w:r>
          </w:p>
        </w:tc>
        <w:tc>
          <w:tcPr>
            <w:tcW w:w="1914" w:type="dxa"/>
          </w:tcPr>
          <w:p w14:paraId="7415AB24" w14:textId="77777777" w:rsidR="003416EE" w:rsidRDefault="006041B4">
            <w:pPr>
              <w:spacing w:before="60" w:after="60" w:line="240" w:lineRule="auto"/>
              <w:ind w:firstLine="0"/>
              <w:jc w:val="left"/>
            </w:pPr>
            <w:r>
              <w:rPr>
                <w:sz w:val="22"/>
              </w:rPr>
              <w:t>49,01</w:t>
            </w:r>
          </w:p>
        </w:tc>
        <w:tc>
          <w:tcPr>
            <w:tcW w:w="1763" w:type="dxa"/>
          </w:tcPr>
          <w:p w14:paraId="7E536D46" w14:textId="77777777" w:rsidR="003416EE" w:rsidRDefault="006041B4">
            <w:pPr>
              <w:spacing w:before="60" w:after="60" w:line="240" w:lineRule="auto"/>
              <w:ind w:firstLine="0"/>
              <w:jc w:val="left"/>
            </w:pPr>
            <w:r>
              <w:rPr>
                <w:sz w:val="22"/>
              </w:rPr>
              <w:t>4</w:t>
            </w:r>
          </w:p>
        </w:tc>
        <w:tc>
          <w:tcPr>
            <w:tcW w:w="2032" w:type="dxa"/>
          </w:tcPr>
          <w:p w14:paraId="61941788" w14:textId="77777777" w:rsidR="003416EE" w:rsidRDefault="006041B4">
            <w:pPr>
              <w:spacing w:before="60" w:after="60" w:line="240" w:lineRule="auto"/>
              <w:ind w:firstLine="0"/>
              <w:jc w:val="left"/>
            </w:pPr>
            <w:r>
              <w:rPr>
                <w:sz w:val="22"/>
              </w:rPr>
              <w:t>473,14</w:t>
            </w:r>
          </w:p>
        </w:tc>
      </w:tr>
    </w:tbl>
    <w:p w14:paraId="7FFDC2A0" w14:textId="77777777" w:rsidR="003416EE" w:rsidRDefault="006041B4">
      <w:pPr>
        <w:pStyle w:val="af"/>
      </w:pPr>
      <w:r>
        <w:t xml:space="preserve">Общие относительные веса исходной STL; поправка численного изменения объёма при переносе. S3 означает свободные сопротивления фона, единого лёгочного компартмента и сердца. Флаг четвёртого столбца относится только к диагностической </w:t>
      </w:r>
      <w:proofErr w:type="spellStart"/>
      <w:r>
        <w:t>семипараметрической</w:t>
      </w:r>
      <w:proofErr w:type="spellEnd"/>
      <w:r>
        <w:t xml:space="preserve"> инверсии: он учитывает выход объёма за ±5% исходного объёма, любой координаты за ±5 мм либо неположительное итоговое сопротивление. Максимумы разных </w:t>
      </w:r>
      <w:r>
        <w:lastRenderedPageBreak/>
        <w:t>столбцов могут соответствовать разным пробам. Результаты не обрезаны по границам.</w:t>
      </w:r>
    </w:p>
    <w:p w14:paraId="45206917" w14:textId="77777777" w:rsidR="003416EE" w:rsidRDefault="006041B4">
      <w:pPr>
        <w:pStyle w:val="af"/>
      </w:pPr>
      <w:r>
        <w:t>Большая ошибка даже внутреннего контроля STL→STL показывает ограниченность линейного описания конечных воздействий и возможное влияние дискретизации. В частности, максимум 239,28 мл нельзя приписать одной замене формы. Уменьшение этого максимума у G1 в той же опоре также не доказывает анатомического преимущества сферы. Вывод относится к заданным линейным инверсиям и шагам, а не к невозможности нелинейного восстановления вообще.</w:t>
      </w:r>
    </w:p>
    <w:p w14:paraId="076C5FAA" w14:textId="77777777" w:rsidR="003416EE" w:rsidRDefault="006041B4">
      <w:pPr>
        <w:pStyle w:val="af"/>
      </w:pPr>
      <w:r>
        <w:t>Знаковые ошибки этих проб показаны на рисунке 9.4. Они велики и при неизменном номинальном объёме, когда меняется только положение. У L1 в первой опоре особенно велик результат деления остатка на малый объёмный коэффициент. Значение 3069,69 мл означает отказ данной объёмной интерпретации. Оно не является возможным физиологическим изменением или оценкой погрешности реального УО.</w:t>
      </w:r>
    </w:p>
    <w:p w14:paraId="639EBB19" w14:textId="77777777" w:rsidR="003416EE" w:rsidRDefault="006041B4">
      <w:pPr>
        <w:pStyle w:val="af"/>
      </w:pPr>
      <w:r>
        <w:t>Во второй опоре чистый перенос STL на +5 мм по y даёт после численной объёмной поправки изменение ТТРКГ −0,0106283 Ом. Тканевая инверсия S3 при неподвижной геометрии объясняет его ложными изменениями сопротивлений, расчётный вклад которых в ТТРКГ равен −0,387688 Ом. После вычитания остаётся +0,377060 Ом, а деление на 1,294387 мОм/мл даёт кажущийся объём +291,30 мл вместо нулевого. Тканевая невязка ЭИТ здесь составляет 66,73% [100]. Проба выявляет смешение геометрии и свойств, но не показывает, что плохое тканевое объяснение стало приемлемым.</w:t>
      </w:r>
    </w:p>
    <w:p w14:paraId="5B7C8CB7" w14:textId="77777777" w:rsidR="003416EE" w:rsidRDefault="006041B4">
      <w:pPr>
        <w:pStyle w:val="af"/>
      </w:pPr>
      <w:r>
        <w:t xml:space="preserve">Даже в локальном линейном анализе знак остаточной объёмной чувствительности может измениться. Для STL во второй опоре исходный коэффициент +1,294387 мОм/мл после S3 становится −1,005816 мОм/мл. При фиксированном сердечном сопротивлении и свободных фоне и лёгких он равен −13,459414 мОм/мл. Фиксация одного параметра не устраняет перераспределение геометрического сигнала на оставшиеся ткани. Это </w:t>
      </w:r>
      <w:r>
        <w:lastRenderedPageBreak/>
        <w:t xml:space="preserve">отрицательный результат для безусловного вычитания любых найденных </w:t>
      </w:r>
      <m:oMath>
        <m:r>
          <m:rPr>
            <m:sty m:val="p"/>
          </m:rPr>
          <w:rPr>
            <w:rFonts w:ascii="Cambria Math" w:hAnsi="Cambria Math"/>
          </w:rPr>
          <m:t>Δ</m:t>
        </m:r>
        <m:r>
          <w:rPr>
            <w:rFonts w:ascii="Cambria Math" w:hAnsi="Cambria Math"/>
          </w:rPr>
          <m:t>ρ</m:t>
        </m:r>
      </m:oMath>
      <w:r>
        <w:t xml:space="preserve"> как истинно тканевых. Величина такого смешения в будущей синхронной записи пока не установлена.</w:t>
      </w:r>
    </w:p>
    <w:p w14:paraId="542F3221" w14:textId="77777777" w:rsidR="003416EE" w:rsidRDefault="006041B4">
      <w:pPr>
        <w:pStyle w:val="af"/>
      </w:pPr>
      <w:r>
        <w:rPr>
          <w:b/>
          <w:bCs/>
        </w:rPr>
        <w:t>Новые условные модельные результаты.</w:t>
      </w:r>
      <w:r>
        <w:t xml:space="preserve"> В расширенном наборе [105] сопоставлены три альтернативных монтажа: исходный с промежутком ток–напряжение 100 мм, вариант 95 мм и вариант с поворотом контактов на одной руке на 180° при промежутке 100 мм. Сердце перемещается относительно фиксированных контактов каждой конфигурации; смена монтажа не считается движением сердца. Матрица объединяет расчётные отклики, а не три одновременно записанных канала. После предположенной точной коррекции мягкого фона и лёгкого при q256 и малом шаге все шесть матриц для свободных </w:t>
      </w:r>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имеют ранг 3. Проверка о</w:t>
      </w:r>
      <w:proofErr w:type="spellStart"/>
      <w:r>
        <w:t>тдельного</w:t>
      </w:r>
      <w:proofErr w:type="spellEnd"/>
      <w:r>
        <w:t xml:space="preserve"> объёмного функционала также даёт отрицательный результат: </w:t>
      </w:r>
      <m:oMath>
        <m:r>
          <w:rPr>
            <w:rFonts w:ascii="Cambria Math" w:hAnsi="Cambria Math"/>
          </w:rPr>
          <m:t>V</m:t>
        </m:r>
      </m:oMath>
      <w:r>
        <w:t xml:space="preserve"> не определяется однозначно. Это более конкретное ограничение, чем недостаток числа уравнений сам по себе. При точно известных XYZ сокращённая задача </w:t>
      </w:r>
      <m:oMath>
        <m:r>
          <w:rPr>
            <w:rFonts w:ascii="Cambria Math" w:hAnsi="Cambria Math"/>
          </w:rPr>
          <m:t>V</m:t>
        </m:r>
      </m:oMath>
      <w:r>
        <w:t>–</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имеет ранг 2; строгую алгебр</w:t>
      </w:r>
      <w:proofErr w:type="spellStart"/>
      <w:r>
        <w:t>аическую</w:t>
      </w:r>
      <w:proofErr w:type="spellEnd"/>
      <w:r>
        <w:t xml:space="preserve"> неразличимость этой пары утверждать нельзя. Практическая точность при шуме и модельной ошибке не установлена.</w:t>
      </w:r>
    </w:p>
    <w:p w14:paraId="31A2FA2D" w14:textId="77777777" w:rsidR="003416EE" w:rsidRDefault="006041B4">
      <w:pPr>
        <w:pStyle w:val="af"/>
      </w:pPr>
      <w:r>
        <w:t>Конечные FEM-пробы показывают компенсацию, выходящую за рассуждение о линейном ранге. Для G1/Д4 после одного уточнения сопротивления максимальные по двум знакам пробы модули изменения объёма и сердечного сопротивления равны 5,856 мл и 0,3195% базы; максимальный остаток в исходном монтаже — 1,871·10⁻⁶ мОм, в двух других — 0,008729 мОм. Эти максимумы могут относиться к разным знакам воздействия. Сопротивление специально подбиралось по исходному монтажу, поэтому опыт является контрпримером однозначному объёмному прочтению почти погашенного сигнала, а не независимой проверкой восстановления. Для STL/О-STL изменение сопротивления достигает 5,924%, выходя за прежние пробы ±5%. Порог различимости по экспериментальному шуму отсутствует; неразличимость при любом шуме не доказана.</w:t>
      </w:r>
    </w:p>
    <w:p w14:paraId="54645030" w14:textId="77777777" w:rsidR="003416EE" w:rsidRDefault="006041B4">
      <w:pPr>
        <w:pStyle w:val="af"/>
      </w:pPr>
      <w:r>
        <w:lastRenderedPageBreak/>
        <w:t>Совместные конечные воздействия также уже проверены. В отрицательной совместной пробе L1/Д4 при q64 и исходном монтаже сумма отдельных откликов равна +0,3872 мОм, а полный совместный отклик — −0,2066 мОм. Остаток после учёта несовпадения интегрированных объёмных шагов составляет −0,5822 мОм. В этой конкретной пробе суперпозиция раздельных конечных откликов не сохраняет даже знак полного ответа. Остаток содержит как нелинейные, так и численные эффекты; его нельзя называть чистым физиологическим взаимодействием. Проверка ограничена заданными совместными направлениями и не подтверждает аддитивность на всей области параметров.</w:t>
      </w:r>
    </w:p>
    <w:p w14:paraId="276511FD" w14:textId="77777777" w:rsidR="003416EE" w:rsidRDefault="006041B4">
      <w:pPr>
        <w:pStyle w:val="af"/>
      </w:pPr>
      <w:r>
        <w:t>Положительный ограниченный результат получен при точно известных остальных параметрах: для объёмных проб STL ±1% и собственного коэффициента STL/О-STL максимальная ошибка пересчёта в исходном монтаже составляет 0,05228 мл. При использовании коэффициентов G1 и L1 ошибки равны 4,061 и 2,704 мл. В опоре Д4 для G1 и L1 они достигают 14,73 и 48,44 мл соответственно. Следовательно, предпочтительность формы по этому тесту зависит от материальной опоры; универсально лучшая аппроксимация не установлена. Малую ошибку внутреннего STL-контроля нельзя переносить на задачу с неизвестным движением, тканевой поправкой и сопротивлением сердца. Полные результаты различимости, совместных проб, компенсации и переноса формы изложены в главе 9; здесь сохранены их выводы и ограничения.</w:t>
      </w:r>
    </w:p>
    <w:p w14:paraId="6B6FD480" w14:textId="77777777" w:rsidR="003416EE" w:rsidRDefault="006041B4">
      <w:pPr>
        <w:pStyle w:val="21"/>
      </w:pPr>
      <w:bookmarkStart w:id="4215" w:name="_Toc244123146"/>
      <w:bookmarkStart w:id="4216" w:name="X0c136248abb0d30d133c087e7a252fee85de307"/>
      <w:bookmarkEnd w:id="4198"/>
      <w:r>
        <w:t>11.4 Отложенные данные: что действительно исключалось из подбора</w:t>
      </w:r>
      <w:bookmarkEnd w:id="4215"/>
    </w:p>
    <w:p w14:paraId="3C38182E" w14:textId="77777777" w:rsidR="003416EE" w:rsidRPr="00674711" w:rsidRDefault="006041B4">
      <w:pPr>
        <w:pStyle w:val="FirstParagraph"/>
        <w:rPr>
          <w:lang w:val="ru-RU"/>
          <w:rPrChange w:id="4217" w:author="Nik K" w:date="2026-10-29T00:18:00Z">
            <w:rPr/>
          </w:rPrChange>
        </w:rPr>
      </w:pPr>
      <w:r w:rsidRPr="00674711">
        <w:rPr>
          <w:lang w:val="ru-RU"/>
          <w:rPrChange w:id="4218" w:author="Nik K" w:date="2026-10-29T00:18:00Z">
            <w:rPr/>
          </w:rPrChange>
        </w:rPr>
        <w:t>Проверочный результат зависит от того, какая информация была скрыта. Исключение камерного объёма, целого человека, электрической пары или временного блока проверяет разные переходы. Для режима одной КТ необходимо также исключить скрытую передачу целевых координат, полуосей и объёмов из 4</w:t>
      </w:r>
      <w:r>
        <w:t>D</w:t>
      </w:r>
      <w:r w:rsidRPr="00674711">
        <w:rPr>
          <w:lang w:val="ru-RU"/>
          <w:rPrChange w:id="4219" w:author="Nik K" w:date="2026-10-29T00:18:00Z">
            <w:rPr/>
          </w:rPrChange>
        </w:rPr>
        <w:t>-КТ, если они должны восстанавливаться по ТТРКГ.</w:t>
      </w:r>
    </w:p>
    <w:p w14:paraId="4F0462EB" w14:textId="77777777" w:rsidR="003416EE" w:rsidRDefault="006041B4">
      <w:pPr>
        <w:pStyle w:val="af"/>
      </w:pPr>
      <w:r>
        <w:lastRenderedPageBreak/>
        <w:t xml:space="preserve">В отдельной геометрической проверке связи целого сердца с ЛЖ поочерёдно исключался один из трёх участников — Г, Н и А. Коэффициенты определялись по двум остальным; у проверяемого человека разрешалась одна ранняя КТ-опора без повторной привязки на следующем R–R. Проверены 36 </w:t>
      </w:r>
      <w:proofErr w:type="spellStart"/>
      <w:r>
        <w:t>неопорных</w:t>
      </w:r>
      <w:proofErr w:type="spellEnd"/>
      <w:r>
        <w:t xml:space="preserve"> фаз: 14 у Г и по 11 у Н и А. Однако динамические признаки целого сердца в геометрических вариантах были известны из каждой целевой КТ-фазы. Это корректное условие проверки камерного преобразования при известной геометрии, но не проверка всей однофазной электрической методики [102].</w:t>
      </w:r>
    </w:p>
    <w:p w14:paraId="7653B2C6" w14:textId="77777777" w:rsidR="003416EE" w:rsidRDefault="006041B4">
      <w:pPr>
        <w:pStyle w:val="af"/>
        <w:keepNext/>
      </w:pPr>
      <w:r>
        <w:t xml:space="preserve">Для ошибки объёма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использованы следу</w:t>
      </w:r>
      <w:proofErr w:type="spellStart"/>
      <w:r>
        <w:t>ющие</w:t>
      </w:r>
      <w:proofErr w:type="spellEnd"/>
      <w:r>
        <w:t xml:space="preserve"> показатели:</w:t>
      </w:r>
    </w:p>
    <w:p w14:paraId="03FE5B3B"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j</m:t>
                        </m:r>
                      </m:sub>
                    </m:sSub>
                  </m:e>
                </m:nary>
                <m:r>
                  <m:rPr>
                    <m:sty m:val="p"/>
                  </m:rPr>
                  <w:rPr>
                    <w:rFonts w:ascii="Cambria Math" w:hAnsi="Cambria Math"/>
                  </w:rPr>
                  <m:t>,</m:t>
                </m:r>
              </m:e>
            </m:mr>
            <m:mr>
              <m:e>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2</m:t>
                            </m:r>
                          </m:sup>
                        </m:sSubSup>
                      </m:e>
                    </m:nary>
                  </m:e>
                </m:ra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e>
            </m:mr>
            <m:mr>
              <m:e>
                <m:sSup>
                  <m:sSupPr>
                    <m:ctrlPr>
                      <w:rPr>
                        <w:rFonts w:ascii="Cambria Math" w:hAnsi="Cambria Math"/>
                      </w:rPr>
                    </m:ctrlPr>
                  </m:sSupPr>
                  <m:e>
                    <m:r>
                      <m:rPr>
                        <m:sty m:val="p"/>
                      </m:rPr>
                      <w:rPr>
                        <w:rFonts w:ascii="Cambria Math" w:hAnsi="Cambria Math"/>
                      </w:rPr>
                      <m:t>RMSE</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2</m:t>
                    </m:r>
                  </m:sup>
                </m:sSubSup>
                <m:r>
                  <m:rPr>
                    <m:sty m:val="p"/>
                  </m:rPr>
                  <w:rPr>
                    <w:rFonts w:ascii="Cambria Math" w:hAnsi="Cambria Math"/>
                  </w:rPr>
                  <m:t>.</m:t>
                </m:r>
              </m:e>
            </m:mr>
          </m:m>
          <m:r>
            <w:rPr>
              <w:rFonts w:ascii="Cambria Math" w:hAnsi="Cambria Math"/>
            </w:rPr>
            <m:t>  </m:t>
          </m:r>
          <m:r>
            <m:rPr>
              <m:nor/>
            </m:rPr>
            <m:t>(11.2)</m:t>
          </m:r>
        </m:oMath>
      </m:oMathPara>
    </w:p>
    <w:p w14:paraId="4FFE9F4E" w14:textId="77777777" w:rsidR="003416EE" w:rsidRPr="00674711" w:rsidRDefault="006041B4">
      <w:pPr>
        <w:pStyle w:val="FirstParagraph"/>
        <w:rPr>
          <w:lang w:val="ru-RU"/>
          <w:rPrChange w:id="4220" w:author="Nik K" w:date="2026-10-29T00:18:00Z">
            <w:rPr/>
          </w:rPrChange>
        </w:rPr>
      </w:pPr>
      <w:r w:rsidRPr="00674711">
        <w:rPr>
          <w:lang w:val="ru-RU"/>
          <w:rPrChange w:id="4221" w:author="Nik K" w:date="2026-10-29T00:18:00Z">
            <w:rPr/>
          </w:rPrChange>
        </w:rPr>
        <w:t xml:space="preserve">Здесь </w:t>
      </w:r>
      <m:oMath>
        <m:r>
          <w:rPr>
            <w:rFonts w:ascii="Cambria Math" w:hAnsi="Cambria Math"/>
          </w:rPr>
          <m:t>n</m:t>
        </m:r>
      </m:oMath>
      <w:r w:rsidRPr="00674711">
        <w:rPr>
          <w:lang w:val="ru-RU"/>
          <w:rPrChange w:id="4222" w:author="Nik K" w:date="2026-10-29T00:18:00Z">
            <w:rPr/>
          </w:rPrChange>
        </w:rPr>
        <w:t xml:space="preserve"> — число проверяемых фаз конкретного сравнения, </w:t>
      </w:r>
      <m:oMath>
        <m:r>
          <w:rPr>
            <w:rFonts w:ascii="Cambria Math" w:hAnsi="Cambria Math"/>
          </w:rPr>
          <m:t>b</m:t>
        </m:r>
      </m:oMath>
      <w:r w:rsidRPr="00674711">
        <w:rPr>
          <w:lang w:val="ru-RU"/>
          <w:rPrChange w:id="4223" w:author="Nik K" w:date="2026-10-29T00:18:00Z">
            <w:rPr/>
          </w:rPrChange>
        </w:rPr>
        <w:t xml:space="preserve"> — смещение, </w:t>
      </w:r>
      <m:oMath>
        <m:sSub>
          <m:sSubPr>
            <m:ctrlPr>
              <w:rPr>
                <w:rFonts w:ascii="Cambria Math" w:hAnsi="Cambria Math"/>
              </w:rPr>
            </m:ctrlPr>
          </m:sSubPr>
          <m:e>
            <m:r>
              <w:rPr>
                <w:rFonts w:ascii="Cambria Math" w:hAnsi="Cambria Math"/>
              </w:rPr>
              <m:t>s</m:t>
            </m:r>
          </m:e>
          <m:sub>
            <m:r>
              <w:rPr>
                <w:rFonts w:ascii="Cambria Math" w:hAnsi="Cambria Math"/>
              </w:rPr>
              <m:t>e</m:t>
            </m:r>
          </m:sub>
        </m:sSub>
      </m:oMath>
      <w:r w:rsidRPr="00674711">
        <w:rPr>
          <w:lang w:val="ru-RU"/>
          <w:rPrChange w:id="4224" w:author="Nik K" w:date="2026-10-29T00:18:00Z">
            <w:rPr/>
          </w:rPrChange>
        </w:rPr>
        <w:t xml:space="preserve"> — выборочное стандартное отклонение ошибок при </w:t>
      </w:r>
      <m:oMath>
        <m:r>
          <w:rPr>
            <w:rFonts w:ascii="Cambria Math" w:hAnsi="Cambria Math"/>
          </w:rPr>
          <m:t>n</m:t>
        </m:r>
        <m:r>
          <m:rPr>
            <m:sty m:val="p"/>
          </m:rPr>
          <w:rPr>
            <w:rFonts w:ascii="Cambria Math" w:hAnsi="Cambria Math"/>
            <w:lang w:val="ru-RU"/>
            <w:rPrChange w:id="4225" w:author="Nik K" w:date="2026-10-29T00:18:00Z">
              <w:rPr>
                <w:rFonts w:ascii="Cambria Math" w:hAnsi="Cambria Math"/>
              </w:rPr>
            </w:rPrChange>
          </w:rPr>
          <m:t>&gt;</m:t>
        </m:r>
        <m:r>
          <w:rPr>
            <w:rFonts w:ascii="Cambria Math" w:hAnsi="Cambria Math"/>
            <w:lang w:val="ru-RU"/>
            <w:rPrChange w:id="4226" w:author="Nik K" w:date="2026-10-29T00:18:00Z">
              <w:rPr>
                <w:rFonts w:ascii="Cambria Math" w:hAnsi="Cambria Math"/>
              </w:rPr>
            </w:rPrChange>
          </w:rPr>
          <m:t>1</m:t>
        </m:r>
      </m:oMath>
      <w:r w:rsidRPr="00674711">
        <w:rPr>
          <w:lang w:val="ru-RU"/>
          <w:rPrChange w:id="4227" w:author="Nik K" w:date="2026-10-29T00:18:00Z">
            <w:rPr/>
          </w:rPrChange>
        </w:rPr>
        <w:t xml:space="preserve">. Все три показателя объёма выражены в мл. Для сводного сравнения по людям используется корень из среднего квадрата трёх индивидуальных </w:t>
      </w:r>
      <w:r>
        <w:t>RMSE</w:t>
      </w:r>
      <w:r w:rsidRPr="00674711">
        <w:rPr>
          <w:lang w:val="ru-RU"/>
          <w:rPrChange w:id="4228" w:author="Nik K" w:date="2026-10-29T00:18:00Z">
            <w:rPr/>
          </w:rPrChange>
        </w:rPr>
        <w:t xml:space="preserve">; каждый человек имеет одинаковый вес. Эта сводка не увеличивает число участников за счёт повторных фаз. Пропущенный или </w:t>
      </w:r>
      <w:proofErr w:type="spellStart"/>
      <w:r w:rsidRPr="00674711">
        <w:rPr>
          <w:lang w:val="ru-RU"/>
          <w:rPrChange w:id="4229" w:author="Nik K" w:date="2026-10-29T00:18:00Z">
            <w:rPr/>
          </w:rPrChange>
        </w:rPr>
        <w:t>невыданный</w:t>
      </w:r>
      <w:proofErr w:type="spellEnd"/>
      <w:r w:rsidRPr="00674711">
        <w:rPr>
          <w:lang w:val="ru-RU"/>
          <w:rPrChange w:id="4230" w:author="Nik K" w:date="2026-10-29T00:18:00Z">
            <w:rPr/>
          </w:rPrChange>
        </w:rPr>
        <w:t xml:space="preserve"> результат не заменяется нулевой ошибкой.</w:t>
      </w:r>
    </w:p>
    <w:p w14:paraId="76324800" w14:textId="77777777" w:rsidR="003416EE" w:rsidRDefault="006041B4">
      <w:pPr>
        <w:pStyle w:val="af"/>
      </w:pPr>
      <w:r>
        <w:t xml:space="preserve">По результатам таблицы 10.2 сводная ошибка уменьшается с 23,71 мл для постоянного объёма опоры до 8,35 мл при известном изменении объёма целого сердца и до 5,98 мл при добавлении центра и полуосей. Семь </w:t>
      </w:r>
      <w:r>
        <w:lastRenderedPageBreak/>
        <w:t>геометрических признаков нормированы по обучающим людям; коэффициент квадратичной регуляризации заранее задан равным 0,1. Я не входит в эту динамическую КТ-выборку и не получает референс А.</w:t>
      </w:r>
    </w:p>
    <w:p w14:paraId="020131F2" w14:textId="77777777" w:rsidR="003416EE" w:rsidRDefault="006041B4">
      <w:pPr>
        <w:pStyle w:val="af"/>
      </w:pPr>
      <w:r>
        <w:t xml:space="preserve">Геометрические признаки уменьшают ошибку камерного преобразования, но индивидуальное смещение сохраняется: +6,52 мл у Г, −4,55 мл у Н и +2,09 мл у А для </w:t>
      </w:r>
      <w:proofErr w:type="spellStart"/>
      <w:r>
        <w:t>семипризнакового</w:t>
      </w:r>
      <w:proofErr w:type="spellEnd"/>
      <w:r>
        <w:t xml:space="preserve"> варианта. Общий фазовый профиль у Г хуже постоянной опоры. Поэтому воспроизведение средней формы цикла не заменяет индивидуальную динамическую информацию. Результат 5,98 мл допустимо использовать как характеристику проверенного преобразования при известных входных признаках; переносить его на ошибку УО по ТТРКГ нельзя.</w:t>
      </w:r>
    </w:p>
    <w:p w14:paraId="02E5D3D4" w14:textId="77777777" w:rsidR="003416EE" w:rsidRDefault="006041B4">
      <w:pPr>
        <w:pStyle w:val="af"/>
      </w:pPr>
      <w:r>
        <w:t>Проверка закона движения Н также имеет известный управляющий вход. Для девяти опор первого R–R коэффициент линейной связи перемещения с объёмом оценивался с исключением целевой фазы; затем проверялся перенос на три фазы следующего R–R. Целевой объём во всех прогнозах известен из КТ. Для опоры 00 RMS ошибки положения уменьшается внутри первого окна с 2,5464 до 2,3161 мм, но на следующем фрагменте возрастает с 0,9048 до 1,2682 мм [101]. Улучшение переноса получено для шести из девяти опор. Выбор только удачной опоры по этим результатам был бы использованием проверочной информации. Ошибка положения в мм сама по себе также не задаёт электрически обусловленную ошибку объёма в мл.</w:t>
      </w:r>
    </w:p>
    <w:p w14:paraId="45FC275C" w14:textId="77777777" w:rsidR="003416EE" w:rsidRDefault="006041B4">
      <w:pPr>
        <w:pStyle w:val="af"/>
      </w:pPr>
      <w:r>
        <w:t>В пульсовой ЭИТ-проверке исключались восемь групп взаимных измерительных пар: обе передачи взаимной пары сохранялись в одной группе. Тем самым исключалась наиболее непосредственная утечка через взаимное измерение. Однако базовые тканевые параметры были ранее подобраны по всем строкам, поэтому проверка остаётся условной относительно известной базы [104]. Она не является полностью независимым испытанием всей процедуры оценки тканей.</w:t>
      </w:r>
    </w:p>
    <w:p w14:paraId="757EDFDD" w14:textId="77777777" w:rsidR="003416EE" w:rsidRDefault="006041B4">
      <w:pPr>
        <w:pStyle w:val="af"/>
        <w:keepNext/>
      </w:pPr>
      <w:r>
        <w:lastRenderedPageBreak/>
        <w:t xml:space="preserve">Проценты остатков сравнивались только после приведения к одной метрике. Для измеренной базовой величины </w:t>
      </w:r>
      <m:oMath>
        <m:sSub>
          <m:sSubPr>
            <m:ctrlPr>
              <w:rPr>
                <w:rFonts w:ascii="Cambria Math" w:hAnsi="Cambria Math"/>
              </w:rPr>
            </m:ctrlPr>
          </m:sSubPr>
          <m:e>
            <m:r>
              <w:rPr>
                <w:rFonts w:ascii="Cambria Math" w:hAnsi="Cambria Math"/>
              </w:rPr>
              <m:t>U</m:t>
            </m:r>
          </m:e>
          <m:sub>
            <m:r>
              <w:rPr>
                <w:rFonts w:ascii="Cambria Math" w:hAnsi="Cambria Math"/>
              </w:rPr>
              <m:t>0m</m:t>
            </m:r>
          </m:sub>
        </m:sSub>
      </m:oMath>
      <w:r>
        <w:t xml:space="preserve">, приращения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mt</m:t>
            </m:r>
          </m:sub>
        </m:sSub>
      </m:oMath>
      <w:r>
        <w:t xml:space="preserve"> и его прогноза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U</m:t>
                </m:r>
              </m:e>
            </m:acc>
          </m:e>
          <m:sub>
            <m:r>
              <w:rPr>
                <w:rFonts w:ascii="Cambria Math" w:hAnsi="Cambria Math"/>
              </w:rPr>
              <m:t>mt</m:t>
            </m:r>
          </m:sub>
        </m:sSub>
      </m:oMath>
      <w:r>
        <w:t xml:space="preserve"> две применяемые нормы имеют вид</w:t>
      </w:r>
    </w:p>
    <w:p w14:paraId="1F5F059E"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U</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w:rPr>
                            <w:rFonts w:ascii="Cambria Math" w:hAnsi="Cambria Math"/>
                          </w:rPr>
                          <m:t>U</m:t>
                        </m:r>
                      </m:e>
                    </m:acc>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∥Δ</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e</m:t>
                    </m:r>
                  </m:e>
                  <m:sub>
                    <m:r>
                      <m:rPr>
                        <m:sty m:val="p"/>
                      </m:rPr>
                      <w:rPr>
                        <w:rFonts w:ascii="Cambria Math" w:hAnsi="Cambria Math"/>
                      </w:rPr>
                      <m:t>rel</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(Δ</m:t>
                    </m:r>
                    <m:r>
                      <w:rPr>
                        <w:rFonts w:ascii="Cambria Math" w:hAnsi="Cambria Math"/>
                      </w:rPr>
                      <m:t>U</m:t>
                    </m:r>
                    <m:r>
                      <m:rPr>
                        <m:sty m:val="p"/>
                      </m:rPr>
                      <w:rPr>
                        <w:rFonts w:ascii="Cambria Math" w:hAnsi="Cambria Math"/>
                      </w:rPr>
                      <m:t>-</m:t>
                    </m:r>
                    <m:acc>
                      <m:accPr>
                        <m:ctrlPr>
                          <w:rPr>
                            <w:rFonts w:ascii="Cambria Math" w:hAnsi="Cambria Math"/>
                          </w:rPr>
                        </m:ctrlPr>
                      </m:accPr>
                      <m:e>
                        <m:r>
                          <m:rPr>
                            <m:sty m:val="p"/>
                          </m:rPr>
                          <w:rPr>
                            <w:rFonts w:ascii="Cambria Math" w:hAnsi="Cambria Math"/>
                          </w:rPr>
                          <m:t>Δ</m:t>
                        </m:r>
                        <m:r>
                          <w:rPr>
                            <w:rFonts w:ascii="Cambria Math" w:hAnsi="Cambria Math"/>
                          </w:rPr>
                          <m:t>U</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m:rPr>
                            <m:sty m:val="p"/>
                          </m:rPr>
                          <w:rPr>
                            <w:rFonts w:ascii="Cambria Math" w:hAnsi="Cambria Math"/>
                          </w:rPr>
                          <m:t>-</m:t>
                        </m:r>
                        <m:r>
                          <w:rPr>
                            <w:rFonts w:ascii="Cambria Math" w:hAnsi="Cambria Math"/>
                          </w:rPr>
                          <m:t>1</m:t>
                        </m:r>
                      </m:sup>
                    </m:sSubSup>
                    <m:r>
                      <m:rPr>
                        <m:sty m:val="p"/>
                      </m:rPr>
                      <w:rPr>
                        <w:rFonts w:ascii="Cambria Math" w:hAnsi="Cambria Math"/>
                      </w:rPr>
                      <m:t>Δ</m:t>
                    </m:r>
                    <m: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F</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=diag(</m:t>
                </m:r>
                <m:sSub>
                  <m:sSubPr>
                    <m:ctrlPr>
                      <w:rPr>
                        <w:rFonts w:ascii="Cambria Math" w:hAnsi="Cambria Math"/>
                      </w:rPr>
                    </m:ctrlPr>
                  </m:sSubPr>
                  <m:e>
                    <m:r>
                      <w:rPr>
                        <w:rFonts w:ascii="Cambria Math" w:hAnsi="Cambria Math"/>
                      </w:rPr>
                      <m:t>U</m:t>
                    </m:r>
                  </m:e>
                  <m:sub>
                    <m:r>
                      <w:rPr>
                        <w:rFonts w:ascii="Cambria Math" w:hAnsi="Cambria Math"/>
                      </w:rPr>
                      <m:t>0m</m:t>
                    </m:r>
                  </m:sub>
                </m:sSub>
                <m:r>
                  <m:rPr>
                    <m:sty m:val="p"/>
                  </m:rPr>
                  <w:rPr>
                    <w:rFonts w:ascii="Cambria Math" w:hAnsi="Cambria Math"/>
                  </w:rPr>
                  <m:t>).</m:t>
                </m:r>
              </m:e>
            </m:mr>
          </m:m>
          <m:r>
            <w:rPr>
              <w:rFonts w:ascii="Cambria Math" w:hAnsi="Cambria Math"/>
            </w:rPr>
            <m:t>  </m:t>
          </m:r>
          <m:r>
            <m:rPr>
              <m:nor/>
            </m:rPr>
            <m:t>(11.3)</m:t>
          </m:r>
        </m:oMath>
      </m:oMathPara>
    </w:p>
    <w:p w14:paraId="1B673A45" w14:textId="77777777" w:rsidR="003416EE" w:rsidRPr="00674711" w:rsidRDefault="006041B4">
      <w:pPr>
        <w:pStyle w:val="FirstParagraph"/>
        <w:rPr>
          <w:lang w:val="ru-RU"/>
          <w:rPrChange w:id="4231" w:author="Nik K" w:date="2026-10-29T00:18:00Z">
            <w:rPr/>
          </w:rPrChange>
        </w:rPr>
      </w:pPr>
      <w:r w:rsidRPr="00674711">
        <w:rPr>
          <w:lang w:val="ru-RU"/>
          <w:rPrChange w:id="4232" w:author="Nik K" w:date="2026-10-29T00:18:00Z">
            <w:rPr/>
          </w:rPrChange>
        </w:rPr>
        <w:t xml:space="preserve">Индекс </w:t>
      </w:r>
      <m:oMath>
        <m:r>
          <w:rPr>
            <w:rFonts w:ascii="Cambria Math" w:hAnsi="Cambria Math"/>
          </w:rPr>
          <m:t>m</m:t>
        </m:r>
      </m:oMath>
      <w:r w:rsidRPr="00674711">
        <w:rPr>
          <w:lang w:val="ru-RU"/>
          <w:rPrChange w:id="4233" w:author="Nik K" w:date="2026-10-29T00:18:00Z">
            <w:rPr/>
          </w:rPrChange>
        </w:rPr>
        <w:t xml:space="preserve"> обозначает измерительную пару, </w:t>
      </w:r>
      <m:oMath>
        <m:r>
          <w:rPr>
            <w:rFonts w:ascii="Cambria Math" w:hAnsi="Cambria Math"/>
          </w:rPr>
          <m:t>t</m:t>
        </m:r>
      </m:oMath>
      <w:r w:rsidRPr="00674711">
        <w:rPr>
          <w:lang w:val="ru-RU"/>
          <w:rPrChange w:id="4234" w:author="Nik K" w:date="2026-10-29T00:18:00Z">
            <w:rPr/>
          </w:rPrChange>
        </w:rPr>
        <w:t xml:space="preserve"> — отсчёт; напряжения заданы в В, нормы Фробениуса объединяют пары и отсчёты выбранного окна. Обе ошибки безразмерны, в процентах запи</w:t>
      </w:r>
      <w:proofErr w:type="spellStart"/>
      <w:r w:rsidRPr="00674711">
        <w:rPr>
          <w:lang w:val="ru-RU"/>
          <w:rPrChange w:id="4235" w:author="Nik K" w:date="2026-10-29T00:18:00Z">
            <w:rPr/>
          </w:rPrChange>
        </w:rPr>
        <w:t>сываются</w:t>
      </w:r>
      <w:proofErr w:type="spellEnd"/>
      <w:r w:rsidRPr="00674711">
        <w:rPr>
          <w:lang w:val="ru-RU"/>
          <w:rPrChange w:id="4236" w:author="Nik K" w:date="2026-10-29T00:18:00Z">
            <w:rPr/>
          </w:rPrChange>
        </w:rPr>
        <w:t xml:space="preserve"> как </w:t>
      </w:r>
      <m:oMath>
        <m:r>
          <w:rPr>
            <w:rFonts w:ascii="Cambria Math" w:hAnsi="Cambria Math"/>
            <w:lang w:val="ru-RU"/>
            <w:rPrChange w:id="4237" w:author="Nik K" w:date="2026-10-29T00:18:00Z">
              <w:rPr>
                <w:rFonts w:ascii="Cambria Math" w:hAnsi="Cambria Math"/>
              </w:rPr>
            </w:rPrChange>
          </w:rPr>
          <m:t>100</m:t>
        </m:r>
        <m:r>
          <w:rPr>
            <w:rFonts w:ascii="Cambria Math" w:hAnsi="Cambria Math"/>
          </w:rPr>
          <m:t>e</m:t>
        </m:r>
      </m:oMath>
      <w:r w:rsidRPr="00674711">
        <w:rPr>
          <w:lang w:val="ru-RU"/>
          <w:rPrChange w:id="4238" w:author="Nik K" w:date="2026-10-29T00:18:00Z">
            <w:rPr/>
          </w:rPrChange>
        </w:rPr>
        <w:t>. Относительная метрика требует определённых ненулевых знаменателей; малые базовые значения меняют вес пары. Это две различные характеристики электрического остатка, ни одна из которых не измеряет ошибку объёма.</w:t>
      </w:r>
    </w:p>
    <w:p w14:paraId="62332190" w14:textId="77777777" w:rsidR="003416EE" w:rsidRDefault="006041B4">
      <w:pPr>
        <w:pStyle w:val="af"/>
      </w:pPr>
      <w:r>
        <w:t>Для исходной STL, собственной условной базы и постоянной доли крови согласованная относительная постановка уменьшает остаток на исключённых парах записи 02 с 71,97 до 50,49%, записи 04 — с 73,63 до 52,38%. Вольтовые остатки этих относительных решений остаются 132,68 и 126,46% [104]. Улучшение выбранной метрики подтверждено; достаточность физического описания пульса этим не установлена. Эти опыты с объёмным параметром по ЭИТ являются диагностикой смешения и нормировки, а не заменой целевой схемы восстановления геометрии из ТТРКГ.</w:t>
      </w:r>
    </w:p>
    <w:p w14:paraId="5E9B6980" w14:textId="77777777" w:rsidR="003416EE" w:rsidRDefault="006041B4">
      <w:pPr>
        <w:pStyle w:val="21"/>
      </w:pPr>
      <w:bookmarkStart w:id="4239" w:name="_Toc244123147"/>
      <w:bookmarkStart w:id="4240" w:name="X33ea6cdc62494840a24f2adaf4b2260dea4314d"/>
      <w:bookmarkEnd w:id="4216"/>
      <w:r>
        <w:t>11.5 Проверка на электрических циклах и ошибочное совпадение функционального показателя</w:t>
      </w:r>
      <w:bookmarkEnd w:id="4239"/>
    </w:p>
    <w:p w14:paraId="0B2B4BB0" w14:textId="77777777" w:rsidR="003416EE" w:rsidRPr="00674711" w:rsidRDefault="006041B4">
      <w:pPr>
        <w:pStyle w:val="FirstParagraph"/>
        <w:rPr>
          <w:lang w:val="ru-RU"/>
          <w:rPrChange w:id="4241" w:author="Nik K" w:date="2026-10-29T00:18:00Z">
            <w:rPr/>
          </w:rPrChange>
        </w:rPr>
      </w:pPr>
      <w:r w:rsidRPr="00674711">
        <w:rPr>
          <w:lang w:val="ru-RU"/>
          <w:rPrChange w:id="4242" w:author="Nik K" w:date="2026-10-29T00:18:00Z">
            <w:rPr/>
          </w:rPrChange>
        </w:rPr>
        <w:t xml:space="preserve">Индивидуальная эмпирическая проверка Н использует 12 КТ-фаз и 11 электрических циклов другой сессии. В первом КТ-интервале доступны девять фаз от 14 до 92% </w:t>
      </w:r>
      <w:r>
        <w:t>R</w:t>
      </w:r>
      <w:r w:rsidRPr="00674711">
        <w:rPr>
          <w:lang w:val="ru-RU"/>
          <w:rPrChange w:id="4243" w:author="Nik K" w:date="2026-10-29T00:18:00Z">
            <w:rPr/>
          </w:rPrChange>
        </w:rPr>
        <w:t>–</w:t>
      </w:r>
      <w:r>
        <w:t>R</w:t>
      </w:r>
      <w:r w:rsidRPr="00674711">
        <w:rPr>
          <w:lang w:val="ru-RU"/>
          <w:rPrChange w:id="4244" w:author="Nik K" w:date="2026-10-29T00:18:00Z">
            <w:rPr/>
          </w:rPrChange>
        </w:rPr>
        <w:t xml:space="preserve">, во втором — только 1, 11 и 21%. Электрические значения сопоставляются при одинаковой доле собственного </w:t>
      </w:r>
      <w:r>
        <w:t>R</w:t>
      </w:r>
      <w:r w:rsidRPr="00674711">
        <w:rPr>
          <w:lang w:val="ru-RU"/>
          <w:rPrChange w:id="4245" w:author="Nik K" w:date="2026-10-29T00:18:00Z">
            <w:rPr/>
          </w:rPrChange>
        </w:rPr>
        <w:t>–</w:t>
      </w:r>
      <w:r>
        <w:t>R</w:t>
      </w:r>
      <w:r w:rsidRPr="00674711">
        <w:rPr>
          <w:lang w:val="ru-RU"/>
          <w:rPrChange w:id="4246" w:author="Nik K" w:date="2026-10-29T00:18:00Z">
            <w:rPr/>
          </w:rPrChange>
        </w:rPr>
        <w:t xml:space="preserve">; это рабочее межсессионное соответствие. </w:t>
      </w:r>
      <w:proofErr w:type="spellStart"/>
      <w:r w:rsidRPr="00674711">
        <w:rPr>
          <w:lang w:val="ru-RU"/>
          <w:rPrChange w:id="4247" w:author="Nik K" w:date="2026-10-29T00:18:00Z">
            <w:rPr/>
          </w:rPrChange>
        </w:rPr>
        <w:t>Кандидатные</w:t>
      </w:r>
      <w:proofErr w:type="spellEnd"/>
      <w:r w:rsidRPr="00674711">
        <w:rPr>
          <w:lang w:val="ru-RU"/>
          <w:rPrChange w:id="4248" w:author="Nik K" w:date="2026-10-29T00:18:00Z">
            <w:rPr/>
          </w:rPrChange>
        </w:rPr>
        <w:t xml:space="preserve"> </w:t>
      </w:r>
      <w:r>
        <w:t>QRS</w:t>
      </w:r>
      <w:r w:rsidRPr="00674711">
        <w:rPr>
          <w:lang w:val="ru-RU"/>
          <w:rPrChange w:id="4249" w:author="Nik K" w:date="2026-10-29T00:18:00Z">
            <w:rPr/>
          </w:rPrChange>
        </w:rPr>
        <w:t xml:space="preserve">-события и </w:t>
      </w:r>
      <w:r w:rsidRPr="00674711">
        <w:rPr>
          <w:lang w:val="ru-RU"/>
          <w:rPrChange w:id="4250" w:author="Nik K" w:date="2026-10-29T00:18:00Z">
            <w:rPr/>
          </w:rPrChange>
        </w:rPr>
        <w:lastRenderedPageBreak/>
        <w:t>дыхательные интервалы не становятся подтверждённой физиологической разметкой вследствие такого сопоставления [103].</w:t>
      </w:r>
    </w:p>
    <w:p w14:paraId="17035FE7" w14:textId="77777777" w:rsidR="003416EE" w:rsidRDefault="006041B4">
      <w:pPr>
        <w:pStyle w:val="af"/>
      </w:pPr>
      <w:r>
        <w:t xml:space="preserve">При известной опоре 14% первого R–R сравнивались постоянный объём, линейная зависимость от импеданса </w:t>
      </w:r>
      <m:oMath>
        <m:r>
          <w:rPr>
            <w:rFonts w:ascii="Cambria Math" w:hAnsi="Cambria Math"/>
          </w:rPr>
          <m:t>Z</m:t>
        </m:r>
      </m:oMath>
      <w:r>
        <w:t xml:space="preserve">, зависимость от </w:t>
      </w:r>
      <m:oMath>
        <m:r>
          <w:rPr>
            <w:rFonts w:ascii="Cambria Math" w:hAnsi="Cambria Math"/>
          </w:rPr>
          <m:t>Z</m:t>
        </m:r>
      </m:oMath>
      <w:r>
        <w:t xml:space="preserve"> и </w:t>
      </w:r>
      <m:oMath>
        <m:r>
          <w:rPr>
            <w:rFonts w:ascii="Cambria Math" w:hAnsi="Cambria Math"/>
          </w:rPr>
          <m:t>dZ</m:t>
        </m:r>
        <m:r>
          <m:rPr>
            <m:sty m:val="p"/>
          </m:rPr>
          <w:rPr>
            <w:rFonts w:ascii="Cambria Math" w:hAnsi="Cambria Math"/>
          </w:rPr>
          <m:t>/</m:t>
        </m:r>
        <m:r>
          <w:rPr>
            <w:rFonts w:ascii="Cambria Math" w:hAnsi="Cambria Math"/>
          </w:rPr>
          <m:t>dt</m:t>
        </m:r>
      </m:oMath>
      <w:r>
        <w:t>, а также контроль по синусу и косинусу фазы. Коэффициенты индивидуальны и найдены по разр</w:t>
      </w:r>
      <w:proofErr w:type="spellStart"/>
      <w:r>
        <w:t>ешённым</w:t>
      </w:r>
      <w:proofErr w:type="spellEnd"/>
      <w:r>
        <w:t xml:space="preserve"> КТ-фазам. Тканевая поправка в этих формулах отсутствует; коэффициенты не являются физическими производными по объёму отдельной камеры.</w:t>
      </w:r>
    </w:p>
    <w:p w14:paraId="7782E6E6" w14:textId="77777777" w:rsidR="003416EE" w:rsidRDefault="006041B4">
      <w:pPr>
        <w:pStyle w:val="af"/>
      </w:pPr>
      <w:r>
        <w:t xml:space="preserve">Проверка включает четыре исключаемых блока: 23–33, 43–53, 62–72 и 82–92% первого R–R. Из подгонки удалены также соседние точки в пределах 140 </w:t>
      </w:r>
      <w:proofErr w:type="spellStart"/>
      <w:r>
        <w:t>мс</w:t>
      </w:r>
      <w:proofErr w:type="spellEnd"/>
      <w:r>
        <w:t xml:space="preserve"> — номинального временного разрешения реконструкции. Разрешённая КТ-опора сохраняется. Все восемь </w:t>
      </w:r>
      <w:proofErr w:type="spellStart"/>
      <w:r>
        <w:t>неопорных</w:t>
      </w:r>
      <w:proofErr w:type="spellEnd"/>
      <w:r>
        <w:t xml:space="preserve"> фаз проверены по одному разу; число обучающих точек составляет 5, 4, 4 и 5. Затем коэффициенты полной подгонки первого окна применяются без изменения к трём фазам второго. Такой зазор уменьшает использование соседних кадров, но не доказывает независимость КТ-реконструкций. Результаты на тех же данных были известны до этой проверки, поэтому она сохраняет исследовательский статус.</w:t>
      </w:r>
    </w:p>
    <w:p w14:paraId="73E0F86B" w14:textId="77777777" w:rsidR="003416EE" w:rsidRDefault="006041B4">
      <w:pPr>
        <w:pStyle w:val="af"/>
      </w:pPr>
      <w:r>
        <w:t xml:space="preserve">Полные проверочные RMSE приведены в таблице 10.5. Таблица 11.3 выделяет изменение ошибки при добавлении производной: из RMSE формулы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вычитается RMSE формулы </w:t>
      </w:r>
      <m:oMath>
        <m:r>
          <w:rPr>
            <w:rFonts w:ascii="Cambria Math" w:hAnsi="Cambria Math"/>
          </w:rPr>
          <m:t>Z</m:t>
        </m:r>
      </m:oMath>
      <w:r>
        <w:t>. Отрицательная разность означает уменьшение ошибки, положительная — её уве</w:t>
      </w:r>
      <w:proofErr w:type="spellStart"/>
      <w:r>
        <w:t>личение</w:t>
      </w:r>
      <w:proofErr w:type="spellEnd"/>
      <w:r>
        <w:t>. Разности вычислены по неокруглённым значениям CSV [103] и затем округлены до 0,01 мл.</w:t>
      </w:r>
    </w:p>
    <w:p w14:paraId="18A70C3F" w14:textId="77777777" w:rsidR="003416EE" w:rsidRDefault="006041B4">
      <w:pPr>
        <w:pStyle w:val="af5"/>
        <w:keepNext/>
      </w:pPr>
      <w:r>
        <w:t>Таблица 11.3 — Изменение RMSE при добавлении производной ТТРКГ у Н: новая формула минус исходная, мл</w:t>
      </w:r>
    </w:p>
    <w:tbl>
      <w:tblPr>
        <w:tblStyle w:val="aff0"/>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3330"/>
        <w:gridCol w:w="2008"/>
        <w:gridCol w:w="2008"/>
        <w:gridCol w:w="2008"/>
      </w:tblGrid>
      <w:tr w:rsidR="003416EE" w14:paraId="21DDB6FA" w14:textId="77777777">
        <w:trPr>
          <w:cantSplit/>
          <w:tblHeader/>
        </w:trPr>
        <w:tc>
          <w:tcPr>
            <w:tcW w:w="3330" w:type="dxa"/>
            <w:shd w:val="clear" w:color="auto" w:fill="EDEDED"/>
          </w:tcPr>
          <w:p w14:paraId="5B8D8B9A" w14:textId="77777777" w:rsidR="003416EE" w:rsidRDefault="006041B4">
            <w:pPr>
              <w:keepNext/>
              <w:spacing w:before="60" w:after="60" w:line="240" w:lineRule="auto"/>
              <w:ind w:firstLine="0"/>
              <w:jc w:val="left"/>
            </w:pPr>
            <w:r>
              <w:rPr>
                <w:b/>
                <w:sz w:val="22"/>
              </w:rPr>
              <w:t>Проверка</w:t>
            </w:r>
          </w:p>
        </w:tc>
        <w:tc>
          <w:tcPr>
            <w:tcW w:w="2008" w:type="dxa"/>
            <w:shd w:val="clear" w:color="auto" w:fill="EDEDED"/>
          </w:tcPr>
          <w:p w14:paraId="60316E0E" w14:textId="77777777" w:rsidR="003416EE" w:rsidRDefault="006041B4">
            <w:pPr>
              <w:keepNext/>
              <w:spacing w:before="60" w:after="60" w:line="240" w:lineRule="auto"/>
              <w:ind w:firstLine="0"/>
              <w:jc w:val="left"/>
            </w:pPr>
            <w:r>
              <w:rPr>
                <w:b/>
                <w:sz w:val="22"/>
              </w:rPr>
              <w:t>Число фаз</w:t>
            </w:r>
          </w:p>
        </w:tc>
        <w:tc>
          <w:tcPr>
            <w:tcW w:w="2008" w:type="dxa"/>
            <w:shd w:val="clear" w:color="auto" w:fill="EDEDED"/>
          </w:tcPr>
          <w:p w14:paraId="63580A7E" w14:textId="77777777" w:rsidR="003416EE" w:rsidRDefault="006041B4">
            <w:pPr>
              <w:keepNext/>
              <w:spacing w:before="60" w:after="60" w:line="240" w:lineRule="auto"/>
              <w:ind w:firstLine="0"/>
              <w:jc w:val="left"/>
            </w:pPr>
            <w:r>
              <w:rPr>
                <w:b/>
                <w:sz w:val="22"/>
              </w:rPr>
              <w:t>ЛЖ</w:t>
            </w:r>
          </w:p>
        </w:tc>
        <w:tc>
          <w:tcPr>
            <w:tcW w:w="2008" w:type="dxa"/>
            <w:shd w:val="clear" w:color="auto" w:fill="EDEDED"/>
          </w:tcPr>
          <w:p w14:paraId="439763D5" w14:textId="77777777" w:rsidR="003416EE" w:rsidRDefault="006041B4">
            <w:pPr>
              <w:keepNext/>
              <w:spacing w:before="60" w:after="60" w:line="240" w:lineRule="auto"/>
              <w:ind w:firstLine="0"/>
              <w:jc w:val="left"/>
            </w:pPr>
            <w:r>
              <w:rPr>
                <w:b/>
                <w:sz w:val="22"/>
              </w:rPr>
              <w:t>ПЖ</w:t>
            </w:r>
          </w:p>
        </w:tc>
      </w:tr>
      <w:tr w:rsidR="003416EE" w14:paraId="67FBC923" w14:textId="77777777">
        <w:trPr>
          <w:cantSplit/>
        </w:trPr>
        <w:tc>
          <w:tcPr>
            <w:tcW w:w="3330" w:type="dxa"/>
          </w:tcPr>
          <w:p w14:paraId="51C14B11" w14:textId="77777777" w:rsidR="003416EE" w:rsidRDefault="006041B4">
            <w:pPr>
              <w:spacing w:before="60" w:after="60" w:line="240" w:lineRule="auto"/>
              <w:ind w:firstLine="0"/>
              <w:jc w:val="left"/>
            </w:pPr>
            <w:r>
              <w:rPr>
                <w:sz w:val="22"/>
              </w:rPr>
              <w:t>Подгонка первого R–R</w:t>
            </w:r>
          </w:p>
        </w:tc>
        <w:tc>
          <w:tcPr>
            <w:tcW w:w="2008" w:type="dxa"/>
          </w:tcPr>
          <w:p w14:paraId="7F69B87E" w14:textId="77777777" w:rsidR="003416EE" w:rsidRDefault="006041B4">
            <w:pPr>
              <w:spacing w:before="60" w:after="60" w:line="240" w:lineRule="auto"/>
              <w:ind w:firstLine="0"/>
              <w:jc w:val="left"/>
            </w:pPr>
            <w:r>
              <w:rPr>
                <w:sz w:val="22"/>
              </w:rPr>
              <w:t>8</w:t>
            </w:r>
          </w:p>
        </w:tc>
        <w:tc>
          <w:tcPr>
            <w:tcW w:w="2008" w:type="dxa"/>
          </w:tcPr>
          <w:p w14:paraId="15D7BA81" w14:textId="77777777" w:rsidR="003416EE" w:rsidRDefault="006041B4">
            <w:pPr>
              <w:spacing w:before="60" w:after="60" w:line="240" w:lineRule="auto"/>
              <w:ind w:firstLine="0"/>
              <w:jc w:val="left"/>
            </w:pPr>
            <w:r>
              <w:rPr>
                <w:sz w:val="22"/>
              </w:rPr>
              <w:t>−5,17</w:t>
            </w:r>
          </w:p>
        </w:tc>
        <w:tc>
          <w:tcPr>
            <w:tcW w:w="2008" w:type="dxa"/>
          </w:tcPr>
          <w:p w14:paraId="101A9CBD" w14:textId="77777777" w:rsidR="003416EE" w:rsidRDefault="006041B4">
            <w:pPr>
              <w:spacing w:before="60" w:after="60" w:line="240" w:lineRule="auto"/>
              <w:ind w:firstLine="0"/>
              <w:jc w:val="left"/>
            </w:pPr>
            <w:r>
              <w:rPr>
                <w:sz w:val="22"/>
              </w:rPr>
              <w:t>−6,45</w:t>
            </w:r>
          </w:p>
        </w:tc>
      </w:tr>
      <w:tr w:rsidR="003416EE" w14:paraId="419DCFD6" w14:textId="77777777">
        <w:trPr>
          <w:cantSplit/>
        </w:trPr>
        <w:tc>
          <w:tcPr>
            <w:tcW w:w="3330" w:type="dxa"/>
          </w:tcPr>
          <w:p w14:paraId="416032AF" w14:textId="77777777" w:rsidR="003416EE" w:rsidRDefault="006041B4">
            <w:pPr>
              <w:spacing w:before="60" w:after="60" w:line="240" w:lineRule="auto"/>
              <w:ind w:firstLine="0"/>
              <w:jc w:val="left"/>
            </w:pPr>
            <w:r>
              <w:rPr>
                <w:sz w:val="22"/>
              </w:rPr>
              <w:t>Отложенные блоки первого R–R</w:t>
            </w:r>
          </w:p>
        </w:tc>
        <w:tc>
          <w:tcPr>
            <w:tcW w:w="2008" w:type="dxa"/>
          </w:tcPr>
          <w:p w14:paraId="22853DCA" w14:textId="77777777" w:rsidR="003416EE" w:rsidRDefault="006041B4">
            <w:pPr>
              <w:spacing w:before="60" w:after="60" w:line="240" w:lineRule="auto"/>
              <w:ind w:firstLine="0"/>
              <w:jc w:val="left"/>
            </w:pPr>
            <w:r>
              <w:rPr>
                <w:sz w:val="22"/>
              </w:rPr>
              <w:t>8</w:t>
            </w:r>
          </w:p>
        </w:tc>
        <w:tc>
          <w:tcPr>
            <w:tcW w:w="2008" w:type="dxa"/>
          </w:tcPr>
          <w:p w14:paraId="6CA03C88" w14:textId="77777777" w:rsidR="003416EE" w:rsidRDefault="006041B4">
            <w:pPr>
              <w:spacing w:before="60" w:after="60" w:line="240" w:lineRule="auto"/>
              <w:ind w:firstLine="0"/>
              <w:jc w:val="left"/>
            </w:pPr>
            <w:r>
              <w:rPr>
                <w:sz w:val="22"/>
              </w:rPr>
              <w:t>+2,39</w:t>
            </w:r>
          </w:p>
        </w:tc>
        <w:tc>
          <w:tcPr>
            <w:tcW w:w="2008" w:type="dxa"/>
          </w:tcPr>
          <w:p w14:paraId="5A3F188D" w14:textId="77777777" w:rsidR="003416EE" w:rsidRDefault="006041B4">
            <w:pPr>
              <w:spacing w:before="60" w:after="60" w:line="240" w:lineRule="auto"/>
              <w:ind w:firstLine="0"/>
              <w:jc w:val="left"/>
            </w:pPr>
            <w:r>
              <w:rPr>
                <w:sz w:val="22"/>
              </w:rPr>
              <w:t>+5,23</w:t>
            </w:r>
          </w:p>
        </w:tc>
      </w:tr>
      <w:tr w:rsidR="003416EE" w14:paraId="4A1ED6E4" w14:textId="77777777">
        <w:trPr>
          <w:cantSplit/>
        </w:trPr>
        <w:tc>
          <w:tcPr>
            <w:tcW w:w="3330" w:type="dxa"/>
          </w:tcPr>
          <w:p w14:paraId="5E3B0CD2" w14:textId="77777777" w:rsidR="003416EE" w:rsidRDefault="006041B4">
            <w:pPr>
              <w:spacing w:before="60" w:after="60" w:line="240" w:lineRule="auto"/>
              <w:ind w:firstLine="0"/>
              <w:jc w:val="left"/>
            </w:pPr>
            <w:r>
              <w:rPr>
                <w:sz w:val="22"/>
              </w:rPr>
              <w:lastRenderedPageBreak/>
              <w:t>Следующий R–R, короткий фрагмент</w:t>
            </w:r>
          </w:p>
        </w:tc>
        <w:tc>
          <w:tcPr>
            <w:tcW w:w="2008" w:type="dxa"/>
          </w:tcPr>
          <w:p w14:paraId="1A67CA74" w14:textId="77777777" w:rsidR="003416EE" w:rsidRDefault="006041B4">
            <w:pPr>
              <w:spacing w:before="60" w:after="60" w:line="240" w:lineRule="auto"/>
              <w:ind w:firstLine="0"/>
              <w:jc w:val="left"/>
            </w:pPr>
            <w:r>
              <w:rPr>
                <w:sz w:val="22"/>
              </w:rPr>
              <w:t>3</w:t>
            </w:r>
          </w:p>
        </w:tc>
        <w:tc>
          <w:tcPr>
            <w:tcW w:w="2008" w:type="dxa"/>
          </w:tcPr>
          <w:p w14:paraId="1ACE88C7" w14:textId="77777777" w:rsidR="003416EE" w:rsidRDefault="006041B4">
            <w:pPr>
              <w:spacing w:before="60" w:after="60" w:line="240" w:lineRule="auto"/>
              <w:ind w:firstLine="0"/>
              <w:jc w:val="left"/>
            </w:pPr>
            <w:r>
              <w:rPr>
                <w:sz w:val="22"/>
              </w:rPr>
              <w:t>+2,49</w:t>
            </w:r>
          </w:p>
        </w:tc>
        <w:tc>
          <w:tcPr>
            <w:tcW w:w="2008" w:type="dxa"/>
          </w:tcPr>
          <w:p w14:paraId="0061FC75" w14:textId="77777777" w:rsidR="003416EE" w:rsidRDefault="006041B4">
            <w:pPr>
              <w:spacing w:before="60" w:after="60" w:line="240" w:lineRule="auto"/>
              <w:ind w:firstLine="0"/>
              <w:jc w:val="left"/>
            </w:pPr>
            <w:r>
              <w:rPr>
                <w:sz w:val="22"/>
              </w:rPr>
              <w:t>+13,17</w:t>
            </w:r>
          </w:p>
        </w:tc>
      </w:tr>
    </w:tbl>
    <w:p w14:paraId="1C26C020" w14:textId="77777777" w:rsidR="003416EE" w:rsidRDefault="006041B4">
      <w:pPr>
        <w:pStyle w:val="af"/>
      </w:pPr>
      <w:r>
        <w:t>Добавление производной уменьшает ошибку подгонки, но ухудшает проверочные результаты желудочков. Для ЛЖ RMSE на блоках возрастает с 29,57 до 31,96 мл, для ПЖ — с 44,93 до 50,16 мл. Ошибки электрических формул для ЛЖ на блоках превышают даже ошибку постоянной опоры. Поэтому преимущество усложнённой формулы в описании использованных для подбора данных не подтверждает её пригодности к восстановлению динамики.</w:t>
      </w:r>
    </w:p>
    <w:p w14:paraId="15A53E94" w14:textId="77777777" w:rsidR="003416EE" w:rsidRDefault="006041B4">
      <w:pPr>
        <w:pStyle w:val="af"/>
      </w:pPr>
      <w:r>
        <w:t xml:space="preserve">Для блочного варианта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смещение ЛЖ равно −8,50 мл, выборочное стандартное отклонение ошибок — 32,94 мл, максимальный модуль ошибки — 44,37 мл. Эти показатели уточняют смысл RMSE 31,96 мл и не являются доверительным интервалом. Фазовый контроль даёт меньшие ошибки желудочков, но его коэффициенты получены из индивидуальной КТ-кривой и не реагируют на амплитуду ТТРКГ. Их невозможно считать известными у нового человека по одной опорной КТ.</w:t>
      </w:r>
    </w:p>
    <w:p w14:paraId="7F5E7B05" w14:textId="77777777" w:rsidR="003416EE" w:rsidRDefault="006041B4">
      <w:pPr>
        <w:pStyle w:val="af"/>
      </w:pPr>
      <w:r>
        <w:t xml:space="preserve">Для неполного окна </w:t>
      </w:r>
      <m:oMath>
        <m:r>
          <w:rPr>
            <w:rFonts w:ascii="Cambria Math" w:hAnsi="Cambria Math"/>
          </w:rPr>
          <m:t>W</m:t>
        </m:r>
      </m:oMath>
      <w:r>
        <w:t xml:space="preserve"> используются наблюдаемый размах в мл и относительный размах по определению (10.5). Окно первого R–R содержит только доступные фазы 14–92%; недостающие объёмы не интерполируются для создания полного цикла. Эти величины не равнозначны УО и ФВ без обоснованных конечной диастолы и конечной систолы одного сокращения.</w:t>
      </w:r>
    </w:p>
    <w:p w14:paraId="66A2650D" w14:textId="77777777" w:rsidR="003416EE" w:rsidRDefault="006041B4">
      <w:pPr>
        <w:pStyle w:val="af"/>
      </w:pPr>
      <w:r>
        <w:t xml:space="preserve">КТ-размах ЛЖ равен 62,004 мл. Составленная из четырёх блочных прогнозов последовательность </w:t>
      </w:r>
      <m:oMath>
        <m:r>
          <w:rPr>
            <w:rFonts w:ascii="Cambria Math" w:hAnsi="Cambria Math"/>
          </w:rPr>
          <m:t>Z</m:t>
        </m:r>
        <m:r>
          <m:rPr>
            <m:sty m:val="p"/>
          </m:rPr>
          <w:rPr>
            <w:rFonts w:ascii="Cambria Math" w:hAnsi="Cambria Math"/>
          </w:rPr>
          <m:t>+</m:t>
        </m:r>
        <m:r>
          <w:rPr>
            <w:rFonts w:ascii="Cambria Math" w:hAnsi="Cambria Math"/>
          </w:rPr>
          <m:t>dZ</m:t>
        </m:r>
        <m:r>
          <m:rPr>
            <m:sty m:val="p"/>
          </m:rPr>
          <w:rPr>
            <w:rFonts w:ascii="Cambria Math" w:hAnsi="Cambria Math"/>
          </w:rPr>
          <m:t>/</m:t>
        </m:r>
        <m:r>
          <w:rPr>
            <w:rFonts w:ascii="Cambria Math" w:hAnsi="Cambria Math"/>
          </w:rPr>
          <m:t>dt</m:t>
        </m:r>
      </m:oMath>
      <w:r>
        <w:t xml:space="preserve"> даёт 62,172 мл, то есть ошибку всего +0,168 мл. Однако её максимум расположен на 43% R–R, где КТ показывает минимум, а минимум — на 23%. Процентный относительный размах равен 46,358% вместо 40,861%; ошибка составляет +5,497 процентного пункта [103]. Близо</w:t>
      </w:r>
      <w:proofErr w:type="spellStart"/>
      <w:r>
        <w:t>сть</w:t>
      </w:r>
      <w:proofErr w:type="spellEnd"/>
      <w:r>
        <w:t xml:space="preserve"> размахов здесь не подтверждает ни временной порядок, ни абсолютные объёмы. Дополнительно составная </w:t>
      </w:r>
      <w:r>
        <w:lastRenderedPageBreak/>
        <w:t>последовательность объединяет четыре набора коэффициентов и не является траекторией одной окончательно фиксированной формулы.</w:t>
      </w:r>
    </w:p>
    <w:p w14:paraId="7F0B95D6" w14:textId="77777777" w:rsidR="003416EE" w:rsidRDefault="006041B4">
      <w:pPr>
        <w:pStyle w:val="af"/>
      </w:pPr>
      <w:r>
        <w:t xml:space="preserve">Целевые УО и ФВ определены в (10.3) через конечные диастолический и систолический объёмы одного установленного сокращения: </w:t>
      </w:r>
      <m:oMath>
        <m:r>
          <w:rPr>
            <w:rFonts w:ascii="Cambria Math" w:hAnsi="Cambria Math"/>
          </w:rPr>
          <m:t>SV</m:t>
        </m:r>
      </m:oMath>
      <w:r>
        <w:t xml:space="preserve"> выражается в мл, </w:t>
      </w:r>
      <m:oMath>
        <m:r>
          <w:rPr>
            <w:rFonts w:ascii="Cambria Math" w:hAnsi="Cambria Math"/>
          </w:rPr>
          <m:t>EF</m:t>
        </m:r>
      </m:oMath>
      <w:r>
        <w:t xml:space="preserve"> — в долях, </w:t>
      </w:r>
      <m:oMath>
        <m:r>
          <w:rPr>
            <w:rFonts w:ascii="Cambria Math" w:hAnsi="Cambria Math"/>
          </w:rPr>
          <m:t>100EF</m:t>
        </m:r>
      </m:oMath>
      <w:r>
        <w:t xml:space="preserve"> — в процентах; разность процентных ФВ — в процентных пунктах. В имеющемся примере эти физиологические условия не п</w:t>
      </w:r>
      <w:proofErr w:type="spellStart"/>
      <w:r>
        <w:t>одтверждены</w:t>
      </w:r>
      <w:proofErr w:type="spellEnd"/>
      <w:r>
        <w:t xml:space="preserve">, поэтому +0,168 мл не является погрешностью УО, а +5,497 </w:t>
      </w:r>
      <w:proofErr w:type="spellStart"/>
      <w:r>
        <w:t>п.п</w:t>
      </w:r>
      <w:proofErr w:type="spellEnd"/>
      <w:r>
        <w:t>. относится к относительному размаху окна.</w:t>
      </w:r>
    </w:p>
    <w:p w14:paraId="7A802514" w14:textId="77777777" w:rsidR="003416EE" w:rsidRDefault="006041B4">
      <w:pPr>
        <w:pStyle w:val="21"/>
      </w:pPr>
      <w:bookmarkStart w:id="4251" w:name="_Toc244123148"/>
      <w:bookmarkStart w:id="4252" w:name="X4289a7febdddda73b3a389c09e15f33eef9321d"/>
      <w:bookmarkEnd w:id="4240"/>
      <w:r>
        <w:t>11.6 Шум, неопределённость и зависимость ошибок</w:t>
      </w:r>
      <w:bookmarkEnd w:id="4251"/>
    </w:p>
    <w:p w14:paraId="211B77AA" w14:textId="77777777" w:rsidR="003416EE" w:rsidRPr="00674711" w:rsidRDefault="006041B4">
      <w:pPr>
        <w:pStyle w:val="FirstParagraph"/>
        <w:rPr>
          <w:lang w:val="ru-RU"/>
          <w:rPrChange w:id="4253" w:author="Nik K" w:date="2026-10-29T00:18:00Z">
            <w:rPr/>
          </w:rPrChange>
        </w:rPr>
      </w:pPr>
      <w:r w:rsidRPr="00674711">
        <w:rPr>
          <w:lang w:val="ru-RU"/>
          <w:rPrChange w:id="4254" w:author="Nik K" w:date="2026-10-29T00:18:00Z">
            <w:rPr/>
          </w:rPrChange>
        </w:rPr>
        <w:t xml:space="preserve">Наблюдаемый </w:t>
      </w:r>
      <w:proofErr w:type="spellStart"/>
      <w:r w:rsidRPr="00674711">
        <w:rPr>
          <w:lang w:val="ru-RU"/>
          <w:rPrChange w:id="4255" w:author="Nik K" w:date="2026-10-29T00:18:00Z">
            <w:rPr/>
          </w:rPrChange>
        </w:rPr>
        <w:t>межцикловой</w:t>
      </w:r>
      <w:proofErr w:type="spellEnd"/>
      <w:r w:rsidRPr="00674711">
        <w:rPr>
          <w:lang w:val="ru-RU"/>
          <w:rPrChange w:id="4256" w:author="Nik K" w:date="2026-10-29T00:18:00Z">
            <w:rPr/>
          </w:rPrChange>
        </w:rPr>
        <w:t xml:space="preserve"> разброс не равен суммарной ошибке метода. При фиксированных коэффициентах полной подгонки </w:t>
      </w:r>
      <m:oMath>
        <m:r>
          <w:rPr>
            <w:rFonts w:ascii="Cambria Math" w:hAnsi="Cambria Math"/>
          </w:rPr>
          <m:t>Z</m:t>
        </m:r>
        <m:r>
          <m:rPr>
            <m:sty m:val="p"/>
          </m:rPr>
          <w:rPr>
            <w:rFonts w:ascii="Cambria Math" w:hAnsi="Cambria Math"/>
            <w:lang w:val="ru-RU"/>
            <w:rPrChange w:id="4257" w:author="Nik K" w:date="2026-10-29T00:18:00Z">
              <w:rPr>
                <w:rFonts w:ascii="Cambria Math" w:hAnsi="Cambria Math"/>
              </w:rPr>
            </w:rPrChange>
          </w:rPr>
          <m:t>+</m:t>
        </m:r>
        <m:r>
          <w:rPr>
            <w:rFonts w:ascii="Cambria Math" w:hAnsi="Cambria Math"/>
          </w:rPr>
          <m:t>dZ</m:t>
        </m:r>
        <m:r>
          <m:rPr>
            <m:sty m:val="p"/>
          </m:rPr>
          <w:rPr>
            <w:rFonts w:ascii="Cambria Math" w:hAnsi="Cambria Math"/>
            <w:lang w:val="ru-RU"/>
            <w:rPrChange w:id="4258" w:author="Nik K" w:date="2026-10-29T00:18:00Z">
              <w:rPr>
                <w:rFonts w:ascii="Cambria Math" w:hAnsi="Cambria Math"/>
              </w:rPr>
            </w:rPrChange>
          </w:rPr>
          <m:t>/</m:t>
        </m:r>
        <m:r>
          <w:rPr>
            <w:rFonts w:ascii="Cambria Math" w:hAnsi="Cambria Math"/>
          </w:rPr>
          <m:t>dt</m:t>
        </m:r>
      </m:oMath>
      <w:r w:rsidRPr="00674711">
        <w:rPr>
          <w:lang w:val="ru-RU"/>
          <w:rPrChange w:id="4259" w:author="Nik K" w:date="2026-10-29T00:18:00Z">
            <w:rPr/>
          </w:rPrChange>
        </w:rPr>
        <w:t xml:space="preserve"> первого окна Н подстановка каждого из 11 реальных электрических циклов даёт размах ЛЖ 57,05–59,84 мл со стандартным отклонением 0,96 мл. Процентный относительный размах изменяется от 34,66 до 45,21%, его стандартное отклон</w:t>
      </w:r>
      <w:proofErr w:type="spellStart"/>
      <w:r w:rsidRPr="00674711">
        <w:rPr>
          <w:lang w:val="ru-RU"/>
          <w:rPrChange w:id="4260" w:author="Nik K" w:date="2026-10-29T00:18:00Z">
            <w:rPr/>
          </w:rPrChange>
        </w:rPr>
        <w:t>ение</w:t>
      </w:r>
      <w:proofErr w:type="spellEnd"/>
      <w:r w:rsidRPr="00674711">
        <w:rPr>
          <w:lang w:val="ru-RU"/>
          <w:rPrChange w:id="4261" w:author="Nik K" w:date="2026-10-29T00:18:00Z">
            <w:rPr/>
          </w:rPrChange>
        </w:rPr>
        <w:t xml:space="preserve"> равно 3,65 </w:t>
      </w:r>
      <w:proofErr w:type="spellStart"/>
      <w:r w:rsidRPr="00674711">
        <w:rPr>
          <w:lang w:val="ru-RU"/>
          <w:rPrChange w:id="4262" w:author="Nik K" w:date="2026-10-29T00:18:00Z">
            <w:rPr/>
          </w:rPrChange>
        </w:rPr>
        <w:t>п.п</w:t>
      </w:r>
      <w:proofErr w:type="spellEnd"/>
      <w:r w:rsidRPr="00674711">
        <w:rPr>
          <w:lang w:val="ru-RU"/>
          <w:rPrChange w:id="4263" w:author="Nik K" w:date="2026-10-29T00:18:00Z">
            <w:rPr/>
          </w:rPrChange>
        </w:rPr>
        <w:t>. [103]. Небольшой разброс размаха в мл сохраняется при ошибочной форме восстановленной кривой. Без синхронного референса для каждого цикла невозможно разделить вклад физиологической вариабельности, электронного шума, временной разметки и обработки.</w:t>
      </w:r>
    </w:p>
    <w:p w14:paraId="35CA70ED" w14:textId="77777777" w:rsidR="003416EE" w:rsidRDefault="006041B4">
      <w:pPr>
        <w:pStyle w:val="af"/>
      </w:pPr>
      <w:r>
        <w:t xml:space="preserve">Индивидуальная базовая ЭИТ также показывает различие между остановкой оптимизатора и приемлемостью результата. Для записи 02 при фиксированных костях и жире получены условные сопротивления фона 2,854, лёгких 18,469 и сердечной области 21,890 </w:t>
      </w:r>
      <w:proofErr w:type="spellStart"/>
      <w:r>
        <w:t>Ом·м</w:t>
      </w:r>
      <w:proofErr w:type="spellEnd"/>
      <w:r>
        <w:t xml:space="preserve">; вольтовая невязка 32,44%. При разрешении всех пяти параметров невязка уменьшается до 26,47%, но проводимость кости достигает 7,13·10⁻¹¹ См/м и признак сходимости отрицателен [99]. Такое уменьшение остатка не обосновывает принятие тканевой оценки. На четырёх </w:t>
      </w:r>
      <w:proofErr w:type="spellStart"/>
      <w:r>
        <w:t>кандидатных</w:t>
      </w:r>
      <w:proofErr w:type="spellEnd"/>
      <w:r>
        <w:t xml:space="preserve"> плато взвешенная невязка диагностической полосы 0,7–3 Гц составляет 61,13–81,04%. Эти </w:t>
      </w:r>
      <w:r>
        <w:lastRenderedPageBreak/>
        <w:t>проценты характеризуют электрическое описание полосы; считать их ошибкой УО или чистым приборным шумом нельзя.</w:t>
      </w:r>
    </w:p>
    <w:p w14:paraId="325B0878" w14:textId="77777777" w:rsidR="003416EE" w:rsidRDefault="006041B4">
      <w:pPr>
        <w:pStyle w:val="af"/>
      </w:pPr>
      <w:r>
        <w:t xml:space="preserve">Бюджет неопределённости должен сохранять отдельные составляющие: сегментацию и поле зрения, положение и площадь контактов, </w:t>
      </w:r>
      <w:proofErr w:type="spellStart"/>
      <w:r>
        <w:t>межсерийную</w:t>
      </w:r>
      <w:proofErr w:type="spellEnd"/>
      <w:r>
        <w:t xml:space="preserve"> регистрацию, конечную сетку и квадратуру, базовые тканевые параметры, смешение тканевых и геометрических изменений, обработку сигналов, задержки трактов, неизвестную фазу единственного снимка и переход от целого сердца к камерам. Распределения и независимость этих составляющих не установлены. Прежние пробы ±5 мм и ±5% объёма, а также новые малые и совместные воздействия являются вычислительными сценариями, а не доверительными границами физиологического движения.</w:t>
      </w:r>
    </w:p>
    <w:p w14:paraId="6960AB4C" w14:textId="77777777" w:rsidR="003416EE" w:rsidRDefault="006041B4">
      <w:pPr>
        <w:pStyle w:val="af"/>
        <w:keepNext/>
      </w:pPr>
      <w:r>
        <w:t xml:space="preserve">В локальном расчёте с ненулевой объёмной чувствительностью </w:t>
      </w:r>
      <m:oMath>
        <m:sSub>
          <m:sSubPr>
            <m:ctrlPr>
              <w:rPr>
                <w:rFonts w:ascii="Cambria Math" w:hAnsi="Cambria Math"/>
              </w:rPr>
            </m:ctrlPr>
          </m:sSubPr>
          <m:e>
            <m:r>
              <w:rPr>
                <w:rFonts w:ascii="Cambria Math" w:hAnsi="Cambria Math"/>
              </w:rPr>
              <m:t>K</m:t>
            </m:r>
          </m:e>
          <m:sub>
            <m:r>
              <w:rPr>
                <w:rFonts w:ascii="Cambria Math" w:hAnsi="Cambria Math"/>
              </w:rPr>
              <m:t>V</m:t>
            </m:r>
          </m:sub>
        </m:sSub>
      </m:oMath>
      <w:r>
        <w:t xml:space="preserve"> влияние неучтённого движения и неточной тканевой поправки выражается как</w:t>
      </w:r>
    </w:p>
    <w:p w14:paraId="3C987C4B"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-Δ</m:t>
                </m:r>
                <m:r>
                  <w:rPr>
                    <w:rFonts w:ascii="Cambria Math" w:hAnsi="Cambria Math"/>
                  </w:rPr>
                  <m:t>V</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a</m:t>
                            </m:r>
                          </m:sub>
                        </m:sSub>
                      </m:e>
                    </m:nary>
                    <m:r>
                      <m:rPr>
                        <m:sty m:val="p"/>
                      </m:rPr>
                      <w:rPr>
                        <w:rFonts w:ascii="Cambria Math" w:hAnsi="Cambria Math"/>
                      </w:rPr>
                      <m:t>Δ</m:t>
                    </m:r>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k</m:t>
                                </m:r>
                              </m:sub>
                            </m:sSub>
                          </m:sub>
                        </m:sSub>
                      </m:e>
                    </m:nary>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Z</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e>
            </m:mr>
            <m:mr>
              <m:e>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w:rPr>
                            <w:rFonts w:ascii="Cambria Math" w:hAnsi="Cambria Math"/>
                          </w:rPr>
                          <m:t>ρ</m:t>
                        </m:r>
                      </m:e>
                    </m:acc>
                  </m:e>
                  <m:sub>
                    <m:r>
                      <w:rPr>
                        <w:rFonts w:ascii="Cambria Math" w:hAnsi="Cambria Math"/>
                      </w:rPr>
                      <m:t>k</m:t>
                    </m:r>
                  </m:sub>
                </m:sSub>
                <m:r>
                  <m:rPr>
                    <m:sty m:val="p"/>
                  </m:rPr>
                  <w:rPr>
                    <w:rFonts w:ascii="Cambria Math" w:hAnsi="Cambria Math"/>
                  </w:rPr>
                  <m:t>.</m:t>
                </m:r>
              </m:e>
            </m:mr>
          </m:m>
          <m:r>
            <w:rPr>
              <w:rFonts w:ascii="Cambria Math" w:hAnsi="Cambria Math"/>
            </w:rPr>
            <m:t>  </m:t>
          </m:r>
          <m:r>
            <m:rPr>
              <m:nor/>
            </m:rPr>
            <m:t>(11.4)</m:t>
          </m:r>
        </m:oMath>
      </m:oMathPara>
    </w:p>
    <w:p w14:paraId="40E5227C" w14:textId="77777777" w:rsidR="003416EE" w:rsidRPr="00674711" w:rsidRDefault="006041B4">
      <w:pPr>
        <w:pStyle w:val="FirstParagraph"/>
        <w:rPr>
          <w:lang w:val="ru-RU"/>
          <w:rPrChange w:id="4264" w:author="Nik K" w:date="2026-10-29T00:18:00Z">
            <w:rPr/>
          </w:rPrChange>
        </w:rPr>
      </w:pPr>
      <m:oMath>
        <m:r>
          <m:rPr>
            <m:sty m:val="p"/>
          </m:rPr>
          <w:rPr>
            <w:rFonts w:ascii="Cambria Math" w:hAnsi="Cambria Math"/>
          </w:rPr>
          <m:t>Δ</m:t>
        </m:r>
        <m:r>
          <w:rPr>
            <w:rFonts w:ascii="Cambria Math" w:hAnsi="Cambria Math"/>
          </w:rPr>
          <m:t>a</m:t>
        </m:r>
      </m:oMath>
      <w:r w:rsidRPr="00674711">
        <w:rPr>
          <w:lang w:val="ru-RU"/>
          <w:rPrChange w:id="4265" w:author="Nik K" w:date="2026-10-29T00:18:00Z">
            <w:rPr/>
          </w:rPrChange>
        </w:rPr>
        <w:t xml:space="preserve"> — неучтённые смещения в мм;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674711">
        <w:rPr>
          <w:lang w:val="ru-RU"/>
          <w:rPrChange w:id="4266" w:author="Nik K" w:date="2026-10-29T00:18:00Z">
            <w:rPr/>
          </w:rPrChange>
        </w:rPr>
        <w:t xml:space="preserve"> — коэффициенты в Ом/мм; </w:t>
      </w:r>
      <m:oMath>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oMath>
      <w:r w:rsidRPr="00674711">
        <w:rPr>
          <w:lang w:val="ru-RU"/>
          <w:rPrChange w:id="4267" w:author="Nik K" w:date="2026-10-29T00:18:00Z">
            <w:rPr/>
          </w:rPrChange>
        </w:rPr>
        <w:t xml:space="preserve"> — ошибки поправок сопротивления в Ом·м;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k</m:t>
                </m:r>
              </m:sub>
            </m:sSub>
          </m:sub>
        </m:sSub>
      </m:oMath>
      <w:r w:rsidRPr="00674711">
        <w:rPr>
          <w:lang w:val="ru-RU"/>
          <w:rPrChange w:id="4268" w:author="Nik K" w:date="2026-10-29T00:18:00Z">
            <w:rPr/>
          </w:rPrChange>
        </w:rPr>
        <w:t xml:space="preserve"> — производные в м⁻¹; </w:t>
      </w:r>
      <m:oMath>
        <m:sSub>
          <m:sSubPr>
            <m:ctrlPr>
              <w:rPr>
                <w:rFonts w:ascii="Cambria Math" w:hAnsi="Cambria Math"/>
              </w:rPr>
            </m:ctrlPr>
          </m:sSubPr>
          <m:e>
            <m:r>
              <w:rPr>
                <w:rFonts w:ascii="Cambria Math" w:hAnsi="Cambria Math"/>
              </w:rPr>
              <m:t>ε</m:t>
            </m:r>
          </m:e>
          <m:sub>
            <m:r>
              <w:rPr>
                <w:rFonts w:ascii="Cambria Math" w:hAnsi="Cambria Math"/>
              </w:rPr>
              <m:t>Z</m:t>
            </m:r>
          </m:sub>
        </m:sSub>
      </m:oMath>
      <w:r w:rsidRPr="00674711">
        <w:rPr>
          <w:lang w:val="ru-RU"/>
          <w:rPrChange w:id="4269" w:author="Nik K" w:date="2026-10-29T00:18:00Z">
            <w:rPr/>
          </w:rPrChange>
        </w:rPr>
        <w:t xml:space="preserve"> — остаточная ошибка сигнала и прямой модели в 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4270" w:author="Nik K" w:date="2026-10-29T00:18:00Z">
            <w:rPr/>
          </w:rPrChange>
        </w:rPr>
        <w:t xml:space="preserve"> — Ом/мл. Индексы </w:t>
      </w:r>
      <w:r>
        <w:t>S</w:t>
      </w:r>
      <w:r w:rsidRPr="00674711">
        <w:rPr>
          <w:lang w:val="ru-RU"/>
          <w:rPrChange w:id="4271" w:author="Nik K" w:date="2026-10-29T00:18:00Z">
            <w:rPr/>
          </w:rPrChange>
        </w:rPr>
        <w:t xml:space="preserve">, </w:t>
      </w:r>
      <w:r>
        <w:t>L</w:t>
      </w:r>
      <w:r w:rsidRPr="00674711">
        <w:rPr>
          <w:lang w:val="ru-RU"/>
          <w:rPrChange w:id="4272" w:author="Nik K" w:date="2026-10-29T00:18:00Z">
            <w:rPr/>
          </w:rPrChange>
        </w:rPr>
        <w:t xml:space="preserve">, </w:t>
      </w:r>
      <w:r>
        <w:t>H</w:t>
      </w:r>
      <w:r w:rsidRPr="00674711">
        <w:rPr>
          <w:lang w:val="ru-RU"/>
          <w:rPrChange w:id="4273" w:author="Nik K" w:date="2026-10-29T00:18:00Z">
            <w:rPr/>
          </w:rPrChange>
        </w:rPr>
        <w:t xml:space="preserve"> обозначают </w:t>
      </w:r>
      <w:proofErr w:type="spellStart"/>
      <w:r w:rsidRPr="00674711">
        <w:rPr>
          <w:lang w:val="ru-RU"/>
          <w:rPrChange w:id="4274" w:author="Nik K" w:date="2026-10-29T00:18:00Z">
            <w:rPr/>
          </w:rPrChange>
        </w:rPr>
        <w:t>мягкотканный</w:t>
      </w:r>
      <w:proofErr w:type="spellEnd"/>
      <w:r w:rsidRPr="00674711">
        <w:rPr>
          <w:lang w:val="ru-RU"/>
          <w:rPrChange w:id="4275" w:author="Nik K" w:date="2026-10-29T00:18:00Z">
            <w:rPr/>
          </w:rPrChange>
        </w:rPr>
        <w:t xml:space="preserve"> фон, единый лёгочный компартмент и эффективный материал сердца. Если сердечный материальный параметр фиксирован, его изменение остаётся условием модели, а не автоматически отсутствующей ошибкой. Формула относится к линейному приближению с фиксированными коэффициентами и показывает ошибку объёма в мл. Неопределённость самих коэффициентов и нелинейный остаток требуют дополнительного учёта.</w:t>
      </w:r>
    </w:p>
    <w:p w14:paraId="3168D5B3" w14:textId="77777777" w:rsidR="003416EE" w:rsidRDefault="006041B4">
      <w:pPr>
        <w:pStyle w:val="af"/>
      </w:pPr>
      <w:r>
        <w:t xml:space="preserve">Результаты §11.3 показывают, что </w:t>
      </w:r>
      <m:oMath>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k</m:t>
                </m:r>
              </m:sub>
            </m:sSub>
          </m:sub>
        </m:sSub>
      </m:oMath>
      <w:r>
        <w:t xml:space="preserve"> может зависеть от тех же геометрических изменений. Поэтому независимое квадратичное сложение ошибок движения и тканевой поправки не обосновано. Мягкие ткани и </w:t>
      </w:r>
      <w:r>
        <w:lastRenderedPageBreak/>
        <w:t>единый лёгочный компартмент сохраняют пульсовой вклад на задержке дыхания. Обнуление их изменений искусственно уменьшило бы бюджет ошибки. ЭКГ определяет временные признаки, но не измеряет пространственные смещения.</w:t>
      </w:r>
    </w:p>
    <w:p w14:paraId="1DDB0806" w14:textId="77777777" w:rsidR="003416EE" w:rsidRDefault="006041B4">
      <w:pPr>
        <w:pStyle w:val="af"/>
      </w:pPr>
      <w:r>
        <w:t xml:space="preserve">Новая серия [105] количественно иллюстрирует чувствительность к остаточной ошибке поправки при остальных точных входах. Для STL/О-STL, q256 и исходного монтажа остаток </w:t>
      </w:r>
      <w:proofErr w:type="spellStart"/>
      <w:r>
        <w:t>мягкотканной</w:t>
      </w:r>
      <w:proofErr w:type="spellEnd"/>
      <w:r>
        <w:t xml:space="preserve"> поправки +1% базового сопротивления соответствует линейному эквиваленту +594,2 мл, лёгочной — +38,86 мл. Это деление электрического остатка на объёмный коэффициент; такие числа не являются физиологическими прогнозами или измеренным СКО. Изолированный иллюстративный предел 5 мл даёт ограничения 0,008415% базы для мягкого фона и 0,1287% для лёгкого. Полные таблицы 8.7–8.8 сохраняют остальные формы и опоры. Достижимость этих требований, конечная область их применимости и общий бюджет не подтверждены. Одновременное выполнение нескольких изолированных ограничений не гарантирует общего предела 5 мл, поскольку в каждой ячейке весь предел выделен одному фактору.</w:t>
      </w:r>
    </w:p>
    <w:p w14:paraId="76CF9968" w14:textId="77777777" w:rsidR="003416EE" w:rsidRDefault="006041B4">
      <w:pPr>
        <w:pStyle w:val="af"/>
      </w:pPr>
      <w:r>
        <w:t xml:space="preserve">После восстановления камерных объёмов общие ошибки опоры и масштаба связывают КДО и КСО. Обозначив </w:t>
      </w:r>
      <m:oMath>
        <m:r>
          <w:rPr>
            <w:rFonts w:ascii="Cambria Math" w:hAnsi="Cambria Math"/>
          </w:rPr>
          <m:t>D</m:t>
        </m:r>
        <m:r>
          <m:rPr>
            <m:sty m:val="p"/>
          </m:rPr>
          <w:rPr>
            <w:rFonts w:ascii="Cambria Math" w:hAnsi="Cambria Math"/>
          </w:rPr>
          <m:t>=</m:t>
        </m:r>
        <m:r>
          <w:rPr>
            <w:rFonts w:ascii="Cambria Math" w:hAnsi="Cambria Math"/>
          </w:rPr>
          <m:t>EDV</m:t>
        </m:r>
      </m:oMath>
      <w:r>
        <w:t xml:space="preserve">, </w:t>
      </w:r>
      <m:oMath>
        <m:r>
          <w:rPr>
            <w:rFonts w:ascii="Cambria Math" w:hAnsi="Cambria Math"/>
          </w:rPr>
          <m:t>E</m:t>
        </m:r>
        <m:r>
          <m:rPr>
            <m:sty m:val="p"/>
          </m:rPr>
          <w:rPr>
            <w:rFonts w:ascii="Cambria Math" w:hAnsi="Cambria Math"/>
          </w:rPr>
          <m:t>=</m:t>
        </m:r>
        <m:r>
          <w:rPr>
            <w:rFonts w:ascii="Cambria Math" w:hAnsi="Cambria Math"/>
          </w:rPr>
          <m:t>ESV</m:t>
        </m:r>
      </m:oMath>
      <w:r>
        <w:t xml:space="preserve"> согласно (10.3), их дисперсии </w:t>
      </w:r>
      <m:oMath>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oMath>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oMath>
      <w:r>
        <w:t xml:space="preserve"> и ковариацию </w:t>
      </w:r>
      <m:oMath>
        <m:sSub>
          <m:sSubPr>
            <m:ctrlPr>
              <w:rPr>
                <w:rFonts w:ascii="Cambria Math" w:hAnsi="Cambria Math"/>
              </w:rPr>
            </m:ctrlPr>
          </m:sSubPr>
          <m:e>
            <m:r>
              <w:rPr>
                <w:rFonts w:ascii="Cambria Math" w:hAnsi="Cambria Math"/>
              </w:rPr>
              <m:t>c</m:t>
            </m:r>
          </m:e>
          <m:sub>
            <m:r>
              <w:rPr>
                <w:rFonts w:ascii="Cambria Math" w:hAnsi="Cambria Math"/>
              </w:rPr>
              <m:t>DE</m:t>
            </m:r>
          </m:sub>
        </m:sSub>
      </m:oMath>
      <w:r>
        <w:t>, получаем</w:t>
      </w:r>
    </w:p>
    <w:p w14:paraId="153D12B6" w14:textId="77777777" w:rsidR="003416EE" w:rsidRDefault="006B31AF">
      <w:pPr>
        <w:pStyle w:val="af"/>
        <w:spacing w:before="120" w:after="120" w:line="264" w:lineRule="auto"/>
        <w:ind w:firstLine="0"/>
      </w:pPr>
      <m:oMathPara>
        <m:oMathParaPr>
          <m:jc m:val="center"/>
        </m:oMathParaPr>
        <m:oMath>
          <m:m>
            <m:mPr>
              <m:plcHide m:val="1"/>
              <m:mcs>
                <m:mc>
                  <m:mcPr>
                    <m:count m:val="1"/>
                    <m:mcJc m:val="center"/>
                  </m:mcPr>
                </m:mc>
              </m:mcs>
              <m:ctrlPr>
                <w:rPr>
                  <w:rFonts w:ascii="Cambria Math" w:hAnsi="Cambria Math"/>
                </w:rPr>
              </m:ctrlPr>
            </m:mPr>
            <m:mr>
              <m:e>
                <m:r>
                  <m:rPr>
                    <m:sty m:val="p"/>
                  </m:rPr>
                  <w:rPr>
                    <w:rFonts w:ascii="Cambria Math" w:hAnsi="Cambria Math"/>
                  </w:rPr>
                  <m:t>Var(</m:t>
                </m:r>
                <m:r>
                  <w:rPr>
                    <w:rFonts w:ascii="Cambria Math" w:hAnsi="Cambria Math"/>
                  </w:rPr>
                  <m:t>SV</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DE</m:t>
                    </m:r>
                  </m:sub>
                </m:sSub>
                <m:r>
                  <m:rPr>
                    <m:sty m:val="p"/>
                  </m:rPr>
                  <w:rPr>
                    <w:rFonts w:ascii="Cambria Math" w:hAnsi="Cambria Math"/>
                  </w:rPr>
                  <m:t>,</m:t>
                </m:r>
              </m:e>
            </m:mr>
            <m:mr>
              <m:e>
                <m:r>
                  <m:rPr>
                    <m:sty m:val="p"/>
                  </m:rPr>
                  <w:rPr>
                    <w:rFonts w:ascii="Cambria Math" w:hAnsi="Cambria Math"/>
                  </w:rPr>
                  <m:t>Var(</m:t>
                </m:r>
                <m:r>
                  <w:rPr>
                    <w:rFonts w:ascii="Cambria Math" w:hAnsi="Cambria Math"/>
                  </w:rPr>
                  <m:t>100EF</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num>
                      <m:den>
                        <m:sSup>
                          <m:sSupPr>
                            <m:ctrlPr>
                              <w:rPr>
                                <w:rFonts w:ascii="Cambria Math" w:hAnsi="Cambria Math"/>
                              </w:rPr>
                            </m:ctrlPr>
                          </m:sSupPr>
                          <m:e>
                            <m:r>
                              <w:rPr>
                                <w:rFonts w:ascii="Cambria Math" w:hAnsi="Cambria Math"/>
                              </w:rPr>
                              <m:t>D</m:t>
                            </m:r>
                          </m:e>
                          <m:sup>
                            <m:r>
                              <w:rPr>
                                <w:rFonts w:ascii="Cambria Math" w:hAnsi="Cambria Math"/>
                              </w:rPr>
                              <m:t>4</m:t>
                            </m:r>
                          </m:sup>
                        </m:s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2E</m:t>
                        </m:r>
                        <m:sSub>
                          <m:sSubPr>
                            <m:ctrlPr>
                              <w:rPr>
                                <w:rFonts w:ascii="Cambria Math" w:hAnsi="Cambria Math"/>
                              </w:rPr>
                            </m:ctrlPr>
                          </m:sSubPr>
                          <m:e>
                            <m:r>
                              <w:rPr>
                                <w:rFonts w:ascii="Cambria Math" w:hAnsi="Cambria Math"/>
                              </w:rPr>
                              <m:t>c</m:t>
                            </m:r>
                          </m:e>
                          <m:sub>
                            <m:r>
                              <w:rPr>
                                <w:rFonts w:ascii="Cambria Math" w:hAnsi="Cambria Math"/>
                              </w:rPr>
                              <m:t>DE</m:t>
                            </m:r>
                          </m:sub>
                        </m:sSub>
                      </m:num>
                      <m:den>
                        <m:sSup>
                          <m:sSupPr>
                            <m:ctrlPr>
                              <w:rPr>
                                <w:rFonts w:ascii="Cambria Math" w:hAnsi="Cambria Math"/>
                              </w:rPr>
                            </m:ctrlPr>
                          </m:sSupPr>
                          <m:e>
                            <m:r>
                              <w:rPr>
                                <w:rFonts w:ascii="Cambria Math" w:hAnsi="Cambria Math"/>
                              </w:rPr>
                              <m:t>D</m:t>
                            </m:r>
                          </m:e>
                          <m:sup>
                            <m:r>
                              <w:rPr>
                                <w:rFonts w:ascii="Cambria Math" w:hAnsi="Cambria Math"/>
                              </w:rPr>
                              <m:t>3</m:t>
                            </m:r>
                          </m:sup>
                        </m:sSup>
                      </m:den>
                    </m:f>
                  </m:e>
                </m:d>
                <m:r>
                  <m:rPr>
                    <m:sty m:val="p"/>
                  </m:rPr>
                  <w:rPr>
                    <w:rFonts w:ascii="Cambria Math" w:hAnsi="Cambria Math"/>
                  </w:rPr>
                  <m:t>.</m:t>
                </m:r>
              </m:e>
            </m:mr>
          </m:m>
          <m:r>
            <w:rPr>
              <w:rFonts w:ascii="Cambria Math" w:hAnsi="Cambria Math"/>
            </w:rPr>
            <m:t>  </m:t>
          </m:r>
          <m:r>
            <m:rPr>
              <m:nor/>
            </m:rPr>
            <m:t>(11.5)</m:t>
          </m:r>
        </m:oMath>
      </m:oMathPara>
    </w:p>
    <w:p w14:paraId="63038132" w14:textId="77777777" w:rsidR="003416EE" w:rsidRPr="00674711" w:rsidRDefault="006041B4">
      <w:pPr>
        <w:pStyle w:val="FirstParagraph"/>
        <w:rPr>
          <w:lang w:val="ru-RU"/>
          <w:rPrChange w:id="4276" w:author="Nik K" w:date="2026-10-29T00:18:00Z">
            <w:rPr/>
          </w:rPrChange>
        </w:rPr>
      </w:pPr>
      <w:r w:rsidRPr="00674711">
        <w:rPr>
          <w:lang w:val="ru-RU"/>
          <w:rPrChange w:id="4277" w:author="Nik K" w:date="2026-10-29T00:18:00Z">
            <w:rPr/>
          </w:rPrChange>
        </w:rPr>
        <w:t>Первая дисперсия выражена в мл², вторая — в (</w:t>
      </w:r>
      <w:proofErr w:type="spellStart"/>
      <w:proofErr w:type="gramStart"/>
      <w:r w:rsidRPr="00674711">
        <w:rPr>
          <w:lang w:val="ru-RU"/>
          <w:rPrChange w:id="4278" w:author="Nik K" w:date="2026-10-29T00:18:00Z">
            <w:rPr/>
          </w:rPrChange>
        </w:rPr>
        <w:t>п.п</w:t>
      </w:r>
      <w:proofErr w:type="spellEnd"/>
      <w:r w:rsidRPr="00674711">
        <w:rPr>
          <w:lang w:val="ru-RU"/>
          <w:rPrChange w:id="4279" w:author="Nik K" w:date="2026-10-29T00:18:00Z">
            <w:rPr/>
          </w:rPrChange>
        </w:rPr>
        <w:t>.)²</w:t>
      </w:r>
      <w:proofErr w:type="gramEnd"/>
      <w:r w:rsidRPr="00674711">
        <w:rPr>
          <w:lang w:val="ru-RU"/>
          <w:rPrChange w:id="4280" w:author="Nik K" w:date="2026-10-29T00:18:00Z">
            <w:rPr/>
          </w:rPrChange>
        </w:rPr>
        <w:t xml:space="preserve">. Первое равенство относится к разности случайных оценок; второе является приближением первого порядка при </w:t>
      </w:r>
      <m:oMath>
        <m:r>
          <w:rPr>
            <w:rFonts w:ascii="Cambria Math" w:hAnsi="Cambria Math"/>
          </w:rPr>
          <m:t>D</m:t>
        </m:r>
        <m:r>
          <m:rPr>
            <m:sty m:val="p"/>
          </m:rPr>
          <w:rPr>
            <w:rFonts w:ascii="Cambria Math" w:hAnsi="Cambria Math"/>
            <w:lang w:val="ru-RU"/>
            <w:rPrChange w:id="4281" w:author="Nik K" w:date="2026-10-29T00:18:00Z">
              <w:rPr>
                <w:rFonts w:ascii="Cambria Math" w:hAnsi="Cambria Math"/>
              </w:rPr>
            </w:rPrChange>
          </w:rPr>
          <m:t>&gt;</m:t>
        </m:r>
        <m:r>
          <w:rPr>
            <w:rFonts w:ascii="Cambria Math" w:hAnsi="Cambria Math"/>
            <w:lang w:val="ru-RU"/>
            <w:rPrChange w:id="4282" w:author="Nik K" w:date="2026-10-29T00:18:00Z">
              <w:rPr>
                <w:rFonts w:ascii="Cambria Math" w:hAnsi="Cambria Math"/>
              </w:rPr>
            </w:rPrChange>
          </w:rPr>
          <m:t>0</m:t>
        </m:r>
      </m:oMath>
      <w:r w:rsidRPr="00674711">
        <w:rPr>
          <w:lang w:val="ru-RU"/>
          <w:rPrChange w:id="4283" w:author="Nik K" w:date="2026-10-29T00:18:00Z">
            <w:rPr/>
          </w:rPrChange>
        </w:rPr>
        <w:t>. Формулы задают способ распространения уже обоснованной неопределённости. Они не дают численной точности при неизвестных дисперсиях и не включают автоматически систематическое расх</w:t>
      </w:r>
      <w:proofErr w:type="spellStart"/>
      <w:r w:rsidRPr="00674711">
        <w:rPr>
          <w:lang w:val="ru-RU"/>
          <w:rPrChange w:id="4284" w:author="Nik K" w:date="2026-10-29T00:18:00Z">
            <w:rPr/>
          </w:rPrChange>
        </w:rPr>
        <w:t>ождение</w:t>
      </w:r>
      <w:proofErr w:type="spellEnd"/>
      <w:r w:rsidRPr="00674711">
        <w:rPr>
          <w:lang w:val="ru-RU"/>
          <w:rPrChange w:id="4285" w:author="Nik K" w:date="2026-10-29T00:18:00Z">
            <w:rPr/>
          </w:rPrChange>
        </w:rPr>
        <w:t xml:space="preserve"> с реальной анатомией. Общая КТ-опора и общий тканевой расчёт не позволяют молча положить </w:t>
      </w:r>
      <m:oMath>
        <m:sSub>
          <m:sSubPr>
            <m:ctrlPr>
              <w:rPr>
                <w:rFonts w:ascii="Cambria Math" w:hAnsi="Cambria Math"/>
              </w:rPr>
            </m:ctrlPr>
          </m:sSubPr>
          <m:e>
            <m:r>
              <w:rPr>
                <w:rFonts w:ascii="Cambria Math" w:hAnsi="Cambria Math"/>
              </w:rPr>
              <m:t>c</m:t>
            </m:r>
          </m:e>
          <m:sub>
            <m:r>
              <w:rPr>
                <w:rFonts w:ascii="Cambria Math" w:hAnsi="Cambria Math"/>
              </w:rPr>
              <m:t>DE</m:t>
            </m:r>
          </m:sub>
        </m:sSub>
        <m:r>
          <m:rPr>
            <m:sty m:val="p"/>
          </m:rPr>
          <w:rPr>
            <w:rFonts w:ascii="Cambria Math" w:hAnsi="Cambria Math"/>
            <w:lang w:val="ru-RU"/>
            <w:rPrChange w:id="4286" w:author="Nik K" w:date="2026-10-29T00:18:00Z">
              <w:rPr>
                <w:rFonts w:ascii="Cambria Math" w:hAnsi="Cambria Math"/>
              </w:rPr>
            </w:rPrChange>
          </w:rPr>
          <m:t>=</m:t>
        </m:r>
        <m:r>
          <w:rPr>
            <w:rFonts w:ascii="Cambria Math" w:hAnsi="Cambria Math"/>
            <w:lang w:val="ru-RU"/>
            <w:rPrChange w:id="4287" w:author="Nik K" w:date="2026-10-29T00:18:00Z">
              <w:rPr>
                <w:rFonts w:ascii="Cambria Math" w:hAnsi="Cambria Math"/>
              </w:rPr>
            </w:rPrChange>
          </w:rPr>
          <m:t>0</m:t>
        </m:r>
      </m:oMath>
      <w:r w:rsidRPr="00674711">
        <w:rPr>
          <w:lang w:val="ru-RU"/>
          <w:rPrChange w:id="4288" w:author="Nik K" w:date="2026-10-29T00:18:00Z">
            <w:rPr/>
          </w:rPrChange>
        </w:rPr>
        <w:t>.</w:t>
      </w:r>
    </w:p>
    <w:p w14:paraId="18803408" w14:textId="77777777" w:rsidR="003416EE" w:rsidRDefault="006041B4">
      <w:pPr>
        <w:pStyle w:val="af"/>
      </w:pPr>
      <w:r>
        <w:lastRenderedPageBreak/>
        <w:t>Для текущих данных остаются неоценёнными полный бюджет ошибки и ковариация синхронных ЭИТ и ТТРКГ. Июльские поясные записи и октябрьские электрические циклы не имеют общей измеренной временной шкалы. Подтверждённый план будущей одновременной регистрации не создаёт отсутствующих синхронных наблюдений в нынешнем корпусе.</w:t>
      </w:r>
    </w:p>
    <w:p w14:paraId="0958DAB8" w14:textId="77777777" w:rsidR="003416EE" w:rsidRDefault="006041B4">
      <w:pPr>
        <w:pStyle w:val="21"/>
      </w:pPr>
      <w:bookmarkStart w:id="4289" w:name="_Toc244123149"/>
      <w:bookmarkStart w:id="4290" w:name="критерии-следующей-проверки"/>
      <w:bookmarkEnd w:id="4252"/>
      <w:r>
        <w:t>11.7 Критерии следующей проверки</w:t>
      </w:r>
      <w:bookmarkEnd w:id="4289"/>
    </w:p>
    <w:p w14:paraId="30CB8715" w14:textId="77777777" w:rsidR="003416EE" w:rsidRPr="00674711" w:rsidRDefault="006041B4">
      <w:pPr>
        <w:pStyle w:val="FirstParagraph"/>
        <w:rPr>
          <w:lang w:val="ru-RU"/>
          <w:rPrChange w:id="4291" w:author="Nik K" w:date="2026-10-29T00:18:00Z">
            <w:rPr/>
          </w:rPrChange>
        </w:rPr>
      </w:pPr>
      <w:r w:rsidRPr="00674711">
        <w:rPr>
          <w:lang w:val="ru-RU"/>
          <w:rPrChange w:id="4292" w:author="Nik K" w:date="2026-10-29T00:18:00Z">
            <w:rPr/>
          </w:rPrChange>
        </w:rPr>
        <w:t>Следующая проверка должна различать исправление численной реализации, пригодность тканевой поправки и восстановление функций. Основанием для её состава служат конкретные отказы: зависимость производной от шага, поглощение движения тканевыми параметрами, конечная компенсация объёма сопротивлением, нарушение суперпозиции, ухудшение на исключённых блоках и ошибочная фазовая кривая при близком размахе. Частные проверки шага, квадратуры и совместных воздействий уже выполнены (§§11.2–11.3), но не установили общей области применимости и бюджета ошибок. В таблице 11.4 сформулированы сохраняющиеся условия принятия результата; её строки не означают, что соответствующие вычислительные проверки ещё не начинались.</w:t>
      </w:r>
    </w:p>
    <w:p w14:paraId="0B09F9FD" w14:textId="77777777" w:rsidR="003416EE" w:rsidRDefault="006041B4">
      <w:pPr>
        <w:pStyle w:val="af5"/>
        <w:keepNext/>
      </w:pPr>
      <w:r>
        <w:t>Таблица 11.4 — Условия принятия следующего результата и признаки отказа</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381"/>
        <w:gridCol w:w="3557"/>
        <w:gridCol w:w="3557"/>
      </w:tblGrid>
      <w:tr w:rsidR="003416EE" w14:paraId="46840D7D" w14:textId="77777777">
        <w:trPr>
          <w:cantSplit/>
          <w:tblHeader/>
        </w:trPr>
        <w:tc>
          <w:tcPr>
            <w:tcW w:w="2346" w:type="dxa"/>
            <w:shd w:val="clear" w:color="auto" w:fill="EDEDED"/>
          </w:tcPr>
          <w:p w14:paraId="18C80BB8" w14:textId="77777777" w:rsidR="003416EE" w:rsidRDefault="006041B4">
            <w:pPr>
              <w:keepNext/>
              <w:spacing w:before="60" w:after="60" w:line="240" w:lineRule="auto"/>
              <w:ind w:firstLine="0"/>
              <w:jc w:val="left"/>
            </w:pPr>
            <w:r>
              <w:rPr>
                <w:b/>
                <w:sz w:val="22"/>
              </w:rPr>
              <w:t>Проверяемый переход</w:t>
            </w:r>
          </w:p>
        </w:tc>
        <w:tc>
          <w:tcPr>
            <w:tcW w:w="3504" w:type="dxa"/>
            <w:shd w:val="clear" w:color="auto" w:fill="EDEDED"/>
          </w:tcPr>
          <w:p w14:paraId="4D765D25" w14:textId="77777777" w:rsidR="003416EE" w:rsidRDefault="006041B4">
            <w:pPr>
              <w:keepNext/>
              <w:spacing w:before="60" w:after="60" w:line="240" w:lineRule="auto"/>
              <w:ind w:firstLine="0"/>
              <w:jc w:val="left"/>
            </w:pPr>
            <w:r>
              <w:rPr>
                <w:b/>
                <w:sz w:val="22"/>
              </w:rPr>
              <w:t>Необходимое сопоставление</w:t>
            </w:r>
          </w:p>
        </w:tc>
        <w:tc>
          <w:tcPr>
            <w:tcW w:w="3504" w:type="dxa"/>
            <w:shd w:val="clear" w:color="auto" w:fill="EDEDED"/>
          </w:tcPr>
          <w:p w14:paraId="50E04356" w14:textId="77777777" w:rsidR="003416EE" w:rsidRDefault="006041B4">
            <w:pPr>
              <w:keepNext/>
              <w:spacing w:before="60" w:after="60" w:line="240" w:lineRule="auto"/>
              <w:ind w:firstLine="0"/>
              <w:jc w:val="left"/>
            </w:pPr>
            <w:r>
              <w:rPr>
                <w:b/>
                <w:sz w:val="22"/>
              </w:rPr>
              <w:t>Критерий принятия и отказа</w:t>
            </w:r>
          </w:p>
        </w:tc>
      </w:tr>
      <w:tr w:rsidR="003416EE" w14:paraId="14131E60" w14:textId="77777777">
        <w:trPr>
          <w:cantSplit/>
        </w:trPr>
        <w:tc>
          <w:tcPr>
            <w:tcW w:w="2346" w:type="dxa"/>
          </w:tcPr>
          <w:p w14:paraId="530646AE" w14:textId="77777777" w:rsidR="003416EE" w:rsidRDefault="006041B4">
            <w:pPr>
              <w:spacing w:before="60" w:after="60" w:line="240" w:lineRule="auto"/>
              <w:ind w:firstLine="0"/>
              <w:jc w:val="left"/>
            </w:pPr>
            <w:r>
              <w:rPr>
                <w:sz w:val="22"/>
              </w:rPr>
              <w:t>Дискретная прямая задача → устойчивые коэффициенты</w:t>
            </w:r>
          </w:p>
        </w:tc>
        <w:tc>
          <w:tcPr>
            <w:tcW w:w="3504" w:type="dxa"/>
          </w:tcPr>
          <w:p w14:paraId="32D26BFC" w14:textId="77777777" w:rsidR="003416EE" w:rsidRDefault="006041B4">
            <w:pPr>
              <w:spacing w:before="60" w:after="60" w:line="240" w:lineRule="auto"/>
              <w:ind w:firstLine="0"/>
              <w:jc w:val="left"/>
            </w:pPr>
            <w:r>
              <w:rPr>
                <w:sz w:val="22"/>
              </w:rPr>
              <w:t>Уточнение сетки, материальной квадратуры, геометрического шага и конечных контактов при одной физической постановке</w:t>
            </w:r>
          </w:p>
        </w:tc>
        <w:tc>
          <w:tcPr>
            <w:tcW w:w="3504" w:type="dxa"/>
          </w:tcPr>
          <w:p w14:paraId="4D85762B" w14:textId="77777777" w:rsidR="003416EE" w:rsidRDefault="006041B4">
            <w:pPr>
              <w:spacing w:before="60" w:after="60" w:line="240" w:lineRule="auto"/>
              <w:ind w:firstLine="0"/>
              <w:jc w:val="left"/>
            </w:pPr>
            <w:r>
              <w:rPr>
                <w:sz w:val="22"/>
              </w:rPr>
              <w:t>Изменения базовых ответов и производных укладываются в заранее выделенную численную долю бюджета; совпадения двух решателей на одной сетке недостаточно</w:t>
            </w:r>
          </w:p>
        </w:tc>
      </w:tr>
      <w:tr w:rsidR="003416EE" w14:paraId="5E6B1F6C" w14:textId="77777777">
        <w:trPr>
          <w:cantSplit/>
        </w:trPr>
        <w:tc>
          <w:tcPr>
            <w:tcW w:w="2346" w:type="dxa"/>
          </w:tcPr>
          <w:p w14:paraId="3C80F8AE" w14:textId="77777777" w:rsidR="003416EE" w:rsidRDefault="006041B4">
            <w:pPr>
              <w:spacing w:before="60" w:after="60" w:line="240" w:lineRule="auto"/>
              <w:ind w:firstLine="0"/>
              <w:jc w:val="left"/>
            </w:pPr>
            <w:r>
              <w:rPr>
                <w:sz w:val="22"/>
              </w:rPr>
              <w:t>ЭИТ → тканевая поправка ТТРКГ</w:t>
            </w:r>
          </w:p>
        </w:tc>
        <w:tc>
          <w:tcPr>
            <w:tcW w:w="3504" w:type="dxa"/>
          </w:tcPr>
          <w:p w14:paraId="3AD100B4" w14:textId="77777777" w:rsidR="003416EE" w:rsidRDefault="006041B4">
            <w:pPr>
              <w:spacing w:before="60" w:after="60" w:line="240" w:lineRule="auto"/>
              <w:ind w:firstLine="0"/>
              <w:jc w:val="left"/>
            </w:pPr>
            <w:r>
              <w:rPr>
                <w:sz w:val="22"/>
              </w:rPr>
              <w:t>Отдельные и совместные пробы геометрии и свойств; восстановление ткани при нулевых заданных тканевых изменениях</w:t>
            </w:r>
          </w:p>
        </w:tc>
        <w:tc>
          <w:tcPr>
            <w:tcW w:w="3504" w:type="dxa"/>
          </w:tcPr>
          <w:p w14:paraId="7F14DCE4" w14:textId="77777777" w:rsidR="003416EE" w:rsidRDefault="006041B4">
            <w:pPr>
              <w:spacing w:before="60" w:after="60" w:line="240" w:lineRule="auto"/>
              <w:ind w:firstLine="0"/>
              <w:jc w:val="left"/>
            </w:pPr>
            <w:r>
              <w:rPr>
                <w:sz w:val="22"/>
              </w:rPr>
              <w:t>Ложный вклад поправки и вызванная им ошибка объёма ограничены заранее заданным бюджетом. Изменение знака остаточной чувствительности, неучтённый выход за область и неположительные свойства требуют отказа от точечной интерпретации</w:t>
            </w:r>
          </w:p>
        </w:tc>
      </w:tr>
      <w:tr w:rsidR="003416EE" w14:paraId="5AB0DDC2" w14:textId="77777777">
        <w:trPr>
          <w:cantSplit/>
        </w:trPr>
        <w:tc>
          <w:tcPr>
            <w:tcW w:w="2346" w:type="dxa"/>
          </w:tcPr>
          <w:p w14:paraId="4EA1512B" w14:textId="77777777" w:rsidR="003416EE" w:rsidRDefault="006041B4">
            <w:pPr>
              <w:spacing w:before="60" w:after="60" w:line="240" w:lineRule="auto"/>
              <w:ind w:firstLine="0"/>
              <w:jc w:val="left"/>
            </w:pPr>
            <w:r>
              <w:rPr>
                <w:sz w:val="22"/>
              </w:rPr>
              <w:lastRenderedPageBreak/>
              <w:t>Условная тканевая база → проверка на исключённых измерениях</w:t>
            </w:r>
          </w:p>
        </w:tc>
        <w:tc>
          <w:tcPr>
            <w:tcW w:w="3504" w:type="dxa"/>
          </w:tcPr>
          <w:p w14:paraId="1DB3BDC8" w14:textId="77777777" w:rsidR="003416EE" w:rsidRDefault="006041B4">
            <w:pPr>
              <w:spacing w:before="60" w:after="60" w:line="240" w:lineRule="auto"/>
              <w:ind w:firstLine="0"/>
              <w:jc w:val="left"/>
            </w:pPr>
            <w:r>
              <w:rPr>
                <w:sz w:val="22"/>
              </w:rPr>
              <w:t>Повторный подбор базы внутри каждого разбиения; совместное исключение взаимных пар; одинаковая метрика</w:t>
            </w:r>
          </w:p>
        </w:tc>
        <w:tc>
          <w:tcPr>
            <w:tcW w:w="3504" w:type="dxa"/>
          </w:tcPr>
          <w:p w14:paraId="13846F5C" w14:textId="77777777" w:rsidR="003416EE" w:rsidRDefault="006041B4">
            <w:pPr>
              <w:spacing w:before="60" w:after="60" w:line="240" w:lineRule="auto"/>
              <w:ind w:firstLine="0"/>
              <w:jc w:val="left"/>
            </w:pPr>
            <w:r>
              <w:rPr>
                <w:sz w:val="22"/>
              </w:rPr>
              <w:t>Проверочные ответы не участвуют в базе, выборе весов и параметров. Предъявлены остатки, отказы и устойчивость поправки в Ом, а не только улучшение оптимизируемого процента</w:t>
            </w:r>
          </w:p>
        </w:tc>
      </w:tr>
      <w:tr w:rsidR="003416EE" w14:paraId="184F36BD" w14:textId="77777777">
        <w:trPr>
          <w:cantSplit/>
        </w:trPr>
        <w:tc>
          <w:tcPr>
            <w:tcW w:w="2346" w:type="dxa"/>
          </w:tcPr>
          <w:p w14:paraId="4E38444D" w14:textId="77777777" w:rsidR="003416EE" w:rsidRDefault="006041B4">
            <w:pPr>
              <w:spacing w:before="60" w:after="60" w:line="240" w:lineRule="auto"/>
              <w:ind w:firstLine="0"/>
              <w:jc w:val="left"/>
            </w:pPr>
            <w:r>
              <w:rPr>
                <w:sz w:val="22"/>
              </w:rPr>
              <w:t>Одна КТ → динамика сердца</w:t>
            </w:r>
          </w:p>
        </w:tc>
        <w:tc>
          <w:tcPr>
            <w:tcW w:w="3504" w:type="dxa"/>
          </w:tcPr>
          <w:p w14:paraId="5FA11C3B" w14:textId="77777777" w:rsidR="003416EE" w:rsidRDefault="006041B4">
            <w:pPr>
              <w:spacing w:before="60" w:after="60" w:line="240" w:lineRule="auto"/>
              <w:ind w:firstLine="0"/>
              <w:jc w:val="left"/>
            </w:pPr>
            <w:r>
              <w:rPr>
                <w:sz w:val="22"/>
              </w:rPr>
              <w:t>Фиксированный алгоритм с одной разрешённой опорой; проверка с фиксированным положением и с движением</w:t>
            </w:r>
          </w:p>
        </w:tc>
        <w:tc>
          <w:tcPr>
            <w:tcW w:w="3504" w:type="dxa"/>
          </w:tcPr>
          <w:p w14:paraId="42C4F09B" w14:textId="77777777" w:rsidR="003416EE" w:rsidRDefault="006041B4">
            <w:pPr>
              <w:spacing w:before="60" w:after="60" w:line="240" w:lineRule="auto"/>
              <w:ind w:firstLine="0"/>
              <w:jc w:val="left"/>
            </w:pPr>
            <w:r>
              <w:rPr>
                <w:sz w:val="22"/>
              </w:rPr>
              <w:t>Целевые фазовые объёмы, центры, повороты и полуоси скрыты от операционного расчёта. Оценены ошибки всей кривой и худшей допустимой опоры; выбор опоры по проверочной ошибке исключён</w:t>
            </w:r>
          </w:p>
        </w:tc>
      </w:tr>
      <w:tr w:rsidR="003416EE" w14:paraId="62BFA4BF" w14:textId="77777777">
        <w:trPr>
          <w:cantSplit/>
        </w:trPr>
        <w:tc>
          <w:tcPr>
            <w:tcW w:w="2346" w:type="dxa"/>
          </w:tcPr>
          <w:p w14:paraId="31F3AEA1" w14:textId="77777777" w:rsidR="003416EE" w:rsidRDefault="006041B4">
            <w:pPr>
              <w:spacing w:before="60" w:after="60" w:line="240" w:lineRule="auto"/>
              <w:ind w:firstLine="0"/>
              <w:jc w:val="left"/>
            </w:pPr>
            <w:r>
              <w:rPr>
                <w:sz w:val="22"/>
              </w:rPr>
              <w:t>ТТРКГ и ЭКГ → камерные объёмы</w:t>
            </w:r>
          </w:p>
        </w:tc>
        <w:tc>
          <w:tcPr>
            <w:tcW w:w="3504" w:type="dxa"/>
          </w:tcPr>
          <w:p w14:paraId="6C7F1247" w14:textId="77777777" w:rsidR="003416EE" w:rsidRDefault="006041B4">
            <w:pPr>
              <w:spacing w:before="60" w:after="60" w:line="240" w:lineRule="auto"/>
              <w:ind w:firstLine="0"/>
              <w:jc w:val="left"/>
            </w:pPr>
            <w:r>
              <w:rPr>
                <w:sz w:val="22"/>
              </w:rPr>
              <w:t>Сопоставление с постоянной опорой и фазовым контролем; исключённые блоки, затем человек или новая сессия</w:t>
            </w:r>
          </w:p>
        </w:tc>
        <w:tc>
          <w:tcPr>
            <w:tcW w:w="3504" w:type="dxa"/>
          </w:tcPr>
          <w:p w14:paraId="61ED2C0C" w14:textId="77777777" w:rsidR="003416EE" w:rsidRDefault="006041B4">
            <w:pPr>
              <w:spacing w:before="60" w:after="60" w:line="240" w:lineRule="auto"/>
              <w:ind w:firstLine="0"/>
              <w:jc w:val="left"/>
            </w:pPr>
            <w:r>
              <w:rPr>
                <w:sz w:val="22"/>
              </w:rPr>
              <w:t xml:space="preserve">Улучшение не ограничивается подгонкой. Проверяются смещение, RMSE, экстремумы и их временной порядок; все </w:t>
            </w:r>
            <w:proofErr w:type="spellStart"/>
            <w:r>
              <w:rPr>
                <w:sz w:val="22"/>
              </w:rPr>
              <w:t>невыданные</w:t>
            </w:r>
            <w:proofErr w:type="spellEnd"/>
            <w:r>
              <w:rPr>
                <w:sz w:val="22"/>
              </w:rPr>
              <w:t xml:space="preserve"> оценки сохраняются в знаменателе отчёта об отказах</w:t>
            </w:r>
          </w:p>
        </w:tc>
      </w:tr>
      <w:tr w:rsidR="003416EE" w14:paraId="6249B9C0" w14:textId="77777777">
        <w:trPr>
          <w:cantSplit/>
        </w:trPr>
        <w:tc>
          <w:tcPr>
            <w:tcW w:w="2346" w:type="dxa"/>
          </w:tcPr>
          <w:p w14:paraId="6D200BCD" w14:textId="77777777" w:rsidR="003416EE" w:rsidRDefault="006041B4">
            <w:pPr>
              <w:spacing w:before="60" w:after="60" w:line="240" w:lineRule="auto"/>
              <w:ind w:firstLine="0"/>
              <w:jc w:val="left"/>
            </w:pPr>
            <w:r>
              <w:rPr>
                <w:sz w:val="22"/>
              </w:rPr>
              <w:t>Камерные объёмы → УО и ФВ</w:t>
            </w:r>
          </w:p>
        </w:tc>
        <w:tc>
          <w:tcPr>
            <w:tcW w:w="3504" w:type="dxa"/>
          </w:tcPr>
          <w:p w14:paraId="01719E34" w14:textId="77777777" w:rsidR="003416EE" w:rsidRDefault="006041B4">
            <w:pPr>
              <w:spacing w:before="60" w:after="60" w:line="240" w:lineRule="auto"/>
              <w:ind w:firstLine="0"/>
              <w:jc w:val="left"/>
            </w:pPr>
            <w:r>
              <w:rPr>
                <w:sz w:val="22"/>
              </w:rPr>
              <w:t>КДО и КСО одного обоснованного сокращения; совместная неопределённость обоих объёмов</w:t>
            </w:r>
          </w:p>
        </w:tc>
        <w:tc>
          <w:tcPr>
            <w:tcW w:w="3504" w:type="dxa"/>
          </w:tcPr>
          <w:p w14:paraId="7ECEE590" w14:textId="77777777" w:rsidR="003416EE" w:rsidRDefault="006041B4">
            <w:pPr>
              <w:spacing w:before="60" w:after="60" w:line="240" w:lineRule="auto"/>
              <w:ind w:firstLine="0"/>
              <w:jc w:val="left"/>
            </w:pPr>
            <w:r>
              <w:rPr>
                <w:sz w:val="22"/>
              </w:rPr>
              <w:t xml:space="preserve">Установлены ошибки УО в мл и процентной ФВ в </w:t>
            </w:r>
            <w:proofErr w:type="spellStart"/>
            <w:r>
              <w:rPr>
                <w:sz w:val="22"/>
              </w:rPr>
              <w:t>п.п</w:t>
            </w:r>
            <w:proofErr w:type="spellEnd"/>
            <w:r>
              <w:rPr>
                <w:sz w:val="22"/>
              </w:rPr>
              <w:t>. относительно референса. Неполное окно остаётся проверкой размаха, а не функций</w:t>
            </w:r>
          </w:p>
        </w:tc>
      </w:tr>
      <w:tr w:rsidR="003416EE" w14:paraId="4ACAD5C2" w14:textId="77777777">
        <w:trPr>
          <w:cantSplit/>
        </w:trPr>
        <w:tc>
          <w:tcPr>
            <w:tcW w:w="2346" w:type="dxa"/>
          </w:tcPr>
          <w:p w14:paraId="4167EA78" w14:textId="77777777" w:rsidR="003416EE" w:rsidRDefault="006041B4">
            <w:pPr>
              <w:spacing w:before="60" w:after="60" w:line="240" w:lineRule="auto"/>
              <w:ind w:firstLine="0"/>
              <w:jc w:val="left"/>
            </w:pPr>
            <w:r>
              <w:rPr>
                <w:sz w:val="22"/>
              </w:rPr>
              <w:t>Раздельные записи → практическая синхронная цепочка</w:t>
            </w:r>
          </w:p>
        </w:tc>
        <w:tc>
          <w:tcPr>
            <w:tcW w:w="3504" w:type="dxa"/>
          </w:tcPr>
          <w:p w14:paraId="4A9AD0C4" w14:textId="77777777" w:rsidR="003416EE" w:rsidRDefault="006041B4">
            <w:pPr>
              <w:spacing w:before="60" w:after="60" w:line="240" w:lineRule="auto"/>
              <w:ind w:firstLine="0"/>
              <w:jc w:val="left"/>
            </w:pPr>
            <w:r>
              <w:rPr>
                <w:sz w:val="22"/>
              </w:rPr>
              <w:t>Планируемая совместная регистрация с общими временем и ЭКГ, проверкой задержек, частот и монтажа</w:t>
            </w:r>
          </w:p>
        </w:tc>
        <w:tc>
          <w:tcPr>
            <w:tcW w:w="3504" w:type="dxa"/>
          </w:tcPr>
          <w:p w14:paraId="3047BA82" w14:textId="77777777" w:rsidR="003416EE" w:rsidRDefault="006041B4">
            <w:pPr>
              <w:spacing w:before="60" w:after="60" w:line="240" w:lineRule="auto"/>
              <w:ind w:firstLine="0"/>
              <w:jc w:val="left"/>
            </w:pPr>
            <w:r>
              <w:rPr>
                <w:sz w:val="22"/>
              </w:rPr>
              <w:t>Синхронность подтверждена для конкретных записей; оператор переноса соответствует их электродам и частоте. Фазовая нормировка разных сессий это условие не заменяет</w:t>
            </w:r>
          </w:p>
        </w:tc>
      </w:tr>
    </w:tbl>
    <w:p w14:paraId="627746B8" w14:textId="77777777" w:rsidR="003416EE" w:rsidRDefault="006041B4">
      <w:pPr>
        <w:pStyle w:val="af"/>
      </w:pPr>
      <w:r>
        <w:t>Численные пределы приемлемой ошибки УО и ФВ в имеющемся протоколе не установлены. До следующей подтверждающей оценки требуется заранее задать допуски в мл и процентных пунктах, допустимую долю отказов и правило распределения бюджета между численной, тканевой, геометрической и камерной частями. Выбор этих чисел по уже полученным ошибкам превратил бы критерий приёмки в результат подгонки. Произвольные клинические пороги в настоящую главу не вводятся.</w:t>
      </w:r>
    </w:p>
    <w:p w14:paraId="14E0F97B" w14:textId="77777777" w:rsidR="003416EE" w:rsidRDefault="006041B4">
      <w:pPr>
        <w:pStyle w:val="af"/>
      </w:pPr>
      <w:r>
        <w:t xml:space="preserve">Разделение настройки и проверки должно охватывать все зависимые решения: фильтры, интервалы дыхания, задержку, полярность, семейство формы, регуляризацию, свойства тканей, закон движения и выбор КТ-опоры. При внешнем исключении человека все эти решения фиксируются по </w:t>
      </w:r>
      <w:r>
        <w:lastRenderedPageBreak/>
        <w:t xml:space="preserve">разрешённому набору до открытия его </w:t>
      </w:r>
      <w:proofErr w:type="spellStart"/>
      <w:r>
        <w:t>референсных</w:t>
      </w:r>
      <w:proofErr w:type="spellEnd"/>
      <w:r>
        <w:t xml:space="preserve"> ответов. Повторные фазы и циклы одного человека не считаются независимыми людьми. Если фазовая геометрия используется как известный вход диагностического опыта, это условие сохраняется в названии результата и при последующей передаче числа в сводку.</w:t>
      </w:r>
    </w:p>
    <w:p w14:paraId="15CFA819" w14:textId="77777777" w:rsidR="003416EE" w:rsidRDefault="006041B4">
      <w:pPr>
        <w:pStyle w:val="21"/>
      </w:pPr>
      <w:bookmarkStart w:id="4293" w:name="_Toc244123150"/>
      <w:bookmarkStart w:id="4294" w:name="состояние-переходов-целевой-методики"/>
      <w:bookmarkEnd w:id="4290"/>
      <w:r>
        <w:t>11.8 Состояние переходов целевой методики</w:t>
      </w:r>
      <w:bookmarkEnd w:id="4293"/>
    </w:p>
    <w:p w14:paraId="5A707456" w14:textId="77777777" w:rsidR="003416EE" w:rsidRPr="00674711" w:rsidRDefault="006041B4">
      <w:pPr>
        <w:pStyle w:val="FirstParagraph"/>
        <w:rPr>
          <w:lang w:val="ru-RU"/>
          <w:rPrChange w:id="4295" w:author="Nik K" w:date="2026-10-29T00:18:00Z">
            <w:rPr/>
          </w:rPrChange>
        </w:rPr>
      </w:pPr>
      <w:r w:rsidRPr="00674711">
        <w:rPr>
          <w:lang w:val="ru-RU"/>
          <w:rPrChange w:id="4296" w:author="Nik K" w:date="2026-10-29T00:18:00Z">
            <w:rPr/>
          </w:rPrChange>
        </w:rPr>
        <w:t>Таблица 11.5 разделяет доступность входа, подтверждённое содержание частной проверки и ещё не выполненное условие передачи результата дальше. «Подтверждено» в ней всегда относится к указанному уровню: наблюдению, численному контролю или условному модельному опыту. Наличие входного файла и завершённого расчёта не означает принятия выходного параметра для следующего этапа.</w:t>
      </w:r>
    </w:p>
    <w:p w14:paraId="272BFC5B" w14:textId="77777777" w:rsidR="003416EE" w:rsidRDefault="006041B4">
      <w:pPr>
        <w:pStyle w:val="af5"/>
        <w:keepNext/>
      </w:pPr>
      <w:r>
        <w:t>Таблица 11.5 — Матрица входов, подтверждённых частных результатов и незавершённых переходов</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519"/>
        <w:gridCol w:w="3488"/>
        <w:gridCol w:w="3488"/>
      </w:tblGrid>
      <w:tr w:rsidR="003416EE" w14:paraId="5488BE28" w14:textId="77777777">
        <w:trPr>
          <w:cantSplit/>
          <w:tblHeader/>
        </w:trPr>
        <w:tc>
          <w:tcPr>
            <w:tcW w:w="2482" w:type="dxa"/>
            <w:shd w:val="clear" w:color="auto" w:fill="EDEDED"/>
          </w:tcPr>
          <w:p w14:paraId="5D7D053A" w14:textId="77777777" w:rsidR="003416EE" w:rsidRDefault="006041B4">
            <w:pPr>
              <w:keepNext/>
              <w:spacing w:before="60" w:after="60" w:line="240" w:lineRule="auto"/>
              <w:ind w:firstLine="0"/>
              <w:jc w:val="left"/>
            </w:pPr>
            <w:r>
              <w:rPr>
                <w:b/>
                <w:sz w:val="22"/>
              </w:rPr>
              <w:t>Переход и доступный вход</w:t>
            </w:r>
          </w:p>
        </w:tc>
        <w:tc>
          <w:tcPr>
            <w:tcW w:w="3436" w:type="dxa"/>
            <w:shd w:val="clear" w:color="auto" w:fill="EDEDED"/>
          </w:tcPr>
          <w:p w14:paraId="203E5791" w14:textId="77777777" w:rsidR="003416EE" w:rsidRDefault="006041B4">
            <w:pPr>
              <w:keepNext/>
              <w:spacing w:before="60" w:after="60" w:line="240" w:lineRule="auto"/>
              <w:ind w:firstLine="0"/>
              <w:jc w:val="left"/>
            </w:pPr>
            <w:r>
              <w:rPr>
                <w:b/>
                <w:sz w:val="22"/>
              </w:rPr>
              <w:t>Что подтверждено и в каких пределах</w:t>
            </w:r>
          </w:p>
        </w:tc>
        <w:tc>
          <w:tcPr>
            <w:tcW w:w="3436" w:type="dxa"/>
            <w:shd w:val="clear" w:color="auto" w:fill="EDEDED"/>
          </w:tcPr>
          <w:p w14:paraId="12B212D2" w14:textId="77777777" w:rsidR="003416EE" w:rsidRDefault="006041B4">
            <w:pPr>
              <w:keepNext/>
              <w:spacing w:before="60" w:after="60" w:line="240" w:lineRule="auto"/>
              <w:ind w:firstLine="0"/>
              <w:jc w:val="left"/>
            </w:pPr>
            <w:r>
              <w:rPr>
                <w:b/>
                <w:sz w:val="22"/>
              </w:rPr>
              <w:t>Что ещё требует проверки</w:t>
            </w:r>
          </w:p>
        </w:tc>
      </w:tr>
      <w:tr w:rsidR="003416EE" w14:paraId="05F0C90B" w14:textId="77777777">
        <w:trPr>
          <w:cantSplit/>
        </w:trPr>
        <w:tc>
          <w:tcPr>
            <w:tcW w:w="2482" w:type="dxa"/>
          </w:tcPr>
          <w:p w14:paraId="1CF3E365" w14:textId="77777777" w:rsidR="003416EE" w:rsidRDefault="006041B4">
            <w:pPr>
              <w:spacing w:before="60" w:after="60" w:line="240" w:lineRule="auto"/>
              <w:ind w:firstLine="0"/>
              <w:jc w:val="left"/>
            </w:pPr>
            <w:r>
              <w:rPr>
                <w:sz w:val="22"/>
              </w:rPr>
              <w:t>Одна статическая КТ → электрическая анатомия</w:t>
            </w:r>
          </w:p>
        </w:tc>
        <w:tc>
          <w:tcPr>
            <w:tcW w:w="3436" w:type="dxa"/>
          </w:tcPr>
          <w:p w14:paraId="53674B85" w14:textId="77777777" w:rsidR="003416EE" w:rsidRDefault="006041B4">
            <w:pPr>
              <w:spacing w:before="60" w:after="60" w:line="240" w:lineRule="auto"/>
              <w:ind w:firstLine="0"/>
              <w:jc w:val="left"/>
            </w:pPr>
            <w:r>
              <w:rPr>
                <w:sz w:val="22"/>
              </w:rPr>
              <w:t>Построена индивидуальная дискретная геометрия; выполнены частные численные проверки при заданных материалах и контактах</w:t>
            </w:r>
          </w:p>
        </w:tc>
        <w:tc>
          <w:tcPr>
            <w:tcW w:w="3436" w:type="dxa"/>
          </w:tcPr>
          <w:p w14:paraId="3CC8FF23" w14:textId="77777777" w:rsidR="003416EE" w:rsidRDefault="006041B4">
            <w:pPr>
              <w:spacing w:before="60" w:after="60" w:line="240" w:lineRule="auto"/>
              <w:ind w:firstLine="0"/>
              <w:jc w:val="left"/>
            </w:pPr>
            <w:r>
              <w:rPr>
                <w:sz w:val="22"/>
              </w:rPr>
              <w:t xml:space="preserve">Полнота сердечной маски, </w:t>
            </w:r>
            <w:proofErr w:type="spellStart"/>
            <w:r>
              <w:rPr>
                <w:sz w:val="22"/>
              </w:rPr>
              <w:t>межсерийное</w:t>
            </w:r>
            <w:proofErr w:type="spellEnd"/>
            <w:r>
              <w:rPr>
                <w:sz w:val="22"/>
              </w:rPr>
              <w:t xml:space="preserve"> совмещение с динамическими масками, фактические контакты и пространственная сходимость</w:t>
            </w:r>
          </w:p>
        </w:tc>
      </w:tr>
      <w:tr w:rsidR="003416EE" w14:paraId="072B0997" w14:textId="77777777">
        <w:trPr>
          <w:cantSplit/>
        </w:trPr>
        <w:tc>
          <w:tcPr>
            <w:tcW w:w="2482" w:type="dxa"/>
          </w:tcPr>
          <w:p w14:paraId="015D70FC" w14:textId="77777777" w:rsidR="003416EE" w:rsidRDefault="006041B4">
            <w:pPr>
              <w:spacing w:before="60" w:after="60" w:line="240" w:lineRule="auto"/>
              <w:ind w:firstLine="0"/>
              <w:jc w:val="left"/>
            </w:pPr>
            <w:r>
              <w:rPr>
                <w:sz w:val="22"/>
              </w:rPr>
              <w:t xml:space="preserve">Реальная поясная ЭИТ + КТ → базовые ρ и пульсовые </w:t>
            </w:r>
            <w:proofErr w:type="spellStart"/>
            <w:r>
              <w:rPr>
                <w:sz w:val="22"/>
              </w:rPr>
              <w:t>Δρ</w:t>
            </w:r>
            <w:proofErr w:type="spellEnd"/>
          </w:p>
        </w:tc>
        <w:tc>
          <w:tcPr>
            <w:tcW w:w="3436" w:type="dxa"/>
          </w:tcPr>
          <w:p w14:paraId="78C419AF" w14:textId="77777777" w:rsidR="003416EE" w:rsidRDefault="006041B4">
            <w:pPr>
              <w:spacing w:before="60" w:after="60" w:line="240" w:lineRule="auto"/>
              <w:ind w:firstLine="0"/>
              <w:jc w:val="left"/>
            </w:pPr>
            <w:r>
              <w:rPr>
                <w:sz w:val="22"/>
              </w:rPr>
              <w:t>Получены условные оценки и вычислены их электрические остатки; зафиксированы неустойчивость и вырождение части решений</w:t>
            </w:r>
          </w:p>
        </w:tc>
        <w:tc>
          <w:tcPr>
            <w:tcW w:w="3436" w:type="dxa"/>
          </w:tcPr>
          <w:p w14:paraId="161A39E0" w14:textId="77777777" w:rsidR="003416EE" w:rsidRDefault="006041B4">
            <w:pPr>
              <w:spacing w:before="60" w:after="60" w:line="240" w:lineRule="auto"/>
              <w:ind w:firstLine="0"/>
              <w:jc w:val="left"/>
            </w:pPr>
            <w:r>
              <w:rPr>
                <w:sz w:val="22"/>
              </w:rPr>
              <w:t>Физиологическая точность параметров, соответствие пояса, устойчивость на исключённых данных и отделение геометрического вклада</w:t>
            </w:r>
          </w:p>
        </w:tc>
      </w:tr>
      <w:tr w:rsidR="003416EE" w14:paraId="4D21AB2A" w14:textId="77777777">
        <w:trPr>
          <w:cantSplit/>
        </w:trPr>
        <w:tc>
          <w:tcPr>
            <w:tcW w:w="2482" w:type="dxa"/>
          </w:tcPr>
          <w:p w14:paraId="191B96B6" w14:textId="77777777" w:rsidR="003416EE" w:rsidRDefault="006041B4">
            <w:pPr>
              <w:spacing w:before="60" w:after="60" w:line="240" w:lineRule="auto"/>
              <w:ind w:firstLine="0"/>
              <w:jc w:val="left"/>
            </w:pPr>
            <w:proofErr w:type="spellStart"/>
            <w:r>
              <w:rPr>
                <w:sz w:val="22"/>
              </w:rPr>
              <w:t>Кандидатные</w:t>
            </w:r>
            <w:proofErr w:type="spellEnd"/>
            <w:r>
              <w:rPr>
                <w:sz w:val="22"/>
              </w:rPr>
              <w:t xml:space="preserve"> </w:t>
            </w:r>
            <w:proofErr w:type="spellStart"/>
            <w:r>
              <w:rPr>
                <w:sz w:val="22"/>
              </w:rPr>
              <w:t>Δρ</w:t>
            </w:r>
            <w:proofErr w:type="spellEnd"/>
            <w:r>
              <w:rPr>
                <w:sz w:val="22"/>
              </w:rPr>
              <w:t xml:space="preserve"> → тканевая поправка ТТРКГ</w:t>
            </w:r>
          </w:p>
        </w:tc>
        <w:tc>
          <w:tcPr>
            <w:tcW w:w="3436" w:type="dxa"/>
          </w:tcPr>
          <w:p w14:paraId="52718814" w14:textId="77777777" w:rsidR="003416EE" w:rsidRDefault="006041B4">
            <w:pPr>
              <w:spacing w:before="60" w:after="60" w:line="240" w:lineRule="auto"/>
              <w:ind w:firstLine="0"/>
              <w:jc w:val="left"/>
            </w:pPr>
            <w:r>
              <w:rPr>
                <w:sz w:val="22"/>
              </w:rPr>
              <w:t>Рассчитан оператор переноса; модельные пробы показали ложную поправку при неизменных истинных свойствах и дали изолированные ограничения её ошибки</w:t>
            </w:r>
          </w:p>
        </w:tc>
        <w:tc>
          <w:tcPr>
            <w:tcW w:w="3436" w:type="dxa"/>
          </w:tcPr>
          <w:p w14:paraId="687E3770" w14:textId="77777777" w:rsidR="003416EE" w:rsidRDefault="006041B4">
            <w:pPr>
              <w:spacing w:before="60" w:after="60" w:line="240" w:lineRule="auto"/>
              <w:ind w:firstLine="0"/>
              <w:jc w:val="left"/>
            </w:pPr>
            <w:r>
              <w:rPr>
                <w:sz w:val="22"/>
              </w:rPr>
              <w:t>Соответствие монтажа и частоты реальной записи, достижимость точности поправки, синхронность и задержки; общий бюджет ошибки</w:t>
            </w:r>
          </w:p>
        </w:tc>
      </w:tr>
      <w:tr w:rsidR="003416EE" w14:paraId="71E05811" w14:textId="77777777">
        <w:trPr>
          <w:cantSplit/>
        </w:trPr>
        <w:tc>
          <w:tcPr>
            <w:tcW w:w="2482" w:type="dxa"/>
          </w:tcPr>
          <w:p w14:paraId="1FB03E2E" w14:textId="77777777" w:rsidR="003416EE" w:rsidRDefault="006041B4">
            <w:pPr>
              <w:spacing w:before="60" w:after="60" w:line="240" w:lineRule="auto"/>
              <w:ind w:firstLine="0"/>
              <w:jc w:val="left"/>
            </w:pPr>
            <w:r>
              <w:rPr>
                <w:sz w:val="22"/>
              </w:rPr>
              <w:t>ТТРКГ с поправкой + одна КТ + ЭКГ → V и движение</w:t>
            </w:r>
          </w:p>
        </w:tc>
        <w:tc>
          <w:tcPr>
            <w:tcW w:w="3436" w:type="dxa"/>
          </w:tcPr>
          <w:p w14:paraId="474E2EF8" w14:textId="77777777" w:rsidR="003416EE" w:rsidRDefault="006041B4">
            <w:pPr>
              <w:spacing w:before="60" w:after="60" w:line="240" w:lineRule="auto"/>
              <w:ind w:firstLine="0"/>
              <w:jc w:val="left"/>
            </w:pPr>
            <w:r>
              <w:rPr>
                <w:sz w:val="22"/>
              </w:rPr>
              <w:t xml:space="preserve">Исследованы три альтернативных монтажа; при свободных </w:t>
            </w:r>
            <w:proofErr w:type="spellStart"/>
            <w:r>
              <w:rPr>
                <w:sz w:val="22"/>
              </w:rPr>
              <w:t>XYZρH</w:t>
            </w:r>
            <w:proofErr w:type="spellEnd"/>
            <w:r>
              <w:rPr>
                <w:sz w:val="22"/>
              </w:rPr>
              <w:t xml:space="preserve"> объём не определяется; найден конечный пример компенсации V–</w:t>
            </w:r>
            <w:proofErr w:type="spellStart"/>
            <w:r>
              <w:rPr>
                <w:sz w:val="22"/>
              </w:rPr>
              <w:t>ρH</w:t>
            </w:r>
            <w:proofErr w:type="spellEnd"/>
          </w:p>
        </w:tc>
        <w:tc>
          <w:tcPr>
            <w:tcW w:w="3436" w:type="dxa"/>
          </w:tcPr>
          <w:p w14:paraId="1D6CCC25" w14:textId="77777777" w:rsidR="003416EE" w:rsidRDefault="006041B4">
            <w:pPr>
              <w:spacing w:before="60" w:after="60" w:line="240" w:lineRule="auto"/>
              <w:ind w:firstLine="0"/>
              <w:jc w:val="left"/>
            </w:pPr>
            <w:r>
              <w:rPr>
                <w:sz w:val="22"/>
              </w:rPr>
              <w:t>Принятые ограничения движения и сердечного ρ, устойчивость коэффициентов и восстановление геометрии без передачи целевых фаз 4D-КТ</w:t>
            </w:r>
          </w:p>
        </w:tc>
      </w:tr>
      <w:tr w:rsidR="003416EE" w14:paraId="3C131DAF" w14:textId="77777777">
        <w:trPr>
          <w:cantSplit/>
        </w:trPr>
        <w:tc>
          <w:tcPr>
            <w:tcW w:w="2482" w:type="dxa"/>
          </w:tcPr>
          <w:p w14:paraId="469F7FF5" w14:textId="77777777" w:rsidR="003416EE" w:rsidRDefault="006041B4">
            <w:pPr>
              <w:spacing w:before="60" w:after="60" w:line="240" w:lineRule="auto"/>
              <w:ind w:firstLine="0"/>
              <w:jc w:val="left"/>
            </w:pPr>
            <w:r>
              <w:rPr>
                <w:sz w:val="22"/>
              </w:rPr>
              <w:lastRenderedPageBreak/>
              <w:t>Геометрия целого сердца → камерные кривые</w:t>
            </w:r>
          </w:p>
        </w:tc>
        <w:tc>
          <w:tcPr>
            <w:tcW w:w="3436" w:type="dxa"/>
          </w:tcPr>
          <w:p w14:paraId="6FFCB68A" w14:textId="77777777" w:rsidR="003416EE" w:rsidRDefault="006041B4">
            <w:pPr>
              <w:spacing w:before="60" w:after="60" w:line="240" w:lineRule="auto"/>
              <w:ind w:firstLine="0"/>
              <w:jc w:val="left"/>
            </w:pPr>
            <w:r>
              <w:rPr>
                <w:sz w:val="22"/>
              </w:rPr>
              <w:t>Есть ограниченная проверка камерного преобразования на отложенных данных при геометрических признаках, известных из КТ; электрические формулы сопоставлены с простыми контролями</w:t>
            </w:r>
          </w:p>
        </w:tc>
        <w:tc>
          <w:tcPr>
            <w:tcW w:w="3436" w:type="dxa"/>
          </w:tcPr>
          <w:p w14:paraId="4CF3B27C" w14:textId="77777777" w:rsidR="003416EE" w:rsidRDefault="006041B4">
            <w:pPr>
              <w:spacing w:before="60" w:after="60" w:line="240" w:lineRule="auto"/>
              <w:ind w:firstLine="0"/>
              <w:jc w:val="left"/>
            </w:pPr>
            <w:r>
              <w:rPr>
                <w:sz w:val="22"/>
              </w:rPr>
              <w:t>То же преобразование на электрически восстановленных признаках с их ошибками; согласованность камер и целого сердца; правильный временной порядок экстремумов</w:t>
            </w:r>
          </w:p>
        </w:tc>
      </w:tr>
      <w:tr w:rsidR="003416EE" w14:paraId="5904CCA3" w14:textId="77777777">
        <w:trPr>
          <w:cantSplit/>
        </w:trPr>
        <w:tc>
          <w:tcPr>
            <w:tcW w:w="2482" w:type="dxa"/>
          </w:tcPr>
          <w:p w14:paraId="446685DC" w14:textId="77777777" w:rsidR="003416EE" w:rsidRDefault="006041B4">
            <w:pPr>
              <w:spacing w:before="60" w:after="60" w:line="240" w:lineRule="auto"/>
              <w:ind w:firstLine="0"/>
              <w:jc w:val="left"/>
            </w:pPr>
            <w:r>
              <w:rPr>
                <w:sz w:val="22"/>
              </w:rPr>
              <w:t>Камерная кривая → УО и ФВ</w:t>
            </w:r>
          </w:p>
        </w:tc>
        <w:tc>
          <w:tcPr>
            <w:tcW w:w="3436" w:type="dxa"/>
          </w:tcPr>
          <w:p w14:paraId="2C2A271C" w14:textId="77777777" w:rsidR="003416EE" w:rsidRDefault="006041B4">
            <w:pPr>
              <w:spacing w:before="60" w:after="60" w:line="240" w:lineRule="auto"/>
              <w:ind w:firstLine="0"/>
              <w:jc w:val="left"/>
            </w:pPr>
            <w:r>
              <w:rPr>
                <w:sz w:val="22"/>
              </w:rPr>
              <w:t>Определены формулы; показан контрпример близкого размаха при неверной фазовой кривой</w:t>
            </w:r>
          </w:p>
        </w:tc>
        <w:tc>
          <w:tcPr>
            <w:tcW w:w="3436" w:type="dxa"/>
          </w:tcPr>
          <w:p w14:paraId="682B1D02" w14:textId="77777777" w:rsidR="003416EE" w:rsidRDefault="006041B4">
            <w:pPr>
              <w:spacing w:before="60" w:after="60" w:line="240" w:lineRule="auto"/>
              <w:ind w:firstLine="0"/>
              <w:jc w:val="left"/>
            </w:pPr>
            <w:r>
              <w:rPr>
                <w:sz w:val="22"/>
              </w:rPr>
              <w:t>Обоснованные КДО и КСО одного сокращения, их совместная неопределённость и ошибки УО/ФВ относительно принятого референса</w:t>
            </w:r>
          </w:p>
        </w:tc>
      </w:tr>
      <w:tr w:rsidR="003416EE" w14:paraId="0E316640" w14:textId="77777777">
        <w:trPr>
          <w:cantSplit/>
        </w:trPr>
        <w:tc>
          <w:tcPr>
            <w:tcW w:w="2482" w:type="dxa"/>
          </w:tcPr>
          <w:p w14:paraId="282B6D2C" w14:textId="77777777" w:rsidR="003416EE" w:rsidRDefault="006041B4">
            <w:pPr>
              <w:spacing w:before="60" w:after="60" w:line="240" w:lineRule="auto"/>
              <w:ind w:firstLine="0"/>
              <w:jc w:val="left"/>
            </w:pPr>
            <w:r>
              <w:rPr>
                <w:sz w:val="22"/>
              </w:rPr>
              <w:t>Отдельные частные проверки → практическая последовательность</w:t>
            </w:r>
          </w:p>
        </w:tc>
        <w:tc>
          <w:tcPr>
            <w:tcW w:w="3436" w:type="dxa"/>
          </w:tcPr>
          <w:p w14:paraId="2507F04D" w14:textId="77777777" w:rsidR="003416EE" w:rsidRDefault="006041B4">
            <w:pPr>
              <w:spacing w:before="60" w:after="60" w:line="240" w:lineRule="auto"/>
              <w:ind w:firstLine="0"/>
              <w:jc w:val="left"/>
            </w:pPr>
            <w:r>
              <w:rPr>
                <w:sz w:val="22"/>
              </w:rPr>
              <w:t>Зафиксированы вычислительные и межсессионные результаты; будущая одновременная регистрация подтверждена автором как план</w:t>
            </w:r>
          </w:p>
        </w:tc>
        <w:tc>
          <w:tcPr>
            <w:tcW w:w="3436" w:type="dxa"/>
          </w:tcPr>
          <w:p w14:paraId="3C9A801B" w14:textId="77777777" w:rsidR="003416EE" w:rsidRDefault="006041B4">
            <w:pPr>
              <w:spacing w:before="60" w:after="60" w:line="240" w:lineRule="auto"/>
              <w:ind w:firstLine="0"/>
              <w:jc w:val="left"/>
            </w:pPr>
            <w:r>
              <w:rPr>
                <w:sz w:val="22"/>
              </w:rPr>
              <w:t>Проверка целой последовательности на фактически синхронных входах с заранее заданными допусками и учётом отказов; нынешние раздельные сессии этого не дают</w:t>
            </w:r>
          </w:p>
        </w:tc>
      </w:tr>
    </w:tbl>
    <w:p w14:paraId="182C61F2" w14:textId="77777777" w:rsidR="003416EE" w:rsidRDefault="006041B4">
      <w:pPr>
        <w:pStyle w:val="af"/>
      </w:pPr>
      <w:r>
        <w:t xml:space="preserve">Имеющиеся проверки дают основание продолжать разработку с индивидуальной анатомической опорой, несколькими </w:t>
      </w:r>
      <w:proofErr w:type="spellStart"/>
      <w:r>
        <w:t>кандидатными</w:t>
      </w:r>
      <w:proofErr w:type="spellEnd"/>
      <w:r>
        <w:t xml:space="preserve"> формами и явным учётом пульсирующих тканей. Они устанавливают конкретные ограничения: базовый импеданс недостаточен для выбора формы, полный ранг сокращённой задачи не гарантирует устойчивость, найденные тканевые изменения могут содержать геометрический вклад, объёмный отклик допускает компенсацию сопротивлением, а близость размаха не подтверждает камерную функцию. Частные положительные результаты сохраняют свои условия и не закрывают непроверенные переходы таблицы 11.5. Сквозная количественная валидация УО и ФВ остаётся нерешённой задачей.</w:t>
      </w:r>
    </w:p>
    <w:p w14:paraId="79B63955" w14:textId="77777777" w:rsidR="003416EE" w:rsidRDefault="006041B4">
      <w:pPr>
        <w:pStyle w:val="1"/>
      </w:pPr>
      <w:bookmarkStart w:id="4297" w:name="_Toc244123151"/>
      <w:bookmarkStart w:id="4298" w:name="обсуждение-и-границы-применимости"/>
      <w:bookmarkEnd w:id="4179"/>
      <w:bookmarkEnd w:id="4294"/>
      <w:r>
        <w:lastRenderedPageBreak/>
        <w:t>12 Обсуждение и границы применимости</w:t>
      </w:r>
      <w:bookmarkEnd w:id="4297"/>
    </w:p>
    <w:p w14:paraId="5EC26977" w14:textId="77777777" w:rsidR="003416EE" w:rsidRDefault="006041B4">
      <w:pPr>
        <w:pStyle w:val="21"/>
      </w:pPr>
      <w:bookmarkStart w:id="4299" w:name="_Toc244123152"/>
      <w:bookmarkStart w:id="4300" w:name="Xdde08998d0edfed17644a2ba0a9cbbea6268a6c"/>
      <w:r>
        <w:t>12.1 Что полученные результаты позволяют утверждать о методике</w:t>
      </w:r>
      <w:bookmarkEnd w:id="4299"/>
    </w:p>
    <w:p w14:paraId="6354D02C" w14:textId="77777777" w:rsidR="003416EE" w:rsidRPr="00674711" w:rsidRDefault="006041B4">
      <w:pPr>
        <w:pStyle w:val="FirstParagraph"/>
        <w:rPr>
          <w:lang w:val="ru-RU"/>
          <w:rPrChange w:id="4301" w:author="Nik K" w:date="2026-10-29T00:18:00Z">
            <w:rPr/>
          </w:rPrChange>
        </w:rPr>
      </w:pPr>
      <w:r w:rsidRPr="00674711">
        <w:rPr>
          <w:lang w:val="ru-RU"/>
          <w:rPrChange w:id="4302" w:author="Nik K" w:date="2026-10-29T00:18:00Z">
            <w:rPr/>
          </w:rPrChange>
        </w:rPr>
        <w:t>Исследование отвечает на вопрос, какие электрические изменения грудной клетки позволяют восстановить динамику сердца, ударный объём (УО) и фракцию выброса (ФВ) при одной индивидуальной компьютерной томограмме (КТ). Получены положительные результаты отдельных звеньев и выявлены условия неоднозначности. Сквозная точность определения УО и ФВ по принятому набору входов пока не установлена.</w:t>
      </w:r>
    </w:p>
    <w:p w14:paraId="47C30EF0" w14:textId="77777777" w:rsidR="003416EE" w:rsidRDefault="006041B4">
      <w:pPr>
        <w:pStyle w:val="af"/>
      </w:pPr>
      <w:r>
        <w:t>Проверены способы анатомического представления, программная согласованность прямого электрического оператора и отдельные камерные зависимости. В геометрическом опыте динамические признаки целого сердца позволяли описывать объём левого желудочка (ЛЖ) точнее постоянной опоры при переносе между участниками. Однако тканевые оценки зависят от постановки, движение способно имитировать объёмное изменение, а близость электрической базы не обеспечивает совпадения объёмных чувствительностей.</w:t>
      </w:r>
    </w:p>
    <w:p w14:paraId="2120D6B2" w14:textId="77777777" w:rsidR="003416EE" w:rsidRDefault="006041B4">
      <w:pPr>
        <w:pStyle w:val="af"/>
      </w:pPr>
      <w:r>
        <w:t>Программный контроль, восстановление известного модельного воздействия и сопоставление сегментаций относятся к разным уровням проверки. Они не определяют по отдельности ошибку сердечных функций по реальным записям. Отказ конкретной постановки указывает, какой вход или ограничение ещё нельзя исключить; работа сохраняет статус разработки методики.</w:t>
      </w:r>
    </w:p>
    <w:p w14:paraId="03D92569" w14:textId="77777777" w:rsidR="003416EE" w:rsidRDefault="006041B4">
      <w:pPr>
        <w:pStyle w:val="af"/>
      </w:pPr>
      <w:r>
        <w:t xml:space="preserve">Принятая последовательность использует </w:t>
      </w:r>
      <w:proofErr w:type="spellStart"/>
      <w:r>
        <w:t>электроимпедансную</w:t>
      </w:r>
      <w:proofErr w:type="spellEnd"/>
      <w:r>
        <w:t xml:space="preserve"> томографию (ЭИТ) для оценки базовых удельных сопротивлений и их синхронных изменений. Через модель методом конечных элементов (FEM) эти параметры определяют тканевые составляющие именно трансторакального отведения «рука–рука» — ТТРКГ. Последующее восстановление геометрии и функций сердца опирается на ТТРКГ, электрокардиограмму (ЭКГ) и одну КТ. Прямая геометрическая инверсия </w:t>
      </w:r>
      <w:r>
        <w:lastRenderedPageBreak/>
        <w:t>ЭИТ в выполненных опытах служит диагностикой различимости и не заменяет эту последовательность.</w:t>
      </w:r>
    </w:p>
    <w:p w14:paraId="3C7CF035" w14:textId="77777777" w:rsidR="003416EE" w:rsidRDefault="006041B4">
      <w:pPr>
        <w:pStyle w:val="af"/>
      </w:pPr>
      <w:r>
        <w:t>Дополнительная согласованная серия включает 810 расчётных состояний: 720 основных, 18 для уточнения интегрирования и две серии по 36 для конечной компенсации объёмного отклика. В это число входят 54 повторно использованных состояния с проверенными хэшами. Для одной КТ-геометрии участника Н на глубоком вдохе сопоставлены исходная STL, равновеликая сфера G1 и равновеликий моментный эллипсоид L1, две условные материальные опоры и три альтернативных монтажа [111]. Статус этих результатов — вычислительный эксперимент с заданными входами. Число состояний не характеризует число независимых измерений или участников; фактическая геометрия контактов и шум измерения этой серией не установлены.</w:t>
      </w:r>
    </w:p>
    <w:p w14:paraId="2017EA89" w14:textId="77777777" w:rsidR="003416EE" w:rsidRDefault="006041B4">
      <w:pPr>
        <w:pStyle w:val="21"/>
      </w:pPr>
      <w:bookmarkStart w:id="4303" w:name="_Toc244123153"/>
      <w:bookmarkStart w:id="4304" w:name="Xc3903860006e0b94fcb35888e7569fd76938588"/>
      <w:bookmarkEnd w:id="4300"/>
      <w:r>
        <w:t>12.2 Соотношение с литературой, техническими и патентными аналогами</w:t>
      </w:r>
      <w:bookmarkEnd w:id="4303"/>
    </w:p>
    <w:p w14:paraId="508D55F9" w14:textId="77777777" w:rsidR="003416EE" w:rsidRPr="00674711" w:rsidRDefault="006041B4">
      <w:pPr>
        <w:pStyle w:val="FirstParagraph"/>
        <w:rPr>
          <w:lang w:val="ru-RU"/>
          <w:rPrChange w:id="4305" w:author="Nik K" w:date="2026-10-29T00:18:00Z">
            <w:rPr/>
          </w:rPrChange>
        </w:rPr>
      </w:pPr>
      <w:r w:rsidRPr="00674711">
        <w:rPr>
          <w:lang w:val="ru-RU"/>
          <w:rPrChange w:id="4306" w:author="Nik K" w:date="2026-10-29T00:18:00Z">
            <w:rPr/>
          </w:rPrChange>
        </w:rPr>
        <w:t xml:space="preserve">В исследовании </w:t>
      </w:r>
      <w:r>
        <w:t>Braun</w:t>
      </w:r>
      <w:r w:rsidRPr="00674711">
        <w:rPr>
          <w:lang w:val="ru-RU"/>
          <w:rPrChange w:id="4307" w:author="Nik K" w:date="2026-10-29T00:18:00Z">
            <w:rPr/>
          </w:rPrChange>
        </w:rPr>
        <w:t xml:space="preserve"> и </w:t>
      </w:r>
      <w:proofErr w:type="spellStart"/>
      <w:r w:rsidRPr="00674711">
        <w:rPr>
          <w:lang w:val="ru-RU"/>
          <w:rPrChange w:id="4308" w:author="Nik K" w:date="2026-10-29T00:18:00Z">
            <w:rPr/>
          </w:rPrChange>
        </w:rPr>
        <w:t>соавт</w:t>
      </w:r>
      <w:proofErr w:type="spellEnd"/>
      <w:r w:rsidRPr="00674711">
        <w:rPr>
          <w:lang w:val="ru-RU"/>
          <w:rPrChange w:id="4309" w:author="Nik K" w:date="2026-10-29T00:18:00Z">
            <w:rPr/>
          </w:rPrChange>
        </w:rPr>
        <w:t>. (2018) на здоровых добровольцах использованы две плоскости по 16 электродов, индивидуальная наружная геометрия и ЭКГ-синхронизация. После индивидуальной калибровки сердечного амплитудного признака ошибка УО составила 0,0 ± 15,2 мл — среднее ± стандартное отклонение. Анализ ограничили пригодными записями лёжа; референс получали по оценке потребления кислорода. Авторы связывали ограничения признаков с позой, контактами и контрастом проводимостей [10]. Это обосновывает раздельную проверку геометрии и свойств, но не позволяет сравнивать указанную ошибку с нашими ошибками аппроксимации КТ: различаются выход и референс.</w:t>
      </w:r>
    </w:p>
    <w:p w14:paraId="592800E1" w14:textId="68CA0D7E" w:rsidR="003416EE" w:rsidRDefault="006041B4">
      <w:pPr>
        <w:pStyle w:val="af"/>
      </w:pPr>
      <w:r>
        <w:t xml:space="preserve">По описанию производителя ICON использует четыре поверхностных датчика, антропометрические сведения и модель преобразования </w:t>
      </w:r>
      <w:proofErr w:type="spellStart"/>
      <w:r>
        <w:t>импедансных</w:t>
      </w:r>
      <w:proofErr w:type="spellEnd"/>
      <w:r>
        <w:t xml:space="preserve"> признаков в УО; индивидуальная КТ в перечисленные входы не входит [27]. В </w:t>
      </w:r>
      <w:del w:id="4310" w:author="Nik K" w:date="2026-10-29T07:33:00Z">
        <w:r w:rsidDel="00F52B47">
          <w:delText xml:space="preserve">нашей </w:delText>
        </w:r>
      </w:del>
      <w:r>
        <w:t xml:space="preserve">постановке масштаб задаётся анатомией, а </w:t>
      </w:r>
      <w:r>
        <w:lastRenderedPageBreak/>
        <w:t>электрическое соответствие объёму проверяется через прямую задачу. Дополнительные входы требуют контроля контактов, сегментации и материалов; преимущества в точности или удобстве пока не установлены.</w:t>
      </w:r>
    </w:p>
    <w:p w14:paraId="6EB6A641" w14:textId="77777777" w:rsidR="003416EE" w:rsidRDefault="006041B4">
      <w:pPr>
        <w:pStyle w:val="af"/>
      </w:pPr>
      <w:proofErr w:type="spellStart"/>
      <w:r>
        <w:t>PulmoVista</w:t>
      </w:r>
      <w:proofErr w:type="spellEnd"/>
      <w:r>
        <w:t xml:space="preserve"> 500 предназначена для наблюдения распределения вентиляции и изменений лёгочного импеданса с помощью пояса из 16 электродов [34]. Оценка абсолютных свойств компартментов по её исходным измерениям является отдельной исследовательской процедурой. Штатное изображение вентиляции не подтверждает точность тканевых оценок и функций сердца.</w:t>
      </w:r>
    </w:p>
    <w:p w14:paraId="701508BE" w14:textId="77777777" w:rsidR="003416EE" w:rsidRDefault="006041B4">
      <w:pPr>
        <w:pStyle w:val="af"/>
      </w:pPr>
      <w:r>
        <w:t xml:space="preserve">Патентное сопоставление также ограничивает формулировку собственного вклада. Независимый пункт 31 US20150297099A1 уже предусматривает подбор геометрических параметров сердца по импедансу и описание внесердечной ткани с параметрами, меняющимися по заданной функции </w:t>
      </w:r>
      <w:proofErr w:type="spellStart"/>
      <w:r>
        <w:t>кардиофазы</w:t>
      </w:r>
      <w:proofErr w:type="spellEnd"/>
      <w:r>
        <w:t xml:space="preserve"> [39]. В RU2778992C1 единственный пункт связывает анатомическую привязку по КТ или МРТ, </w:t>
      </w:r>
      <w:proofErr w:type="spellStart"/>
      <w:r>
        <w:t>прекардиальные</w:t>
      </w:r>
      <w:proofErr w:type="spellEnd"/>
      <w:r>
        <w:t xml:space="preserve"> измерения и отдельный канал мягких тканей; эквивалентная сфера и координатные смещения рассматриваются в описании [52]. Следовательно, применение анатомической модели, простой сердечной формы или </w:t>
      </w:r>
      <w:proofErr w:type="spellStart"/>
      <w:r>
        <w:t>мягкотканной</w:t>
      </w:r>
      <w:proofErr w:type="spellEnd"/>
      <w:r>
        <w:t xml:space="preserve"> поправки само по себе не устанавливает новизны. Содержание прочитанных публикаций не является заключением о действии прав или патентоспособности всей комбинации.</w:t>
      </w:r>
    </w:p>
    <w:p w14:paraId="71FD480C" w14:textId="77777777" w:rsidR="003416EE" w:rsidRDefault="006041B4">
      <w:pPr>
        <w:pStyle w:val="af"/>
      </w:pPr>
      <w:r>
        <w:t>Вклад этапа состоит в проверке согласованности этих операций. Показано расхождение геометрических и электрических критериев формы; построены контрпримеры поглощения движения тканевой оценкой; проверены камерные зависимости с исключением данных, включая отрицательные сравнения с фазовой моделью. Это результаты обоснования и ограничения методики, без доказательства превосходства над аналогами или патентной новизны.</w:t>
      </w:r>
    </w:p>
    <w:p w14:paraId="1CC1EB46" w14:textId="77777777" w:rsidR="003416EE" w:rsidRDefault="006041B4">
      <w:pPr>
        <w:pStyle w:val="21"/>
      </w:pPr>
      <w:bookmarkStart w:id="4311" w:name="_Toc244123154"/>
      <w:bookmarkStart w:id="4312" w:name="Xa34e97788e625d0866560cd64970fc2266e315d"/>
      <w:bookmarkEnd w:id="4304"/>
      <w:r>
        <w:lastRenderedPageBreak/>
        <w:t>12.3 Анатомическая опора и пределы геометрического упрощения</w:t>
      </w:r>
      <w:bookmarkEnd w:id="4311"/>
    </w:p>
    <w:p w14:paraId="566B9A18" w14:textId="77777777" w:rsidR="003416EE" w:rsidRPr="00674711" w:rsidRDefault="006041B4">
      <w:pPr>
        <w:pStyle w:val="FirstParagraph"/>
        <w:rPr>
          <w:lang w:val="ru-RU"/>
          <w:rPrChange w:id="4313" w:author="Nik K" w:date="2026-10-29T00:18:00Z">
            <w:rPr/>
          </w:rPrChange>
        </w:rPr>
      </w:pPr>
      <w:r w:rsidRPr="00674711">
        <w:rPr>
          <w:lang w:val="ru-RU"/>
          <w:rPrChange w:id="4314" w:author="Nik K" w:date="2026-10-29T00:18:00Z">
            <w:rPr/>
          </w:rPrChange>
        </w:rPr>
        <w:t xml:space="preserve">Маска целого сердца включает камеры и ткани; её объём нельзя считать объёмом чистой крови. Замкнутая </w:t>
      </w:r>
      <w:r>
        <w:t>STL</w:t>
      </w:r>
      <w:r w:rsidRPr="00674711">
        <w:rPr>
          <w:lang w:val="ru-RU"/>
          <w:rPrChange w:id="4315" w:author="Nik K" w:date="2026-10-29T00:18:00Z">
            <w:rPr/>
          </w:rPrChange>
        </w:rPr>
        <w:t xml:space="preserve">-поверхность может содержать вычислительное закрытие на границе поля зрения, поэтому согласие объёмов маски и поверхности не подтверждает полноту анатомического охвата. Статическая электрическая модель и динамический референс дополнительно требуют </w:t>
      </w:r>
      <w:proofErr w:type="spellStart"/>
      <w:r w:rsidRPr="00674711">
        <w:rPr>
          <w:lang w:val="ru-RU"/>
          <w:rPrChange w:id="4316" w:author="Nik K" w:date="2026-10-29T00:18:00Z">
            <w:rPr/>
          </w:rPrChange>
        </w:rPr>
        <w:t>межсерийного</w:t>
      </w:r>
      <w:proofErr w:type="spellEnd"/>
      <w:r w:rsidRPr="00674711">
        <w:rPr>
          <w:lang w:val="ru-RU"/>
          <w:rPrChange w:id="4317" w:author="Nik K" w:date="2026-10-29T00:18:00Z">
            <w:rPr/>
          </w:rPrChange>
        </w:rPr>
        <w:t xml:space="preserve"> пространственного согласования.</w:t>
      </w:r>
    </w:p>
    <w:p w14:paraId="7903775D" w14:textId="77777777" w:rsidR="003416EE" w:rsidRDefault="006041B4">
      <w:pPr>
        <w:pStyle w:val="af"/>
      </w:pPr>
      <w:r>
        <w:t xml:space="preserve">У равновеликой сферы нулевая ошибка объёма обеспечена передачей </w:t>
      </w:r>
      <w:proofErr w:type="spellStart"/>
      <w:r>
        <w:t>референсного</w:t>
      </w:r>
      <w:proofErr w:type="spellEnd"/>
      <w:r>
        <w:t xml:space="preserve"> объёма в построение. Если положение задано </w:t>
      </w:r>
      <w:proofErr w:type="spellStart"/>
      <w:r>
        <w:t>центроидом</w:t>
      </w:r>
      <w:proofErr w:type="spellEnd"/>
      <w:r>
        <w:t xml:space="preserve"> каждой фазы, совпадение траектории также является условием опыта. Такие сравнения главы 6 исследуют форму при известных входах. Свободная подгонка поверхности или перекрытия снимает эти ограничения, но может искажать абсолютный объём и динамику; ни один вариант не проверяет сам по себе электрическое восстановление.</w:t>
      </w:r>
    </w:p>
    <w:p w14:paraId="1507132A" w14:textId="77777777" w:rsidR="003416EE" w:rsidRDefault="006041B4">
      <w:pPr>
        <w:pStyle w:val="af"/>
      </w:pPr>
      <w:r>
        <w:t xml:space="preserve">Электрический контроль делает ограничение более конкретным. При общих свойствах, полученных условной подгонкой исходной STL участника Н, объёмные чувствительности ТТРКГ равны +1,294387 мОм/мл для STL, +0,776577 для равновеликой сферы и +0,906762 для равновеликого моментного эллипсоида. Для двух аппроксимаций разности базового импеданса относительно STL составляют −0,042417 и −0,045926 Ом. Таким образом, небольшое различие базы совместимо с заметным различием преобразования «миллилитры → </w:t>
      </w:r>
      <w:proofErr w:type="spellStart"/>
      <w:r>
        <w:t>миллиомы</w:t>
      </w:r>
      <w:proofErr w:type="spellEnd"/>
      <w:r>
        <w:t>» [106]. Подгонка только исходного уровня не проверяет шкалу пульсового объёмного отклика.</w:t>
      </w:r>
    </w:p>
    <w:p w14:paraId="4B76E6C8" w14:textId="77777777" w:rsidR="003416EE" w:rsidRDefault="006041B4">
      <w:pPr>
        <w:pStyle w:val="af"/>
      </w:pPr>
      <w:r>
        <w:t xml:space="preserve">Приведённые коэффициенты относятся к прежней оценке по объёмным пробам ±5% при q64. В новой серии шаги и квадратура исследованы раздельно; обозначение q задаёт число квадратурных точек при интегрировании материалов, а не плотность конечноэлементной сетки. Поэтому прежние коэффициенты сохраняют значение характеристик </w:t>
      </w:r>
      <w:r>
        <w:lastRenderedPageBreak/>
        <w:t>указанной пробы, но не считаются доказанными локальными константами для любого малого воздействия (§12.8).</w:t>
      </w:r>
    </w:p>
    <w:p w14:paraId="2B806D29" w14:textId="77777777" w:rsidR="003416EE" w:rsidRDefault="006041B4">
      <w:pPr>
        <w:pStyle w:val="af"/>
      </w:pPr>
      <w:r>
        <w:t xml:space="preserve">При сценарном сопротивлении сердца 4 </w:t>
      </w:r>
      <w:proofErr w:type="spellStart"/>
      <w:r>
        <w:t>Ом·м</w:t>
      </w:r>
      <w:proofErr w:type="spellEnd"/>
      <w:r>
        <w:t xml:space="preserve"> знак объёмного отклика сферы отличается от знака исходной STL. Это результат выбранного контраста материалов, не основание исключить сферу. Эффективное сопротивление смеси крови и миокарда индивидуально не установлено. Требуются два самостоятельных сравнения: одинаковые свойства изолируют влияние формы, а собственные условные свойства каждой формы проверяют пару «форма и материал». Во втором случае уменьшение невязки может достигаться компенсацией геометрической ошибки электрическим параметром. Допустимость формы определяется совместным сохранением объёмной динамики, электрического отклика и камерной связи.</w:t>
      </w:r>
    </w:p>
    <w:p w14:paraId="78E883F3" w14:textId="77777777" w:rsidR="003416EE" w:rsidRDefault="006041B4">
      <w:pPr>
        <w:pStyle w:val="af"/>
      </w:pPr>
      <w:r>
        <w:t xml:space="preserve">Новый локальный контроль даёт частный положительный результат и уточняет пределы выбора формы. Электрические отклики объёмных проб исходной STL ±1% пересчитаны через чувствительность каждой формы при q256 и точно известных остальных параметрах. В исходном монтаже максимальные по двум знакам модули ошибки для STL, G1 и L1 составили соответственно 0,05228, 4,061 и 2,704 мл при общей условной опоре </w:t>
      </w:r>
      <w:proofErr w:type="spellStart"/>
      <w:r>
        <w:t>commonSTLfit</w:t>
      </w:r>
      <w:proofErr w:type="spellEnd"/>
      <w:r>
        <w:t xml:space="preserve">; при опоре diagnostic4 — 0,4854, 14,73 и 48,44 мл [111]. Первая опора получена из предшествующей подгонки STL, вторая задаёт сопротивление сердца 4 </w:t>
      </w:r>
      <w:proofErr w:type="spellStart"/>
      <w:r>
        <w:t>Ом·м</w:t>
      </w:r>
      <w:proofErr w:type="spellEnd"/>
      <w:r>
        <w:t>; между ними различаются также параметры мягкого фона и лёгкого. Поэтому изменение результата нельзя приписать только сердечному сопротивлению.</w:t>
      </w:r>
    </w:p>
    <w:p w14:paraId="0B1AFB1D" w14:textId="77777777" w:rsidR="003416EE" w:rsidRDefault="006041B4">
      <w:pPr>
        <w:pStyle w:val="af"/>
      </w:pPr>
      <w:r>
        <w:t>При одной опоре эллипсоид лучше сферы переносит объёмный отклик STL, при другой — хуже. Универсально лучшая аппроксимация не установлена. Малые ошибки собственного STL-пересчёта подтверждают ограниченную работоспособность локального объёмного преобразования в заданной модели. Этот контроль не проверяет неизвестное движение, ошибку тканевой поправки или получение камерных объёмов из реального сигнала.</w:t>
      </w:r>
    </w:p>
    <w:p w14:paraId="25204880" w14:textId="77777777" w:rsidR="003416EE" w:rsidRDefault="006041B4">
      <w:pPr>
        <w:pStyle w:val="af"/>
      </w:pPr>
      <w:r>
        <w:lastRenderedPageBreak/>
        <w:t>Эллипсоид добавляет отношения полуосей и ориентацию, подробная поверхность — деформации. Их электрическая различимость не следует из геометрического качества. Если эффективное сопротивление выводится из закона изменения состава при изменении объёма, этот вклад нельзя одновременно учитывать как второе независимое объяснение того же сигнала.</w:t>
      </w:r>
    </w:p>
    <w:p w14:paraId="628A1C7B" w14:textId="77777777" w:rsidR="003416EE" w:rsidRDefault="006041B4">
      <w:pPr>
        <w:pStyle w:val="21"/>
      </w:pPr>
      <w:bookmarkStart w:id="4318" w:name="_Toc244123155"/>
      <w:bookmarkStart w:id="4319" w:name="X5a4c170057ef8b4d05a35257661b7b81d76b31f"/>
      <w:bookmarkEnd w:id="4312"/>
      <w:r>
        <w:t>12.4 Тканевая поправка и альтернативные объяснения остатка</w:t>
      </w:r>
      <w:bookmarkEnd w:id="4318"/>
    </w:p>
    <w:p w14:paraId="67738D8C" w14:textId="77777777" w:rsidR="003416EE" w:rsidRPr="00674711" w:rsidRDefault="006041B4">
      <w:pPr>
        <w:pStyle w:val="FirstParagraph"/>
        <w:rPr>
          <w:lang w:val="ru-RU"/>
          <w:rPrChange w:id="4320" w:author="Nik K" w:date="2026-10-29T00:18:00Z">
            <w:rPr/>
          </w:rPrChange>
        </w:rPr>
      </w:pPr>
      <w:r w:rsidRPr="00674711">
        <w:rPr>
          <w:lang w:val="ru-RU"/>
          <w:rPrChange w:id="4321" w:author="Nik K" w:date="2026-10-29T00:18:00Z">
            <w:rPr/>
          </w:rPrChange>
        </w:rPr>
        <w:t xml:space="preserve">Переход к ЭИТ мотивирован ограничениями боковой гипотезы: двуслойные подгонки дали граничные минимумы и различающиеся эффективные толщины дыхательных состояний. </w:t>
      </w:r>
      <w:r>
        <w:t>FEM</w:t>
      </w:r>
      <w:r w:rsidRPr="00674711">
        <w:rPr>
          <w:lang w:val="ru-RU"/>
          <w:rPrChange w:id="4322" w:author="Nik K" w:date="2026-10-29T00:18:00Z">
            <w:rPr/>
          </w:rPrChange>
        </w:rPr>
        <w:t xml:space="preserve">-поиск у Г сохранил несовпадение знаков дыхательного контраста после численного уточнения кандидата. Возможные причины — положение, </w:t>
      </w:r>
      <w:proofErr w:type="spellStart"/>
      <w:r w:rsidRPr="00674711">
        <w:rPr>
          <w:lang w:val="ru-RU"/>
          <w:rPrChange w:id="4323" w:author="Nik K" w:date="2026-10-29T00:18:00Z">
            <w:rPr/>
          </w:rPrChange>
        </w:rPr>
        <w:t>межзаписная</w:t>
      </w:r>
      <w:proofErr w:type="spellEnd"/>
      <w:r w:rsidRPr="00674711">
        <w:rPr>
          <w:lang w:val="ru-RU"/>
          <w:rPrChange w:id="4324" w:author="Nik K" w:date="2026-10-29T00:18:00Z">
            <w:rPr/>
          </w:rPrChange>
        </w:rPr>
        <w:t xml:space="preserve"> изменчивость и описание неоднородной анатомии — не разделены; найденные сопротивления не приняты как измеренные свойства.</w:t>
      </w:r>
    </w:p>
    <w:p w14:paraId="570A1F28" w14:textId="77777777" w:rsidR="003416EE" w:rsidRDefault="006041B4">
      <w:pPr>
        <w:pStyle w:val="af"/>
      </w:pPr>
      <w:r>
        <w:t xml:space="preserve">На двух </w:t>
      </w:r>
      <w:proofErr w:type="spellStart"/>
      <w:r>
        <w:t>кандидатных</w:t>
      </w:r>
      <w:proofErr w:type="spellEnd"/>
      <w:r>
        <w:t xml:space="preserve"> высоких плато Н различие средних векторов ЭИТ составило 1,65%, тогда как условное сопротивление сердечной области изменилось с 21,890 до 40,097 </w:t>
      </w:r>
      <w:proofErr w:type="spellStart"/>
      <w:r>
        <w:t>Ом·м</w:t>
      </w:r>
      <w:proofErr w:type="spellEnd"/>
      <w:r>
        <w:t>. Остатки базовой модели равны 32,44 и 30,29% — отношение нормы разности измеренного и рассчитанного векторов к норме измеренного. Кости и жир фиксированы; пояс и контакты заданы допущениями. Это свидетельство чувствительности оценки к постановке и состоянию, не измеренное изменение свойства сердца [107].</w:t>
      </w:r>
    </w:p>
    <w:p w14:paraId="3A5A1F91" w14:textId="77777777" w:rsidR="003416EE" w:rsidRDefault="006041B4">
      <w:pPr>
        <w:pStyle w:val="af"/>
      </w:pPr>
      <w:r>
        <w:t xml:space="preserve">Необъяснённая взвешенная норма полосы 0,7–3 Гц на четырёх плато составляет 61,13–81,04% [107]. Это электрический остаток, не ошибка УО. Задержка на глубоком вдохе выбрана по протоколу КТ; дыхательные метки конкретных ЭИТ-плато остаются </w:t>
      </w:r>
      <w:proofErr w:type="spellStart"/>
      <w:r>
        <w:t>кандидатными</w:t>
      </w:r>
      <w:proofErr w:type="spellEnd"/>
      <w:r>
        <w:t>. Мягкие ткани и единый лёгочный компартмент сохраняют пульсовой вклад на задержке.</w:t>
      </w:r>
    </w:p>
    <w:p w14:paraId="2E79D5F1" w14:textId="77777777" w:rsidR="003416EE" w:rsidRDefault="006041B4">
      <w:pPr>
        <w:pStyle w:val="af"/>
        <w:keepNext/>
      </w:pPr>
      <w:r>
        <w:lastRenderedPageBreak/>
        <w:t>Главная трудность поправки заключается в том, что изменение границы может быть объяснено изменением свойства при фиксированной геометрии. Локальное разложение, использованное в главах 8–9, имеет вид</w:t>
      </w:r>
    </w:p>
    <w:p w14:paraId="13115758"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m:rPr>
                  <m:sty m:val="bi"/>
                </m:rPr>
                <w:rPr>
                  <w:rFonts w:ascii="Cambria Math" w:hAnsi="Cambria Math"/>
                </w:rPr>
                <m:t>y</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ρ</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w:rPr>
                  <w:rFonts w:ascii="Cambria Math" w:hAnsi="Cambria Math"/>
                </w:rPr>
                <m:t>E</m:t>
              </m:r>
            </m:sub>
          </m:sSub>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Δ</m:t>
          </m:r>
          <m:r>
            <m:rPr>
              <m:sty m:val="bi"/>
            </m:rP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  </m:t>
          </m:r>
          <m:r>
            <m:rPr>
              <m:nor/>
            </m:rPr>
            <m:t>(12.1)</m:t>
          </m:r>
        </m:oMath>
      </m:oMathPara>
    </w:p>
    <w:p w14:paraId="1B5087D0" w14:textId="77777777" w:rsidR="003416EE" w:rsidRPr="00674711" w:rsidRDefault="006041B4">
      <w:pPr>
        <w:pStyle w:val="FirstParagraph"/>
        <w:rPr>
          <w:lang w:val="ru-RU"/>
          <w:rPrChange w:id="4325" w:author="Nik K" w:date="2026-10-29T00:18:00Z">
            <w:rPr/>
          </w:rPrChange>
        </w:rPr>
      </w:pPr>
      <w:r w:rsidRPr="00674711">
        <w:rPr>
          <w:lang w:val="ru-RU"/>
          <w:rPrChange w:id="4326" w:author="Nik K" w:date="2026-10-29T00:18:00Z">
            <w:rPr/>
          </w:rPrChange>
        </w:rPr>
        <w:t xml:space="preserve">Здесь </w:t>
      </w:r>
      <m:oMath>
        <m:sSub>
          <m:sSubPr>
            <m:ctrlPr>
              <w:rPr>
                <w:rFonts w:ascii="Cambria Math" w:hAnsi="Cambria Math"/>
              </w:rPr>
            </m:ctrlPr>
          </m:sSubPr>
          <m:e>
            <m:r>
              <m:rPr>
                <m:sty m:val="bi"/>
              </m:rPr>
              <w:rPr>
                <w:rFonts w:ascii="Cambria Math" w:hAnsi="Cambria Math"/>
              </w:rPr>
              <m:t>y</m:t>
            </m:r>
          </m:e>
          <m:sub>
            <m:r>
              <w:rPr>
                <w:rFonts w:ascii="Cambria Math" w:hAnsi="Cambria Math"/>
              </w:rPr>
              <m:t>E</m:t>
            </m:r>
          </m:sub>
        </m:sSub>
      </m:oMath>
      <w:r w:rsidRPr="00674711">
        <w:rPr>
          <w:lang w:val="ru-RU"/>
          <w:rPrChange w:id="4327" w:author="Nik K" w:date="2026-10-29T00:18:00Z">
            <w:rPr/>
          </w:rPrChange>
        </w:rPr>
        <w:t xml:space="preserve"> — вектор напряжений ЭИТ в вольтах,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674711">
        <w:rPr>
          <w:lang w:val="ru-RU"/>
          <w:rPrChange w:id="4328" w:author="Nik K" w:date="2026-10-29T00:18:00Z">
            <w:rPr/>
          </w:rPrChange>
        </w:rPr>
        <w:t xml:space="preserve"> — импеданс ТТРКГ в омах; </w:t>
      </w:r>
      <m:oMath>
        <m:r>
          <m:rPr>
            <m:sty m:val="bi"/>
          </m:rPr>
          <w:rPr>
            <w:rFonts w:ascii="Cambria Math" w:hAnsi="Cambria Math"/>
          </w:rPr>
          <m:t>ρ</m:t>
        </m:r>
      </m:oMath>
      <w:r w:rsidRPr="00674711">
        <w:rPr>
          <w:lang w:val="ru-RU"/>
          <w:rPrChange w:id="4329" w:author="Nik K" w:date="2026-10-29T00:18:00Z">
            <w:rPr/>
          </w:rPrChange>
        </w:rPr>
        <w:t xml:space="preserve"> содержит сопротивления мягкотканного фона, единых лёгких и, в соответствующей диагностике, сердечной области в Ом·м. Вектор </w:t>
      </w:r>
      <m:oMath>
        <m:r>
          <m:rPr>
            <m:sty m:val="bi"/>
          </m:rPr>
          <w:rPr>
            <w:rFonts w:ascii="Cambria Math" w:hAnsi="Cambria Math"/>
          </w:rPr>
          <m:t>q</m:t>
        </m:r>
        <m:r>
          <m:rPr>
            <m:sty m:val="p"/>
          </m:rPr>
          <w:rPr>
            <w:rFonts w:ascii="Cambria Math" w:hAnsi="Cambria Math"/>
            <w:lang w:val="ru-RU"/>
            <w:rPrChange w:id="4330" w:author="Nik K" w:date="2026-10-29T00:18:00Z">
              <w:rPr>
                <w:rFonts w:ascii="Cambria Math" w:hAnsi="Cambria Math"/>
              </w:rPr>
            </w:rPrChange>
          </w:rPr>
          <m:t>=(</m:t>
        </m:r>
        <m:r>
          <w:rPr>
            <w:rFonts w:ascii="Cambria Math" w:hAnsi="Cambria Math"/>
          </w:rPr>
          <m:t>V</m:t>
        </m:r>
        <m:r>
          <m:rPr>
            <m:sty m:val="p"/>
          </m:rPr>
          <w:rPr>
            <w:rFonts w:ascii="Cambria Math" w:hAnsi="Cambria Math"/>
            <w:lang w:val="ru-RU"/>
            <w:rPrChange w:id="4331" w:author="Nik K" w:date="2026-10-29T00:18:00Z">
              <w:rPr>
                <w:rFonts w:ascii="Cambria Math" w:hAnsi="Cambria Math"/>
              </w:rPr>
            </w:rPrChange>
          </w:rPr>
          <m:t>,</m:t>
        </m:r>
        <m:r>
          <w:rPr>
            <w:rFonts w:ascii="Cambria Math" w:hAnsi="Cambria Math"/>
          </w:rPr>
          <m:t>x</m:t>
        </m:r>
        <m:r>
          <m:rPr>
            <m:sty m:val="p"/>
          </m:rPr>
          <w:rPr>
            <w:rFonts w:ascii="Cambria Math" w:hAnsi="Cambria Math"/>
            <w:lang w:val="ru-RU"/>
            <w:rPrChange w:id="4332" w:author="Nik K" w:date="2026-10-29T00:18:00Z">
              <w:rPr>
                <w:rFonts w:ascii="Cambria Math" w:hAnsi="Cambria Math"/>
              </w:rPr>
            </w:rPrChange>
          </w:rPr>
          <m:t>,</m:t>
        </m:r>
        <m:r>
          <w:rPr>
            <w:rFonts w:ascii="Cambria Math" w:hAnsi="Cambria Math"/>
          </w:rPr>
          <m:t>y</m:t>
        </m:r>
        <m:r>
          <m:rPr>
            <m:sty m:val="p"/>
          </m:rPr>
          <w:rPr>
            <w:rFonts w:ascii="Cambria Math" w:hAnsi="Cambria Math"/>
            <w:lang w:val="ru-RU"/>
            <w:rPrChange w:id="4333" w:author="Nik K" w:date="2026-10-29T00:18:00Z">
              <w:rPr>
                <w:rFonts w:ascii="Cambria Math" w:hAnsi="Cambria Math"/>
              </w:rPr>
            </w:rPrChange>
          </w:rPr>
          <m:t>,</m:t>
        </m:r>
        <m:r>
          <w:rPr>
            <w:rFonts w:ascii="Cambria Math" w:hAnsi="Cambria Math"/>
          </w:rPr>
          <m:t>z</m:t>
        </m:r>
        <m:sSup>
          <m:sSupPr>
            <m:ctrlPr>
              <w:rPr>
                <w:rFonts w:ascii="Cambria Math" w:hAnsi="Cambria Math"/>
              </w:rPr>
            </m:ctrlPr>
          </m:sSupPr>
          <m:e>
            <m:r>
              <m:rPr>
                <m:sty m:val="p"/>
              </m:rPr>
              <w:rPr>
                <w:rFonts w:ascii="Cambria Math" w:hAnsi="Cambria Math"/>
                <w:lang w:val="ru-RU"/>
                <w:rPrChange w:id="4334" w:author="Nik K" w:date="2026-10-29T00:18:00Z">
                  <w:rPr>
                    <w:rFonts w:ascii="Cambria Math" w:hAnsi="Cambria Math"/>
                  </w:rPr>
                </w:rPrChange>
              </w:rPr>
              <m:t>)</m:t>
            </m:r>
          </m:e>
          <m:sup>
            <m:r>
              <w:rPr>
                <w:rFonts w:ascii="Cambria Math" w:hAnsi="Cambria Math"/>
              </w:rPr>
              <m:t>T</m:t>
            </m:r>
          </m:sup>
        </m:sSup>
      </m:oMath>
      <w:r w:rsidRPr="00674711">
        <w:rPr>
          <w:lang w:val="ru-RU"/>
          <w:rPrChange w:id="4335" w:author="Nik K" w:date="2026-10-29T00:18:00Z">
            <w:rPr/>
          </w:rPrChange>
        </w:rPr>
        <w:t xml:space="preserve"> объединяет объём сердца </w:t>
      </w:r>
      <m:oMath>
        <m:r>
          <w:rPr>
            <w:rFonts w:ascii="Cambria Math" w:hAnsi="Cambria Math"/>
          </w:rPr>
          <m:t>V</m:t>
        </m:r>
      </m:oMath>
      <w:r w:rsidRPr="00674711">
        <w:rPr>
          <w:lang w:val="ru-RU"/>
          <w:rPrChange w:id="4336" w:author="Nik K" w:date="2026-10-29T00:18:00Z">
            <w:rPr/>
          </w:rPrChange>
        </w:rPr>
        <w:t xml:space="preserve"> в мл и координаты в мм. Матрицы </w:t>
      </w:r>
      <m:oMath>
        <m:sSub>
          <m:sSubPr>
            <m:ctrlPr>
              <w:rPr>
                <w:rFonts w:ascii="Cambria Math" w:hAnsi="Cambria Math"/>
              </w:rPr>
            </m:ctrlPr>
          </m:sSubPr>
          <m:e>
            <m:r>
              <w:rPr>
                <w:rFonts w:ascii="Cambria Math" w:hAnsi="Cambria Math"/>
              </w:rPr>
              <m:t>S</m:t>
            </m:r>
          </m:e>
          <m:sub>
            <m:r>
              <w:rPr>
                <w:rFonts w:ascii="Cambria Math" w:hAnsi="Cambria Math"/>
              </w:rPr>
              <m:t>ρ</m:t>
            </m:r>
          </m:sub>
        </m:sSub>
        <m:r>
          <m:rPr>
            <m:sty m:val="p"/>
          </m:rPr>
          <w:rPr>
            <w:rFonts w:ascii="Cambria Math" w:hAnsi="Cambria Math"/>
            <w:lang w:val="ru-RU"/>
            <w:rPrChange w:id="4337" w:author="Nik K" w:date="2026-10-29T00:18:00Z">
              <w:rPr>
                <w:rFonts w:ascii="Cambria Math" w:hAnsi="Cambria Math"/>
              </w:rPr>
            </w:rPrChange>
          </w:rPr>
          <m:t>,</m:t>
        </m:r>
        <m:sSub>
          <m:sSubPr>
            <m:ctrlPr>
              <w:rPr>
                <w:rFonts w:ascii="Cambria Math" w:hAnsi="Cambria Math"/>
              </w:rPr>
            </m:ctrlPr>
          </m:sSubPr>
          <m:e>
            <m:r>
              <w:rPr>
                <w:rFonts w:ascii="Cambria Math" w:hAnsi="Cambria Math"/>
              </w:rPr>
              <m:t>G</m:t>
            </m:r>
          </m:e>
          <m:sub>
            <m:r>
              <w:rPr>
                <w:rFonts w:ascii="Cambria Math" w:hAnsi="Cambria Math"/>
              </w:rPr>
              <m:t>q</m:t>
            </m:r>
          </m:sub>
        </m:sSub>
      </m:oMath>
      <w:r w:rsidRPr="00674711">
        <w:rPr>
          <w:lang w:val="ru-RU"/>
          <w:rPrChange w:id="4338" w:author="Nik K" w:date="2026-10-29T00:18:00Z">
            <w:rPr/>
          </w:rPrChange>
        </w:rPr>
        <w:t xml:space="preserve"> и строки </w:t>
      </w:r>
      <m:oMath>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lang w:val="ru-RU"/>
            <w:rPrChange w:id="4339" w:author="Nik K" w:date="2026-10-29T00:18: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q</m:t>
            </m:r>
          </m:sub>
        </m:sSub>
      </m:oMath>
      <w:r w:rsidRPr="00674711">
        <w:rPr>
          <w:lang w:val="ru-RU"/>
          <w:rPrChange w:id="4340" w:author="Nik K" w:date="2026-10-29T00:18:00Z">
            <w:rPr/>
          </w:rPrChange>
        </w:rPr>
        <w:t xml:space="preserve"> — производные соответствующих прямых операторов в одной опоре. Например, объёмные столбцы имеют единицы В/мл и Ом/мл. Остатки </w:t>
      </w:r>
      <m:oMath>
        <m:sSub>
          <m:sSubPr>
            <m:ctrlPr>
              <w:rPr>
                <w:rFonts w:ascii="Cambria Math" w:hAnsi="Cambria Math"/>
              </w:rPr>
            </m:ctrlPr>
          </m:sSubPr>
          <m:e>
            <m:r>
              <m:rPr>
                <m:sty m:val="bi"/>
              </m:rPr>
              <w:rPr>
                <w:rFonts w:ascii="Cambria Math" w:hAnsi="Cambria Math"/>
              </w:rPr>
              <m:t>e</m:t>
            </m:r>
          </m:e>
          <m:sub>
            <m:r>
              <w:rPr>
                <w:rFonts w:ascii="Cambria Math" w:hAnsi="Cambria Math"/>
              </w:rPr>
              <m:t>E</m:t>
            </m:r>
          </m:sub>
        </m:sSub>
        <m:r>
          <m:rPr>
            <m:sty m:val="p"/>
          </m:rPr>
          <w:rPr>
            <w:rFonts w:ascii="Cambria Math" w:hAnsi="Cambria Math"/>
            <w:lang w:val="ru-RU"/>
            <w:rPrChange w:id="4341" w:author="Nik K" w:date="2026-10-29T00:18:00Z">
              <w:rPr>
                <w:rFonts w:ascii="Cambria Math" w:hAnsi="Cambria Math"/>
              </w:rPr>
            </w:rPrChange>
          </w:rPr>
          <m:t>,</m:t>
        </m:r>
        <m:sSub>
          <m:sSubPr>
            <m:ctrlPr>
              <w:rPr>
                <w:rFonts w:ascii="Cambria Math" w:hAnsi="Cambria Math"/>
              </w:rPr>
            </m:ctrlPr>
          </m:sSubPr>
          <m:e>
            <m:r>
              <w:rPr>
                <w:rFonts w:ascii="Cambria Math" w:hAnsi="Cambria Math"/>
              </w:rPr>
              <m:t>e</m:t>
            </m:r>
          </m:e>
          <m:sub>
            <m:r>
              <w:rPr>
                <w:rFonts w:ascii="Cambria Math" w:hAnsi="Cambria Math"/>
              </w:rPr>
              <m:t>T</m:t>
            </m:r>
          </m:sub>
        </m:sSub>
      </m:oMath>
      <w:r w:rsidRPr="00674711">
        <w:rPr>
          <w:lang w:val="ru-RU"/>
          <w:rPrChange w:id="4342" w:author="Nik K" w:date="2026-10-29T00:18:00Z">
            <w:rPr/>
          </w:rPrChange>
        </w:rPr>
        <w:t xml:space="preserve"> включают ошибки и отброшенные нелинейные члены; их независимость не предполагается.</w:t>
      </w:r>
    </w:p>
    <w:p w14:paraId="7B76FCEB" w14:textId="77777777" w:rsidR="003416EE" w:rsidRDefault="006041B4">
      <w:pPr>
        <w:pStyle w:val="af"/>
        <w:keepNext/>
      </w:pPr>
      <w:r>
        <w:t>Если в вычислительном опыте ткани постоянны, а тканевая инверсия игнорирует заданное движение или изменение объёма, она получает ложное изменение сопротивлений. В использованной локальной задаче наименьших квадратов это выражено формулами</w:t>
      </w:r>
    </w:p>
    <w:p w14:paraId="1ED1B2B8" w14:textId="77777777" w:rsidR="003416EE" w:rsidRDefault="006B31AF">
      <w:pPr>
        <w:pStyle w:val="af"/>
        <w:spacing w:before="120" w:after="120" w:line="264" w:lineRule="auto"/>
        <w:ind w:firstLine="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e>
            <m:sub>
              <m:r>
                <m:rPr>
                  <m:sty m:val="p"/>
                </m:rPr>
                <w:rPr>
                  <w:rFonts w:ascii="Cambria Math" w:hAnsi="Cambria Math"/>
                </w:rPr>
                <m:t>ложн</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,ост</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ρ</m:t>
                  </m:r>
                </m:sub>
              </m:sSub>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ρ</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W</m:t>
              </m:r>
              <m:sSub>
                <m:sSubPr>
                  <m:ctrlPr>
                    <w:rPr>
                      <w:rFonts w:ascii="Cambria Math" w:hAnsi="Cambria Math"/>
                    </w:rPr>
                  </m:ctrlPr>
                </m:sSubPr>
                <m:e>
                  <m:r>
                    <w:rPr>
                      <w:rFonts w:ascii="Cambria Math" w:hAnsi="Cambria Math"/>
                    </w:rPr>
                    <m:t>G</m:t>
                  </m:r>
                </m:e>
                <m:sub>
                  <m:r>
                    <w:rPr>
                      <w:rFonts w:ascii="Cambria Math" w:hAnsi="Cambria Math"/>
                    </w:rPr>
                    <m:t>q</m:t>
                  </m:r>
                </m:sub>
              </m:sSub>
            </m:e>
          </m:d>
          <m:r>
            <m:rPr>
              <m:sty m:val="p"/>
            </m:rPr>
            <w:rPr>
              <w:rFonts w:ascii="Cambria Math" w:hAnsi="Cambria Math"/>
            </w:rPr>
            <m:t>Δ</m:t>
          </m:r>
          <m:r>
            <m:rPr>
              <m:sty m:val="bi"/>
            </m:rPr>
            <w:rPr>
              <w:rFonts w:ascii="Cambria Math" w:hAnsi="Cambria Math"/>
            </w:rPr>
            <m:t>q</m:t>
          </m:r>
          <m:r>
            <m:rPr>
              <m:sty m:val="p"/>
            </m:rPr>
            <w:rPr>
              <w:rFonts w:ascii="Cambria Math" w:hAnsi="Cambria Math"/>
            </w:rPr>
            <m:t>.</m:t>
          </m:r>
          <m:r>
            <w:rPr>
              <w:rFonts w:ascii="Cambria Math" w:hAnsi="Cambria Math"/>
            </w:rPr>
            <m:t>  </m:t>
          </m:r>
          <m:r>
            <m:rPr>
              <m:nor/>
            </m:rPr>
            <m:t>(12.2)</m:t>
          </m:r>
        </m:oMath>
      </m:oMathPara>
    </w:p>
    <w:p w14:paraId="6DC1ED52" w14:textId="77777777" w:rsidR="003416EE" w:rsidRPr="00674711" w:rsidRDefault="006041B4">
      <w:pPr>
        <w:pStyle w:val="FirstParagraph"/>
        <w:rPr>
          <w:lang w:val="ru-RU"/>
          <w:rPrChange w:id="4343" w:author="Nik K" w:date="2026-10-29T00:18:00Z">
            <w:rPr/>
          </w:rPrChange>
        </w:rPr>
      </w:pPr>
      <w:r w:rsidRPr="00674711">
        <w:rPr>
          <w:lang w:val="ru-RU"/>
          <w:rPrChange w:id="4344" w:author="Nik K" w:date="2026-10-29T00:18:00Z">
            <w:rPr/>
          </w:rPrChange>
        </w:rPr>
        <w:t xml:space="preserve">Знак </w:t>
      </w:r>
      <m:oMath>
        <m:r>
          <m:rPr>
            <m:sty m:val="p"/>
          </m:rPr>
          <w:rPr>
            <w:rFonts w:ascii="Cambria Math" w:hAnsi="Cambria Math"/>
            <w:lang w:val="ru-RU"/>
            <w:rPrChange w:id="4345" w:author="Nik K" w:date="2026-10-29T00:18:00Z">
              <w:rPr>
                <w:rFonts w:ascii="Cambria Math" w:hAnsi="Cambria Math"/>
              </w:rPr>
            </w:rPrChange>
          </w:rPr>
          <m:t>+</m:t>
        </m:r>
      </m:oMath>
      <w:r w:rsidRPr="00674711">
        <w:rPr>
          <w:lang w:val="ru-RU"/>
          <w:rPrChange w:id="4346" w:author="Nik K" w:date="2026-10-29T00:18:00Z">
            <w:rPr/>
          </w:rPrChange>
        </w:rPr>
        <w:t xml:space="preserve"> обозначает псевдообращение, </w:t>
      </w:r>
      <m:oMath>
        <m:r>
          <w:rPr>
            <w:rFonts w:ascii="Cambria Math" w:hAnsi="Cambria Math"/>
          </w:rPr>
          <m:t>W</m:t>
        </m:r>
      </m:oMath>
      <w:r w:rsidRPr="00674711">
        <w:rPr>
          <w:lang w:val="ru-RU"/>
          <w:rPrChange w:id="4347" w:author="Nik K" w:date="2026-10-29T00:18:00Z">
            <w:rPr/>
          </w:rPrChange>
        </w:rPr>
        <w:t xml:space="preserve"> — фиксированную диагональную матрицу весов; при относительной нормировке её элементы имеют единицу В⁻¹. Первое выражение получено проекцией геометрического отклика на тканевые столбцы. Подстановка этой оценки в вычитаемый вклад </w:t>
      </w:r>
      <m:oMath>
        <m:sSub>
          <m:sSubPr>
            <m:ctrlPr>
              <w:rPr>
                <w:rFonts w:ascii="Cambria Math" w:hAnsi="Cambria Math"/>
              </w:rPr>
            </m:ctrlPr>
          </m:sSubPr>
          <m:e>
            <m:r>
              <w:rPr>
                <w:rFonts w:ascii="Cambria Math" w:hAnsi="Cambria Math"/>
              </w:rPr>
              <m:t>K</m:t>
            </m:r>
          </m:e>
          <m:sub>
            <m:r>
              <w:rPr>
                <w:rFonts w:ascii="Cambria Math" w:hAnsi="Cambria Math"/>
              </w:rPr>
              <m:t>ρ</m:t>
            </m:r>
          </m:sub>
        </m:sSub>
        <m:acc>
          <m:accPr>
            <m:ctrlPr>
              <w:rPr>
                <w:rFonts w:ascii="Cambria Math" w:hAnsi="Cambria Math"/>
              </w:rPr>
            </m:ctrlPr>
          </m:accPr>
          <m:e>
            <m:r>
              <m:rPr>
                <m:sty m:val="p"/>
              </m:rPr>
              <w:rPr>
                <w:rFonts w:ascii="Cambria Math" w:hAnsi="Cambria Math"/>
              </w:rPr>
              <m:t>Δ</m:t>
            </m:r>
            <m:r>
              <m:rPr>
                <m:sty m:val="bi"/>
              </m:rPr>
              <w:rPr>
                <w:rFonts w:ascii="Cambria Math" w:hAnsi="Cambria Math"/>
              </w:rPr>
              <m:t>ρ</m:t>
            </m:r>
          </m:e>
        </m:acc>
      </m:oMath>
      <w:r w:rsidRPr="00674711">
        <w:rPr>
          <w:lang w:val="ru-RU"/>
          <w:rPrChange w:id="4348" w:author="Nik K" w:date="2026-10-29T00:18:00Z">
            <w:rPr/>
          </w:rPrChange>
        </w:rPr>
        <w:t xml:space="preserve"> даёт второе выражение. Поэтому после поправки действует изменённая геометрическая чувствительность. Раздельное выполнение двух обратных операций само по себе не обеспечивает раздельности их физических результатов.</w:t>
      </w:r>
    </w:p>
    <w:p w14:paraId="43BA50A2" w14:textId="77777777" w:rsidR="003416EE" w:rsidRDefault="006041B4">
      <w:pPr>
        <w:pStyle w:val="af"/>
      </w:pPr>
      <w:r>
        <w:t xml:space="preserve">В сохранённом контрпримере исходную STL сместили по </w:t>
      </w:r>
      <m:oMath>
        <m:r>
          <w:rPr>
            <w:rFonts w:ascii="Cambria Math" w:hAnsi="Cambria Math"/>
          </w:rPr>
          <m:t>y</m:t>
        </m:r>
      </m:oMath>
      <w:r>
        <w:t xml:space="preserve"> на +5 мм при неизменных свойствах и номинальном объёме. После поправки численного изменения объёма ТТРКГ-отклик равен −0,0106283 Ом. Инверсия трёх тканевых параметров при фиксированной геометрии дала </w:t>
      </w:r>
      <w:r>
        <w:lastRenderedPageBreak/>
        <w:t>л</w:t>
      </w:r>
      <w:proofErr w:type="spellStart"/>
      <w:r>
        <w:t>ожную</w:t>
      </w:r>
      <w:proofErr w:type="spellEnd"/>
      <w:r>
        <w:t xml:space="preserve"> поправку −0,387688 Ом; остаток +0,377060 Ом при делении на исходную объёмную чувствительность превратился в +291,30 мл вместо нулевого изменения объёма. Невязка тканевого описания ЭИТ составляет 66,73%; результат отвергнут [106]. Это модельный отказ конкретной локальной схемы, не наблюдение столь большого изменения сердца.</w:t>
      </w:r>
    </w:p>
    <w:p w14:paraId="5DB43BC7" w14:textId="77777777" w:rsidR="003416EE" w:rsidRDefault="006041B4">
      <w:pPr>
        <w:pStyle w:val="af"/>
      </w:pPr>
      <w:r>
        <w:t>Для исходной STL и записи 02 относительная нормировка снизила остаток на исключённых измерительных парах с 71,973 до 50,493%, но невзвешенный остаток в вольтах составил 132,679% [108]. Улучшение выбранной метрики не означает валидации объёма. Сравнение требует одинаковых весов и оценки ошибки конечной поправки в омах.</w:t>
      </w:r>
    </w:p>
    <w:p w14:paraId="666634D5" w14:textId="77777777" w:rsidR="003416EE" w:rsidRDefault="006041B4">
      <w:pPr>
        <w:pStyle w:val="af"/>
      </w:pPr>
      <w:r>
        <w:t>Расхождение допускает влияние анатомии и состава, пояса и контактов, частотного переноса, преобразования приборных чисел и геометрической динамики. Проверки общего контактного параметра и другой высоты пояса не устранили основного остатка и не установили единственного механизма. Свободное усиление или дополнительные тканевые области без проверки различимости не дают обоснованного решения.</w:t>
      </w:r>
    </w:p>
    <w:p w14:paraId="7A05ACA9" w14:textId="77777777" w:rsidR="003416EE" w:rsidRDefault="006041B4">
      <w:pPr>
        <w:pStyle w:val="af"/>
      </w:pPr>
      <w:r>
        <w:t xml:space="preserve">Новая серия количественно задаёт условные требования к остатку поправки. Для STL, опоры </w:t>
      </w:r>
      <w:proofErr w:type="spellStart"/>
      <w:r>
        <w:t>commonSTLfit</w:t>
      </w:r>
      <w:proofErr w:type="spellEnd"/>
      <w:r>
        <w:t xml:space="preserve">, q256 и исходного монтажа </w:t>
      </w:r>
      <w:proofErr w:type="spellStart"/>
      <w:r>
        <w:t>неустранённое</w:t>
      </w:r>
      <w:proofErr w:type="spellEnd"/>
      <w:r>
        <w:t xml:space="preserve"> изменение сопротивления мягкого фона на 1% даёт линейную эквивалентную ошибку объёма 594,2 мл, единого лёгкого — 38,86 мл. Если каждому из этих вкладов по отдельности выделить иллюстративный бюджет 5 мл, модуль остаточной ошибки сопротивления должен быть не более 0,008415% базового значения для мягкого фона либо 0,1287% для лёгкого [111]. В каждом таком расчёте все остальные вклады и остатки предполагаются точно устранёнными.</w:t>
      </w:r>
    </w:p>
    <w:p w14:paraId="46BDD511" w14:textId="77777777" w:rsidR="003416EE" w:rsidRDefault="006041B4">
      <w:pPr>
        <w:pStyle w:val="af"/>
      </w:pPr>
      <w:r>
        <w:t xml:space="preserve">Это результат линейной модели чувствительности, а не измеренные изменения тканей или фактически восстановленные объёмы. Значение 5 мл не </w:t>
      </w:r>
      <w:proofErr w:type="gramStart"/>
      <w:r>
        <w:t>принято</w:t>
      </w:r>
      <w:proofErr w:type="gramEnd"/>
      <w:r>
        <w:t xml:space="preserve"> как критерий достаточности методики; одновременное выполнение двух изолированных ограничений не гарантирует общего бюджета 5 мл. Достижимость требуемых остаточных ошибок по ЭИТ, их </w:t>
      </w:r>
      <w:r>
        <w:lastRenderedPageBreak/>
        <w:t>зависимость от движения и суммарная неопределённость остаются нерешёнными. Невязка ЭИТ в процентах напряжения сама по себе не удостоверяет эти требования к ТТРКГ.</w:t>
      </w:r>
    </w:p>
    <w:p w14:paraId="7BA3C8CF" w14:textId="77777777" w:rsidR="003416EE" w:rsidRDefault="006041B4">
      <w:pPr>
        <w:pStyle w:val="21"/>
      </w:pPr>
      <w:bookmarkStart w:id="4349" w:name="_Toc244123156"/>
      <w:bookmarkStart w:id="4350" w:name="Xbbef0f9e0049c2886414e608d44779cf7273541"/>
      <w:bookmarkEnd w:id="4319"/>
      <w:r>
        <w:t>12.5 Движение и практическая различимость объёма</w:t>
      </w:r>
      <w:bookmarkEnd w:id="4349"/>
    </w:p>
    <w:p w14:paraId="555BB305" w14:textId="77777777" w:rsidR="003416EE" w:rsidRPr="00674711" w:rsidRDefault="006041B4">
      <w:pPr>
        <w:pStyle w:val="FirstParagraph"/>
        <w:keepNext/>
        <w:rPr>
          <w:lang w:val="ru-RU"/>
          <w:rPrChange w:id="4351" w:author="Nik K" w:date="2026-10-29T00:18:00Z">
            <w:rPr/>
          </w:rPrChange>
        </w:rPr>
      </w:pPr>
      <w:r w:rsidRPr="00674711">
        <w:rPr>
          <w:lang w:val="ru-RU"/>
          <w:rPrChange w:id="4352" w:author="Nik K" w:date="2026-10-29T00:18:00Z">
            <w:rPr/>
          </w:rPrChange>
        </w:rPr>
        <w:t>Даже идеальная тканевая поправка оставляет геометрическую неоднозначность одного отведения. При фиксированном эффективном свойстве сердца локальная связь имеет вид</w:t>
      </w:r>
    </w:p>
    <w:p w14:paraId="39EFB08A" w14:textId="77777777" w:rsidR="003416EE" w:rsidRDefault="006041B4">
      <w:pPr>
        <w:pStyle w:val="af"/>
        <w:spacing w:before="120" w:after="120" w:line="264" w:lineRule="auto"/>
        <w:ind w:firstLine="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,геом</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m:rPr>
              <m:sty m:val="p"/>
            </m:rPr>
            <w:rPr>
              <w:rFonts w:ascii="Cambria Math" w:hAnsi="Cambria Math"/>
            </w:rPr>
            <m:t>Δ</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m:rPr>
              <m:sty m:val="p"/>
            </m:rPr>
            <w:rPr>
              <w:rFonts w:ascii="Cambria Math" w:hAnsi="Cambria Math"/>
            </w:rPr>
            <m:t>Δ</m:t>
          </m:r>
          <m:r>
            <w:rPr>
              <w:rFonts w:ascii="Cambria Math" w:hAnsi="Cambria Math"/>
            </w:rPr>
            <m:t>z</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 δV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 δx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(12.3)</m:t>
          </m:r>
        </m:oMath>
      </m:oMathPara>
    </w:p>
    <w:p w14:paraId="3B548349" w14:textId="77777777" w:rsidR="003416EE" w:rsidRPr="00674711" w:rsidRDefault="006041B4">
      <w:pPr>
        <w:pStyle w:val="FirstParagraph"/>
        <w:rPr>
          <w:lang w:val="ru-RU"/>
          <w:rPrChange w:id="4353" w:author="Nik K" w:date="2026-10-29T00:18:00Z">
            <w:rPr/>
          </w:rPrChange>
        </w:rPr>
      </w:pPr>
      <w:r w:rsidRPr="00674711">
        <w:rPr>
          <w:lang w:val="ru-RU"/>
          <w:rPrChange w:id="4354" w:author="Nik K" w:date="2026-10-29T00:18:00Z">
            <w:rPr/>
          </w:rPrChange>
        </w:rPr>
        <w:t xml:space="preserve">Коэффициент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4355" w:author="Nik K" w:date="2026-10-29T00:18:00Z">
            <w:rPr/>
          </w:rPrChange>
        </w:rPr>
        <w:t xml:space="preserve"> выражен в Ом/мл, координатные коэффициенты — в Ом/мм. Вторая часть показывает одно неразличимое направление: при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lang w:val="ru-RU"/>
            <w:rPrChange w:id="4356" w:author="Nik K" w:date="2026-10-29T00:18:00Z">
              <w:rPr>
                <w:rFonts w:ascii="Cambria Math" w:hAnsi="Cambria Math"/>
              </w:rPr>
            </w:rPrChange>
          </w:rPr>
          <m:t>≠</m:t>
        </m:r>
        <m:r>
          <w:rPr>
            <w:rFonts w:ascii="Cambria Math" w:hAnsi="Cambria Math"/>
            <w:lang w:val="ru-RU"/>
            <w:rPrChange w:id="4357" w:author="Nik K" w:date="2026-10-29T00:18:00Z">
              <w:rPr>
                <w:rFonts w:ascii="Cambria Math" w:hAnsi="Cambria Math"/>
              </w:rPr>
            </w:rPrChange>
          </w:rPr>
          <m:t>0</m:t>
        </m:r>
      </m:oMath>
      <w:r w:rsidRPr="00674711">
        <w:rPr>
          <w:lang w:val="ru-RU"/>
          <w:rPrChange w:id="4358" w:author="Nik K" w:date="2026-10-29T00:18:00Z">
            <w:rPr/>
          </w:rPrChange>
        </w:rPr>
        <w:t xml:space="preserve"> добавление </w:t>
      </w:r>
      <m:oMath>
        <m:r>
          <w:rPr>
            <w:rFonts w:ascii="Cambria Math" w:hAnsi="Cambria Math"/>
          </w:rPr>
          <m:t>δx</m:t>
        </m:r>
      </m:oMath>
      <w:r w:rsidRPr="00674711">
        <w:rPr>
          <w:lang w:val="ru-RU"/>
          <w:rPrChange w:id="4359" w:author="Nik K" w:date="2026-10-29T00:18:00Z">
            <w:rPr/>
          </w:rPrChange>
        </w:rPr>
        <w:t xml:space="preserve"> компенсируется </w:t>
      </w:r>
      <m:oMath>
        <m:r>
          <w:rPr>
            <w:rFonts w:ascii="Cambria Math" w:hAnsi="Cambria Math"/>
          </w:rPr>
          <m:t>δV</m:t>
        </m:r>
        <m:r>
          <m:rPr>
            <m:sty m:val="p"/>
          </m:rPr>
          <w:rPr>
            <w:rFonts w:ascii="Cambria Math" w:hAnsi="Cambria Math"/>
            <w:lang w:val="ru-RU"/>
            <w:rPrChange w:id="4360" w:author="Nik K" w:date="2026-10-29T00:18: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lang w:val="ru-RU"/>
            <w:rPrChange w:id="4361" w:author="Nik K" w:date="2026-10-29T00:18:00Z">
              <w:rPr>
                <w:rFonts w:ascii="Cambria Math" w:hAnsi="Cambria Math"/>
              </w:rPr>
            </w:rPrChange>
          </w:rPr>
          <m:t>/</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lang w:val="ru-RU"/>
            <w:rPrChange w:id="4362" w:author="Nik K" w:date="2026-10-29T00:18:00Z">
              <w:rPr>
                <w:rFonts w:ascii="Cambria Math" w:hAnsi="Cambria Math"/>
              </w:rPr>
            </w:rPrChange>
          </w:rPr>
          <m:t>)</m:t>
        </m:r>
        <m:r>
          <w:rPr>
            <w:rFonts w:ascii="Cambria Math" w:hAnsi="Cambria Math"/>
          </w:rPr>
          <m:t>δx</m:t>
        </m:r>
      </m:oMath>
      <w:r w:rsidRPr="00674711">
        <w:rPr>
          <w:lang w:val="ru-RU"/>
          <w:rPrChange w:id="4363" w:author="Nik K" w:date="2026-10-29T00:18:00Z">
            <w:rPr/>
          </w:rPrChange>
        </w:rPr>
        <w:t>. Один скалярный отсчёт не определяет четыре свободных геометрических параметра. По</w:t>
      </w:r>
      <w:proofErr w:type="spellStart"/>
      <w:r w:rsidRPr="00674711">
        <w:rPr>
          <w:lang w:val="ru-RU"/>
          <w:rPrChange w:id="4364" w:author="Nik K" w:date="2026-10-29T00:18:00Z">
            <w:rPr/>
          </w:rPrChange>
        </w:rPr>
        <w:t>следовательность</w:t>
      </w:r>
      <w:proofErr w:type="spellEnd"/>
      <w:r w:rsidRPr="00674711">
        <w:rPr>
          <w:lang w:val="ru-RU"/>
          <w:rPrChange w:id="4365" w:author="Nik K" w:date="2026-10-29T00:18:00Z">
            <w:rPr/>
          </w:rPrChange>
        </w:rPr>
        <w:t xml:space="preserve"> отсчётов не устраняет этого ограничения, если все четыре временные функции остаются независимыми. ЭКГ связывает события по времени, но не измеряет координаты.</w:t>
      </w:r>
    </w:p>
    <w:p w14:paraId="343D699A" w14:textId="77777777" w:rsidR="003416EE" w:rsidRDefault="006041B4">
      <w:pPr>
        <w:pStyle w:val="af"/>
      </w:pPr>
      <w:r>
        <w:t xml:space="preserve">В новой серии проверено и гипотетическое объединение трёх монтажей: исходного с промежутком ток–напряжение 100 мм, варианта 95 мм и варианта с поворотом контактов одной руки на 180°. Для всех шести сочетаний формы и материальной опоры матрица при q256 и малом шаге имеет ранг 3. При свободных </w:t>
      </w:r>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где </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 эффективное сопротивление сердца, отдельно изменение объёма также не определяется однозначно: проверка объёмного функционала выявляет неразличимые направления с ненулевым изменением V [111]. Это более конкретный результат, чем недостаточность ранга для восстановления всех пяти параметров. Три монтажа являются альтернативными расчётными конфигурациями, а не одновременно записанными каналами.</w:t>
      </w:r>
    </w:p>
    <w:p w14:paraId="330909DE" w14:textId="77777777" w:rsidR="003416EE" w:rsidRDefault="006041B4">
      <w:pPr>
        <w:pStyle w:val="af"/>
      </w:pPr>
      <w:r>
        <w:t xml:space="preserve">При точно известных координатах двухпараметрическая матрица </w:t>
      </w:r>
      <m:oMath>
        <m:r>
          <w:rPr>
            <w:rFonts w:ascii="Cambria Math" w:hAnsi="Cambria Math"/>
          </w:rPr>
          <m:t>V</m:t>
        </m:r>
      </m:oMath>
      <w:r>
        <w:t>–</w:t>
      </w:r>
      <m:oMath>
        <m:sSub>
          <m:sSubPr>
            <m:ctrlPr>
              <w:rPr>
                <w:rFonts w:ascii="Cambria Math" w:hAnsi="Cambria Math"/>
              </w:rPr>
            </m:ctrlPr>
          </m:sSubPr>
          <m:e>
            <m:r>
              <w:rPr>
                <w:rFonts w:ascii="Cambria Math" w:hAnsi="Cambria Math"/>
              </w:rPr>
              <m:t>ρ</m:t>
            </m:r>
          </m:e>
          <m:sub>
            <m:r>
              <w:rPr>
                <w:rFonts w:ascii="Cambria Math" w:hAnsi="Cambria Math"/>
              </w:rPr>
              <m:t>H</m:t>
            </m:r>
          </m:sub>
        </m:sSub>
      </m:oMath>
      <w:r>
        <w:t xml:space="preserve"> имеет ранг 2 во всех шести сочетаниях. В этой ограниченной линейной задаче параметры алгебраически различимы, однако число обусловленности </w:t>
      </w:r>
      <w:r>
        <w:lastRenderedPageBreak/>
        <w:t xml:space="preserve">составляет от 708 до 26 680 при принятых масштабах параметров [111]. Следовательно, утверждение строгой </w:t>
      </w:r>
      <w:proofErr w:type="spellStart"/>
      <w:r>
        <w:t>неидентифицируемости</w:t>
      </w:r>
      <w:proofErr w:type="spellEnd"/>
      <w:r>
        <w:t xml:space="preserve"> здесь было бы неверным; нерешённой остаётся практическая точность при ошибках входов и модели. Эти числа зависят от масштабирования и не задают порога обнаружения без модели шума.</w:t>
      </w:r>
    </w:p>
    <w:p w14:paraId="7CCC6A14" w14:textId="77777777" w:rsidR="003416EE" w:rsidRDefault="006041B4">
      <w:pPr>
        <w:pStyle w:val="af"/>
      </w:pPr>
      <w:r>
        <w:t xml:space="preserve">Конечный FEM-контроль подтверждает возможность почти полного погашения объёмного отклика специально подобранным изменением сердечного сопротивления. Для G1 и diagnostic4 максимумы модулей по двум знакам пробы составляют 5,856 мл для изменения объёма и 0,3195% для изменения сопротивления; максимальный остаток после одного шага уточнения Ньютона равен </w:t>
      </w:r>
      <m:oMath>
        <m:r>
          <w:rPr>
            <w:rFonts w:ascii="Cambria Math" w:hAnsi="Cambria Math"/>
          </w:rPr>
          <m:t>1</m:t>
        </m:r>
        <m:r>
          <m:rPr>
            <m:sty m:val="p"/>
          </m:rPr>
          <w:rPr>
            <w:rFonts w:ascii="Cambria Math" w:hAnsi="Cambria Math"/>
          </w:rPr>
          <m:t>,</m:t>
        </m:r>
        <m:r>
          <w:rPr>
            <w:rFonts w:ascii="Cambria Math" w:hAnsi="Cambria Math"/>
          </w:rPr>
          <m:t>871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мОм в исходном монтаже и 0,008729 мОм в других двух [111]. Таким образом, изменение порядка 5,8 мл может быть почти компенсировано изменением сопротивления порядка 0,3% в исследованной дискретной модели. Максимумы приведены отдельно по каждому показателю и не обязательно относятся к одному знаку пробы. Сопротивление подбирали только по исходному монтажу; перенос на остальные выполнен без дополнительной подгонки. Это построенный контрпример, а не независимое восстановление объёма и не доказательство неразличимости при любом шуме. Для STL/</w:t>
      </w:r>
      <w:proofErr w:type="spellStart"/>
      <w:r>
        <w:t>commonSTLfit</w:t>
      </w:r>
      <w:proofErr w:type="spellEnd"/>
      <w:r>
        <w:t xml:space="preserve"> уточнённое изменение сопротивления достигает 5,924%, выходя за прежние пробы ±5%; эту компенсацию нельзя ограничивать ранее исследованным диапазоном.</w:t>
      </w:r>
    </w:p>
    <w:p w14:paraId="490E78B3" w14:textId="77777777" w:rsidR="003416EE" w:rsidRDefault="006041B4">
      <w:pPr>
        <w:pStyle w:val="af"/>
      </w:pPr>
      <w:r>
        <w:t>Полный численный ранг диагностической матрицы ЭИТ следует оценивать отдельно. В общей условной материальной опоре после учёта остальных столбцов остаётся 8,28–11,39% нормы объёмного столбца для трёх исследованных форм; косинус между объёмным столбцом и столбцом сердечного сопротивления близок к 0,988 [106]. Это геометрия взвешенных чувствительностей, не доля физиологического сигнала и не вероятность правильного восстановления. На фоне ошибок модели малое независимое направление может оказаться непригодным для количественной оценки, несмотря на формально полный ранг.</w:t>
      </w:r>
    </w:p>
    <w:p w14:paraId="4B39598C" w14:textId="77777777" w:rsidR="003416EE" w:rsidRDefault="006041B4">
      <w:pPr>
        <w:pStyle w:val="af"/>
      </w:pPr>
      <w:r>
        <w:lastRenderedPageBreak/>
        <w:t>Чувствительности сравнивают через отклики на заданные диапазоны: производные по координате и сопротивлению имеют разные размерности. Сценарные сдвиги не являются измеренными границами движения человека. Радиус равновеликой сферы служит координатой размера и не меняет исходную FEM-форму.</w:t>
      </w:r>
    </w:p>
    <w:p w14:paraId="722D26A0" w14:textId="77777777" w:rsidR="003416EE" w:rsidRDefault="006041B4">
      <w:pPr>
        <w:pStyle w:val="af"/>
      </w:pPr>
      <w:r>
        <w:t>Совместные конечные изменения объёма, трёх координат и сердечного сопротивления уже сопоставлены с суммой отдельных воздействий. Например, для L1/diagnostic4, q64 и отрицательной совместной пробы в исходном монтаже сумма отдельных откликов равна +0,3872 мОм, а совместный отклик — −0,2066 мОм. После поправки несовпадения интегрированных объёмов остаток суперпозиции составляет −0,5822 мОм [111]. В этой пробе сумма отдельных конечных откликов не сохраняет даже знак совместного ответа. Остаток включает численную составляющую; его нельзя объявлять чистым физиологическим взаимодействием или переносить на произвольные диапазоны изменений.</w:t>
      </w:r>
    </w:p>
    <w:p w14:paraId="492FAF00" w14:textId="77777777" w:rsidR="003416EE" w:rsidRDefault="006041B4">
      <w:pPr>
        <w:pStyle w:val="af"/>
      </w:pPr>
      <w:r>
        <w:t>Для объёмного пересчёта с исключённым движением из (12.1) следует</w:t>
      </w:r>
    </w:p>
    <w:p w14:paraId="45597BF9" w14:textId="77777777" w:rsidR="003416EE" w:rsidRDefault="006B31AF">
      <w:pPr>
        <w:pStyle w:val="af"/>
        <w:spacing w:before="120" w:after="120" w:line="264" w:lineRule="auto"/>
        <w:ind w:firstLine="0"/>
      </w:pPr>
      <m:oMathPara>
        <m:oMathParaPr>
          <m:jc m:val="center"/>
        </m:oMathParaPr>
        <m:oMath>
          <m:acc>
            <m:accPr>
              <m:ctrlPr>
                <w:rPr>
                  <w:rFonts w:ascii="Cambria Math" w:hAnsi="Cambria Math"/>
                </w:rPr>
              </m:ctrlPr>
            </m:accPr>
            <m:e>
              <m:r>
                <m:rPr>
                  <m:sty m:val="p"/>
                </m:rPr>
                <w:rPr>
                  <w:rFonts w:ascii="Cambria Math" w:hAnsi="Cambria Math"/>
                </w:rPr>
                <m:t>Δ</m:t>
              </m:r>
              <m:r>
                <w:rPr>
                  <w:rFonts w:ascii="Cambria Math" w:hAnsi="Cambria Math"/>
                </w:rPr>
                <m:t>V</m:t>
              </m:r>
            </m:e>
          </m:acc>
          <m:r>
            <m:rPr>
              <m:sty m:val="p"/>
            </m:rPr>
            <w:rPr>
              <w:rFonts w:ascii="Cambria Math" w:hAnsi="Cambria Math"/>
            </w:rPr>
            <m:t>-Δ</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r>
            <m:rPr>
              <m:sty m:val="p"/>
            </m:rPr>
            <w:rPr>
              <w:rFonts w:ascii="Cambria Math" w:hAnsi="Cambria Math"/>
            </w:rPr>
            <m:t>Δ</m:t>
          </m:r>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ρ</m:t>
                          </m:r>
                        </m:e>
                        <m:sub>
                          <m:r>
                            <w:rPr>
                              <w:rFonts w:ascii="Cambria Math" w:hAnsi="Cambria Math"/>
                            </w:rPr>
                            <m:t>j</m:t>
                          </m:r>
                        </m:sub>
                      </m:sSub>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e>
          </m:nary>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K</m:t>
                  </m:r>
                </m:e>
                <m:sub>
                  <m:r>
                    <w:rPr>
                      <w:rFonts w:ascii="Cambria Math" w:hAnsi="Cambria Math"/>
                    </w:rPr>
                    <m:t>V</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sSub>
                <m:sSubPr>
                  <m:ctrlPr>
                    <w:rPr>
                      <w:rFonts w:ascii="Cambria Math" w:hAnsi="Cambria Math"/>
                    </w:rPr>
                  </m:ctrlPr>
                </m:sSubPr>
                <m:e>
                  <m:r>
                    <w:rPr>
                      <w:rFonts w:ascii="Cambria Math" w:hAnsi="Cambria Math"/>
                    </w:rPr>
                    <m:t>ρ</m:t>
                  </m:r>
                </m:e>
                <m:sub>
                  <m:r>
                    <w:rPr>
                      <w:rFonts w:ascii="Cambria Math" w:hAnsi="Cambria Math"/>
                    </w:rPr>
                    <m:t>j</m:t>
                  </m:r>
                </m:sub>
              </m:sSub>
            </m:sub>
          </m:sSub>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acc>
            <m:accPr>
              <m:ctrlPr>
                <w:rPr>
                  <w:rFonts w:ascii="Cambria Math" w:hAnsi="Cambria Math"/>
                </w:rPr>
              </m:ctrlPr>
            </m:accPr>
            <m:e>
              <m:r>
                <m:rPr>
                  <m:sty m:val="p"/>
                </m:rPr>
                <w:rPr>
                  <w:rFonts w:ascii="Cambria Math" w:hAnsi="Cambria Math"/>
                </w:rPr>
                <m:t>Δ</m:t>
              </m:r>
              <m:sSub>
                <m:sSubPr>
                  <m:ctrlPr>
                    <w:rPr>
                      <w:rFonts w:ascii="Cambria Math" w:hAnsi="Cambria Math"/>
                    </w:rPr>
                  </m:ctrlPr>
                </m:sSubPr>
                <m:e>
                  <m:r>
                    <w:rPr>
                      <w:rFonts w:ascii="Cambria Math" w:hAnsi="Cambria Math"/>
                    </w:rPr>
                    <m:t>ρ</m:t>
                  </m:r>
                </m:e>
                <m:sub>
                  <m:r>
                    <w:rPr>
                      <w:rFonts w:ascii="Cambria Math" w:hAnsi="Cambria Math"/>
                    </w:rPr>
                    <m:t>j</m:t>
                  </m:r>
                </m:sub>
              </m:sSub>
            </m:e>
          </m:acc>
          <m:r>
            <m:rPr>
              <m:sty m:val="p"/>
            </m:rPr>
            <w:rPr>
              <w:rFonts w:ascii="Cambria Math" w:hAnsi="Cambria Math"/>
            </w:rPr>
            <m:t>.</m:t>
          </m:r>
          <m:r>
            <w:rPr>
              <w:rFonts w:ascii="Cambria Math" w:hAnsi="Cambria Math"/>
            </w:rPr>
            <m:t>  </m:t>
          </m:r>
          <m:r>
            <m:rPr>
              <m:nor/>
            </m:rPr>
            <m:t>(12.4)</m:t>
          </m:r>
        </m:oMath>
      </m:oMathPara>
    </w:p>
    <w:p w14:paraId="14F5EBA8" w14:textId="77777777" w:rsidR="003416EE" w:rsidRPr="00674711" w:rsidRDefault="006041B4">
      <w:pPr>
        <w:pStyle w:val="FirstParagraph"/>
        <w:rPr>
          <w:lang w:val="ru-RU"/>
          <w:rPrChange w:id="4366" w:author="Nik K" w:date="2026-10-29T00:18:00Z">
            <w:rPr/>
          </w:rPrChange>
        </w:rPr>
      </w:pPr>
      <w:r w:rsidRPr="00674711">
        <w:rPr>
          <w:lang w:val="ru-RU"/>
          <w:rPrChange w:id="4367" w:author="Nik K" w:date="2026-10-29T00:18:00Z">
            <w:rPr/>
          </w:rPrChange>
        </w:rPr>
        <w:t xml:space="preserve">Каждое слагаемое имеет единицу мл. Выражение применимо к локальному разложению при ненулевом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674711">
        <w:rPr>
          <w:lang w:val="ru-RU"/>
          <w:rPrChange w:id="4368" w:author="Nik K" w:date="2026-10-29T00:18:00Z">
            <w:rPr/>
          </w:rPrChange>
        </w:rPr>
        <w:t>; оно не задаёт доверительного интервала. При малом знаменателе даже небольшой остаток электрической задачи даёт большой кажущийся объём. Ошибки тканевой оценки могут зависеть от того же движения, как показывает (12.2), поэтому их нельзя автоматически складывать квадратично как независимые стандартные отклонения.</w:t>
      </w:r>
    </w:p>
    <w:p w14:paraId="395E4A99" w14:textId="77777777" w:rsidR="003416EE" w:rsidRDefault="006041B4">
      <w:pPr>
        <w:pStyle w:val="af"/>
      </w:pPr>
      <w:r>
        <w:t>Линейный закон перемещения через объём снизил ошибку положения на трёх фазах следующего R–R для шести из девяти опор и увеличил для трёх. Целевой объём был известен из КТ [106]. Для применения по одному снимку остаётся установить источник коэффициентов, электрическую ошибку закона и переносимость между сокращениями.</w:t>
      </w:r>
    </w:p>
    <w:p w14:paraId="71609CC1" w14:textId="77777777" w:rsidR="003416EE" w:rsidRDefault="006041B4">
      <w:pPr>
        <w:pStyle w:val="af"/>
      </w:pPr>
      <w:r>
        <w:lastRenderedPageBreak/>
        <w:t>Задачу могут замыкать проверенные ограничения движения и сердечного сопротивления, малая ошибка их исключения либо дополнительная измерительная информация. Проверенные три альтернативных монтажа сами по себе свободную задачу не замыкают. Выбор ограничения определяется ошибкой объёма, а при задании связи сопротивления и объёма один физический эффект не должен учитываться дважды. Смена монтажа меняет прямой оператор и не эквивалентна перемещению сердца. Совместная геометрическая инверсия ЭИТ и ТТРКГ сохраняет роль отдельного диагностического сравнения.</w:t>
      </w:r>
    </w:p>
    <w:p w14:paraId="226A9BC4" w14:textId="77777777" w:rsidR="003416EE" w:rsidRDefault="006041B4">
      <w:pPr>
        <w:pStyle w:val="21"/>
      </w:pPr>
      <w:bookmarkStart w:id="4369" w:name="_Toc244123157"/>
      <w:bookmarkStart w:id="4370" w:name="X075dfbbb726059555d80d1b3f0a62b080f4dc48"/>
      <w:bookmarkEnd w:id="4350"/>
      <w:r>
        <w:t>12.6 Почему успех промежуточного расчёта не означает точности УО и ФВ</w:t>
      </w:r>
      <w:bookmarkEnd w:id="4369"/>
    </w:p>
    <w:p w14:paraId="6EE66739" w14:textId="77777777" w:rsidR="003416EE" w:rsidRPr="00674711" w:rsidRDefault="006041B4">
      <w:pPr>
        <w:pStyle w:val="FirstParagraph"/>
        <w:rPr>
          <w:lang w:val="ru-RU"/>
          <w:rPrChange w:id="4371" w:author="Nik K" w:date="2026-10-29T00:18:00Z">
            <w:rPr/>
          </w:rPrChange>
        </w:rPr>
      </w:pPr>
      <w:r w:rsidRPr="00674711">
        <w:rPr>
          <w:lang w:val="ru-RU"/>
          <w:rPrChange w:id="4372" w:author="Nik K" w:date="2026-10-29T00:18:00Z">
            <w:rPr/>
          </w:rPrChange>
        </w:rPr>
        <w:t>Противоположные изменения предсердий и желудочков допускают перераспределение объёма внутри наружного контура; размах целого сердца не является УО ЛЖ. Камерные связи требуют отдельной проверки. Временная зависимость фаз, неполнота цикла и неопределённость сегментации ограничивают перенос их коэффициентов.</w:t>
      </w:r>
    </w:p>
    <w:p w14:paraId="1812D851" w14:textId="77777777" w:rsidR="003416EE" w:rsidRDefault="006041B4">
      <w:pPr>
        <w:pStyle w:val="af"/>
      </w:pPr>
      <w:r>
        <w:t xml:space="preserve">Для оценки добавочной информации важны сопоставимые проверки. Таблица 12.1 объединяет результаты, которые отвечают разным вопросам; их нельзя усреднять в одну погрешность методики. RMSE здесь означает корень из средней квадратичной ошибки объёма относительно соответствующих сегментаций. В </w:t>
      </w:r>
      <w:proofErr w:type="spellStart"/>
      <w:r>
        <w:t>межсубъектной</w:t>
      </w:r>
      <w:proofErr w:type="spellEnd"/>
      <w:r>
        <w:t xml:space="preserve"> проверке сначала получали средние квадраты ошибок каждого человека, затем усредняли их с одинаковым весом людей и извлекали корень. Индивидуальные значения рассчитаны по исключённым фазам; опорная точка в ошибку не входит.</w:t>
      </w:r>
    </w:p>
    <w:p w14:paraId="26015067" w14:textId="77777777" w:rsidR="003416EE" w:rsidRDefault="006041B4">
      <w:pPr>
        <w:pStyle w:val="af5"/>
        <w:keepNext/>
      </w:pPr>
      <w:r>
        <w:t>Таблица 12.1 — Информативность геометрических и электрических входов для объёма ЛЖ в разных проверках</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883"/>
        <w:gridCol w:w="2401"/>
        <w:gridCol w:w="1359"/>
        <w:gridCol w:w="2852"/>
      </w:tblGrid>
      <w:tr w:rsidR="003416EE" w14:paraId="7282DEFC" w14:textId="77777777">
        <w:trPr>
          <w:cantSplit/>
          <w:tblHeader/>
        </w:trPr>
        <w:tc>
          <w:tcPr>
            <w:tcW w:w="2840" w:type="dxa"/>
            <w:shd w:val="clear" w:color="auto" w:fill="EDEDED"/>
          </w:tcPr>
          <w:p w14:paraId="1B764301" w14:textId="77777777" w:rsidR="003416EE" w:rsidRDefault="006041B4">
            <w:pPr>
              <w:keepNext/>
              <w:spacing w:before="60" w:after="60" w:line="240" w:lineRule="auto"/>
              <w:ind w:firstLine="0"/>
              <w:jc w:val="left"/>
            </w:pPr>
            <w:r>
              <w:rPr>
                <w:b/>
                <w:sz w:val="22"/>
              </w:rPr>
              <w:t>Проверка и доступная информация</w:t>
            </w:r>
          </w:p>
        </w:tc>
        <w:tc>
          <w:tcPr>
            <w:tcW w:w="2366" w:type="dxa"/>
            <w:shd w:val="clear" w:color="auto" w:fill="EDEDED"/>
          </w:tcPr>
          <w:p w14:paraId="22F5510F" w14:textId="77777777" w:rsidR="003416EE" w:rsidRDefault="006041B4">
            <w:pPr>
              <w:keepNext/>
              <w:spacing w:before="60" w:after="60" w:line="240" w:lineRule="auto"/>
              <w:ind w:firstLine="0"/>
              <w:jc w:val="left"/>
            </w:pPr>
            <w:r>
              <w:rPr>
                <w:b/>
                <w:sz w:val="22"/>
              </w:rPr>
              <w:t>Вариант</w:t>
            </w:r>
          </w:p>
        </w:tc>
        <w:tc>
          <w:tcPr>
            <w:tcW w:w="1339" w:type="dxa"/>
            <w:shd w:val="clear" w:color="auto" w:fill="EDEDED"/>
          </w:tcPr>
          <w:p w14:paraId="3833822B" w14:textId="77777777" w:rsidR="003416EE" w:rsidRDefault="006041B4">
            <w:pPr>
              <w:keepNext/>
              <w:spacing w:before="60" w:after="60" w:line="240" w:lineRule="auto"/>
              <w:ind w:firstLine="0"/>
              <w:jc w:val="left"/>
            </w:pPr>
            <w:r>
              <w:rPr>
                <w:b/>
                <w:sz w:val="22"/>
              </w:rPr>
              <w:t>Ошибка объёма ЛЖ, мл</w:t>
            </w:r>
          </w:p>
        </w:tc>
        <w:tc>
          <w:tcPr>
            <w:tcW w:w="2810" w:type="dxa"/>
            <w:shd w:val="clear" w:color="auto" w:fill="EDEDED"/>
          </w:tcPr>
          <w:p w14:paraId="2B157DAB" w14:textId="77777777" w:rsidR="003416EE" w:rsidRDefault="006041B4">
            <w:pPr>
              <w:keepNext/>
              <w:spacing w:before="60" w:after="60" w:line="240" w:lineRule="auto"/>
              <w:ind w:firstLine="0"/>
              <w:jc w:val="left"/>
            </w:pPr>
            <w:r>
              <w:rPr>
                <w:b/>
                <w:sz w:val="22"/>
              </w:rPr>
              <w:t>Граница интерпретации</w:t>
            </w:r>
          </w:p>
        </w:tc>
      </w:tr>
      <w:tr w:rsidR="003416EE" w14:paraId="3E8930E9" w14:textId="77777777">
        <w:trPr>
          <w:cantSplit/>
        </w:trPr>
        <w:tc>
          <w:tcPr>
            <w:tcW w:w="2840" w:type="dxa"/>
          </w:tcPr>
          <w:p w14:paraId="21B16FE5" w14:textId="77777777" w:rsidR="003416EE" w:rsidRDefault="006041B4">
            <w:pPr>
              <w:spacing w:before="60" w:after="60" w:line="240" w:lineRule="auto"/>
              <w:ind w:firstLine="0"/>
              <w:jc w:val="left"/>
            </w:pPr>
            <w:r>
              <w:rPr>
                <w:sz w:val="22"/>
              </w:rPr>
              <w:t xml:space="preserve">Исключение человека; Г, Н, А; 36 </w:t>
            </w:r>
            <w:proofErr w:type="spellStart"/>
            <w:r>
              <w:rPr>
                <w:sz w:val="22"/>
              </w:rPr>
              <w:t>неопорных</w:t>
            </w:r>
            <w:proofErr w:type="spellEnd"/>
            <w:r>
              <w:rPr>
                <w:sz w:val="22"/>
              </w:rPr>
              <w:t xml:space="preserve"> фаз</w:t>
            </w:r>
          </w:p>
        </w:tc>
        <w:tc>
          <w:tcPr>
            <w:tcW w:w="2366" w:type="dxa"/>
          </w:tcPr>
          <w:p w14:paraId="2F1E71E5" w14:textId="77777777" w:rsidR="003416EE" w:rsidRDefault="006041B4">
            <w:pPr>
              <w:spacing w:before="60" w:after="60" w:line="240" w:lineRule="auto"/>
              <w:ind w:firstLine="0"/>
              <w:jc w:val="left"/>
            </w:pPr>
            <w:r>
              <w:rPr>
                <w:sz w:val="22"/>
              </w:rPr>
              <w:t>Постоянный опорный объём</w:t>
            </w:r>
          </w:p>
        </w:tc>
        <w:tc>
          <w:tcPr>
            <w:tcW w:w="1339" w:type="dxa"/>
          </w:tcPr>
          <w:p w14:paraId="3E041F88" w14:textId="77777777" w:rsidR="003416EE" w:rsidRDefault="006041B4">
            <w:pPr>
              <w:spacing w:before="60" w:after="60" w:line="240" w:lineRule="auto"/>
              <w:ind w:firstLine="0"/>
              <w:jc w:val="left"/>
            </w:pPr>
            <w:r>
              <w:rPr>
                <w:sz w:val="22"/>
              </w:rPr>
              <w:t>23,71</w:t>
            </w:r>
          </w:p>
        </w:tc>
        <w:tc>
          <w:tcPr>
            <w:tcW w:w="2810" w:type="dxa"/>
          </w:tcPr>
          <w:p w14:paraId="3F3A66DE" w14:textId="77777777" w:rsidR="003416EE" w:rsidRDefault="006041B4">
            <w:pPr>
              <w:spacing w:before="60" w:after="60" w:line="240" w:lineRule="auto"/>
              <w:ind w:firstLine="0"/>
              <w:jc w:val="left"/>
            </w:pPr>
            <w:r>
              <w:rPr>
                <w:sz w:val="22"/>
              </w:rPr>
              <w:t>Контроль без динамики</w:t>
            </w:r>
          </w:p>
        </w:tc>
      </w:tr>
      <w:tr w:rsidR="003416EE" w14:paraId="288D5C36" w14:textId="77777777">
        <w:trPr>
          <w:cantSplit/>
        </w:trPr>
        <w:tc>
          <w:tcPr>
            <w:tcW w:w="2840" w:type="dxa"/>
          </w:tcPr>
          <w:p w14:paraId="30262174" w14:textId="77777777" w:rsidR="003416EE" w:rsidRDefault="006041B4">
            <w:pPr>
              <w:spacing w:before="60" w:after="60" w:line="240" w:lineRule="auto"/>
              <w:ind w:firstLine="0"/>
              <w:jc w:val="left"/>
            </w:pPr>
            <w:r>
              <w:rPr>
                <w:sz w:val="22"/>
              </w:rPr>
              <w:lastRenderedPageBreak/>
              <w:t>Та же проверка, известна динамика КТ</w:t>
            </w:r>
          </w:p>
        </w:tc>
        <w:tc>
          <w:tcPr>
            <w:tcW w:w="2366" w:type="dxa"/>
          </w:tcPr>
          <w:p w14:paraId="41DE2B91" w14:textId="77777777" w:rsidR="003416EE" w:rsidRDefault="006041B4">
            <w:pPr>
              <w:spacing w:before="60" w:after="60" w:line="240" w:lineRule="auto"/>
              <w:ind w:firstLine="0"/>
              <w:jc w:val="left"/>
            </w:pPr>
            <w:r>
              <w:rPr>
                <w:sz w:val="22"/>
              </w:rPr>
              <w:t>Изменение объёма целого сердца</w:t>
            </w:r>
          </w:p>
        </w:tc>
        <w:tc>
          <w:tcPr>
            <w:tcW w:w="1339" w:type="dxa"/>
          </w:tcPr>
          <w:p w14:paraId="033A3E02" w14:textId="77777777" w:rsidR="003416EE" w:rsidRDefault="006041B4">
            <w:pPr>
              <w:spacing w:before="60" w:after="60" w:line="240" w:lineRule="auto"/>
              <w:ind w:firstLine="0"/>
              <w:jc w:val="left"/>
            </w:pPr>
            <w:r>
              <w:rPr>
                <w:sz w:val="22"/>
              </w:rPr>
              <w:t>8,35</w:t>
            </w:r>
          </w:p>
        </w:tc>
        <w:tc>
          <w:tcPr>
            <w:tcW w:w="2810" w:type="dxa"/>
          </w:tcPr>
          <w:p w14:paraId="6C698E84" w14:textId="77777777" w:rsidR="003416EE" w:rsidRDefault="006041B4">
            <w:pPr>
              <w:spacing w:before="60" w:after="60" w:line="240" w:lineRule="auto"/>
              <w:ind w:firstLine="0"/>
              <w:jc w:val="left"/>
            </w:pPr>
            <w:r>
              <w:rPr>
                <w:sz w:val="22"/>
              </w:rPr>
              <w:t>Целевой геометрический признак предоставлен</w:t>
            </w:r>
          </w:p>
        </w:tc>
      </w:tr>
      <w:tr w:rsidR="003416EE" w14:paraId="7910FABF" w14:textId="77777777">
        <w:trPr>
          <w:cantSplit/>
        </w:trPr>
        <w:tc>
          <w:tcPr>
            <w:tcW w:w="2840" w:type="dxa"/>
          </w:tcPr>
          <w:p w14:paraId="52175091" w14:textId="77777777" w:rsidR="003416EE" w:rsidRDefault="006041B4">
            <w:pPr>
              <w:spacing w:before="60" w:after="60" w:line="240" w:lineRule="auto"/>
              <w:ind w:firstLine="0"/>
              <w:jc w:val="left"/>
            </w:pPr>
            <w:r>
              <w:rPr>
                <w:sz w:val="22"/>
              </w:rPr>
              <w:t>Та же проверка, известна динамика КТ</w:t>
            </w:r>
          </w:p>
        </w:tc>
        <w:tc>
          <w:tcPr>
            <w:tcW w:w="2366" w:type="dxa"/>
          </w:tcPr>
          <w:p w14:paraId="637AB96B" w14:textId="77777777" w:rsidR="003416EE" w:rsidRDefault="006041B4">
            <w:pPr>
              <w:spacing w:before="60" w:after="60" w:line="240" w:lineRule="auto"/>
              <w:ind w:firstLine="0"/>
              <w:jc w:val="left"/>
            </w:pPr>
            <w:r>
              <w:rPr>
                <w:sz w:val="22"/>
              </w:rPr>
              <w:t>Объём, центр и полуоси целого сердца</w:t>
            </w:r>
          </w:p>
        </w:tc>
        <w:tc>
          <w:tcPr>
            <w:tcW w:w="1339" w:type="dxa"/>
          </w:tcPr>
          <w:p w14:paraId="7628298A" w14:textId="77777777" w:rsidR="003416EE" w:rsidRDefault="006041B4">
            <w:pPr>
              <w:spacing w:before="60" w:after="60" w:line="240" w:lineRule="auto"/>
              <w:ind w:firstLine="0"/>
              <w:jc w:val="left"/>
            </w:pPr>
            <w:r>
              <w:rPr>
                <w:sz w:val="22"/>
              </w:rPr>
              <w:t>5,98</w:t>
            </w:r>
          </w:p>
        </w:tc>
        <w:tc>
          <w:tcPr>
            <w:tcW w:w="2810" w:type="dxa"/>
          </w:tcPr>
          <w:p w14:paraId="7DCE9402" w14:textId="77777777" w:rsidR="003416EE" w:rsidRDefault="006041B4">
            <w:pPr>
              <w:spacing w:before="60" w:after="60" w:line="240" w:lineRule="auto"/>
              <w:ind w:firstLine="0"/>
              <w:jc w:val="left"/>
            </w:pPr>
            <w:r>
              <w:rPr>
                <w:sz w:val="22"/>
              </w:rPr>
              <w:t>Не проверено извлечение этих признаков из ТТРКГ</w:t>
            </w:r>
          </w:p>
        </w:tc>
      </w:tr>
      <w:tr w:rsidR="003416EE" w14:paraId="3E0B349B" w14:textId="77777777">
        <w:trPr>
          <w:cantSplit/>
        </w:trPr>
        <w:tc>
          <w:tcPr>
            <w:tcW w:w="2840" w:type="dxa"/>
          </w:tcPr>
          <w:p w14:paraId="1B70727E" w14:textId="77777777" w:rsidR="003416EE" w:rsidRDefault="006041B4">
            <w:pPr>
              <w:spacing w:before="60" w:after="60" w:line="240" w:lineRule="auto"/>
              <w:ind w:firstLine="0"/>
              <w:jc w:val="left"/>
            </w:pPr>
            <w:r>
              <w:rPr>
                <w:sz w:val="22"/>
              </w:rPr>
              <w:t>Н; 8 исключённых фаз первого R–R с временным зазором</w:t>
            </w:r>
          </w:p>
        </w:tc>
        <w:tc>
          <w:tcPr>
            <w:tcW w:w="2366" w:type="dxa"/>
          </w:tcPr>
          <w:p w14:paraId="43E4FE0D" w14:textId="77777777" w:rsidR="003416EE" w:rsidRDefault="006041B4">
            <w:pPr>
              <w:spacing w:before="60" w:after="60" w:line="240" w:lineRule="auto"/>
              <w:ind w:firstLine="0"/>
              <w:jc w:val="left"/>
            </w:pPr>
            <w:r>
              <w:rPr>
                <w:sz w:val="22"/>
              </w:rPr>
              <w:t>Постоянный опорный объём</w:t>
            </w:r>
          </w:p>
        </w:tc>
        <w:tc>
          <w:tcPr>
            <w:tcW w:w="1339" w:type="dxa"/>
          </w:tcPr>
          <w:p w14:paraId="42F30DFE" w14:textId="77777777" w:rsidR="003416EE" w:rsidRDefault="006041B4">
            <w:pPr>
              <w:spacing w:before="60" w:after="60" w:line="240" w:lineRule="auto"/>
              <w:ind w:firstLine="0"/>
              <w:jc w:val="left"/>
            </w:pPr>
            <w:r>
              <w:rPr>
                <w:sz w:val="22"/>
              </w:rPr>
              <w:t>25,84</w:t>
            </w:r>
          </w:p>
        </w:tc>
        <w:tc>
          <w:tcPr>
            <w:tcW w:w="2810" w:type="dxa"/>
          </w:tcPr>
          <w:p w14:paraId="016C97E1" w14:textId="77777777" w:rsidR="003416EE" w:rsidRDefault="006041B4">
            <w:pPr>
              <w:spacing w:before="60" w:after="60" w:line="240" w:lineRule="auto"/>
              <w:ind w:firstLine="0"/>
              <w:jc w:val="left"/>
            </w:pPr>
            <w:r>
              <w:rPr>
                <w:sz w:val="22"/>
              </w:rPr>
              <w:t>Индивидуальный контроль</w:t>
            </w:r>
          </w:p>
        </w:tc>
      </w:tr>
      <w:tr w:rsidR="003416EE" w14:paraId="487ADDEF" w14:textId="77777777">
        <w:trPr>
          <w:cantSplit/>
        </w:trPr>
        <w:tc>
          <w:tcPr>
            <w:tcW w:w="2840" w:type="dxa"/>
          </w:tcPr>
          <w:p w14:paraId="4EEDFC0B" w14:textId="77777777" w:rsidR="003416EE" w:rsidRDefault="006041B4">
            <w:pPr>
              <w:spacing w:before="60" w:after="60" w:line="240" w:lineRule="auto"/>
              <w:ind w:firstLine="0"/>
              <w:jc w:val="left"/>
            </w:pPr>
            <w:r>
              <w:rPr>
                <w:sz w:val="22"/>
              </w:rPr>
              <w:t>Та же индивидуальная проверка</w:t>
            </w:r>
          </w:p>
        </w:tc>
        <w:tc>
          <w:tcPr>
            <w:tcW w:w="2366" w:type="dxa"/>
          </w:tcPr>
          <w:p w14:paraId="1AEB2038" w14:textId="77777777" w:rsidR="003416EE" w:rsidRDefault="006041B4">
            <w:pPr>
              <w:spacing w:before="60" w:after="60" w:line="240" w:lineRule="auto"/>
              <w:ind w:firstLine="0"/>
              <w:jc w:val="left"/>
            </w:pPr>
            <w:proofErr w:type="spellStart"/>
            <w:r>
              <w:rPr>
                <w:sz w:val="22"/>
              </w:rPr>
              <w:t>Импедансная</w:t>
            </w:r>
            <w:proofErr w:type="spellEnd"/>
            <w:r>
              <w:rPr>
                <w:sz w:val="22"/>
              </w:rPr>
              <w:t xml:space="preserve"> волна</w:t>
            </w:r>
          </w:p>
        </w:tc>
        <w:tc>
          <w:tcPr>
            <w:tcW w:w="1339" w:type="dxa"/>
          </w:tcPr>
          <w:p w14:paraId="493FBF3D" w14:textId="77777777" w:rsidR="003416EE" w:rsidRDefault="006041B4">
            <w:pPr>
              <w:spacing w:before="60" w:after="60" w:line="240" w:lineRule="auto"/>
              <w:ind w:firstLine="0"/>
              <w:jc w:val="left"/>
            </w:pPr>
            <w:r>
              <w:rPr>
                <w:sz w:val="22"/>
              </w:rPr>
              <w:t>29,57</w:t>
            </w:r>
          </w:p>
        </w:tc>
        <w:tc>
          <w:tcPr>
            <w:tcW w:w="2810" w:type="dxa"/>
          </w:tcPr>
          <w:p w14:paraId="2D985829" w14:textId="77777777" w:rsidR="003416EE" w:rsidRDefault="006041B4">
            <w:pPr>
              <w:spacing w:before="60" w:after="60" w:line="240" w:lineRule="auto"/>
              <w:ind w:firstLine="0"/>
              <w:jc w:val="left"/>
            </w:pPr>
            <w:r>
              <w:rPr>
                <w:sz w:val="22"/>
              </w:rPr>
              <w:t>Электрическая запись другой сессии</w:t>
            </w:r>
          </w:p>
        </w:tc>
      </w:tr>
      <w:tr w:rsidR="003416EE" w14:paraId="17F3EF06" w14:textId="77777777">
        <w:trPr>
          <w:cantSplit/>
        </w:trPr>
        <w:tc>
          <w:tcPr>
            <w:tcW w:w="2840" w:type="dxa"/>
          </w:tcPr>
          <w:p w14:paraId="2CA0E6C7" w14:textId="77777777" w:rsidR="003416EE" w:rsidRDefault="006041B4">
            <w:pPr>
              <w:spacing w:before="60" w:after="60" w:line="240" w:lineRule="auto"/>
              <w:ind w:firstLine="0"/>
              <w:jc w:val="left"/>
            </w:pPr>
            <w:r>
              <w:rPr>
                <w:sz w:val="22"/>
              </w:rPr>
              <w:t>Та же индивидуальная проверка</w:t>
            </w:r>
          </w:p>
        </w:tc>
        <w:tc>
          <w:tcPr>
            <w:tcW w:w="2366" w:type="dxa"/>
          </w:tcPr>
          <w:p w14:paraId="33C228AD" w14:textId="77777777" w:rsidR="003416EE" w:rsidRDefault="006041B4">
            <w:pPr>
              <w:spacing w:before="60" w:after="60" w:line="240" w:lineRule="auto"/>
              <w:ind w:firstLine="0"/>
              <w:jc w:val="left"/>
            </w:pPr>
            <w:r>
              <w:rPr>
                <w:sz w:val="22"/>
              </w:rPr>
              <w:t>Только фазовые синус и косинус</w:t>
            </w:r>
          </w:p>
        </w:tc>
        <w:tc>
          <w:tcPr>
            <w:tcW w:w="1339" w:type="dxa"/>
          </w:tcPr>
          <w:p w14:paraId="3A9F3A28" w14:textId="77777777" w:rsidR="003416EE" w:rsidRDefault="006041B4">
            <w:pPr>
              <w:spacing w:before="60" w:after="60" w:line="240" w:lineRule="auto"/>
              <w:ind w:firstLine="0"/>
              <w:jc w:val="left"/>
            </w:pPr>
            <w:r>
              <w:rPr>
                <w:sz w:val="22"/>
              </w:rPr>
              <w:t>11,33</w:t>
            </w:r>
          </w:p>
        </w:tc>
        <w:tc>
          <w:tcPr>
            <w:tcW w:w="2810" w:type="dxa"/>
          </w:tcPr>
          <w:p w14:paraId="0986EB0C" w14:textId="77777777" w:rsidR="003416EE" w:rsidRDefault="006041B4">
            <w:pPr>
              <w:spacing w:before="60" w:after="60" w:line="240" w:lineRule="auto"/>
              <w:ind w:firstLine="0"/>
              <w:jc w:val="left"/>
            </w:pPr>
            <w:r>
              <w:rPr>
                <w:sz w:val="22"/>
              </w:rPr>
              <w:t>Коэффициенты определены по другим фазам того же человека</w:t>
            </w:r>
          </w:p>
        </w:tc>
      </w:tr>
      <w:tr w:rsidR="003416EE" w14:paraId="0382DCEB" w14:textId="77777777">
        <w:trPr>
          <w:cantSplit/>
        </w:trPr>
        <w:tc>
          <w:tcPr>
            <w:tcW w:w="2840" w:type="dxa"/>
          </w:tcPr>
          <w:p w14:paraId="04256D7C" w14:textId="77777777" w:rsidR="003416EE" w:rsidRDefault="006041B4">
            <w:pPr>
              <w:spacing w:before="60" w:after="60" w:line="240" w:lineRule="auto"/>
              <w:ind w:firstLine="0"/>
              <w:jc w:val="left"/>
            </w:pPr>
            <w:r>
              <w:rPr>
                <w:sz w:val="22"/>
              </w:rPr>
              <w:t>Та же индивидуальная проверка</w:t>
            </w:r>
          </w:p>
        </w:tc>
        <w:tc>
          <w:tcPr>
            <w:tcW w:w="2366" w:type="dxa"/>
          </w:tcPr>
          <w:p w14:paraId="2AE5D948" w14:textId="77777777" w:rsidR="003416EE" w:rsidRDefault="006041B4">
            <w:pPr>
              <w:spacing w:before="60" w:after="60" w:line="240" w:lineRule="auto"/>
              <w:ind w:firstLine="0"/>
              <w:jc w:val="left"/>
            </w:pPr>
            <w:r>
              <w:rPr>
                <w:sz w:val="22"/>
              </w:rPr>
              <w:t>Волна и её временная производная</w:t>
            </w:r>
          </w:p>
        </w:tc>
        <w:tc>
          <w:tcPr>
            <w:tcW w:w="1339" w:type="dxa"/>
          </w:tcPr>
          <w:p w14:paraId="4ECD7194" w14:textId="77777777" w:rsidR="003416EE" w:rsidRDefault="006041B4">
            <w:pPr>
              <w:spacing w:before="60" w:after="60" w:line="240" w:lineRule="auto"/>
              <w:ind w:firstLine="0"/>
              <w:jc w:val="left"/>
            </w:pPr>
            <w:r>
              <w:rPr>
                <w:sz w:val="22"/>
              </w:rPr>
              <w:t>31,96</w:t>
            </w:r>
          </w:p>
        </w:tc>
        <w:tc>
          <w:tcPr>
            <w:tcW w:w="2810" w:type="dxa"/>
          </w:tcPr>
          <w:p w14:paraId="3A8B0D1D" w14:textId="77777777" w:rsidR="003416EE" w:rsidRDefault="006041B4">
            <w:pPr>
              <w:spacing w:before="60" w:after="60" w:line="240" w:lineRule="auto"/>
              <w:ind w:firstLine="0"/>
              <w:jc w:val="left"/>
            </w:pPr>
            <w:r>
              <w:rPr>
                <w:sz w:val="22"/>
              </w:rPr>
              <w:t>Усложнение не улучшило фазовые объёмы</w:t>
            </w:r>
          </w:p>
        </w:tc>
      </w:tr>
    </w:tbl>
    <w:p w14:paraId="4E61CC82" w14:textId="77777777" w:rsidR="003416EE" w:rsidRDefault="006041B4">
      <w:pPr>
        <w:pStyle w:val="af"/>
      </w:pPr>
      <w:r>
        <w:t>Положительный результат первых строк таблицы 12.1 — наличие переносимой в ограниченной выборке связи между динамической геометрией целого сердца и объёмом ЛЖ [109]. Однако требуемые динамические признаки известны из 4D-КТ. Значение 5,98 мл нельзя представлять как точность электрического восстановления при одной КТ. Участник А входит в этот геометрический опыт и не заменяет участника Я, для которого динамический камерный референс в проверенном корпусе не установлен.</w:t>
      </w:r>
    </w:p>
    <w:p w14:paraId="18EF665B" w14:textId="77777777" w:rsidR="003416EE" w:rsidRDefault="006041B4">
      <w:pPr>
        <w:pStyle w:val="af"/>
      </w:pPr>
      <w:r>
        <w:t xml:space="preserve">Простая электрическая регрессия на исключённых фазах уступает постоянной опоре, а фазовая зависимость — точнее обоих электрических вариантов [110]. Возможные объяснения включают недостаточность признаков, тканевые и геометрические вклады, </w:t>
      </w:r>
      <w:proofErr w:type="spellStart"/>
      <w:r>
        <w:t>разносессионность</w:t>
      </w:r>
      <w:proofErr w:type="spellEnd"/>
      <w:r>
        <w:t xml:space="preserve"> и временное сопоставление. Отсутствие информации в ТТРКГ этим не доказано, но её добавочную пользу нужно оценивать относительно фазового контроля. Три фазы следующего R–R не проверяют всё сокращение.</w:t>
      </w:r>
    </w:p>
    <w:p w14:paraId="33365D58" w14:textId="77777777" w:rsidR="003416EE" w:rsidRDefault="006041B4">
      <w:pPr>
        <w:pStyle w:val="af"/>
        <w:keepNext/>
      </w:pPr>
      <w:r>
        <w:lastRenderedPageBreak/>
        <w:t>Для принятой камеры определения имеют вид</w:t>
      </w:r>
    </w:p>
    <w:p w14:paraId="47A7B9DB" w14:textId="77777777" w:rsidR="003416EE" w:rsidRDefault="006041B4">
      <w:pPr>
        <w:pStyle w:val="af"/>
        <w:spacing w:before="120" w:after="120" w:line="264" w:lineRule="auto"/>
        <w:ind w:firstLine="0"/>
      </w:pPr>
      <m:oMathPara>
        <m:oMathParaPr>
          <m:jc m:val="center"/>
        </m:oMathParaPr>
        <m:oMath>
          <m:r>
            <w:rPr>
              <w:rFonts w:ascii="Cambria Math" w:hAnsi="Cambria Math"/>
            </w:rPr>
            <m:t>SV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r>
            <m:rPr>
              <m:sty m:val="p"/>
            </m:rPr>
            <w:rPr>
              <w:rFonts w:ascii="Cambria Math" w:hAnsi="Cambria Math"/>
            </w:rPr>
            <m:t>,</m:t>
          </m:r>
          <m:r>
            <w:rPr>
              <w:rFonts w:ascii="Cambria Math" w:hAnsi="Cambria Math"/>
            </w:rPr>
            <m:t>  EF</m:t>
          </m:r>
          <m:r>
            <m:rPr>
              <m:sty m:val="p"/>
            </m:rPr>
            <w:rPr>
              <w:rFonts w:ascii="Cambria Math" w:hAnsi="Cambria Math"/>
            </w:rPr>
            <m:t>=</m:t>
          </m:r>
          <m:f>
            <m:fPr>
              <m:ctrlPr>
                <w:rPr>
                  <w:rFonts w:ascii="Cambria Math" w:hAnsi="Cambria Math"/>
                </w:rPr>
              </m:ctrlPr>
            </m:fPr>
            <m:num>
              <m:r>
                <w:rPr>
                  <w:rFonts w:ascii="Cambria Math" w:hAnsi="Cambria Math"/>
                </w:rPr>
                <m:t>SV</m:t>
              </m:r>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ES</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m:rPr>
              <m:sty m:val="p"/>
            </m:rPr>
            <w:rPr>
              <w:rFonts w:ascii="Cambria Math" w:hAnsi="Cambria Math"/>
            </w:rPr>
            <m:t>.</m:t>
          </m:r>
          <m:r>
            <w:rPr>
              <w:rFonts w:ascii="Cambria Math" w:hAnsi="Cambria Math"/>
            </w:rPr>
            <m:t>  </m:t>
          </m:r>
          <m:r>
            <m:rPr>
              <m:nor/>
            </m:rPr>
            <m:t>(12.5)</m:t>
          </m:r>
        </m:oMath>
      </m:oMathPara>
    </w:p>
    <w:p w14:paraId="0891EBF1" w14:textId="77777777" w:rsidR="003416EE" w:rsidRPr="00674711" w:rsidRDefault="006041B4">
      <w:pPr>
        <w:pStyle w:val="FirstParagraph"/>
        <w:rPr>
          <w:lang w:val="ru-RU"/>
          <w:rPrChange w:id="4373" w:author="Nik K" w:date="2026-10-29T00:18:00Z">
            <w:rPr/>
          </w:rPrChange>
        </w:rPr>
      </w:pPr>
      <w:r w:rsidRPr="00674711">
        <w:rPr>
          <w:lang w:val="ru-RU"/>
          <w:rPrChange w:id="4374" w:author="Nik K" w:date="2026-10-29T00:18:00Z">
            <w:rPr/>
          </w:rPrChange>
        </w:rPr>
        <w:t xml:space="preserve">Здесь </w:t>
      </w:r>
      <m:oMath>
        <m:r>
          <w:rPr>
            <w:rFonts w:ascii="Cambria Math" w:hAnsi="Cambria Math"/>
          </w:rPr>
          <m:t>SV</m:t>
        </m:r>
      </m:oMath>
      <w:r w:rsidRPr="00674711">
        <w:rPr>
          <w:lang w:val="ru-RU"/>
          <w:rPrChange w:id="4375" w:author="Nik K" w:date="2026-10-29T00:18:00Z">
            <w:rPr/>
          </w:rPrChange>
        </w:rPr>
        <w:t xml:space="preserve"> — УО в мл, </w:t>
      </w:r>
      <m:oMath>
        <m:sSub>
          <m:sSubPr>
            <m:ctrlPr>
              <w:rPr>
                <w:rFonts w:ascii="Cambria Math" w:hAnsi="Cambria Math"/>
              </w:rPr>
            </m:ctrlPr>
          </m:sSubPr>
          <m:e>
            <m:r>
              <w:rPr>
                <w:rFonts w:ascii="Cambria Math" w:hAnsi="Cambria Math"/>
              </w:rPr>
              <m:t>V</m:t>
            </m:r>
          </m:e>
          <m:sub>
            <m:r>
              <m:rPr>
                <m:sty m:val="p"/>
              </m:rPr>
              <w:rPr>
                <w:rFonts w:ascii="Cambria Math" w:hAnsi="Cambria Math"/>
              </w:rPr>
              <m:t>ED</m:t>
            </m:r>
          </m:sub>
        </m:sSub>
      </m:oMath>
      <w:r w:rsidRPr="00674711">
        <w:rPr>
          <w:lang w:val="ru-RU"/>
          <w:rPrChange w:id="4376" w:author="Nik K" w:date="2026-10-29T00:18:00Z">
            <w:rPr/>
          </w:rPrChange>
        </w:rPr>
        <w:t xml:space="preserve"> и </w:t>
      </w:r>
      <m:oMath>
        <m:sSub>
          <m:sSubPr>
            <m:ctrlPr>
              <w:rPr>
                <w:rFonts w:ascii="Cambria Math" w:hAnsi="Cambria Math"/>
              </w:rPr>
            </m:ctrlPr>
          </m:sSubPr>
          <m:e>
            <m:r>
              <w:rPr>
                <w:rFonts w:ascii="Cambria Math" w:hAnsi="Cambria Math"/>
              </w:rPr>
              <m:t>V</m:t>
            </m:r>
          </m:e>
          <m:sub>
            <m:r>
              <m:rPr>
                <m:sty m:val="p"/>
              </m:rPr>
              <w:rPr>
                <w:rFonts w:ascii="Cambria Math" w:hAnsi="Cambria Math"/>
              </w:rPr>
              <m:t>ES</m:t>
            </m:r>
          </m:sub>
        </m:sSub>
      </m:oMath>
      <w:r w:rsidRPr="00674711">
        <w:rPr>
          <w:lang w:val="ru-RU"/>
          <w:rPrChange w:id="4377" w:author="Nik K" w:date="2026-10-29T00:18:00Z">
            <w:rPr/>
          </w:rPrChange>
        </w:rPr>
        <w:t xml:space="preserve"> — конечные диастолический и систолический объёмы одной камеры в одном принятом сокращении, мл; </w:t>
      </w:r>
      <m:oMath>
        <m:r>
          <w:rPr>
            <w:rFonts w:ascii="Cambria Math" w:hAnsi="Cambria Math"/>
          </w:rPr>
          <m:t>EF</m:t>
        </m:r>
      </m:oMath>
      <w:r w:rsidRPr="00674711">
        <w:rPr>
          <w:lang w:val="ru-RU"/>
          <w:rPrChange w:id="4378" w:author="Nik K" w:date="2026-10-29T00:18:00Z">
            <w:rPr/>
          </w:rPrChange>
        </w:rPr>
        <w:t xml:space="preserve"> — доля, </w:t>
      </w:r>
      <m:oMath>
        <m:r>
          <w:rPr>
            <w:rFonts w:ascii="Cambria Math" w:hAnsi="Cambria Math"/>
            <w:lang w:val="ru-RU"/>
            <w:rPrChange w:id="4379" w:author="Nik K" w:date="2026-10-29T00:18:00Z">
              <w:rPr>
                <w:rFonts w:ascii="Cambria Math" w:hAnsi="Cambria Math"/>
              </w:rPr>
            </w:rPrChange>
          </w:rPr>
          <m:t>100</m:t>
        </m:r>
        <m:r>
          <w:rPr>
            <w:rFonts w:ascii="Cambria Math" w:hAnsi="Cambria Math"/>
          </w:rPr>
          <m:t>EF</m:t>
        </m:r>
      </m:oMath>
      <w:r w:rsidRPr="00674711">
        <w:rPr>
          <w:lang w:val="ru-RU"/>
          <w:rPrChange w:id="4380" w:author="Nik K" w:date="2026-10-29T00:18:00Z">
            <w:rPr/>
          </w:rPrChange>
        </w:rPr>
        <w:t xml:space="preserve"> — процентное значение. Если доступны только экстремумы неполного окна, вычисляются наблюдаемый размах и его отношение к максимуму. Эти показ</w:t>
      </w:r>
      <w:proofErr w:type="spellStart"/>
      <w:r w:rsidRPr="00674711">
        <w:rPr>
          <w:lang w:val="ru-RU"/>
          <w:rPrChange w:id="4381" w:author="Nik K" w:date="2026-10-29T00:18:00Z">
            <w:rPr/>
          </w:rPrChange>
        </w:rPr>
        <w:t>атели</w:t>
      </w:r>
      <w:proofErr w:type="spellEnd"/>
      <w:r w:rsidRPr="00674711">
        <w:rPr>
          <w:lang w:val="ru-RU"/>
          <w:rPrChange w:id="4382" w:author="Nik K" w:date="2026-10-29T00:18:00Z">
            <w:rPr/>
          </w:rPrChange>
        </w:rPr>
        <w:t xml:space="preserve"> не приобретают статус УО и ФВ без обоснования охвата и механических фаз.</w:t>
      </w:r>
    </w:p>
    <w:p w14:paraId="611526CF" w14:textId="77777777" w:rsidR="003416EE" w:rsidRDefault="006041B4">
      <w:pPr>
        <w:pStyle w:val="af"/>
      </w:pPr>
      <w:r>
        <w:t>У модели Н с волной и её производной ошибка размаха по исключённым блокам вместе с известной опорой равна +0,168 мл, а ошибка относительного размаха — +5,497 процентного пункта. Предсказанный максимум находится на 43%, максимум КТ — на 92% R–R [110]. Совпадение размаха не исключает ошибки абсолютного уровня и времени экстремума и не подтверждает ФВ.</w:t>
      </w:r>
    </w:p>
    <w:p w14:paraId="037EBE20" w14:textId="77777777" w:rsidR="003416EE" w:rsidRDefault="006041B4">
      <w:pPr>
        <w:pStyle w:val="af"/>
        <w:keepNext/>
      </w:pPr>
      <w:r>
        <w:t>Влияние ошибок камерных объёмов на ФВ видно при дифференцировании (12.5):</w:t>
      </w:r>
    </w:p>
    <w:p w14:paraId="30508CD2" w14:textId="77777777" w:rsidR="003416EE" w:rsidRDefault="006041B4">
      <w:pPr>
        <w:pStyle w:val="af"/>
        <w:spacing w:before="120" w:after="120" w:line="264" w:lineRule="auto"/>
        <w:ind w:firstLine="0"/>
      </w:pPr>
      <m:oMathPara>
        <m:oMathParaPr>
          <m:jc m:val="center"/>
        </m:oMathParaPr>
        <m:oMath>
          <m:r>
            <w:rPr>
              <w:rFonts w:ascii="Cambria Math" w:hAnsi="Cambria Math"/>
            </w:rPr>
            <m:t>δEF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ES</m:t>
                  </m:r>
                </m:sub>
              </m:sSub>
            </m:num>
            <m:den>
              <m:sSubSup>
                <m:sSubSupPr>
                  <m:ctrlPr>
                    <w:rPr>
                      <w:rFonts w:ascii="Cambria Math" w:hAnsi="Cambria Math"/>
                    </w:rPr>
                  </m:ctrlPr>
                </m:sSubSupPr>
                <m:e>
                  <m:r>
                    <w:rPr>
                      <w:rFonts w:ascii="Cambria Math" w:hAnsi="Cambria Math"/>
                    </w:rPr>
                    <m:t>V</m:t>
                  </m:r>
                </m:e>
                <m:sub>
                  <m:r>
                    <m:rPr>
                      <m:sty m:val="p"/>
                    </m:rPr>
                    <w:rPr>
                      <w:rFonts w:ascii="Cambria Math" w:hAnsi="Cambria Math"/>
                    </w:rPr>
                    <m:t>ED</m:t>
                  </m:r>
                </m:sub>
                <m:sup>
                  <m:r>
                    <w:rPr>
                      <w:rFonts w:ascii="Cambria Math" w:hAnsi="Cambria Math"/>
                    </w:rPr>
                    <m:t>2</m:t>
                  </m:r>
                </m:sup>
              </m:sSubSup>
            </m:den>
          </m:f>
          <m:r>
            <w:rPr>
              <w:rFonts w:ascii="Cambria Math" w:hAnsi="Cambria Math"/>
            </w:rPr>
            <m:t> δ</m:t>
          </m:r>
          <m:sSub>
            <m:sSubPr>
              <m:ctrlPr>
                <w:rPr>
                  <w:rFonts w:ascii="Cambria Math" w:hAnsi="Cambria Math"/>
                </w:rPr>
              </m:ctrlPr>
            </m:sSubPr>
            <m:e>
              <m:r>
                <w:rPr>
                  <w:rFonts w:ascii="Cambria Math" w:hAnsi="Cambria Math"/>
                </w:rPr>
                <m:t>V</m:t>
              </m:r>
            </m:e>
            <m:sub>
              <m:r>
                <m:rPr>
                  <m:sty m:val="p"/>
                </m:rPr>
                <w:rPr>
                  <w:rFonts w:ascii="Cambria Math" w:hAnsi="Cambria Math"/>
                </w:rPr>
                <m:t>ED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V</m:t>
                  </m:r>
                </m:e>
                <m:sub>
                  <m:r>
                    <m:rPr>
                      <m:sty m:val="p"/>
                    </m:rPr>
                    <w:rPr>
                      <w:rFonts w:ascii="Cambria Math" w:hAnsi="Cambria Math"/>
                    </w:rPr>
                    <m:t>ED</m:t>
                  </m:r>
                </m:sub>
              </m:sSub>
            </m:den>
          </m:f>
          <m:r>
            <w:rPr>
              <w:rFonts w:ascii="Cambria Math" w:hAnsi="Cambria Math"/>
            </w:rPr>
            <m:t> δ</m:t>
          </m:r>
          <m:sSub>
            <m:sSubPr>
              <m:ctrlPr>
                <w:rPr>
                  <w:rFonts w:ascii="Cambria Math" w:hAnsi="Cambria Math"/>
                </w:rPr>
              </m:ctrlPr>
            </m:sSubPr>
            <m:e>
              <m:r>
                <w:rPr>
                  <w:rFonts w:ascii="Cambria Math" w:hAnsi="Cambria Math"/>
                </w:rPr>
                <m:t>V</m:t>
              </m:r>
            </m:e>
            <m:sub>
              <m:r>
                <m:rPr>
                  <m:sty m:val="p"/>
                </m:rPr>
                <w:rPr>
                  <w:rFonts w:ascii="Cambria Math" w:hAnsi="Cambria Math"/>
                </w:rPr>
                <m:t>ES</m:t>
              </m:r>
            </m:sub>
          </m:sSub>
          <m:r>
            <m:rPr>
              <m:sty m:val="p"/>
            </m:rPr>
            <w:rPr>
              <w:rFonts w:ascii="Cambria Math" w:hAnsi="Cambria Math"/>
            </w:rPr>
            <m:t>.</m:t>
          </m:r>
          <m:r>
            <w:rPr>
              <w:rFonts w:ascii="Cambria Math" w:hAnsi="Cambria Math"/>
            </w:rPr>
            <m:t>  </m:t>
          </m:r>
          <m:r>
            <m:rPr>
              <m:nor/>
            </m:rPr>
            <m:t>(12.6)</m:t>
          </m:r>
        </m:oMath>
      </m:oMathPara>
    </w:p>
    <w:p w14:paraId="1D371ACD" w14:textId="77777777" w:rsidR="003416EE" w:rsidRPr="00674711" w:rsidRDefault="006041B4">
      <w:pPr>
        <w:pStyle w:val="FirstParagraph"/>
        <w:rPr>
          <w:lang w:val="ru-RU"/>
          <w:rPrChange w:id="4383" w:author="Nik K" w:date="2026-10-29T00:18:00Z">
            <w:rPr/>
          </w:rPrChange>
        </w:rPr>
      </w:pPr>
      <w:r w:rsidRPr="00674711">
        <w:rPr>
          <w:lang w:val="ru-RU"/>
          <w:rPrChange w:id="4384" w:author="Nik K" w:date="2026-10-29T00:18:00Z">
            <w:rPr/>
          </w:rPrChange>
        </w:rPr>
        <w:t xml:space="preserve">При объёмах и их малых ошибках в мл результат безразмерен; </w:t>
      </w:r>
      <m:oMath>
        <m:r>
          <w:rPr>
            <w:rFonts w:ascii="Cambria Math" w:hAnsi="Cambria Math"/>
            <w:lang w:val="ru-RU"/>
            <w:rPrChange w:id="4385" w:author="Nik K" w:date="2026-10-29T00:18:00Z">
              <w:rPr>
                <w:rFonts w:ascii="Cambria Math" w:hAnsi="Cambria Math"/>
              </w:rPr>
            </w:rPrChange>
          </w:rPr>
          <m:t>100 </m:t>
        </m:r>
        <m:r>
          <w:rPr>
            <w:rFonts w:ascii="Cambria Math" w:hAnsi="Cambria Math"/>
          </w:rPr>
          <m:t>δEF</m:t>
        </m:r>
      </m:oMath>
      <w:r w:rsidRPr="00674711">
        <w:rPr>
          <w:lang w:val="ru-RU"/>
          <w:rPrChange w:id="4386" w:author="Nik K" w:date="2026-10-29T00:18:00Z">
            <w:rPr/>
          </w:rPrChange>
        </w:rPr>
        <w:t xml:space="preserve"> выражается в процентных пунктах. ФВ инвариантна к общему положительному множителю обоих объёмов, но общий аддитивный сдвиг при сохранении УО изменя</w:t>
      </w:r>
      <w:proofErr w:type="spellStart"/>
      <w:r w:rsidRPr="00674711">
        <w:rPr>
          <w:lang w:val="ru-RU"/>
          <w:rPrChange w:id="4387" w:author="Nik K" w:date="2026-10-29T00:18:00Z">
            <w:rPr/>
          </w:rPrChange>
        </w:rPr>
        <w:t>ет</w:t>
      </w:r>
      <w:proofErr w:type="spellEnd"/>
      <w:r w:rsidRPr="00674711">
        <w:rPr>
          <w:lang w:val="ru-RU"/>
          <w:rPrChange w:id="4388" w:author="Nik K" w:date="2026-10-29T00:18:00Z">
            <w:rPr/>
          </w:rPrChange>
        </w:rPr>
        <w:t xml:space="preserve"> её знаменатель. Формула поясняет распространение ошибок при уже принятом выборе </w:t>
      </w:r>
      <w:r>
        <w:t>ED</w:t>
      </w:r>
      <w:r w:rsidRPr="00674711">
        <w:rPr>
          <w:lang w:val="ru-RU"/>
          <w:rPrChange w:id="4389" w:author="Nik K" w:date="2026-10-29T00:18:00Z">
            <w:rPr/>
          </w:rPrChange>
        </w:rPr>
        <w:t>/</w:t>
      </w:r>
      <w:r>
        <w:t>ES</w:t>
      </w:r>
      <w:r w:rsidRPr="00674711">
        <w:rPr>
          <w:lang w:val="ru-RU"/>
          <w:rPrChange w:id="4390" w:author="Nik K" w:date="2026-10-29T00:18:00Z">
            <w:rPr/>
          </w:rPrChange>
        </w:rPr>
        <w:t>. Ошибка распознавания самих фаз требует отдельной оценки. Одна КТ фиксирует объём в своей фазе, которая не обязана быть конечной диастолой; неизвестный знаменатель ФВ нельзя заменить объёмом этого снимка без проверки.</w:t>
      </w:r>
    </w:p>
    <w:p w14:paraId="660BDB06" w14:textId="77777777" w:rsidR="003416EE" w:rsidRDefault="006041B4">
      <w:pPr>
        <w:pStyle w:val="21"/>
      </w:pPr>
      <w:bookmarkStart w:id="4391" w:name="_Toc244123158"/>
      <w:bookmarkStart w:id="4392" w:name="Xc846f42b16ef07ebdcadcc15ffdaab27e8b6e3e"/>
      <w:bookmarkEnd w:id="4370"/>
      <w:r>
        <w:lastRenderedPageBreak/>
        <w:t>12.7 Последовательное сокращение входных данных</w:t>
      </w:r>
      <w:bookmarkEnd w:id="4391"/>
    </w:p>
    <w:p w14:paraId="6FDE69FE" w14:textId="77777777" w:rsidR="003416EE" w:rsidRPr="00674711" w:rsidRDefault="006041B4">
      <w:pPr>
        <w:pStyle w:val="FirstParagraph"/>
        <w:rPr>
          <w:lang w:val="ru-RU"/>
          <w:rPrChange w:id="4393" w:author="Nik K" w:date="2026-10-29T00:18:00Z">
            <w:rPr/>
          </w:rPrChange>
        </w:rPr>
      </w:pPr>
      <w:r w:rsidRPr="00674711">
        <w:rPr>
          <w:lang w:val="ru-RU"/>
          <w:rPrChange w:id="4394" w:author="Nik K" w:date="2026-10-29T00:18:00Z">
            <w:rPr/>
          </w:rPrChange>
        </w:rPr>
        <w:t xml:space="preserve">Сокращение входов должно сохранять связь с полной проверочной постановкой. На этапе разработки индивидуальная анатомия, доступные динамические сегментации, монтажи, тканевые сценарии и электрические записи позволяют разделять причины ошибок. Полный референс здесь означает максимально доступный набор конкретного исследования, а не безошибочную физиологическую истину. Автоматические маски, ограниченное поле зрения и неполные </w:t>
      </w:r>
      <w:r>
        <w:t>R</w:t>
      </w:r>
      <w:r w:rsidRPr="00674711">
        <w:rPr>
          <w:lang w:val="ru-RU"/>
          <w:rPrChange w:id="4395" w:author="Nik K" w:date="2026-10-29T00:18:00Z">
            <w:rPr/>
          </w:rPrChange>
        </w:rPr>
        <w:t>–</w:t>
      </w:r>
      <w:r>
        <w:t>R</w:t>
      </w:r>
      <w:r w:rsidRPr="00674711">
        <w:rPr>
          <w:lang w:val="ru-RU"/>
          <w:rPrChange w:id="4396" w:author="Nik K" w:date="2026-10-29T00:18:00Z">
            <w:rPr/>
          </w:rPrChange>
        </w:rPr>
        <w:t xml:space="preserve"> сохраняют свои ограничения. Отсутствие нового независимого метода сравнения не препятствует завершению текущего отчётного этапа, но ограничивает доказательный статус его результатов.</w:t>
      </w:r>
    </w:p>
    <w:p w14:paraId="429515EE" w14:textId="77777777" w:rsidR="003416EE" w:rsidRDefault="006041B4">
      <w:pPr>
        <w:pStyle w:val="af"/>
      </w:pPr>
      <w:r>
        <w:t>Первое сокращение оставляет одну статическую КТ в операционном расчёте. Остальные фазы становятся скрытыми ответами проверки. Из входов исчезают целевые объёмы, центры, повороты и полуоси; заменить их должны электрическая информация и заранее определённые ограничения динамики. Подбор этих ограничений по всем фазам проверяемого человека с последующим объявлением «одной КТ» создал бы скрытую передачу референса. Требуются отделённые данные для выбора закона, коэффициентов и их проверки; подбор разрешённой опоры также не должен зависеть от ошибки на скрытых ответах.</w:t>
      </w:r>
    </w:p>
    <w:p w14:paraId="6C773196" w14:textId="77777777" w:rsidR="003416EE" w:rsidRDefault="006041B4">
      <w:pPr>
        <w:pStyle w:val="af"/>
      </w:pPr>
      <w:r>
        <w:t>Одна КТ не устраняет необходимости пространственного и временного согласования. В имеющемся корпусе ЭИТ Н и октябрьская ТТРКГ записаны в разных сессиях. Фазовая нормировка не превращает их в синхронные измерения; переносить покадровые знаковые поправки между ними пока нельзя. Будущий совместный протокол должен проверить задержки трактов, общую ЭКГ-привязку, фактические контакты и перенос свойств между частотами. Начало с задержки на глубоком вдохе уменьшает число различающихся условий, но не отменяет пульсовых тканевых изменений.</w:t>
      </w:r>
    </w:p>
    <w:p w14:paraId="33B63770" w14:textId="77777777" w:rsidR="003416EE" w:rsidRDefault="006041B4">
      <w:pPr>
        <w:pStyle w:val="af"/>
      </w:pPr>
      <w:r>
        <w:t xml:space="preserve">Следующее сокращение — протокол без обязательной индивидуальной КТ — является отдельной целевой задачей. При её исключении теряются </w:t>
      </w:r>
      <w:r>
        <w:lastRenderedPageBreak/>
        <w:t>внутренние границы, взаимное положение органов и электродов, пространственный масштаб сердечной формы и анатомическая опора камерного объёма. Одной антропометрии нельзя заранее приписать восстановление всей этой информации. Необходимо поочерёдно проверять замены отдельных входов на участниках с доступным полным референсом, сохраняя ошибки и отказы.</w:t>
      </w:r>
    </w:p>
    <w:p w14:paraId="7079858C" w14:textId="77777777" w:rsidR="003416EE" w:rsidRDefault="006041B4">
      <w:pPr>
        <w:pStyle w:val="af"/>
      </w:pPr>
      <w:r>
        <w:t xml:space="preserve">Для боковых сборок таким переходом было бы определение эффективной толщины </w:t>
      </w:r>
      <m:oMath>
        <m:r>
          <w:rPr>
            <w:rFonts w:ascii="Cambria Math" w:hAnsi="Cambria Math"/>
          </w:rPr>
          <m:t>h</m:t>
        </m:r>
      </m:oMath>
      <w:r>
        <w:t xml:space="preserve"> по доступным измерениям с проверкой относительно индивидуального профиля КТ. Здесь </w:t>
      </w:r>
      <m:oMath>
        <m:r>
          <w:rPr>
            <w:rFonts w:ascii="Cambria Math" w:hAnsi="Cambria Math"/>
          </w:rPr>
          <m:t>h</m:t>
        </m:r>
      </m:oMath>
      <w:r>
        <w:t xml:space="preserve"> — параметр сокращённой электрической модели в мм; его равенство одному анатомическо</w:t>
      </w:r>
      <w:proofErr w:type="spellStart"/>
      <w:r>
        <w:t>му</w:t>
      </w:r>
      <w:proofErr w:type="spellEnd"/>
      <w:r>
        <w:t xml:space="preserve"> расстоянию не установлено. Сначала требуется проверить правило сведения пространственно неоднородного слоя к эффективному параметру, затем различимость </w:t>
      </w:r>
      <m:oMath>
        <m:r>
          <w:rPr>
            <w:rFonts w:ascii="Cambria Math" w:hAnsi="Cambria Math"/>
          </w:rPr>
          <m:t>h</m:t>
        </m:r>
      </m:oMath>
      <w:r>
        <w:t xml:space="preserve"> и сопротивлений, и лишь после этого сокращать многоразмерный набор до пары сборок. Отрицательные ре</w:t>
      </w:r>
      <w:proofErr w:type="spellStart"/>
      <w:r>
        <w:t>зультаты</w:t>
      </w:r>
      <w:proofErr w:type="spellEnd"/>
      <w:r>
        <w:t xml:space="preserve"> нынешних подгонок не позволяют считать этот переход выполненным.</w:t>
      </w:r>
    </w:p>
    <w:p w14:paraId="01053F1A" w14:textId="77777777" w:rsidR="003416EE" w:rsidRDefault="006041B4">
      <w:pPr>
        <w:pStyle w:val="af"/>
      </w:pPr>
      <w:r>
        <w:t>Исключение КТ также не означает автоматического исключения ЭИТ или дополнительных отведений. Каждый удаляемый вход должен иметь проверенную замену и определённый вклад в конечную ошибку. Для УО допустимо отдельно исследовать восстановление межфазной разности; для ФВ остаётся необходимость обосновать КДО. Результат сокращения может состоять в том, что часть входов приходится сохранить для заданной точности. Такая граница применимости предпочтительнее неподтверждённого единственного числового ответа.</w:t>
      </w:r>
    </w:p>
    <w:p w14:paraId="41528A02" w14:textId="77777777" w:rsidR="003416EE" w:rsidRDefault="006041B4">
      <w:pPr>
        <w:pStyle w:val="21"/>
      </w:pPr>
      <w:bookmarkStart w:id="4397" w:name="_Toc244123159"/>
      <w:bookmarkStart w:id="4398" w:name="Xa5570c27e688ba80bafb90a6a74668011475d4e"/>
      <w:bookmarkEnd w:id="4392"/>
      <w:r>
        <w:t>12.8 Выполненные проверки и нерешённые переходы между этапами</w:t>
      </w:r>
      <w:bookmarkEnd w:id="4397"/>
    </w:p>
    <w:p w14:paraId="16854619" w14:textId="77777777" w:rsidR="003416EE" w:rsidRPr="00674711" w:rsidRDefault="006041B4">
      <w:pPr>
        <w:pStyle w:val="FirstParagraph"/>
        <w:rPr>
          <w:lang w:val="ru-RU"/>
          <w:rPrChange w:id="4399" w:author="Nik K" w:date="2026-10-29T00:18:00Z">
            <w:rPr/>
          </w:rPrChange>
        </w:rPr>
      </w:pPr>
      <w:r w:rsidRPr="00674711">
        <w:rPr>
          <w:lang w:val="ru-RU"/>
          <w:rPrChange w:id="4400" w:author="Nik K" w:date="2026-10-29T00:18:00Z">
            <w:rPr/>
          </w:rPrChange>
        </w:rPr>
        <w:t xml:space="preserve">Зависимость производных от шага и материального интегрирования теперь проверена в ограниченной серии [111]. Для </w:t>
      </w:r>
      <w:r>
        <w:t>L</w:t>
      </w:r>
      <w:r w:rsidRPr="00674711">
        <w:rPr>
          <w:lang w:val="ru-RU"/>
          <w:rPrChange w:id="4401" w:author="Nik K" w:date="2026-10-29T00:18:00Z">
            <w:rPr/>
          </w:rPrChange>
        </w:rPr>
        <w:t>1/</w:t>
      </w:r>
      <w:r>
        <w:t>diagnostic</w:t>
      </w:r>
      <w:r w:rsidRPr="00674711">
        <w:rPr>
          <w:lang w:val="ru-RU"/>
          <w:rPrChange w:id="4402" w:author="Nik K" w:date="2026-10-29T00:18:00Z">
            <w:rPr/>
          </w:rPrChange>
        </w:rPr>
        <w:t xml:space="preserve">4 в исходном монтаже объёмная чувствительность при пробах ±1% составляет 0,03165, 0,02237 и 0,02297 мОм/мл для </w:t>
      </w:r>
      <w:r>
        <w:t>q</w:t>
      </w:r>
      <w:r w:rsidRPr="00674711">
        <w:rPr>
          <w:lang w:val="ru-RU"/>
          <w:rPrChange w:id="4403" w:author="Nik K" w:date="2026-10-29T00:18:00Z">
            <w:rPr/>
          </w:rPrChange>
        </w:rPr>
        <w:t xml:space="preserve">64, </w:t>
      </w:r>
      <w:r>
        <w:t>q</w:t>
      </w:r>
      <w:r w:rsidRPr="00674711">
        <w:rPr>
          <w:lang w:val="ru-RU"/>
          <w:rPrChange w:id="4404" w:author="Nik K" w:date="2026-10-29T00:18:00Z">
            <w:rPr/>
          </w:rPrChange>
        </w:rPr>
        <w:t xml:space="preserve">256 и </w:t>
      </w:r>
      <w:r>
        <w:t>q</w:t>
      </w:r>
      <w:r w:rsidRPr="00674711">
        <w:rPr>
          <w:lang w:val="ru-RU"/>
          <w:rPrChange w:id="4405" w:author="Nik K" w:date="2026-10-29T00:18:00Z">
            <w:rPr/>
          </w:rPrChange>
        </w:rPr>
        <w:t xml:space="preserve">1024 соответственно. </w:t>
      </w:r>
      <w:r w:rsidRPr="00674711">
        <w:rPr>
          <w:lang w:val="ru-RU"/>
          <w:rPrChange w:id="4406" w:author="Nik K" w:date="2026-10-29T00:18:00Z">
            <w:rPr/>
          </w:rPrChange>
        </w:rPr>
        <w:lastRenderedPageBreak/>
        <w:t xml:space="preserve">Дополнительная серия </w:t>
      </w:r>
      <w:r>
        <w:t>q</w:t>
      </w:r>
      <w:r w:rsidRPr="00674711">
        <w:rPr>
          <w:lang w:val="ru-RU"/>
          <w:rPrChange w:id="4407" w:author="Nik K" w:date="2026-10-29T00:18:00Z">
            <w:rPr/>
          </w:rPrChange>
        </w:rPr>
        <w:t xml:space="preserve">1024 завершена; она охватывает базу и объёмные пробы </w:t>
      </w:r>
      <w:r>
        <w:t>L</w:t>
      </w:r>
      <w:r w:rsidRPr="00674711">
        <w:rPr>
          <w:lang w:val="ru-RU"/>
          <w:rPrChange w:id="4408" w:author="Nik K" w:date="2026-10-29T00:18:00Z">
            <w:rPr/>
          </w:rPrChange>
        </w:rPr>
        <w:t>1 для трёх монтажей и двух материальных опор. Она не проверяет пространственную сходимость сетки или все координатные производные.</w:t>
      </w:r>
    </w:p>
    <w:p w14:paraId="11DEE415" w14:textId="77777777" w:rsidR="003416EE" w:rsidRDefault="006041B4">
      <w:pPr>
        <w:pStyle w:val="af"/>
      </w:pPr>
      <w:r>
        <w:t>Для STL/</w:t>
      </w:r>
      <w:proofErr w:type="spellStart"/>
      <w:r>
        <w:t>commonSTLfit</w:t>
      </w:r>
      <w:proofErr w:type="spellEnd"/>
      <w:r>
        <w:t xml:space="preserve"> исправленная по численному изменению объёма Y-производная при q64 меняется с +0,000881944 Ом/мм для шага ±5 мм на −0,000522128 Ом/мм для ±1 мм. При q256 и ±1 мм она равна −0,000500497 Ом/мм [111]. Смена знака присутствует внутри одного нового способа обработки; коэффициент крупного шага нельзя автоматически переносить на малое движение. Разделение физической нелинейности и дискретизации остаётся нерешённым. Выполненные проверки взаимности и согласия программных путей сохраняют значение, но допустимость численной ошибки относительно пульсового отклика и ошибки объёма ещё не установлена.</w:t>
      </w:r>
    </w:p>
    <w:p w14:paraId="2EE0B98B" w14:textId="77777777" w:rsidR="003416EE" w:rsidRDefault="006041B4">
      <w:pPr>
        <w:pStyle w:val="af"/>
      </w:pPr>
      <w:r>
        <w:t xml:space="preserve">Геометрическое смешение в тканевой инверсии уже показано контрпримером (12.2), а условные требования к тканевому остатку количественно оценены в §12.4. Нерешённой остаётся проверка принятой процедуры поправки по её ошибке в ТТРКГ и последствию для объёма при отдельно и совместно изменяющихся тканях и геометрии. Выполненные совместные пробы новой серии относятся к объёму, координатам и сопротивлению сердца; они не подтверждают всю последовательность оценки и вычитания </w:t>
      </w:r>
      <w:proofErr w:type="spellStart"/>
      <w:r>
        <w:t>мягкотканного</w:t>
      </w:r>
      <w:proofErr w:type="spellEnd"/>
      <w:r>
        <w:t xml:space="preserve"> и лёгочного вкладов. Единый лёгочный компартмент и </w:t>
      </w:r>
      <w:proofErr w:type="spellStart"/>
      <w:r>
        <w:t>мягкотканный</w:t>
      </w:r>
      <w:proofErr w:type="spellEnd"/>
      <w:r>
        <w:t xml:space="preserve"> пульс сохраняются; дополнительные неизвестные нельзя вводить только ради уменьшения остатка.</w:t>
      </w:r>
    </w:p>
    <w:p w14:paraId="7E3AE102" w14:textId="77777777" w:rsidR="003416EE" w:rsidRDefault="006041B4">
      <w:pPr>
        <w:pStyle w:val="af"/>
      </w:pPr>
      <w:r>
        <w:t xml:space="preserve">Для трёх форм выполнены раздельные и совместные сердечные воздействия, оценены остатки суперпозиции, конечная компенсация V–ρ и различимость трёх расчётных монтажей. Эти проверки ограничивают допустимые способы сокращения, но ещё не задают принятого закона динамики при одной КТ. Его коэффициенты, электрически взвешенные остатки и границы переноса должны быть проверены отдельно от подгонки сигнала. Условием перехода к камерной задаче остаётся определённая </w:t>
      </w:r>
      <w:r>
        <w:lastRenderedPageBreak/>
        <w:t>ошибка восстановленного объёма целого сердца и известная область отказа, включая малую объёмную чувствительность.</w:t>
      </w:r>
    </w:p>
    <w:p w14:paraId="33D70FED" w14:textId="77777777" w:rsidR="003416EE" w:rsidRDefault="006041B4">
      <w:pPr>
        <w:pStyle w:val="af"/>
      </w:pPr>
      <w:r>
        <w:t>Камерные зависимости уже проверены на исключённых фазах и участниках в пределах таблицы 12.1. Нерешённый переход — применение такой связи к признакам, восстановленным электрически, с распространением их ошибок. Сравнения должны сохранять постоянную опору, фазовую зависимость и варианты с электрическим входом. Оцениваются фазовые объёмы, разности, время экстремумов и влияние неизвестной фазы исходной КТ. УО и ФВ допустимы только для сокращений с обоснованными ED/ES; остальные окна дают явно ограниченные показатели размаха. Нельзя выбирать модель по совпадению одного конечного числа при ошибочной траектории.</w:t>
      </w:r>
    </w:p>
    <w:p w14:paraId="5C8AB6DC" w14:textId="77777777" w:rsidR="003416EE" w:rsidRDefault="006041B4">
      <w:pPr>
        <w:pStyle w:val="af"/>
      </w:pPr>
      <w:r>
        <w:t xml:space="preserve">Общая экспериментальная проверка требует предусмотренной автором синхронной записи ЭИТ, ТТРКГ и ЭКГ с установленной геометрией монтажа. Её задача — проверить перенос тканевой поправки и добавочную информацию сигнала в согласованном состоянии, чего нынешние </w:t>
      </w:r>
      <w:proofErr w:type="spellStart"/>
      <w:r>
        <w:t>разносессионные</w:t>
      </w:r>
      <w:proofErr w:type="spellEnd"/>
      <w:r>
        <w:t xml:space="preserve"> материалы не обеспечивают. Далее нужны повторные сессии и проверка на исключённом участнике: исключение фаз одного человека оценивает иной вид переноса. Число кадров или циклов не увеличивает число независимых людей; результаты повторов следует сохранять с их группировкой.</w:t>
      </w:r>
    </w:p>
    <w:p w14:paraId="509605DD" w14:textId="77777777" w:rsidR="003416EE" w:rsidRDefault="006041B4">
      <w:pPr>
        <w:pStyle w:val="af"/>
      </w:pPr>
      <w:r>
        <w:t>До такой проверки необходимо обосновать критерии приемлемости УО и ФВ для предполагаемого применения. Сейчас численные допуски не закреплены, поэтому малую невязку или ошибку отдельного звена нельзя объявить достаточной. Наряду со смещением, стандартным отклонением и RMSE следует учитывать долю неприемлемых решений и условия их возникновения. Неизвестные компоненты ошибки не заменяются нулём, а повторный выбор модели по уже просмотренным данным сохраняет исследовательский статус.</w:t>
      </w:r>
    </w:p>
    <w:p w14:paraId="266BD75D" w14:textId="77777777" w:rsidR="003416EE" w:rsidRDefault="006041B4">
      <w:pPr>
        <w:pStyle w:val="af"/>
      </w:pPr>
      <w:r>
        <w:lastRenderedPageBreak/>
        <w:t>Таблица 12.2 отделяет завершённые частные проверки от условий, без которых их выход ещё нельзя передавать следующему звену. Статус «</w:t>
      </w:r>
      <w:proofErr w:type="spellStart"/>
      <w:r>
        <w:t>нерешено</w:t>
      </w:r>
      <w:proofErr w:type="spellEnd"/>
      <w:r>
        <w:t>» относится к конкретному переходу, а не отменяет результаты предшествующего вычислительного опыта.</w:t>
      </w:r>
    </w:p>
    <w:p w14:paraId="1231C9BA" w14:textId="77777777" w:rsidR="003416EE" w:rsidRDefault="006041B4">
      <w:pPr>
        <w:pStyle w:val="af5"/>
        <w:keepNext/>
      </w:pPr>
      <w:r>
        <w:t>Таблица 12.2 — Доказательный статус переходов к сердечным функциям</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462"/>
        <w:gridCol w:w="3400"/>
        <w:gridCol w:w="3633"/>
      </w:tblGrid>
      <w:tr w:rsidR="003416EE" w14:paraId="267E4FDB" w14:textId="77777777">
        <w:trPr>
          <w:cantSplit/>
          <w:tblHeader/>
        </w:trPr>
        <w:tc>
          <w:tcPr>
            <w:tcW w:w="2425" w:type="dxa"/>
            <w:shd w:val="clear" w:color="auto" w:fill="EDEDED"/>
          </w:tcPr>
          <w:p w14:paraId="1B14AE3A" w14:textId="77777777" w:rsidR="003416EE" w:rsidRDefault="006041B4">
            <w:pPr>
              <w:keepNext/>
              <w:spacing w:before="60" w:after="60" w:line="240" w:lineRule="auto"/>
              <w:ind w:firstLine="0"/>
              <w:jc w:val="left"/>
            </w:pPr>
            <w:r>
              <w:rPr>
                <w:b/>
                <w:sz w:val="22"/>
              </w:rPr>
              <w:t>Переход</w:t>
            </w:r>
          </w:p>
        </w:tc>
        <w:tc>
          <w:tcPr>
            <w:tcW w:w="3350" w:type="dxa"/>
            <w:shd w:val="clear" w:color="auto" w:fill="EDEDED"/>
          </w:tcPr>
          <w:p w14:paraId="036CAFC1" w14:textId="77777777" w:rsidR="003416EE" w:rsidRDefault="006041B4">
            <w:pPr>
              <w:keepNext/>
              <w:spacing w:before="60" w:after="60" w:line="240" w:lineRule="auto"/>
              <w:ind w:firstLine="0"/>
              <w:jc w:val="left"/>
            </w:pPr>
            <w:r>
              <w:rPr>
                <w:b/>
                <w:sz w:val="22"/>
              </w:rPr>
              <w:t>Что проверено в имеющемся корпусе</w:t>
            </w:r>
          </w:p>
        </w:tc>
        <w:tc>
          <w:tcPr>
            <w:tcW w:w="3579" w:type="dxa"/>
            <w:shd w:val="clear" w:color="auto" w:fill="EDEDED"/>
          </w:tcPr>
          <w:p w14:paraId="7B9F39EE" w14:textId="77777777" w:rsidR="003416EE" w:rsidRDefault="006041B4">
            <w:pPr>
              <w:keepNext/>
              <w:spacing w:before="60" w:after="60" w:line="240" w:lineRule="auto"/>
              <w:ind w:firstLine="0"/>
              <w:jc w:val="left"/>
            </w:pPr>
            <w:r>
              <w:rPr>
                <w:b/>
                <w:sz w:val="22"/>
              </w:rPr>
              <w:t>Статус передачи результата дальше</w:t>
            </w:r>
          </w:p>
        </w:tc>
      </w:tr>
      <w:tr w:rsidR="003416EE" w14:paraId="29AC4BA1" w14:textId="77777777">
        <w:trPr>
          <w:cantSplit/>
        </w:trPr>
        <w:tc>
          <w:tcPr>
            <w:tcW w:w="2425" w:type="dxa"/>
          </w:tcPr>
          <w:p w14:paraId="56CA49B7" w14:textId="77777777" w:rsidR="003416EE" w:rsidRDefault="006041B4">
            <w:pPr>
              <w:spacing w:before="60" w:after="60" w:line="240" w:lineRule="auto"/>
              <w:ind w:firstLine="0"/>
              <w:jc w:val="left"/>
            </w:pPr>
            <w:r>
              <w:rPr>
                <w:sz w:val="22"/>
              </w:rPr>
              <w:t>Статическая анатомия → динамический камерный референс</w:t>
            </w:r>
          </w:p>
        </w:tc>
        <w:tc>
          <w:tcPr>
            <w:tcW w:w="3350" w:type="dxa"/>
          </w:tcPr>
          <w:p w14:paraId="297AE46C" w14:textId="77777777" w:rsidR="003416EE" w:rsidRDefault="006041B4">
            <w:pPr>
              <w:spacing w:before="60" w:after="60" w:line="240" w:lineRule="auto"/>
              <w:ind w:firstLine="0"/>
              <w:jc w:val="left"/>
            </w:pPr>
            <w:r>
              <w:rPr>
                <w:sz w:val="22"/>
              </w:rPr>
              <w:t>Сравнены объёмы и геометрические представления (главы 6 и 10)</w:t>
            </w:r>
          </w:p>
        </w:tc>
        <w:tc>
          <w:tcPr>
            <w:tcW w:w="3579" w:type="dxa"/>
          </w:tcPr>
          <w:p w14:paraId="6A99CF22" w14:textId="77777777" w:rsidR="003416EE" w:rsidRDefault="006041B4">
            <w:pPr>
              <w:spacing w:before="60" w:after="60" w:line="240" w:lineRule="auto"/>
              <w:ind w:firstLine="0"/>
              <w:jc w:val="left"/>
            </w:pPr>
            <w:proofErr w:type="spellStart"/>
            <w:r>
              <w:rPr>
                <w:sz w:val="22"/>
              </w:rPr>
              <w:t>Нерешено</w:t>
            </w:r>
            <w:proofErr w:type="spellEnd"/>
            <w:r>
              <w:rPr>
                <w:sz w:val="22"/>
              </w:rPr>
              <w:t xml:space="preserve">: </w:t>
            </w:r>
            <w:proofErr w:type="spellStart"/>
            <w:r>
              <w:rPr>
                <w:sz w:val="22"/>
              </w:rPr>
              <w:t>межсерийное</w:t>
            </w:r>
            <w:proofErr w:type="spellEnd"/>
            <w:r>
              <w:rPr>
                <w:sz w:val="22"/>
              </w:rPr>
              <w:t xml:space="preserve"> совмещение, фаза статической опоры и согласованность масок камер и целого сердца</w:t>
            </w:r>
          </w:p>
        </w:tc>
      </w:tr>
      <w:tr w:rsidR="003416EE" w14:paraId="07C4F700" w14:textId="77777777">
        <w:trPr>
          <w:cantSplit/>
        </w:trPr>
        <w:tc>
          <w:tcPr>
            <w:tcW w:w="2425" w:type="dxa"/>
          </w:tcPr>
          <w:p w14:paraId="51DE3821" w14:textId="77777777" w:rsidR="003416EE" w:rsidRDefault="006041B4">
            <w:pPr>
              <w:spacing w:before="60" w:after="60" w:line="240" w:lineRule="auto"/>
              <w:ind w:firstLine="0"/>
              <w:jc w:val="left"/>
            </w:pPr>
            <w:r>
              <w:rPr>
                <w:sz w:val="22"/>
              </w:rPr>
              <w:t>FEM → коэффициенты объёмного пересчёта</w:t>
            </w:r>
          </w:p>
        </w:tc>
        <w:tc>
          <w:tcPr>
            <w:tcW w:w="3350" w:type="dxa"/>
          </w:tcPr>
          <w:p w14:paraId="551C1F41" w14:textId="77777777" w:rsidR="003416EE" w:rsidRDefault="006041B4">
            <w:pPr>
              <w:spacing w:before="60" w:after="60" w:line="240" w:lineRule="auto"/>
              <w:ind w:firstLine="0"/>
              <w:jc w:val="left"/>
            </w:pPr>
            <w:r>
              <w:rPr>
                <w:sz w:val="22"/>
              </w:rPr>
              <w:t>Контроль реализации; уточнение шага и квадратуры; локальные объёмные пробы [111]</w:t>
            </w:r>
          </w:p>
        </w:tc>
        <w:tc>
          <w:tcPr>
            <w:tcW w:w="3579" w:type="dxa"/>
          </w:tcPr>
          <w:p w14:paraId="32E7F594" w14:textId="77777777" w:rsidR="003416EE" w:rsidRDefault="006041B4">
            <w:pPr>
              <w:spacing w:before="60" w:after="60" w:line="240" w:lineRule="auto"/>
              <w:ind w:firstLine="0"/>
              <w:jc w:val="left"/>
            </w:pPr>
            <w:r>
              <w:rPr>
                <w:sz w:val="22"/>
              </w:rPr>
              <w:t xml:space="preserve">Частично подтверждено в дискретной модели; </w:t>
            </w:r>
            <w:proofErr w:type="spellStart"/>
            <w:r>
              <w:rPr>
                <w:sz w:val="22"/>
              </w:rPr>
              <w:t>нерешены</w:t>
            </w:r>
            <w:proofErr w:type="spellEnd"/>
            <w:r>
              <w:rPr>
                <w:sz w:val="22"/>
              </w:rPr>
              <w:t xml:space="preserve"> пространственная сходимость и допустимая ошибка всех используемых производных</w:t>
            </w:r>
          </w:p>
        </w:tc>
      </w:tr>
      <w:tr w:rsidR="003416EE" w14:paraId="11E0FE88" w14:textId="77777777">
        <w:trPr>
          <w:cantSplit/>
        </w:trPr>
        <w:tc>
          <w:tcPr>
            <w:tcW w:w="2425" w:type="dxa"/>
          </w:tcPr>
          <w:p w14:paraId="2A447260" w14:textId="77777777" w:rsidR="003416EE" w:rsidRDefault="006041B4">
            <w:pPr>
              <w:spacing w:before="60" w:after="60" w:line="240" w:lineRule="auto"/>
              <w:ind w:firstLine="0"/>
              <w:jc w:val="left"/>
            </w:pPr>
            <w:r>
              <w:rPr>
                <w:sz w:val="22"/>
              </w:rPr>
              <w:t>ЭИТ → тканевая поправка ТТРКГ</w:t>
            </w:r>
          </w:p>
        </w:tc>
        <w:tc>
          <w:tcPr>
            <w:tcW w:w="3350" w:type="dxa"/>
          </w:tcPr>
          <w:p w14:paraId="1EE48945" w14:textId="77777777" w:rsidR="003416EE" w:rsidRDefault="006041B4">
            <w:pPr>
              <w:spacing w:before="60" w:after="60" w:line="240" w:lineRule="auto"/>
              <w:ind w:firstLine="0"/>
              <w:jc w:val="left"/>
            </w:pPr>
            <w:r>
              <w:rPr>
                <w:sz w:val="22"/>
              </w:rPr>
              <w:t>Условные тканевые оценки; контрпример поглощения геометрии; изолированные бюджеты остатка</w:t>
            </w:r>
          </w:p>
        </w:tc>
        <w:tc>
          <w:tcPr>
            <w:tcW w:w="3579" w:type="dxa"/>
          </w:tcPr>
          <w:p w14:paraId="4072DEFA" w14:textId="77777777" w:rsidR="003416EE" w:rsidRDefault="006041B4">
            <w:pPr>
              <w:spacing w:before="60" w:after="60" w:line="240" w:lineRule="auto"/>
              <w:ind w:firstLine="0"/>
              <w:jc w:val="left"/>
            </w:pPr>
            <w:proofErr w:type="spellStart"/>
            <w:r>
              <w:rPr>
                <w:sz w:val="22"/>
              </w:rPr>
              <w:t>Нерешено</w:t>
            </w:r>
            <w:proofErr w:type="spellEnd"/>
            <w:r>
              <w:rPr>
                <w:sz w:val="22"/>
              </w:rPr>
              <w:t>: принятая поправка с известной ошибкой, синхронный перенос, фактические контакты, задержки и частотное соответствие</w:t>
            </w:r>
          </w:p>
        </w:tc>
      </w:tr>
      <w:tr w:rsidR="003416EE" w14:paraId="75D9C327" w14:textId="77777777">
        <w:trPr>
          <w:cantSplit/>
        </w:trPr>
        <w:tc>
          <w:tcPr>
            <w:tcW w:w="2425" w:type="dxa"/>
          </w:tcPr>
          <w:p w14:paraId="7F91557C" w14:textId="77777777" w:rsidR="003416EE" w:rsidRDefault="006041B4">
            <w:pPr>
              <w:spacing w:before="60" w:after="60" w:line="240" w:lineRule="auto"/>
              <w:ind w:firstLine="0"/>
              <w:jc w:val="left"/>
            </w:pPr>
            <w:r>
              <w:rPr>
                <w:sz w:val="22"/>
              </w:rPr>
              <w:t>Скорректированная ТТРКГ → объём целого сердца</w:t>
            </w:r>
          </w:p>
        </w:tc>
        <w:tc>
          <w:tcPr>
            <w:tcW w:w="3350" w:type="dxa"/>
          </w:tcPr>
          <w:p w14:paraId="05896B17" w14:textId="77777777" w:rsidR="003416EE" w:rsidRDefault="006041B4">
            <w:pPr>
              <w:spacing w:before="60" w:after="60" w:line="240" w:lineRule="auto"/>
              <w:ind w:firstLine="0"/>
              <w:jc w:val="left"/>
            </w:pPr>
            <w:r>
              <w:rPr>
                <w:sz w:val="22"/>
              </w:rPr>
              <w:t>Локальный пересчёт при известных прочих параметрах; матрицы монтажей и конечные контрпримеры компенсации</w:t>
            </w:r>
          </w:p>
        </w:tc>
        <w:tc>
          <w:tcPr>
            <w:tcW w:w="3579" w:type="dxa"/>
          </w:tcPr>
          <w:p w14:paraId="03DDFA58" w14:textId="77777777" w:rsidR="003416EE" w:rsidRDefault="006041B4">
            <w:pPr>
              <w:spacing w:before="60" w:after="60" w:line="240" w:lineRule="auto"/>
              <w:ind w:firstLine="0"/>
              <w:jc w:val="left"/>
            </w:pPr>
            <w:proofErr w:type="spellStart"/>
            <w:r>
              <w:rPr>
                <w:sz w:val="22"/>
              </w:rPr>
              <w:t>Нерешено</w:t>
            </w:r>
            <w:proofErr w:type="spellEnd"/>
            <w:r>
              <w:rPr>
                <w:sz w:val="22"/>
              </w:rPr>
              <w:t xml:space="preserve"> при свободных движении и сопротивлении; устойчивость задачи с ограничениями и их допустимые ошибки не установлены</w:t>
            </w:r>
          </w:p>
        </w:tc>
      </w:tr>
      <w:tr w:rsidR="003416EE" w14:paraId="3192AD30" w14:textId="77777777">
        <w:trPr>
          <w:cantSplit/>
        </w:trPr>
        <w:tc>
          <w:tcPr>
            <w:tcW w:w="2425" w:type="dxa"/>
          </w:tcPr>
          <w:p w14:paraId="3E20B06B" w14:textId="77777777" w:rsidR="003416EE" w:rsidRDefault="006041B4">
            <w:pPr>
              <w:spacing w:before="60" w:after="60" w:line="240" w:lineRule="auto"/>
              <w:ind w:firstLine="0"/>
              <w:jc w:val="left"/>
            </w:pPr>
            <w:r>
              <w:rPr>
                <w:sz w:val="22"/>
              </w:rPr>
              <w:t>Объём и геометрия целого сердца → камерные объёмы</w:t>
            </w:r>
          </w:p>
        </w:tc>
        <w:tc>
          <w:tcPr>
            <w:tcW w:w="3350" w:type="dxa"/>
          </w:tcPr>
          <w:p w14:paraId="071CDF74" w14:textId="77777777" w:rsidR="003416EE" w:rsidRDefault="006041B4">
            <w:pPr>
              <w:spacing w:before="60" w:after="60" w:line="240" w:lineRule="auto"/>
              <w:ind w:firstLine="0"/>
              <w:jc w:val="left"/>
            </w:pPr>
            <w:r>
              <w:rPr>
                <w:sz w:val="22"/>
              </w:rPr>
              <w:t>Положительная связь при известных динамических КТ-признаках; сравнения на исключённых данных</w:t>
            </w:r>
          </w:p>
        </w:tc>
        <w:tc>
          <w:tcPr>
            <w:tcW w:w="3579" w:type="dxa"/>
          </w:tcPr>
          <w:p w14:paraId="79B50BCD" w14:textId="77777777" w:rsidR="003416EE" w:rsidRDefault="006041B4">
            <w:pPr>
              <w:spacing w:before="60" w:after="60" w:line="240" w:lineRule="auto"/>
              <w:ind w:firstLine="0"/>
              <w:jc w:val="left"/>
            </w:pPr>
            <w:proofErr w:type="spellStart"/>
            <w:r>
              <w:rPr>
                <w:sz w:val="22"/>
              </w:rPr>
              <w:t>Нерешено</w:t>
            </w:r>
            <w:proofErr w:type="spellEnd"/>
            <w:r>
              <w:rPr>
                <w:sz w:val="22"/>
              </w:rPr>
              <w:t>: перенос на электрически восстановленные признаки с их неопределённостью и без передачи целевых фазовых данных КТ</w:t>
            </w:r>
          </w:p>
        </w:tc>
      </w:tr>
      <w:tr w:rsidR="003416EE" w14:paraId="0879667C" w14:textId="77777777">
        <w:trPr>
          <w:cantSplit/>
        </w:trPr>
        <w:tc>
          <w:tcPr>
            <w:tcW w:w="2425" w:type="dxa"/>
          </w:tcPr>
          <w:p w14:paraId="630ACBB3" w14:textId="77777777" w:rsidR="003416EE" w:rsidRDefault="006041B4">
            <w:pPr>
              <w:spacing w:before="60" w:after="60" w:line="240" w:lineRule="auto"/>
              <w:ind w:firstLine="0"/>
              <w:jc w:val="left"/>
            </w:pPr>
            <w:r>
              <w:rPr>
                <w:sz w:val="22"/>
              </w:rPr>
              <w:t>Камерная кривая → УО/ФВ</w:t>
            </w:r>
          </w:p>
        </w:tc>
        <w:tc>
          <w:tcPr>
            <w:tcW w:w="3350" w:type="dxa"/>
          </w:tcPr>
          <w:p w14:paraId="303573E3" w14:textId="77777777" w:rsidR="003416EE" w:rsidRDefault="006041B4">
            <w:pPr>
              <w:spacing w:before="60" w:after="60" w:line="240" w:lineRule="auto"/>
              <w:ind w:firstLine="0"/>
              <w:jc w:val="left"/>
            </w:pPr>
            <w:r>
              <w:rPr>
                <w:sz w:val="22"/>
              </w:rPr>
              <w:t>Формулы функций; анализ размахов и ошибок экстремумов</w:t>
            </w:r>
          </w:p>
        </w:tc>
        <w:tc>
          <w:tcPr>
            <w:tcW w:w="3579" w:type="dxa"/>
          </w:tcPr>
          <w:p w14:paraId="0DAB877C" w14:textId="77777777" w:rsidR="003416EE" w:rsidRDefault="006041B4">
            <w:pPr>
              <w:spacing w:before="60" w:after="60" w:line="240" w:lineRule="auto"/>
              <w:ind w:firstLine="0"/>
              <w:jc w:val="left"/>
            </w:pPr>
            <w:proofErr w:type="spellStart"/>
            <w:r>
              <w:rPr>
                <w:sz w:val="22"/>
              </w:rPr>
              <w:t>Нерешено</w:t>
            </w:r>
            <w:proofErr w:type="spellEnd"/>
            <w:r>
              <w:rPr>
                <w:sz w:val="22"/>
              </w:rPr>
              <w:t>: обоснование ED/ES в полном принятом сокращении, КДО при неизвестной фазе единственной КТ и ошибка конечных функций</w:t>
            </w:r>
          </w:p>
        </w:tc>
      </w:tr>
      <w:tr w:rsidR="003416EE" w14:paraId="2CB14187" w14:textId="77777777">
        <w:trPr>
          <w:cantSplit/>
        </w:trPr>
        <w:tc>
          <w:tcPr>
            <w:tcW w:w="2425" w:type="dxa"/>
          </w:tcPr>
          <w:p w14:paraId="345D4CA2" w14:textId="77777777" w:rsidR="003416EE" w:rsidRDefault="006041B4">
            <w:pPr>
              <w:spacing w:before="60" w:after="60" w:line="240" w:lineRule="auto"/>
              <w:ind w:firstLine="0"/>
              <w:jc w:val="left"/>
            </w:pPr>
            <w:r>
              <w:rPr>
                <w:sz w:val="22"/>
              </w:rPr>
              <w:t>Частные ошибки → достаточная точность всей цепочки</w:t>
            </w:r>
          </w:p>
        </w:tc>
        <w:tc>
          <w:tcPr>
            <w:tcW w:w="3350" w:type="dxa"/>
          </w:tcPr>
          <w:p w14:paraId="7A51B56B" w14:textId="77777777" w:rsidR="003416EE" w:rsidRDefault="006041B4">
            <w:pPr>
              <w:spacing w:before="60" w:after="60" w:line="240" w:lineRule="auto"/>
              <w:ind w:firstLine="0"/>
              <w:jc w:val="left"/>
            </w:pPr>
            <w:r>
              <w:rPr>
                <w:sz w:val="22"/>
              </w:rPr>
              <w:t>Сохранены отдельные ошибки и условные ограничения</w:t>
            </w:r>
          </w:p>
        </w:tc>
        <w:tc>
          <w:tcPr>
            <w:tcW w:w="3579" w:type="dxa"/>
          </w:tcPr>
          <w:p w14:paraId="2BA9D085" w14:textId="77777777" w:rsidR="003416EE" w:rsidRDefault="006041B4">
            <w:pPr>
              <w:spacing w:before="60" w:after="60" w:line="240" w:lineRule="auto"/>
              <w:ind w:firstLine="0"/>
              <w:jc w:val="left"/>
            </w:pPr>
            <w:proofErr w:type="spellStart"/>
            <w:r>
              <w:rPr>
                <w:sz w:val="22"/>
              </w:rPr>
              <w:t>Нерешено</w:t>
            </w:r>
            <w:proofErr w:type="spellEnd"/>
            <w:r>
              <w:rPr>
                <w:sz w:val="22"/>
              </w:rPr>
              <w:t>: общий бюджет с зависимостями ошибок, численные допуски УО/ФВ, доля и область неприемлемых решений</w:t>
            </w:r>
          </w:p>
        </w:tc>
      </w:tr>
    </w:tbl>
    <w:p w14:paraId="272BAF43" w14:textId="77777777" w:rsidR="003416EE" w:rsidRDefault="006041B4">
      <w:pPr>
        <w:pStyle w:val="af"/>
      </w:pPr>
      <w:r>
        <w:t xml:space="preserve">Дальнейшая проверка должна обосновать ограничения динамики, дополнительные измерения и границы различимости при сокращении входов до одной КТ, затем — до протокола без КТ. Структура задачи и частные </w:t>
      </w:r>
      <w:r>
        <w:lastRenderedPageBreak/>
        <w:t>результаты получены; количественная применимость всей последовательности к функциям сердца пока не установлена.</w:t>
      </w:r>
    </w:p>
    <w:p w14:paraId="51EF614D" w14:textId="77777777" w:rsidR="003416EE" w:rsidRDefault="006041B4">
      <w:pPr>
        <w:pStyle w:val="1"/>
      </w:pPr>
      <w:bookmarkStart w:id="4409" w:name="_Toc244123160"/>
      <w:bookmarkStart w:id="4410" w:name="заключение"/>
      <w:bookmarkEnd w:id="4298"/>
      <w:bookmarkEnd w:id="4398"/>
      <w:r>
        <w:lastRenderedPageBreak/>
        <w:t>Заключение</w:t>
      </w:r>
      <w:bookmarkEnd w:id="4409"/>
    </w:p>
    <w:p w14:paraId="67749725" w14:textId="77777777" w:rsidR="003416EE" w:rsidRPr="00674711" w:rsidRDefault="006041B4">
      <w:pPr>
        <w:pStyle w:val="FirstParagraph"/>
        <w:rPr>
          <w:lang w:val="ru-RU"/>
          <w:rPrChange w:id="4411" w:author="Nik K" w:date="2026-10-29T00:18:00Z">
            <w:rPr/>
          </w:rPrChange>
        </w:rPr>
      </w:pPr>
      <w:r w:rsidRPr="00674711">
        <w:rPr>
          <w:lang w:val="ru-RU"/>
          <w:rPrChange w:id="4412" w:author="Nik K" w:date="2026-10-29T00:18:00Z">
            <w:rPr/>
          </w:rPrChange>
        </w:rPr>
        <w:t xml:space="preserve">В работе сформулирована и исследована последовательность определения сердечных функций по </w:t>
      </w:r>
      <w:proofErr w:type="spellStart"/>
      <w:r w:rsidRPr="00674711">
        <w:rPr>
          <w:lang w:val="ru-RU"/>
          <w:rPrChange w:id="4413" w:author="Nik K" w:date="2026-10-29T00:18:00Z">
            <w:rPr/>
          </w:rPrChange>
        </w:rPr>
        <w:t>электроимпедансным</w:t>
      </w:r>
      <w:proofErr w:type="spellEnd"/>
      <w:r w:rsidRPr="00674711">
        <w:rPr>
          <w:lang w:val="ru-RU"/>
          <w:rPrChange w:id="4414" w:author="Nik K" w:date="2026-10-29T00:18:00Z">
            <w:rPr/>
          </w:rPrChange>
        </w:rPr>
        <w:t xml:space="preserve"> измерениям с одной индивидуальной КТ-опорой. Литературный обзор, сравнение технических решений и патентное исследование показали необходимость раздельного обоснования тканевого, геометрического и камерного преобразований. Электрический сигнал зависит от нескольких одновременно изменяющихся факторов; его воспроизводимость и согласие с отдельной моделью не устанавливают точности конечных УО и ФВ. Существующие решения содержат близкие отдельные признаки, поэтому новизна полной постановки и преимущества перед аналогами не считаются доказанными выполненным сравнением.</w:t>
      </w:r>
    </w:p>
    <w:p w14:paraId="7ED74DEA" w14:textId="77777777" w:rsidR="003416EE" w:rsidRDefault="006041B4">
      <w:pPr>
        <w:pStyle w:val="af"/>
      </w:pPr>
      <w:r>
        <w:t xml:space="preserve">Систематизирована экспериментальная база: индивидуальная анатомия, октябрьские записи </w:t>
      </w:r>
      <w:proofErr w:type="spellStart"/>
      <w:r>
        <w:t>реокардиомонитора</w:t>
      </w:r>
      <w:proofErr w:type="spellEnd"/>
      <w:r>
        <w:t>, поясная ЭИТ и многофазные КТ-референсы. Для используемых материалов зафиксированы происхождение, единицы, каналы, частоты, монтажи и статусы разметки. Установлены границы совместного использования разновременных измерений. Историческая ручная сегментация отделена от автоматических масок, использованных в текущих расчётных моделях. Инвентаризация и численный контроль файлов обеспечивают прослеживаемость материала, но не заменяют анатомической и метрологической проверки.</w:t>
      </w:r>
    </w:p>
    <w:p w14:paraId="24D5044B" w14:textId="77777777" w:rsidR="003416EE" w:rsidRDefault="006041B4">
      <w:pPr>
        <w:pStyle w:val="af"/>
      </w:pPr>
      <w:r>
        <w:t xml:space="preserve">Раскрыта прямая электрическая задача с конечными электродами, контактными условиями и индивидуальной геометрией. Описаны </w:t>
      </w:r>
      <w:proofErr w:type="spellStart"/>
      <w:r>
        <w:t>конечноэлементная</w:t>
      </w:r>
      <w:proofErr w:type="spellEnd"/>
      <w:r>
        <w:t xml:space="preserve"> реализация, вычисление передаточного импеданса и производных по параметрам. Проверки сохранённых решений подтверждают отдельные алгебраические свойства реализации и согласованность единиц. Полная сходимость по пространственной сетке, достоверность фактических контактов и точность переноса на физиологические измерения остаются самостоятельными задачами.</w:t>
      </w:r>
    </w:p>
    <w:p w14:paraId="1B127582" w14:textId="77777777" w:rsidR="003416EE" w:rsidRDefault="006041B4">
      <w:pPr>
        <w:pStyle w:val="af"/>
      </w:pPr>
      <w:r>
        <w:lastRenderedPageBreak/>
        <w:t>Завершена дополнительная серия из 810 расчётных состояний одной КТ-геометрии участника Н: 720 основных, 18 для уточнения интегрирования и две серии по 36 для конечной компенсации объёмного отклика. В число состояний входят 54 повторно использованных с проверенными хэшами. Сопоставлены три формы сердца, две условные материальные опоры и три альтернативных монтажа. Выполнены проверки раздельных и совместных воздействий, различимости, влияния шага и квадратуры; это условные результаты математической модели, а не независимые физиологические измерения. Серия q1024 завершена только для базы и объёмных проб эллипсоида в заданных монтажах и опорах. Смена знака координатной производной при уменьшении шага и различия объёмных производных сохраняют нерешённым вопрос об их допустимой численной ошибке (§12.8).</w:t>
      </w:r>
    </w:p>
    <w:p w14:paraId="2E32C1E9" w14:textId="77777777" w:rsidR="003416EE" w:rsidRDefault="006041B4">
      <w:pPr>
        <w:pStyle w:val="af"/>
      </w:pPr>
      <w:r>
        <w:t xml:space="preserve">Проведено сопоставление индивидуальной формы сердца и её геометрических аппроксимаций. Показано, что совпадение заданного объёма, пространственное перекрытие и электрическая чувствительность отвечают на разные вопросы. Близкие базовые </w:t>
      </w:r>
      <w:proofErr w:type="spellStart"/>
      <w:r>
        <w:t>импедансы</w:t>
      </w:r>
      <w:proofErr w:type="spellEnd"/>
      <w:r>
        <w:t xml:space="preserve"> могут сочетаться с существенно различающимися объёмными производными. Сфера и эллипсоид сохраняются как проверяемые варианты; знак отклика при одном выбранном сопротивлении не служит достаточным основанием для их исключения. Движение исследовано отдельно от изменения объёма: его игнорирование может приводить к значительной ошибке, а перенос закона движения между интервалами одного участника не всегда улучшает прогноз.</w:t>
      </w:r>
    </w:p>
    <w:p w14:paraId="6C45DEA2" w14:textId="77777777" w:rsidR="003416EE" w:rsidRDefault="006041B4">
      <w:pPr>
        <w:pStyle w:val="af"/>
      </w:pPr>
      <w:r>
        <w:t xml:space="preserve">Частный положительный результат получен при локальном пересчёте объёмных проб исходной STL ±1% с точно известными остальными параметрами. В исходном монтаже и общей условной опоре </w:t>
      </w:r>
      <w:proofErr w:type="spellStart"/>
      <w:r>
        <w:t>commonSTLfit</w:t>
      </w:r>
      <w:proofErr w:type="spellEnd"/>
      <w:r>
        <w:t xml:space="preserve"> максимальные модули ошибки составили 0,05228 мл для собственной чувствительности STL, 4,061 мл для сферы и 2,704 мл для эллипсоида. При опоре diagnostic4 ошибки сферы и эллипсоида составили 14,73 и 48,44 мл. Таким образом, универсально лучшая форма не установлена, но работоспособность отдельного объёмного преобразования в указанных </w:t>
      </w:r>
      <w:r>
        <w:lastRenderedPageBreak/>
        <w:t>модельных условиях подтверждена. Между материальными опорами меняются свойства не только сердца; результат не объясняется одним сердечным сопротивлением (§12.3).</w:t>
      </w:r>
    </w:p>
    <w:p w14:paraId="4F7AE8A2" w14:textId="77777777" w:rsidR="003416EE" w:rsidRDefault="006041B4">
      <w:pPr>
        <w:pStyle w:val="af"/>
      </w:pPr>
      <w:r>
        <w:t xml:space="preserve">Локальная проверка трёх альтернативных монтажей при свободных объёме V, координатах XYZ и эффективном сопротивлении сердца </w:t>
      </w:r>
      <w:proofErr w:type="spellStart"/>
      <w:r>
        <w:t>ρH</w:t>
      </w:r>
      <w:proofErr w:type="spellEnd"/>
      <w:r>
        <w:t xml:space="preserve"> дала ранг 3 и неопределимость самого V для всех шести сочетаний формы и материальной опоры. При точно известных XYZ задача V–</w:t>
      </w:r>
      <w:proofErr w:type="spellStart"/>
      <w:r>
        <w:t>ρH</w:t>
      </w:r>
      <w:proofErr w:type="spellEnd"/>
      <w:r>
        <w:t xml:space="preserve"> имеет ранг 2, но число обусловленности составляет 708–26 680 при принятых масштабах. Строгая неоднозначность свободной задачи и низкая устойчивость ограниченной задачи являются разными результатами. Конечные FEM-пробы дополнительно показали почти полную компенсацию изменения объёма сферы порядка 5,8 мл изменением сопротивления порядка 0,3% в сценарии diagnostic4. Это специально построенный пример в дискретной модели; три монтажа не являются одновременно записанными каналами, а практическая различимость по экспериментальному шуму не установлена. Выполненные совместные сердечные пробы также показали, что сумма отдельных конечных откликов в одном из сценариев не сохраняет знак совместного ответа; численная и физическая составляющие остатка не разделены (§12.5).</w:t>
      </w:r>
    </w:p>
    <w:p w14:paraId="393B6B64" w14:textId="77777777" w:rsidR="003416EE" w:rsidRDefault="006041B4">
      <w:pPr>
        <w:pStyle w:val="af"/>
      </w:pPr>
      <w:r>
        <w:t>Исследованы тканевые обратные задачи и перенос их результатов в отведение ТТРКГ. Для базовой идентификации уточнены нормировка и производная критерия, для пульсовой задачи — преобразование наблюдений и чувствительностей. Полученные эффективные параметры и проекции являются условными результатами принятых геометрии, монтажа и модели тканей. Модельные проверки выявили смешение: при неизменных истинных свойствах геометрический сигнал может интерпретироваться как изменение сопротивления, после чего тканевая поправка искажает искомую объёмную составляющую. Малая невязка или полный численный ранг сами по себе не устраняют эту проблему.</w:t>
      </w:r>
    </w:p>
    <w:p w14:paraId="37939B51" w14:textId="77777777" w:rsidR="003416EE" w:rsidRDefault="006041B4">
      <w:pPr>
        <w:pStyle w:val="af"/>
      </w:pPr>
      <w:r>
        <w:t>Количественно оценены изолированные требования к остаточной тканевой поправке. Для STL/</w:t>
      </w:r>
      <w:proofErr w:type="spellStart"/>
      <w:r>
        <w:t>commonSTLfit</w:t>
      </w:r>
      <w:proofErr w:type="spellEnd"/>
      <w:r>
        <w:t xml:space="preserve">, q256 и исходного монтажа </w:t>
      </w:r>
      <w:r>
        <w:lastRenderedPageBreak/>
        <w:t>иллюстративному бюджету ошибки объёма 5 мл соответствуют пределы 0,008415% базового сопротивления мягкого фона либо 0,1287% сопротивления лёгкого при точном устранении всех остальных вкладов. Это условные линейные ограничения, а не принятые нормативы, суммарный бюджет или доказанная достижимость точности. Пригодность оценок ЭИТ для выполнения этих ограничений остаётся нерешённой; пульсовые вклады мягких тканей и единого лёгочного компартмента сохраняются и на задержке дыхания (§12.4).</w:t>
      </w:r>
    </w:p>
    <w:p w14:paraId="34BA50E9" w14:textId="77777777" w:rsidR="003416EE" w:rsidRDefault="006041B4">
      <w:pPr>
        <w:pStyle w:val="af"/>
      </w:pPr>
      <w:r>
        <w:t>Переход к УО и ФВ выделен в самостоятельный этап. Объём целого сердца и его колебания не отождествлены с объёмом выбранного желудочка. Камерные зависимости и временные признаки требуют проверки на данных, скрытых от настройки; механические состояния должны иметь независимое основание. Ошибки опорных объёмов, временного соответствия и камерного преобразования входят в неопределённость конечных функций вместе с ошибками электрической задачи. Доступные неполные фазовые последовательности не удостоверяют непрерывные экстремумы полного сердечного цикла.</w:t>
      </w:r>
    </w:p>
    <w:p w14:paraId="6ABED65B" w14:textId="77777777" w:rsidR="003416EE" w:rsidRDefault="006041B4">
      <w:pPr>
        <w:pStyle w:val="af"/>
      </w:pPr>
      <w:r>
        <w:t>Выполненные камерные проверки сохраняют положительное основание: известные из 4D-КТ динамические объём, центр и полуоси целого сердца дали RMSE объёма ЛЖ 5,98 мл при исключении участника. Это результат информативности геометрических признаков в ограниченной выборке. Он не является точностью их извлечения из ТТРКГ при одной КТ. Простые электрические зависимости в индивидуальном сравнении не улучшили постоянную опору; совпадение размаха сопровождалось ошибочным временем максимума. Эти отрицательные результаты относятся к проверенным вариантам и не доказывают отсутствия полезной информации в ТТРКГ (§12.6).</w:t>
      </w:r>
    </w:p>
    <w:p w14:paraId="3632477D" w14:textId="77777777" w:rsidR="003416EE" w:rsidRDefault="006041B4">
      <w:pPr>
        <w:pStyle w:val="af"/>
      </w:pPr>
      <w:r>
        <w:t xml:space="preserve">Итогом текущего этапа являются обоснованная постановка, проверенные в указанном охвате вычислительные звенья, конкретные отрицательные результаты и количественные условия сокращения числа </w:t>
      </w:r>
      <w:r>
        <w:lastRenderedPageBreak/>
        <w:t xml:space="preserve">параметров. Нерешённые переходы до функций сердца зафиксированы по отдельности в таблице 12.2: согласование статической и динамической анатомии; тканевая поправка с известной ошибкой без поглощения геометрического сигнала; синхронный и частотный перенос ЭИТ → ТТРКГ; устойчивое определение объёма при допустимых движении и изменении </w:t>
      </w:r>
      <w:proofErr w:type="spellStart"/>
      <w:r>
        <w:t>ρH</w:t>
      </w:r>
      <w:proofErr w:type="spellEnd"/>
      <w:r>
        <w:t>; камерное преобразование на электрически восстановленных признаках; обоснование конечных диастолического и систолического состояний и КДО; полный бюджет неопределённости и численные критерии принятия УО/ФВ. Завершённая экспериментальная валидация всей цепочки отсутствует. Выполненные совместные воздействия и проверки монтажей не отменяются этим статусом, но их охват не замыкает перечисленные переходы.</w:t>
      </w:r>
    </w:p>
    <w:p w14:paraId="41ED4580" w14:textId="77777777" w:rsidR="003416EE" w:rsidRDefault="006041B4">
      <w:pPr>
        <w:pStyle w:val="af"/>
      </w:pPr>
      <w:r>
        <w:t>Материала достаточно для отчёта о данном этапе разработки и его частных положительных и отрицательных результатах. Имеющаяся 4D-КТ сохраняется как референс разработки с указанными ограничениями; новый независимый метод сравнения не является условием завершения отчётной работы. При применении одна КТ остаётся единственной анатомической опорой: целевые фазовые объёмы и координаты не передаются из референса в операционный расчёт. Исключение индивидуальной КТ из последующего практического протокола допустимо только после отдельной проверки способа её замены и связанной с ним погрешности.</w:t>
      </w:r>
    </w:p>
    <w:p w14:paraId="46901717" w14:textId="143BBBE1" w:rsidR="003416EE" w:rsidRDefault="006041B4">
      <w:pPr>
        <w:pStyle w:val="af"/>
      </w:pPr>
      <w:r>
        <w:t xml:space="preserve">Для воспроизведения предусмотрен аннотированный электронный комплект: протоколы, исходные записи выбранных экспериментов, сегментации, расчётные результаты и применимые программы с паспортами зависимостей и ограничений. Численные таблицы новой серии и их происхождение сохранены в </w:t>
      </w:r>
      <w:hyperlink r:id="rId56">
        <w:r>
          <w:t>приложении результатов</w:t>
        </w:r>
      </w:hyperlink>
      <w:r>
        <w:t>. Полнота доступных файлов должна проверяться по реестру; ссылка на внешний индивидуальный материал сама по себе не означает его включения в передаваемый комплект. Контрольные суммы фиксируют версии файлов, а пропуски и отказы сохраняются явно. Документирование происхождения позволяет проверять основания частных выводов, сохраняя нерешённые вопросы методики.</w:t>
      </w:r>
    </w:p>
    <w:p w14:paraId="20D2B429" w14:textId="77777777" w:rsidR="003416EE" w:rsidRDefault="006041B4">
      <w:pPr>
        <w:pStyle w:val="1"/>
      </w:pPr>
      <w:bookmarkStart w:id="4415" w:name="_Toc244123161"/>
      <w:bookmarkStart w:id="4416" w:name="список-использованных-источников"/>
      <w:bookmarkEnd w:id="4410"/>
      <w:r>
        <w:lastRenderedPageBreak/>
        <w:t>Список использованных источников</w:t>
      </w:r>
      <w:bookmarkEnd w:id="4415"/>
    </w:p>
    <w:p w14:paraId="4E564476" w14:textId="52A356B1" w:rsidR="003416EE" w:rsidRDefault="006041B4">
      <w:pPr>
        <w:pStyle w:val="14"/>
        <w:numPr>
          <w:ilvl w:val="0"/>
          <w:numId w:val="12"/>
        </w:numPr>
        <w:spacing w:after="100" w:line="264" w:lineRule="auto"/>
        <w:ind w:left="397" w:hanging="397"/>
      </w:pPr>
      <w:r>
        <w:t xml:space="preserve">Lang R. M., </w:t>
      </w:r>
      <w:proofErr w:type="spellStart"/>
      <w:r>
        <w:t>Badano</w:t>
      </w:r>
      <w:proofErr w:type="spellEnd"/>
      <w:r>
        <w:t xml:space="preserve"> L. P., </w:t>
      </w:r>
      <w:proofErr w:type="spellStart"/>
      <w:r>
        <w:t>Mor-Avi</w:t>
      </w:r>
      <w:proofErr w:type="spellEnd"/>
      <w:r>
        <w:t xml:space="preserve"> V., </w:t>
      </w:r>
      <w:proofErr w:type="spellStart"/>
      <w:r>
        <w:t>Afilalo</w:t>
      </w:r>
      <w:proofErr w:type="spellEnd"/>
      <w:r>
        <w:t xml:space="preserve"> J., Armstrong A., </w:t>
      </w:r>
      <w:proofErr w:type="spellStart"/>
      <w:r>
        <w:t>Ernande</w:t>
      </w:r>
      <w:proofErr w:type="spellEnd"/>
      <w:r>
        <w:t xml:space="preserve"> L., </w:t>
      </w:r>
      <w:proofErr w:type="spellStart"/>
      <w:r>
        <w:t>Flachskampf</w:t>
      </w:r>
      <w:proofErr w:type="spellEnd"/>
      <w:r>
        <w:t xml:space="preserve"> F. A., Foster E., Goldstein S. A., Kuznetsova T., Lancellotti P., </w:t>
      </w:r>
      <w:proofErr w:type="spellStart"/>
      <w:r>
        <w:t>Muraru</w:t>
      </w:r>
      <w:proofErr w:type="spellEnd"/>
      <w:r>
        <w:t xml:space="preserve"> D., Picard M. H., </w:t>
      </w:r>
      <w:proofErr w:type="spellStart"/>
      <w:r>
        <w:t>Rietzschel</w:t>
      </w:r>
      <w:proofErr w:type="spellEnd"/>
      <w:r>
        <w:t xml:space="preserve"> E. R., </w:t>
      </w:r>
      <w:proofErr w:type="spellStart"/>
      <w:r>
        <w:t>Rudski</w:t>
      </w:r>
      <w:proofErr w:type="spellEnd"/>
      <w:r>
        <w:t xml:space="preserve"> L., Spencer K. T., Tsang W., Voigt J.-U. </w:t>
      </w:r>
      <w:r>
        <w:rPr>
          <w:i/>
          <w:iCs/>
        </w:rPr>
        <w:t>Recommendations for Cardiac Chamber Quantification by Echocardiography in Adults: An Update from the American Society of Echocardiography and the European Association of Cardiovascular Imaging</w:t>
      </w:r>
      <w:r>
        <w:t>. Journal of the American Society of Echocardiography. 2015;28(1):1–</w:t>
      </w:r>
      <w:proofErr w:type="gramStart"/>
      <w:r>
        <w:t>39.e</w:t>
      </w:r>
      <w:proofErr w:type="gramEnd"/>
      <w:r>
        <w:t xml:space="preserve">14. </w:t>
      </w:r>
      <w:hyperlink r:id="rId57">
        <w:r>
          <w:t>DOI: 10.1016/j.echo.2014.10.003</w:t>
        </w:r>
      </w:hyperlink>
      <w:r>
        <w:t>.</w:t>
      </w:r>
    </w:p>
    <w:p w14:paraId="5E8D4C37" w14:textId="5F41A7BB" w:rsidR="003416EE" w:rsidRDefault="006041B4">
      <w:pPr>
        <w:pStyle w:val="14"/>
        <w:numPr>
          <w:ilvl w:val="0"/>
          <w:numId w:val="12"/>
        </w:numPr>
        <w:spacing w:after="100" w:line="264" w:lineRule="auto"/>
        <w:ind w:left="397" w:hanging="397"/>
      </w:pPr>
      <w:proofErr w:type="spellStart"/>
      <w:r>
        <w:t>Cecconi</w:t>
      </w:r>
      <w:proofErr w:type="spellEnd"/>
      <w:r>
        <w:t xml:space="preserve"> M., De Backer D., Antonelli M., Beale R., Bakker J., Hofer C. et al. </w:t>
      </w:r>
      <w:r>
        <w:rPr>
          <w:i/>
          <w:iCs/>
        </w:rPr>
        <w:t>Consensus on circulatory shock and hemodynamic monitoring. Task force of the European Society of Intensive Care Medicine</w:t>
      </w:r>
      <w:r>
        <w:t xml:space="preserve">. Intensive Care Medicine. 2014;40(12):1795–1815. </w:t>
      </w:r>
      <w:hyperlink r:id="rId58">
        <w:r>
          <w:t>DOI: 10.1007/s00134-014-3525-z</w:t>
        </w:r>
      </w:hyperlink>
      <w:r>
        <w:t>.</w:t>
      </w:r>
    </w:p>
    <w:p w14:paraId="6DB1C2A7" w14:textId="74CC8C31" w:rsidR="003416EE" w:rsidRDefault="006041B4">
      <w:pPr>
        <w:pStyle w:val="14"/>
        <w:numPr>
          <w:ilvl w:val="0"/>
          <w:numId w:val="12"/>
        </w:numPr>
        <w:spacing w:after="100" w:line="264" w:lineRule="auto"/>
        <w:ind w:left="397" w:hanging="397"/>
      </w:pPr>
      <w:r>
        <w:t xml:space="preserve">Sherwood A., Allen M. T., </w:t>
      </w:r>
      <w:proofErr w:type="spellStart"/>
      <w:r>
        <w:t>Fahrenberg</w:t>
      </w:r>
      <w:proofErr w:type="spellEnd"/>
      <w:r>
        <w:t xml:space="preserve"> J., Kelsey R. M., </w:t>
      </w:r>
      <w:proofErr w:type="spellStart"/>
      <w:r>
        <w:t>Lovallo</w:t>
      </w:r>
      <w:proofErr w:type="spellEnd"/>
      <w:r>
        <w:t xml:space="preserve"> W. R., van </w:t>
      </w:r>
      <w:proofErr w:type="spellStart"/>
      <w:r>
        <w:t>Doornen</w:t>
      </w:r>
      <w:proofErr w:type="spellEnd"/>
      <w:r>
        <w:t xml:space="preserve"> L. J. P. </w:t>
      </w:r>
      <w:r>
        <w:rPr>
          <w:i/>
          <w:iCs/>
        </w:rPr>
        <w:t>Methodological Guidelines for Impedance Cardiography</w:t>
      </w:r>
      <w:r>
        <w:t xml:space="preserve">. Psychophysiology. 1990;27(1):1–23. </w:t>
      </w:r>
      <w:hyperlink r:id="rId59">
        <w:r>
          <w:t>DOI: 10.1111/j.1469-</w:t>
        </w:r>
        <w:proofErr w:type="gramStart"/>
        <w:r>
          <w:t>8986.1990.tb</w:t>
        </w:r>
        <w:proofErr w:type="gramEnd"/>
        <w:r>
          <w:t>02171.x</w:t>
        </w:r>
      </w:hyperlink>
      <w:r>
        <w:t>.</w:t>
      </w:r>
    </w:p>
    <w:p w14:paraId="5785775A" w14:textId="662B3D24" w:rsidR="003416EE" w:rsidRDefault="006041B4">
      <w:pPr>
        <w:pStyle w:val="14"/>
        <w:numPr>
          <w:ilvl w:val="0"/>
          <w:numId w:val="12"/>
        </w:numPr>
        <w:spacing w:after="100" w:line="264" w:lineRule="auto"/>
        <w:ind w:left="397" w:hanging="397"/>
      </w:pPr>
      <w:r>
        <w:t xml:space="preserve">Bernstein D. P., </w:t>
      </w:r>
      <w:proofErr w:type="spellStart"/>
      <w:r>
        <w:t>Lemmens</w:t>
      </w:r>
      <w:proofErr w:type="spellEnd"/>
      <w:r>
        <w:t xml:space="preserve"> H. J. M. </w:t>
      </w:r>
      <w:r>
        <w:rPr>
          <w:i/>
          <w:iCs/>
        </w:rPr>
        <w:t>Stroke volume equation for impedance cardiography</w:t>
      </w:r>
      <w:r>
        <w:t xml:space="preserve">. Medical &amp; Biological Engineering &amp; Computing. 2005;43(4):443–450. </w:t>
      </w:r>
      <w:hyperlink r:id="rId60">
        <w:r>
          <w:t>DOI: 10.1007/BF02344724</w:t>
        </w:r>
      </w:hyperlink>
      <w:r>
        <w:t>.</w:t>
      </w:r>
    </w:p>
    <w:p w14:paraId="3640AD1C" w14:textId="23D58C56" w:rsidR="003416EE" w:rsidRDefault="006041B4">
      <w:pPr>
        <w:pStyle w:val="14"/>
        <w:numPr>
          <w:ilvl w:val="0"/>
          <w:numId w:val="12"/>
        </w:numPr>
        <w:spacing w:after="100" w:line="264" w:lineRule="auto"/>
        <w:ind w:left="397" w:hanging="397"/>
      </w:pPr>
      <w:r>
        <w:t xml:space="preserve">Gabriel C., Peyman A., Grant E. H. </w:t>
      </w:r>
      <w:r>
        <w:rPr>
          <w:i/>
          <w:iCs/>
        </w:rPr>
        <w:t xml:space="preserve">Electrical conductivity of tissue at frequencies below 1 </w:t>
      </w:r>
      <w:proofErr w:type="spellStart"/>
      <w:r>
        <w:rPr>
          <w:i/>
          <w:iCs/>
        </w:rPr>
        <w:t>MHz</w:t>
      </w:r>
      <w:r>
        <w:t>.</w:t>
      </w:r>
      <w:proofErr w:type="spellEnd"/>
      <w:r>
        <w:t xml:space="preserve"> Physics in Medicine and Biology. 2009;54(16):4863–4878. </w:t>
      </w:r>
      <w:hyperlink r:id="rId61">
        <w:r>
          <w:t>DOI: 10.1088/0031-9155/54/16/002</w:t>
        </w:r>
      </w:hyperlink>
      <w:r>
        <w:t>.</w:t>
      </w:r>
    </w:p>
    <w:p w14:paraId="6A3DD6D9" w14:textId="52757531" w:rsidR="003416EE" w:rsidRDefault="006041B4">
      <w:pPr>
        <w:pStyle w:val="14"/>
        <w:numPr>
          <w:ilvl w:val="0"/>
          <w:numId w:val="12"/>
        </w:numPr>
        <w:spacing w:after="100" w:line="264" w:lineRule="auto"/>
        <w:ind w:left="397" w:hanging="397"/>
      </w:pPr>
      <w:r>
        <w:t xml:space="preserve">Carlsson M., </w:t>
      </w:r>
      <w:proofErr w:type="spellStart"/>
      <w:r>
        <w:t>Ugander</w:t>
      </w:r>
      <w:proofErr w:type="spellEnd"/>
      <w:r>
        <w:t xml:space="preserve"> M., </w:t>
      </w:r>
      <w:proofErr w:type="spellStart"/>
      <w:r>
        <w:t>Mosén</w:t>
      </w:r>
      <w:proofErr w:type="spellEnd"/>
      <w:r>
        <w:t xml:space="preserve"> H., </w:t>
      </w:r>
      <w:proofErr w:type="spellStart"/>
      <w:r>
        <w:t>Buhre</w:t>
      </w:r>
      <w:proofErr w:type="spellEnd"/>
      <w:r>
        <w:t xml:space="preserve"> T., </w:t>
      </w:r>
      <w:proofErr w:type="spellStart"/>
      <w:r>
        <w:t>Arheden</w:t>
      </w:r>
      <w:proofErr w:type="spellEnd"/>
      <w:r>
        <w:t xml:space="preserve"> H. </w:t>
      </w:r>
      <w:r>
        <w:rPr>
          <w:i/>
          <w:iCs/>
        </w:rPr>
        <w:t>Atrioventricular plane displacement is the major contributor to left ventricular pumping in healthy adults, athletes, and patients with dilated cardiomyopathy</w:t>
      </w:r>
      <w:r>
        <w:t xml:space="preserve">. American Journal of Physiology–Heart and Circulatory Physiology. 2007;292(3):H1452–H1459. </w:t>
      </w:r>
      <w:hyperlink r:id="rId62">
        <w:r>
          <w:t>DOI: 10.1152/ajpheart.01148.2006</w:t>
        </w:r>
      </w:hyperlink>
      <w:r>
        <w:t>.</w:t>
      </w:r>
    </w:p>
    <w:p w14:paraId="61682E34" w14:textId="7F1DAA3F" w:rsidR="003416EE" w:rsidRDefault="006041B4">
      <w:pPr>
        <w:pStyle w:val="14"/>
        <w:numPr>
          <w:ilvl w:val="0"/>
          <w:numId w:val="12"/>
        </w:numPr>
        <w:spacing w:after="100" w:line="264" w:lineRule="auto"/>
        <w:ind w:left="397" w:hanging="397"/>
      </w:pPr>
      <w:r>
        <w:t xml:space="preserve">Carlsson M., </w:t>
      </w:r>
      <w:proofErr w:type="spellStart"/>
      <w:r>
        <w:t>Ugander</w:t>
      </w:r>
      <w:proofErr w:type="spellEnd"/>
      <w:r>
        <w:t xml:space="preserve"> M., Heiberg E., </w:t>
      </w:r>
      <w:proofErr w:type="spellStart"/>
      <w:r>
        <w:t>Arheden</w:t>
      </w:r>
      <w:proofErr w:type="spellEnd"/>
      <w:r>
        <w:t xml:space="preserve"> H. </w:t>
      </w:r>
      <w:r>
        <w:rPr>
          <w:i/>
          <w:iCs/>
        </w:rPr>
        <w:t>The quantitative relationship between longitudinal and radial function in left, right, and total heart pumping in humans</w:t>
      </w:r>
      <w:r>
        <w:t xml:space="preserve">. American Journal of Physiology–Heart and Circulatory Physiology. 2007;293(1):H636–H644. </w:t>
      </w:r>
      <w:hyperlink r:id="rId63">
        <w:r>
          <w:t>DOI: 10.1152/ajpheart.01376.2006</w:t>
        </w:r>
      </w:hyperlink>
      <w:r>
        <w:t>.</w:t>
      </w:r>
    </w:p>
    <w:p w14:paraId="74C165E4" w14:textId="30191DBC" w:rsidR="003416EE" w:rsidRDefault="006041B4">
      <w:pPr>
        <w:pStyle w:val="14"/>
        <w:numPr>
          <w:ilvl w:val="0"/>
          <w:numId w:val="12"/>
        </w:numPr>
        <w:spacing w:after="100" w:line="264" w:lineRule="auto"/>
        <w:ind w:left="397" w:hanging="397"/>
      </w:pPr>
      <w:r>
        <w:t xml:space="preserve">Lumens J., </w:t>
      </w:r>
      <w:proofErr w:type="spellStart"/>
      <w:r>
        <w:t>Delhaas</w:t>
      </w:r>
      <w:proofErr w:type="spellEnd"/>
      <w:r>
        <w:t xml:space="preserve"> T., </w:t>
      </w:r>
      <w:proofErr w:type="spellStart"/>
      <w:r>
        <w:t>Kirn</w:t>
      </w:r>
      <w:proofErr w:type="spellEnd"/>
      <w:r>
        <w:t xml:space="preserve"> B., Arts T. </w:t>
      </w:r>
      <w:r>
        <w:rPr>
          <w:i/>
          <w:iCs/>
        </w:rPr>
        <w:t>Three-Wall Segment (</w:t>
      </w:r>
      <w:proofErr w:type="spellStart"/>
      <w:r>
        <w:rPr>
          <w:i/>
          <w:iCs/>
        </w:rPr>
        <w:t>TriSeg</w:t>
      </w:r>
      <w:proofErr w:type="spellEnd"/>
      <w:r>
        <w:rPr>
          <w:i/>
          <w:iCs/>
        </w:rPr>
        <w:t>) Model Describing Mechanics and Hemodynamics of Ventricular Interaction</w:t>
      </w:r>
      <w:r>
        <w:t xml:space="preserve">. Annals of Biomedical Engineering. 2009;37(11):2234–2255. </w:t>
      </w:r>
      <w:hyperlink r:id="rId64">
        <w:r>
          <w:t>DOI: 10.1007/s10439-009-9774-2</w:t>
        </w:r>
      </w:hyperlink>
      <w:r>
        <w:t>.</w:t>
      </w:r>
    </w:p>
    <w:p w14:paraId="3A6ED656" w14:textId="4E969009" w:rsidR="003416EE" w:rsidRDefault="006041B4">
      <w:pPr>
        <w:pStyle w:val="14"/>
        <w:numPr>
          <w:ilvl w:val="0"/>
          <w:numId w:val="12"/>
        </w:numPr>
        <w:spacing w:after="100" w:line="264" w:lineRule="auto"/>
        <w:ind w:left="397" w:hanging="397"/>
      </w:pPr>
      <w:proofErr w:type="spellStart"/>
      <w:r>
        <w:t>Proença</w:t>
      </w:r>
      <w:proofErr w:type="spellEnd"/>
      <w:r>
        <w:t xml:space="preserve"> M., Braun F., </w:t>
      </w:r>
      <w:proofErr w:type="spellStart"/>
      <w:r>
        <w:t>Rapin</w:t>
      </w:r>
      <w:proofErr w:type="spellEnd"/>
      <w:r>
        <w:t xml:space="preserve"> M., </w:t>
      </w:r>
      <w:proofErr w:type="spellStart"/>
      <w:r>
        <w:t>Solà</w:t>
      </w:r>
      <w:proofErr w:type="spellEnd"/>
      <w:r>
        <w:t xml:space="preserve"> J., Adler A., </w:t>
      </w:r>
      <w:proofErr w:type="spellStart"/>
      <w:r>
        <w:t>Grychtol</w:t>
      </w:r>
      <w:proofErr w:type="spellEnd"/>
      <w:r>
        <w:t xml:space="preserve"> B., Bohm S. H., Lemay M., </w:t>
      </w:r>
      <w:proofErr w:type="spellStart"/>
      <w:r>
        <w:t>Thiran</w:t>
      </w:r>
      <w:proofErr w:type="spellEnd"/>
      <w:r>
        <w:t xml:space="preserve"> J.-P. </w:t>
      </w:r>
      <w:r>
        <w:rPr>
          <w:i/>
          <w:iCs/>
        </w:rPr>
        <w:t>Influence of heart motion on cardiac output estimation by means of electrical impedance tomography: a case study</w:t>
      </w:r>
      <w:r>
        <w:t xml:space="preserve">. Physiological Measurement. 2015;36(6):1075–1091. </w:t>
      </w:r>
      <w:hyperlink r:id="rId65">
        <w:r>
          <w:t>DOI: 10.1088/0967-3334/36/6/1075</w:t>
        </w:r>
      </w:hyperlink>
      <w:r>
        <w:t>.</w:t>
      </w:r>
    </w:p>
    <w:p w14:paraId="49217A7B" w14:textId="012081D7" w:rsidR="003416EE" w:rsidRDefault="006041B4">
      <w:pPr>
        <w:pStyle w:val="14"/>
        <w:numPr>
          <w:ilvl w:val="0"/>
          <w:numId w:val="12"/>
        </w:numPr>
        <w:spacing w:after="100" w:line="264" w:lineRule="auto"/>
        <w:ind w:left="397" w:hanging="397"/>
      </w:pPr>
      <w:r>
        <w:t xml:space="preserve">Braun F., </w:t>
      </w:r>
      <w:proofErr w:type="spellStart"/>
      <w:r>
        <w:t>Proença</w:t>
      </w:r>
      <w:proofErr w:type="spellEnd"/>
      <w:r>
        <w:t xml:space="preserve"> M., Adler A., Riedel T., </w:t>
      </w:r>
      <w:proofErr w:type="spellStart"/>
      <w:r>
        <w:t>Thiran</w:t>
      </w:r>
      <w:proofErr w:type="spellEnd"/>
      <w:r>
        <w:t xml:space="preserve"> J.-P., </w:t>
      </w:r>
      <w:proofErr w:type="spellStart"/>
      <w:r>
        <w:t>Solà</w:t>
      </w:r>
      <w:proofErr w:type="spellEnd"/>
      <w:r>
        <w:t xml:space="preserve"> J. </w:t>
      </w:r>
      <w:r>
        <w:rPr>
          <w:i/>
          <w:iCs/>
        </w:rPr>
        <w:t>Accuracy and reliability of noninvasive stroke volume monitoring via ECG-gated 3D electrical impedance tomography in healthy volunteers</w:t>
      </w:r>
      <w:r>
        <w:t>. PLOS ONE. 2018;13(1</w:t>
      </w:r>
      <w:proofErr w:type="gramStart"/>
      <w:r>
        <w:t>):e</w:t>
      </w:r>
      <w:proofErr w:type="gramEnd"/>
      <w:r>
        <w:t xml:space="preserve">0191870. </w:t>
      </w:r>
      <w:hyperlink r:id="rId66">
        <w:r>
          <w:t>DOI: 10.1371/journal.pone.0191870</w:t>
        </w:r>
      </w:hyperlink>
      <w:r>
        <w:t>.</w:t>
      </w:r>
    </w:p>
    <w:p w14:paraId="2464A756" w14:textId="5721BD0B" w:rsidR="003416EE" w:rsidRDefault="006041B4">
      <w:pPr>
        <w:pStyle w:val="14"/>
        <w:numPr>
          <w:ilvl w:val="0"/>
          <w:numId w:val="12"/>
        </w:numPr>
        <w:spacing w:after="100" w:line="264" w:lineRule="auto"/>
        <w:ind w:left="397" w:hanging="397"/>
      </w:pPr>
      <w:r>
        <w:t xml:space="preserve">Braun F., </w:t>
      </w:r>
      <w:proofErr w:type="spellStart"/>
      <w:r>
        <w:t>Proença</w:t>
      </w:r>
      <w:proofErr w:type="spellEnd"/>
      <w:r>
        <w:t xml:space="preserve"> M., Wendler A., </w:t>
      </w:r>
      <w:proofErr w:type="spellStart"/>
      <w:r>
        <w:t>Solà</w:t>
      </w:r>
      <w:proofErr w:type="spellEnd"/>
      <w:r>
        <w:t xml:space="preserve"> J., Lemay M., </w:t>
      </w:r>
      <w:proofErr w:type="spellStart"/>
      <w:r>
        <w:t>Thiran</w:t>
      </w:r>
      <w:proofErr w:type="spellEnd"/>
      <w:r>
        <w:t xml:space="preserve"> J.-P., </w:t>
      </w:r>
      <w:proofErr w:type="spellStart"/>
      <w:r>
        <w:t>Weiler</w:t>
      </w:r>
      <w:proofErr w:type="spellEnd"/>
      <w:r>
        <w:t xml:space="preserve"> N., </w:t>
      </w:r>
      <w:proofErr w:type="spellStart"/>
      <w:r>
        <w:t>Frerichs</w:t>
      </w:r>
      <w:proofErr w:type="spellEnd"/>
      <w:r>
        <w:t xml:space="preserve"> I., Becher T. </w:t>
      </w:r>
      <w:r>
        <w:rPr>
          <w:i/>
          <w:iCs/>
        </w:rPr>
        <w:t xml:space="preserve">Noninvasive measurement of stroke volume changes in critically ill patients by </w:t>
      </w:r>
      <w:r>
        <w:rPr>
          <w:i/>
          <w:iCs/>
        </w:rPr>
        <w:lastRenderedPageBreak/>
        <w:t>means of electrical impedance tomography</w:t>
      </w:r>
      <w:r>
        <w:t xml:space="preserve">. Journal of Clinical Monitoring and Computing. 2020;34(5):903–911; </w:t>
      </w:r>
      <w:proofErr w:type="spellStart"/>
      <w:r>
        <w:t>опубликовано</w:t>
      </w:r>
      <w:proofErr w:type="spellEnd"/>
      <w:r>
        <w:t xml:space="preserve"> </w:t>
      </w:r>
      <w:proofErr w:type="spellStart"/>
      <w:r>
        <w:t>онлайн</w:t>
      </w:r>
      <w:proofErr w:type="spellEnd"/>
      <w:r>
        <w:t xml:space="preserve"> 17.10.2019. </w:t>
      </w:r>
      <w:hyperlink r:id="rId67">
        <w:r>
          <w:t>DOI: 10.1007/s10877-019-00402-z</w:t>
        </w:r>
      </w:hyperlink>
      <w:r>
        <w:t>.</w:t>
      </w:r>
    </w:p>
    <w:p w14:paraId="4474623D" w14:textId="445E21B8" w:rsidR="003416EE" w:rsidRDefault="006041B4">
      <w:pPr>
        <w:pStyle w:val="14"/>
        <w:numPr>
          <w:ilvl w:val="0"/>
          <w:numId w:val="12"/>
        </w:numPr>
        <w:spacing w:after="100" w:line="264" w:lineRule="auto"/>
        <w:ind w:left="397" w:hanging="397"/>
      </w:pPr>
      <w:r>
        <w:t xml:space="preserve">Critchley L. A. H., Critchley J. A. J. H. </w:t>
      </w:r>
      <w:r>
        <w:rPr>
          <w:i/>
          <w:iCs/>
        </w:rPr>
        <w:t>A Meta-Analysis of Studies Using Bias and Precision Statistics to Compare Cardiac Output Measurement Techniques</w:t>
      </w:r>
      <w:r>
        <w:t xml:space="preserve">. Journal of Clinical Monitoring and Computing. 1999;15(2):85–91. </w:t>
      </w:r>
      <w:hyperlink r:id="rId68">
        <w:r>
          <w:t>DOI: 10.1023/A:1009982611386</w:t>
        </w:r>
      </w:hyperlink>
      <w:r>
        <w:t>.</w:t>
      </w:r>
    </w:p>
    <w:p w14:paraId="3FE98963" w14:textId="6A406329" w:rsidR="003416EE" w:rsidRDefault="006041B4">
      <w:pPr>
        <w:pStyle w:val="14"/>
        <w:numPr>
          <w:ilvl w:val="0"/>
          <w:numId w:val="12"/>
        </w:numPr>
        <w:spacing w:after="100" w:line="264" w:lineRule="auto"/>
        <w:ind w:left="397" w:hanging="397"/>
      </w:pPr>
      <w:proofErr w:type="spellStart"/>
      <w:r>
        <w:t>Zoremba</w:t>
      </w:r>
      <w:proofErr w:type="spellEnd"/>
      <w:r>
        <w:t xml:space="preserve"> N., </w:t>
      </w:r>
      <w:proofErr w:type="spellStart"/>
      <w:r>
        <w:t>Bickenbach</w:t>
      </w:r>
      <w:proofErr w:type="spellEnd"/>
      <w:r>
        <w:t xml:space="preserve"> J., Krauss B., </w:t>
      </w:r>
      <w:proofErr w:type="spellStart"/>
      <w:r>
        <w:t>Rossaint</w:t>
      </w:r>
      <w:proofErr w:type="spellEnd"/>
      <w:r>
        <w:t xml:space="preserve"> R., </w:t>
      </w:r>
      <w:proofErr w:type="spellStart"/>
      <w:r>
        <w:t>Kuhlen</w:t>
      </w:r>
      <w:proofErr w:type="spellEnd"/>
      <w:r>
        <w:t xml:space="preserve"> R., </w:t>
      </w:r>
      <w:proofErr w:type="spellStart"/>
      <w:r>
        <w:t>Schälte</w:t>
      </w:r>
      <w:proofErr w:type="spellEnd"/>
      <w:r>
        <w:t xml:space="preserve"> G. </w:t>
      </w:r>
      <w:r>
        <w:rPr>
          <w:i/>
          <w:iCs/>
        </w:rPr>
        <w:t>Comparison of electrical velocimetry and thermodilution techniques for the measurement of cardiac output</w:t>
      </w:r>
      <w:r>
        <w:t xml:space="preserve">. Acta </w:t>
      </w:r>
      <w:proofErr w:type="spellStart"/>
      <w:r>
        <w:t>Anaesthesiologica</w:t>
      </w:r>
      <w:proofErr w:type="spellEnd"/>
      <w:r>
        <w:t xml:space="preserve"> Scandinavica. 2007;51(10):1314–1319. </w:t>
      </w:r>
      <w:hyperlink r:id="rId69">
        <w:r>
          <w:t>DOI: 10.1111/j.1399-6576.</w:t>
        </w:r>
        <w:proofErr w:type="gramStart"/>
        <w:r>
          <w:t>2007.01445.x</w:t>
        </w:r>
        <w:proofErr w:type="gramEnd"/>
      </w:hyperlink>
      <w:r>
        <w:t>.</w:t>
      </w:r>
    </w:p>
    <w:p w14:paraId="7D4882E3" w14:textId="43291B7F" w:rsidR="003416EE" w:rsidRDefault="006041B4">
      <w:pPr>
        <w:pStyle w:val="14"/>
        <w:numPr>
          <w:ilvl w:val="0"/>
          <w:numId w:val="12"/>
        </w:numPr>
        <w:spacing w:after="100" w:line="264" w:lineRule="auto"/>
        <w:ind w:left="397" w:hanging="397"/>
      </w:pPr>
      <w:r>
        <w:t xml:space="preserve">Cox P. B. W., den </w:t>
      </w:r>
      <w:proofErr w:type="spellStart"/>
      <w:r>
        <w:t>Ouden</w:t>
      </w:r>
      <w:proofErr w:type="spellEnd"/>
      <w:r>
        <w:t xml:space="preserve"> A. M., </w:t>
      </w:r>
      <w:proofErr w:type="spellStart"/>
      <w:r>
        <w:t>Theunissen</w:t>
      </w:r>
      <w:proofErr w:type="spellEnd"/>
      <w:r>
        <w:t xml:space="preserve"> M., </w:t>
      </w:r>
      <w:proofErr w:type="spellStart"/>
      <w:r>
        <w:t>Montenij</w:t>
      </w:r>
      <w:proofErr w:type="spellEnd"/>
      <w:r>
        <w:t xml:space="preserve"> L. J., </w:t>
      </w:r>
      <w:proofErr w:type="spellStart"/>
      <w:r>
        <w:t>Kessels</w:t>
      </w:r>
      <w:proofErr w:type="spellEnd"/>
      <w:r>
        <w:t xml:space="preserve"> A. G. H., </w:t>
      </w:r>
      <w:proofErr w:type="spellStart"/>
      <w:r>
        <w:t>Lancé</w:t>
      </w:r>
      <w:proofErr w:type="spellEnd"/>
      <w:r>
        <w:t xml:space="preserve"> M. D. et al. </w:t>
      </w:r>
      <w:r>
        <w:rPr>
          <w:i/>
          <w:iCs/>
        </w:rPr>
        <w:t>Accuracy, Precision, and Trending Ability of Electrical Cardiometry Cardiac Index versus Continuous Pulmonary Artery Thermodilution Method: A Prospective, Observational Study</w:t>
      </w:r>
      <w:r>
        <w:t xml:space="preserve">. BioMed Research International. </w:t>
      </w:r>
      <w:proofErr w:type="gramStart"/>
      <w:r>
        <w:t>2017;2017:2635151</w:t>
      </w:r>
      <w:proofErr w:type="gramEnd"/>
      <w:r>
        <w:t xml:space="preserve">. </w:t>
      </w:r>
      <w:hyperlink r:id="rId70">
        <w:r>
          <w:t>DOI: 10.1155/2017/2635151</w:t>
        </w:r>
      </w:hyperlink>
      <w:r>
        <w:t>.</w:t>
      </w:r>
    </w:p>
    <w:p w14:paraId="61D23C31" w14:textId="1B10BDCB" w:rsidR="003416EE" w:rsidRDefault="006041B4">
      <w:pPr>
        <w:pStyle w:val="14"/>
        <w:numPr>
          <w:ilvl w:val="0"/>
          <w:numId w:val="12"/>
        </w:numPr>
        <w:spacing w:after="100" w:line="264" w:lineRule="auto"/>
        <w:ind w:left="397" w:hanging="397"/>
      </w:pPr>
      <w:r>
        <w:t>Wang D.-J., Lee I.-S., Chou A.-H., Chen C.-Y., Ting P.-C., Teng Y.-H. et al. </w:t>
      </w:r>
      <w:r>
        <w:rPr>
          <w:i/>
          <w:iCs/>
        </w:rPr>
        <w:t>Non-invasive cardiac output measurement with electrical velocimetry in patients undergoing liver transplantation: comparison of an invasive method with pulmonary thermodilution</w:t>
      </w:r>
      <w:r>
        <w:t xml:space="preserve">. BMC Anesthesiology. </w:t>
      </w:r>
      <w:proofErr w:type="gramStart"/>
      <w:r>
        <w:t>2018;18:138</w:t>
      </w:r>
      <w:proofErr w:type="gramEnd"/>
      <w:r>
        <w:t xml:space="preserve">. </w:t>
      </w:r>
      <w:hyperlink r:id="rId71">
        <w:r>
          <w:t>DOI: 10.1186/s12871-018-0600-y</w:t>
        </w:r>
      </w:hyperlink>
      <w:r>
        <w:t>.</w:t>
      </w:r>
    </w:p>
    <w:p w14:paraId="595C1C36" w14:textId="6C4DC260" w:rsidR="003416EE" w:rsidRDefault="006041B4">
      <w:pPr>
        <w:pStyle w:val="14"/>
        <w:numPr>
          <w:ilvl w:val="0"/>
          <w:numId w:val="12"/>
        </w:numPr>
        <w:spacing w:after="100" w:line="264" w:lineRule="auto"/>
        <w:ind w:left="397" w:hanging="397"/>
      </w:pPr>
      <w:proofErr w:type="spellStart"/>
      <w:r>
        <w:t>Greiwe</w:t>
      </w:r>
      <w:proofErr w:type="spellEnd"/>
      <w:r>
        <w:t xml:space="preserve"> G., Saad R., </w:t>
      </w:r>
      <w:proofErr w:type="spellStart"/>
      <w:r>
        <w:t>Hapfelmeier</w:t>
      </w:r>
      <w:proofErr w:type="spellEnd"/>
      <w:r>
        <w:t xml:space="preserve"> A., Neumann N., </w:t>
      </w:r>
      <w:proofErr w:type="spellStart"/>
      <w:r>
        <w:t>Tariparast</w:t>
      </w:r>
      <w:proofErr w:type="spellEnd"/>
      <w:r>
        <w:t xml:space="preserve"> P., </w:t>
      </w:r>
      <w:proofErr w:type="spellStart"/>
      <w:r>
        <w:t>Saugel</w:t>
      </w:r>
      <w:proofErr w:type="spellEnd"/>
      <w:r>
        <w:t xml:space="preserve"> B. et al. </w:t>
      </w:r>
      <w:r>
        <w:rPr>
          <w:i/>
          <w:iCs/>
        </w:rPr>
        <w:t>Electrical cardiometry for non-invasive cardiac output monitoring: a method comparison study in patients after coronary artery bypass graft surgery</w:t>
      </w:r>
      <w:r>
        <w:t xml:space="preserve">. Journal of Clinical Monitoring and Computing. 2025;39(2):371–376; </w:t>
      </w:r>
      <w:proofErr w:type="spellStart"/>
      <w:r>
        <w:t>опубликовано</w:t>
      </w:r>
      <w:proofErr w:type="spellEnd"/>
      <w:r>
        <w:t xml:space="preserve"> </w:t>
      </w:r>
      <w:proofErr w:type="spellStart"/>
      <w:r>
        <w:t>онлайн</w:t>
      </w:r>
      <w:proofErr w:type="spellEnd"/>
      <w:r>
        <w:t xml:space="preserve"> 11.12.2024. </w:t>
      </w:r>
      <w:hyperlink r:id="rId72">
        <w:r>
          <w:t>DOI: 10.1007/s10877-024-01246-y</w:t>
        </w:r>
      </w:hyperlink>
      <w:r>
        <w:t>.</w:t>
      </w:r>
    </w:p>
    <w:p w14:paraId="3DB3197C" w14:textId="7E26CE76" w:rsidR="003416EE" w:rsidRDefault="006041B4">
      <w:pPr>
        <w:pStyle w:val="14"/>
        <w:numPr>
          <w:ilvl w:val="0"/>
          <w:numId w:val="12"/>
        </w:numPr>
        <w:spacing w:after="100" w:line="264" w:lineRule="auto"/>
        <w:ind w:left="397" w:hanging="397"/>
      </w:pPr>
      <w:r>
        <w:t xml:space="preserve">Sanders M., Servaas S., </w:t>
      </w:r>
      <w:proofErr w:type="spellStart"/>
      <w:r>
        <w:t>Slagt</w:t>
      </w:r>
      <w:proofErr w:type="spellEnd"/>
      <w:r>
        <w:t xml:space="preserve"> C. </w:t>
      </w:r>
      <w:r>
        <w:rPr>
          <w:i/>
          <w:iCs/>
        </w:rPr>
        <w:t>Accuracy and precision of non-invasive cardiac output monitoring by electrical cardiometry: a systematic review and meta-analysis</w:t>
      </w:r>
      <w:r>
        <w:t xml:space="preserve">. Journal of Clinical Monitoring and Computing. 2020;34(3):433–460; </w:t>
      </w:r>
      <w:proofErr w:type="spellStart"/>
      <w:r>
        <w:t>опубликовано</w:t>
      </w:r>
      <w:proofErr w:type="spellEnd"/>
      <w:r>
        <w:t xml:space="preserve"> </w:t>
      </w:r>
      <w:proofErr w:type="spellStart"/>
      <w:r>
        <w:t>онлайн</w:t>
      </w:r>
      <w:proofErr w:type="spellEnd"/>
      <w:r>
        <w:t xml:space="preserve"> 07.06.2019. </w:t>
      </w:r>
      <w:hyperlink r:id="rId73">
        <w:r>
          <w:t>DOI: 10.1007/s10877-019-00330-y</w:t>
        </w:r>
      </w:hyperlink>
      <w:r>
        <w:t>.</w:t>
      </w:r>
    </w:p>
    <w:p w14:paraId="1AE58A08" w14:textId="31CB9328" w:rsidR="003416EE" w:rsidRDefault="006041B4">
      <w:pPr>
        <w:pStyle w:val="14"/>
        <w:numPr>
          <w:ilvl w:val="0"/>
          <w:numId w:val="12"/>
        </w:numPr>
        <w:spacing w:after="100" w:line="264" w:lineRule="auto"/>
        <w:ind w:left="397" w:hanging="397"/>
      </w:pPr>
      <w:r>
        <w:t xml:space="preserve">Bowling L. S., Sageman W. S., O’Connor S. M., Cole R., Amundson D. E. </w:t>
      </w:r>
      <w:r>
        <w:rPr>
          <w:i/>
          <w:iCs/>
        </w:rPr>
        <w:t>Lack of agreement between measurement of ejection fraction by impedance cardiography versus radionuclide ventriculography</w:t>
      </w:r>
      <w:r>
        <w:t xml:space="preserve">. Critical Care Medicine. 1993;21(10):1523–1527. </w:t>
      </w:r>
      <w:hyperlink r:id="rId74">
        <w:r>
          <w:t>DOI: 10.1097/00003246-199310000-00021</w:t>
        </w:r>
      </w:hyperlink>
      <w:r>
        <w:t>.</w:t>
      </w:r>
    </w:p>
    <w:p w14:paraId="72ED2287" w14:textId="69D93CF8" w:rsidR="003416EE" w:rsidRDefault="006041B4">
      <w:pPr>
        <w:pStyle w:val="14"/>
        <w:numPr>
          <w:ilvl w:val="0"/>
          <w:numId w:val="12"/>
        </w:numPr>
        <w:spacing w:after="100" w:line="264" w:lineRule="auto"/>
        <w:ind w:left="397" w:hanging="397"/>
      </w:pPr>
      <w:r>
        <w:t xml:space="preserve">Van der Meer N. J. M., </w:t>
      </w:r>
      <w:proofErr w:type="spellStart"/>
      <w:r>
        <w:t>Oomen</w:t>
      </w:r>
      <w:proofErr w:type="spellEnd"/>
      <w:r>
        <w:t xml:space="preserve"> M. W. N., </w:t>
      </w:r>
      <w:proofErr w:type="spellStart"/>
      <w:r>
        <w:t>Vonk</w:t>
      </w:r>
      <w:proofErr w:type="spellEnd"/>
      <w:r>
        <w:t xml:space="preserve"> </w:t>
      </w:r>
      <w:proofErr w:type="spellStart"/>
      <w:r>
        <w:t>Noordegraaf</w:t>
      </w:r>
      <w:proofErr w:type="spellEnd"/>
      <w:r>
        <w:t xml:space="preserve"> A., </w:t>
      </w:r>
      <w:proofErr w:type="spellStart"/>
      <w:r>
        <w:t>Pijpers</w:t>
      </w:r>
      <w:proofErr w:type="spellEnd"/>
      <w:r>
        <w:t xml:space="preserve"> R. J., </w:t>
      </w:r>
      <w:proofErr w:type="spellStart"/>
      <w:r>
        <w:t>Plaizier</w:t>
      </w:r>
      <w:proofErr w:type="spellEnd"/>
      <w:r>
        <w:t xml:space="preserve"> M. A. B. D., de Vries P. M. J. M. </w:t>
      </w:r>
      <w:r>
        <w:rPr>
          <w:i/>
          <w:iCs/>
        </w:rPr>
        <w:t>Does impedance cardiography reliably estimate left ventricular ejection fraction?</w:t>
      </w:r>
      <w:r>
        <w:t xml:space="preserve"> Journal of Clinical Monitoring. 1996;12(1):5–9. </w:t>
      </w:r>
      <w:hyperlink r:id="rId75">
        <w:r>
          <w:t>DOI: 10.1007/BF02025304</w:t>
        </w:r>
      </w:hyperlink>
      <w:r>
        <w:t>.</w:t>
      </w:r>
    </w:p>
    <w:p w14:paraId="0E529C24" w14:textId="4E04F552" w:rsidR="003416EE" w:rsidRDefault="006041B4">
      <w:pPr>
        <w:pStyle w:val="14"/>
        <w:numPr>
          <w:ilvl w:val="0"/>
          <w:numId w:val="12"/>
        </w:numPr>
        <w:spacing w:after="100" w:line="264" w:lineRule="auto"/>
        <w:ind w:left="397" w:hanging="397"/>
      </w:pPr>
      <w:r>
        <w:t xml:space="preserve">Thompson B., </w:t>
      </w:r>
      <w:proofErr w:type="spellStart"/>
      <w:r>
        <w:t>Drazner</w:t>
      </w:r>
      <w:proofErr w:type="spellEnd"/>
      <w:r>
        <w:t xml:space="preserve"> M. H., Dries D. L., Yancy C. W. </w:t>
      </w:r>
      <w:r>
        <w:rPr>
          <w:i/>
          <w:iCs/>
        </w:rPr>
        <w:t>Systolic Time Ratio by Impedance Cardiography to Distinguish Preserved vs Impaired Left Ventricular Systolic Function in Heart Failure</w:t>
      </w:r>
      <w:r>
        <w:t xml:space="preserve">. Congestive Heart Failure. 2008;14(5):261–265. </w:t>
      </w:r>
      <w:hyperlink r:id="rId76">
        <w:r>
          <w:t>DOI: 10.1111/j.1751-7133.</w:t>
        </w:r>
        <w:proofErr w:type="gramStart"/>
        <w:r>
          <w:t>2008.00001.x</w:t>
        </w:r>
        <w:proofErr w:type="gramEnd"/>
      </w:hyperlink>
      <w:r>
        <w:t>.</w:t>
      </w:r>
    </w:p>
    <w:p w14:paraId="123CD7BD" w14:textId="2F4434F7" w:rsidR="003416EE" w:rsidRDefault="006041B4">
      <w:pPr>
        <w:pStyle w:val="14"/>
        <w:numPr>
          <w:ilvl w:val="0"/>
          <w:numId w:val="12"/>
        </w:numPr>
        <w:spacing w:after="100" w:line="264" w:lineRule="auto"/>
        <w:ind w:left="397" w:hanging="397"/>
      </w:pPr>
      <w:r>
        <w:t xml:space="preserve">Lang R. M. et al. Recommendations for Cardiac Chamber Quantification by Echocardiography in Adults: An Update from the American Society of Echocardiography and the European Association of Cardiovascular Imaging. </w:t>
      </w:r>
      <w:r>
        <w:rPr>
          <w:i/>
          <w:iCs/>
        </w:rPr>
        <w:t>Journal of the American Society of Echocardiography</w:t>
      </w:r>
      <w:r>
        <w:t xml:space="preserve">. </w:t>
      </w:r>
      <w:proofErr w:type="gramStart"/>
      <w:r>
        <w:t>2015;28:1</w:t>
      </w:r>
      <w:proofErr w:type="gramEnd"/>
      <w:r>
        <w:t xml:space="preserve">–39.e14. </w:t>
      </w:r>
      <w:hyperlink r:id="rId77">
        <w:proofErr w:type="spellStart"/>
        <w:r>
          <w:t>Официальный</w:t>
        </w:r>
        <w:proofErr w:type="spellEnd"/>
        <w:r>
          <w:t xml:space="preserve"> </w:t>
        </w:r>
        <w:proofErr w:type="spellStart"/>
        <w:r>
          <w:t>текст</w:t>
        </w:r>
        <w:proofErr w:type="spellEnd"/>
        <w:r>
          <w:t xml:space="preserve"> ASE</w:t>
        </w:r>
      </w:hyperlink>
      <w:r>
        <w:t>.</w:t>
      </w:r>
    </w:p>
    <w:p w14:paraId="432D2C27" w14:textId="66B0A9F7" w:rsidR="003416EE" w:rsidRDefault="006041B4">
      <w:pPr>
        <w:pStyle w:val="14"/>
        <w:numPr>
          <w:ilvl w:val="0"/>
          <w:numId w:val="12"/>
        </w:numPr>
        <w:spacing w:after="100" w:line="264" w:lineRule="auto"/>
        <w:ind w:left="397" w:hanging="397"/>
      </w:pPr>
      <w:r>
        <w:lastRenderedPageBreak/>
        <w:t xml:space="preserve">Kramer C. M., </w:t>
      </w:r>
      <w:proofErr w:type="spellStart"/>
      <w:r>
        <w:t>Barkhausen</w:t>
      </w:r>
      <w:proofErr w:type="spellEnd"/>
      <w:r>
        <w:t xml:space="preserve"> J., </w:t>
      </w:r>
      <w:proofErr w:type="spellStart"/>
      <w:r>
        <w:t>Bucciarelli-Ducci</w:t>
      </w:r>
      <w:proofErr w:type="spellEnd"/>
      <w:r>
        <w:t xml:space="preserve"> C., Flamm S. D., Kim R. J., Nagel E. Standardized cardiovascular magnetic resonance imaging (CMR) protocols: 2020 update. </w:t>
      </w:r>
      <w:r>
        <w:rPr>
          <w:i/>
          <w:iCs/>
        </w:rPr>
        <w:t>Journal of Cardiovascular Magnetic Resonance</w:t>
      </w:r>
      <w:r>
        <w:t xml:space="preserve">. </w:t>
      </w:r>
      <w:proofErr w:type="gramStart"/>
      <w:r>
        <w:t>2020;22:17</w:t>
      </w:r>
      <w:proofErr w:type="gramEnd"/>
      <w:r>
        <w:t xml:space="preserve">. </w:t>
      </w:r>
      <w:hyperlink r:id="rId78">
        <w:r>
          <w:t>DOI: 10.1186/s12968-020-00607-1</w:t>
        </w:r>
      </w:hyperlink>
      <w:r>
        <w:t>.</w:t>
      </w:r>
    </w:p>
    <w:p w14:paraId="37039A60" w14:textId="22755873" w:rsidR="003416EE" w:rsidRDefault="006041B4">
      <w:pPr>
        <w:pStyle w:val="14"/>
        <w:numPr>
          <w:ilvl w:val="0"/>
          <w:numId w:val="12"/>
        </w:numPr>
        <w:spacing w:after="100" w:line="264" w:lineRule="auto"/>
        <w:ind w:left="397" w:hanging="397"/>
      </w:pPr>
      <w:proofErr w:type="spellStart"/>
      <w:r>
        <w:t>Greupner</w:t>
      </w:r>
      <w:proofErr w:type="spellEnd"/>
      <w:r>
        <w:t xml:space="preserve"> J. et al. Head-to-head comparison of left ventricular function assessment with 64-row computed tomography, biplane left </w:t>
      </w:r>
      <w:proofErr w:type="spellStart"/>
      <w:r>
        <w:t>cineventriculography</w:t>
      </w:r>
      <w:proofErr w:type="spellEnd"/>
      <w:r>
        <w:t xml:space="preserve">, and both 2- and 3-dimensional transthoracic echocardiography: comparison with magnetic resonance imaging as the reference standard. </w:t>
      </w:r>
      <w:r>
        <w:rPr>
          <w:i/>
          <w:iCs/>
        </w:rPr>
        <w:t>Journal of the American College of Cardiology</w:t>
      </w:r>
      <w:r>
        <w:t xml:space="preserve">. 2012;59(21):1897–1907. </w:t>
      </w:r>
      <w:hyperlink r:id="rId79">
        <w:r>
          <w:t>DOI: 10.1016/j.jacc.2012.01.046</w:t>
        </w:r>
      </w:hyperlink>
      <w:r>
        <w:t>.</w:t>
      </w:r>
    </w:p>
    <w:p w14:paraId="20463649" w14:textId="0ACF06F4" w:rsidR="003416EE" w:rsidRDefault="006041B4">
      <w:pPr>
        <w:pStyle w:val="14"/>
        <w:numPr>
          <w:ilvl w:val="0"/>
          <w:numId w:val="12"/>
        </w:numPr>
        <w:spacing w:after="100" w:line="264" w:lineRule="auto"/>
        <w:ind w:left="397" w:hanging="397"/>
      </w:pPr>
      <w:proofErr w:type="spellStart"/>
      <w:r>
        <w:t>Pellikka</w:t>
      </w:r>
      <w:proofErr w:type="spellEnd"/>
      <w:r>
        <w:t xml:space="preserve"> P. A. et al. Variability in Ejection Fraction Measured </w:t>
      </w:r>
      <w:proofErr w:type="gramStart"/>
      <w:r>
        <w:t>By</w:t>
      </w:r>
      <w:proofErr w:type="gramEnd"/>
      <w:r>
        <w:t xml:space="preserve"> Echocardiography, Gated Single-Photon Emission Computed Tomography, and Cardiac Magnetic Resonance in Patients With Coronary Artery Disease and Left Ventricular Dysfunction. </w:t>
      </w:r>
      <w:r>
        <w:rPr>
          <w:i/>
          <w:iCs/>
        </w:rPr>
        <w:t>JAMA Network Open</w:t>
      </w:r>
      <w:r>
        <w:t>. 2018;1(4</w:t>
      </w:r>
      <w:proofErr w:type="gramStart"/>
      <w:r>
        <w:t>):e</w:t>
      </w:r>
      <w:proofErr w:type="gramEnd"/>
      <w:r>
        <w:t xml:space="preserve">181456. </w:t>
      </w:r>
      <w:hyperlink r:id="rId80">
        <w:r>
          <w:t>DOI: 10.1001/jamanetworkopen.2018.1456</w:t>
        </w:r>
      </w:hyperlink>
      <w:r>
        <w:t>.</w:t>
      </w:r>
    </w:p>
    <w:p w14:paraId="409D4717" w14:textId="434A6395" w:rsidR="003416EE" w:rsidRDefault="006041B4">
      <w:pPr>
        <w:pStyle w:val="14"/>
        <w:numPr>
          <w:ilvl w:val="0"/>
          <w:numId w:val="12"/>
        </w:numPr>
        <w:spacing w:after="100" w:line="264" w:lineRule="auto"/>
        <w:ind w:left="397" w:hanging="397"/>
      </w:pPr>
      <w:r>
        <w:t xml:space="preserve">Getinge. </w:t>
      </w:r>
      <w:proofErr w:type="spellStart"/>
      <w:r>
        <w:t>PiCCO</w:t>
      </w:r>
      <w:proofErr w:type="spellEnd"/>
      <w:r>
        <w:t xml:space="preserve">. </w:t>
      </w:r>
      <w:proofErr w:type="spellStart"/>
      <w:r>
        <w:t>Официальное</w:t>
      </w:r>
      <w:proofErr w:type="spellEnd"/>
      <w:r>
        <w:t xml:space="preserve"> </w:t>
      </w:r>
      <w:proofErr w:type="spellStart"/>
      <w:r>
        <w:t>описание</w:t>
      </w:r>
      <w:proofErr w:type="spellEnd"/>
      <w:r>
        <w:t xml:space="preserve"> </w:t>
      </w:r>
      <w:proofErr w:type="spellStart"/>
      <w:r>
        <w:t>технологии</w:t>
      </w:r>
      <w:proofErr w:type="spellEnd"/>
      <w:r>
        <w:t xml:space="preserve">; </w:t>
      </w:r>
      <w:proofErr w:type="spellStart"/>
      <w:r>
        <w:t>разделы</w:t>
      </w:r>
      <w:proofErr w:type="spellEnd"/>
      <w:r>
        <w:t xml:space="preserve"> Methodology, Arterial pulse contour analysis, Transpulmonary thermodilution. </w:t>
      </w:r>
      <w:hyperlink r:id="rId81">
        <w:proofErr w:type="spellStart"/>
        <w:r>
          <w:t>Страница</w:t>
        </w:r>
        <w:proofErr w:type="spellEnd"/>
        <w:r>
          <w:t xml:space="preserve"> </w:t>
        </w:r>
        <w:proofErr w:type="spellStart"/>
        <w:r>
          <w:t>производителя</w:t>
        </w:r>
        <w:proofErr w:type="spellEnd"/>
      </w:hyperlink>
      <w:r>
        <w:t xml:space="preserve">. </w:t>
      </w:r>
      <w:proofErr w:type="spellStart"/>
      <w:r>
        <w:t>Дата</w:t>
      </w:r>
      <w:proofErr w:type="spellEnd"/>
      <w:r>
        <w:t xml:space="preserve"> </w:t>
      </w:r>
      <w:proofErr w:type="spellStart"/>
      <w:r>
        <w:t>обращения</w:t>
      </w:r>
      <w:proofErr w:type="spellEnd"/>
      <w:r>
        <w:t>: 28.10.2026.</w:t>
      </w:r>
    </w:p>
    <w:p w14:paraId="6CBD1C83" w14:textId="17DB13AA" w:rsidR="003416EE" w:rsidRDefault="006041B4">
      <w:pPr>
        <w:pStyle w:val="14"/>
        <w:numPr>
          <w:ilvl w:val="0"/>
          <w:numId w:val="12"/>
        </w:numPr>
        <w:spacing w:after="100" w:line="264" w:lineRule="auto"/>
        <w:ind w:left="397" w:hanging="397"/>
      </w:pPr>
      <w:r>
        <w:t xml:space="preserve">Edwards Lifesciences. </w:t>
      </w:r>
      <w:proofErr w:type="spellStart"/>
      <w:r>
        <w:t>ClearSight</w:t>
      </w:r>
      <w:proofErr w:type="spellEnd"/>
      <w:r>
        <w:t xml:space="preserve"> system. </w:t>
      </w:r>
      <w:proofErr w:type="spellStart"/>
      <w:r>
        <w:t>Официальное</w:t>
      </w:r>
      <w:proofErr w:type="spellEnd"/>
      <w:r>
        <w:t xml:space="preserve"> </w:t>
      </w:r>
      <w:proofErr w:type="spellStart"/>
      <w:r>
        <w:t>описание</w:t>
      </w:r>
      <w:proofErr w:type="spellEnd"/>
      <w:r>
        <w:t xml:space="preserve"> </w:t>
      </w:r>
      <w:proofErr w:type="spellStart"/>
      <w:r>
        <w:t>пальцевой</w:t>
      </w:r>
      <w:proofErr w:type="spellEnd"/>
      <w:r>
        <w:t xml:space="preserve"> </w:t>
      </w:r>
      <w:proofErr w:type="spellStart"/>
      <w:r>
        <w:t>манжеты</w:t>
      </w:r>
      <w:proofErr w:type="spellEnd"/>
      <w:r>
        <w:t xml:space="preserve">, </w:t>
      </w:r>
      <w:proofErr w:type="spellStart"/>
      <w:r>
        <w:t>объёмного</w:t>
      </w:r>
      <w:proofErr w:type="spellEnd"/>
      <w:r>
        <w:t xml:space="preserve"> </w:t>
      </w:r>
      <w:proofErr w:type="spellStart"/>
      <w:r>
        <w:t>зажима</w:t>
      </w:r>
      <w:proofErr w:type="spellEnd"/>
      <w:r>
        <w:t xml:space="preserve"> и </w:t>
      </w:r>
      <w:proofErr w:type="spellStart"/>
      <w:r>
        <w:t>Physiocal</w:t>
      </w:r>
      <w:proofErr w:type="spellEnd"/>
      <w:r>
        <w:t xml:space="preserve">. </w:t>
      </w:r>
      <w:hyperlink r:id="rId82">
        <w:proofErr w:type="spellStart"/>
        <w:r>
          <w:t>Страница</w:t>
        </w:r>
        <w:proofErr w:type="spellEnd"/>
        <w:r>
          <w:t xml:space="preserve"> </w:t>
        </w:r>
        <w:proofErr w:type="spellStart"/>
        <w:r>
          <w:t>производителя</w:t>
        </w:r>
        <w:proofErr w:type="spellEnd"/>
      </w:hyperlink>
      <w:r>
        <w:t xml:space="preserve">. </w:t>
      </w:r>
      <w:proofErr w:type="spellStart"/>
      <w:r>
        <w:t>Дата</w:t>
      </w:r>
      <w:proofErr w:type="spellEnd"/>
      <w:r>
        <w:t xml:space="preserve"> </w:t>
      </w:r>
      <w:proofErr w:type="spellStart"/>
      <w:r>
        <w:t>обращения</w:t>
      </w:r>
      <w:proofErr w:type="spellEnd"/>
      <w:r>
        <w:t>: 28.10.2026.</w:t>
      </w:r>
    </w:p>
    <w:p w14:paraId="2DFBC1A8" w14:textId="4A8E0DA4" w:rsidR="003416EE" w:rsidRDefault="006041B4">
      <w:pPr>
        <w:pStyle w:val="14"/>
        <w:numPr>
          <w:ilvl w:val="0"/>
          <w:numId w:val="12"/>
        </w:numPr>
        <w:spacing w:after="100" w:line="264" w:lineRule="auto"/>
        <w:ind w:left="397" w:hanging="397"/>
      </w:pPr>
      <w:proofErr w:type="spellStart"/>
      <w:r>
        <w:t>Osypka</w:t>
      </w:r>
      <w:proofErr w:type="spellEnd"/>
      <w:r w:rsidRPr="00674711">
        <w:rPr>
          <w:lang w:val="ru-RU"/>
          <w:rPrChange w:id="4417" w:author="Nik K" w:date="2026-10-29T00:18:00Z">
            <w:rPr/>
          </w:rPrChange>
        </w:rPr>
        <w:t xml:space="preserve"> </w:t>
      </w:r>
      <w:r>
        <w:t>Medical</w:t>
      </w:r>
      <w:r w:rsidRPr="00674711">
        <w:rPr>
          <w:lang w:val="ru-RU"/>
          <w:rPrChange w:id="4418" w:author="Nik K" w:date="2026-10-29T00:18:00Z">
            <w:rPr/>
          </w:rPrChange>
        </w:rPr>
        <w:t xml:space="preserve">. </w:t>
      </w:r>
      <w:r>
        <w:t>Electrical</w:t>
      </w:r>
      <w:r w:rsidRPr="00674711">
        <w:rPr>
          <w:lang w:val="ru-RU"/>
          <w:rPrChange w:id="4419" w:author="Nik K" w:date="2026-10-29T00:18:00Z">
            <w:rPr/>
          </w:rPrChange>
        </w:rPr>
        <w:t xml:space="preserve"> </w:t>
      </w:r>
      <w:r>
        <w:t>Cardiometry</w:t>
      </w:r>
      <w:r w:rsidRPr="00674711">
        <w:rPr>
          <w:lang w:val="ru-RU"/>
          <w:rPrChange w:id="4420" w:author="Nik K" w:date="2026-10-29T00:18:00Z">
            <w:rPr/>
          </w:rPrChange>
        </w:rPr>
        <w:t xml:space="preserve">. Официальное описание метода и расположения датчиков. </w:t>
      </w:r>
      <w:r w:rsidR="006B31AF">
        <w:fldChar w:fldCharType="begin"/>
      </w:r>
      <w:r w:rsidR="006B31AF" w:rsidRPr="00674711">
        <w:rPr>
          <w:lang w:val="ru-RU"/>
          <w:rPrChange w:id="4421" w:author="Nik K" w:date="2026-10-29T00:18:00Z">
            <w:rPr/>
          </w:rPrChange>
        </w:rPr>
        <w:instrText xml:space="preserve"> </w:instrText>
      </w:r>
      <w:r w:rsidR="006B31AF">
        <w:instrText>HYPERLINK</w:instrText>
      </w:r>
      <w:r w:rsidR="006B31AF" w:rsidRPr="00674711">
        <w:rPr>
          <w:lang w:val="ru-RU"/>
          <w:rPrChange w:id="4422" w:author="Nik K" w:date="2026-10-29T00:18:00Z">
            <w:rPr/>
          </w:rPrChange>
        </w:rPr>
        <w:instrText xml:space="preserve"> "</w:instrText>
      </w:r>
      <w:r w:rsidR="006B31AF">
        <w:instrText>https</w:instrText>
      </w:r>
      <w:r w:rsidR="006B31AF" w:rsidRPr="00674711">
        <w:rPr>
          <w:lang w:val="ru-RU"/>
          <w:rPrChange w:id="4423" w:author="Nik K" w:date="2026-10-29T00:18:00Z">
            <w:rPr/>
          </w:rPrChange>
        </w:rPr>
        <w:instrText>://</w:instrText>
      </w:r>
      <w:r w:rsidR="006B31AF">
        <w:instrText>www</w:instrText>
      </w:r>
      <w:r w:rsidR="006B31AF" w:rsidRPr="00674711">
        <w:rPr>
          <w:lang w:val="ru-RU"/>
          <w:rPrChange w:id="4424" w:author="Nik K" w:date="2026-10-29T00:18:00Z">
            <w:rPr/>
          </w:rPrChange>
        </w:rPr>
        <w:instrText>.</w:instrText>
      </w:r>
      <w:r w:rsidR="006B31AF">
        <w:instrText>osypkamed</w:instrText>
      </w:r>
      <w:r w:rsidR="006B31AF" w:rsidRPr="00674711">
        <w:rPr>
          <w:lang w:val="ru-RU"/>
          <w:rPrChange w:id="4425" w:author="Nik K" w:date="2026-10-29T00:18:00Z">
            <w:rPr/>
          </w:rPrChange>
        </w:rPr>
        <w:instrText>.</w:instrText>
      </w:r>
      <w:r w:rsidR="006B31AF">
        <w:instrText>com</w:instrText>
      </w:r>
      <w:r w:rsidR="006B31AF" w:rsidRPr="00674711">
        <w:rPr>
          <w:lang w:val="ru-RU"/>
          <w:rPrChange w:id="4426" w:author="Nik K" w:date="2026-10-29T00:18:00Z">
            <w:rPr/>
          </w:rPrChange>
        </w:rPr>
        <w:instrText>/</w:instrText>
      </w:r>
      <w:r w:rsidR="006B31AF">
        <w:instrText>technology</w:instrText>
      </w:r>
      <w:r w:rsidR="006B31AF" w:rsidRPr="00674711">
        <w:rPr>
          <w:lang w:val="ru-RU"/>
          <w:rPrChange w:id="4427" w:author="Nik K" w:date="2026-10-29T00:18:00Z">
            <w:rPr/>
          </w:rPrChange>
        </w:rPr>
        <w:instrText>/</w:instrText>
      </w:r>
      <w:r w:rsidR="006B31AF">
        <w:instrText>noninvasive</w:instrText>
      </w:r>
      <w:r w:rsidR="006B31AF" w:rsidRPr="00674711">
        <w:rPr>
          <w:lang w:val="ru-RU"/>
          <w:rPrChange w:id="4428" w:author="Nik K" w:date="2026-10-29T00:18:00Z">
            <w:rPr/>
          </w:rPrChange>
        </w:rPr>
        <w:instrText>-</w:instrText>
      </w:r>
      <w:r w:rsidR="006B31AF">
        <w:instrText>hemodynamics</w:instrText>
      </w:r>
      <w:r w:rsidR="006B31AF" w:rsidRPr="00674711">
        <w:rPr>
          <w:lang w:val="ru-RU"/>
          <w:rPrChange w:id="4429" w:author="Nik K" w:date="2026-10-29T00:18:00Z">
            <w:rPr/>
          </w:rPrChange>
        </w:rPr>
        <w:instrText>/</w:instrText>
      </w:r>
      <w:r w:rsidR="006B31AF">
        <w:instrText>electrical</w:instrText>
      </w:r>
      <w:r w:rsidR="006B31AF" w:rsidRPr="00674711">
        <w:rPr>
          <w:lang w:val="ru-RU"/>
          <w:rPrChange w:id="4430" w:author="Nik K" w:date="2026-10-29T00:18:00Z">
            <w:rPr/>
          </w:rPrChange>
        </w:rPr>
        <w:instrText>-</w:instrText>
      </w:r>
      <w:r w:rsidR="006B31AF">
        <w:instrText>cardiometry</w:instrText>
      </w:r>
      <w:r w:rsidR="006B31AF" w:rsidRPr="00674711">
        <w:rPr>
          <w:lang w:val="ru-RU"/>
          <w:rPrChange w:id="4431" w:author="Nik K" w:date="2026-10-29T00:18:00Z">
            <w:rPr/>
          </w:rPrChange>
        </w:rPr>
        <w:instrText>/" \</w:instrText>
      </w:r>
      <w:r w:rsidR="006B31AF">
        <w:instrText>h</w:instrText>
      </w:r>
      <w:r w:rsidR="006B31AF" w:rsidRPr="00674711">
        <w:rPr>
          <w:lang w:val="ru-RU"/>
          <w:rPrChange w:id="4432" w:author="Nik K" w:date="2026-10-29T00:18:00Z">
            <w:rPr/>
          </w:rPrChange>
        </w:rPr>
        <w:instrText xml:space="preserve"> </w:instrText>
      </w:r>
      <w:r w:rsidR="006B31AF">
        <w:fldChar w:fldCharType="separate"/>
      </w:r>
      <w:proofErr w:type="spellStart"/>
      <w:r>
        <w:t>Страница</w:t>
      </w:r>
      <w:proofErr w:type="spellEnd"/>
      <w:r>
        <w:t xml:space="preserve"> </w:t>
      </w:r>
      <w:proofErr w:type="spellStart"/>
      <w:r>
        <w:t>производителя</w:t>
      </w:r>
      <w:proofErr w:type="spellEnd"/>
      <w:r w:rsidR="006B31AF">
        <w:fldChar w:fldCharType="end"/>
      </w:r>
      <w:r>
        <w:t xml:space="preserve">. </w:t>
      </w:r>
      <w:proofErr w:type="spellStart"/>
      <w:r>
        <w:t>Дата</w:t>
      </w:r>
      <w:proofErr w:type="spellEnd"/>
      <w:r>
        <w:t xml:space="preserve"> </w:t>
      </w:r>
      <w:proofErr w:type="spellStart"/>
      <w:r>
        <w:t>обращения</w:t>
      </w:r>
      <w:proofErr w:type="spellEnd"/>
      <w:r>
        <w:t>: 28.10.2026.</w:t>
      </w:r>
    </w:p>
    <w:p w14:paraId="2E410B72" w14:textId="46AE1ED9" w:rsidR="003416EE" w:rsidRDefault="006041B4">
      <w:pPr>
        <w:pStyle w:val="14"/>
        <w:numPr>
          <w:ilvl w:val="0"/>
          <w:numId w:val="12"/>
        </w:numPr>
        <w:spacing w:after="100" w:line="264" w:lineRule="auto"/>
        <w:ind w:left="397" w:hanging="397"/>
      </w:pPr>
      <w:proofErr w:type="spellStart"/>
      <w:r>
        <w:t>PhysioFlow</w:t>
      </w:r>
      <w:proofErr w:type="spellEnd"/>
      <w:r w:rsidRPr="00674711">
        <w:rPr>
          <w:lang w:val="ru-RU"/>
          <w:rPrChange w:id="4433" w:author="Nik K" w:date="2026-10-29T00:18:00Z">
            <w:rPr/>
          </w:rPrChange>
        </w:rPr>
        <w:t xml:space="preserve">. </w:t>
      </w:r>
      <w:r>
        <w:t>SM</w:t>
      </w:r>
      <w:r w:rsidRPr="00674711">
        <w:rPr>
          <w:lang w:val="ru-RU"/>
          <w:rPrChange w:id="4434" w:author="Nik K" w:date="2026-10-29T00:18:00Z">
            <w:rPr/>
          </w:rPrChange>
        </w:rPr>
        <w:t>-</w:t>
      </w:r>
      <w:r>
        <w:t>ICG</w:t>
      </w:r>
      <w:r w:rsidRPr="00674711">
        <w:rPr>
          <w:lang w:val="ru-RU"/>
          <w:rPrChange w:id="4435" w:author="Nik K" w:date="2026-10-29T00:18:00Z">
            <w:rPr/>
          </w:rPrChange>
        </w:rPr>
        <w:t xml:space="preserve"> </w:t>
      </w:r>
      <w:r>
        <w:t>Technology</w:t>
      </w:r>
      <w:r w:rsidRPr="00674711">
        <w:rPr>
          <w:lang w:val="ru-RU"/>
          <w:rPrChange w:id="4436" w:author="Nik K" w:date="2026-10-29T00:18:00Z">
            <w:rPr/>
          </w:rPrChange>
        </w:rPr>
        <w:t xml:space="preserve">. </w:t>
      </w:r>
      <w:r w:rsidR="006B31AF">
        <w:fldChar w:fldCharType="begin"/>
      </w:r>
      <w:r w:rsidR="006B31AF" w:rsidRPr="00674711">
        <w:rPr>
          <w:lang w:val="ru-RU"/>
          <w:rPrChange w:id="4437" w:author="Nik K" w:date="2026-10-29T00:18:00Z">
            <w:rPr/>
          </w:rPrChange>
        </w:rPr>
        <w:instrText xml:space="preserve"> </w:instrText>
      </w:r>
      <w:r w:rsidR="006B31AF">
        <w:instrText>HYPERLINK</w:instrText>
      </w:r>
      <w:r w:rsidR="006B31AF" w:rsidRPr="00674711">
        <w:rPr>
          <w:lang w:val="ru-RU"/>
          <w:rPrChange w:id="4438" w:author="Nik K" w:date="2026-10-29T00:18:00Z">
            <w:rPr/>
          </w:rPrChange>
        </w:rPr>
        <w:instrText xml:space="preserve"> "</w:instrText>
      </w:r>
      <w:r w:rsidR="006B31AF">
        <w:instrText>https</w:instrText>
      </w:r>
      <w:r w:rsidR="006B31AF" w:rsidRPr="00674711">
        <w:rPr>
          <w:lang w:val="ru-RU"/>
          <w:rPrChange w:id="4439" w:author="Nik K" w:date="2026-10-29T00:18:00Z">
            <w:rPr/>
          </w:rPrChange>
        </w:rPr>
        <w:instrText>://</w:instrText>
      </w:r>
      <w:r w:rsidR="006B31AF">
        <w:instrText>www</w:instrText>
      </w:r>
      <w:r w:rsidR="006B31AF" w:rsidRPr="00674711">
        <w:rPr>
          <w:lang w:val="ru-RU"/>
          <w:rPrChange w:id="4440" w:author="Nik K" w:date="2026-10-29T00:18:00Z">
            <w:rPr/>
          </w:rPrChange>
        </w:rPr>
        <w:instrText>.</w:instrText>
      </w:r>
      <w:r w:rsidR="006B31AF">
        <w:instrText>physioflow</w:instrText>
      </w:r>
      <w:r w:rsidR="006B31AF" w:rsidRPr="00674711">
        <w:rPr>
          <w:lang w:val="ru-RU"/>
          <w:rPrChange w:id="4441" w:author="Nik K" w:date="2026-10-29T00:18:00Z">
            <w:rPr/>
          </w:rPrChange>
        </w:rPr>
        <w:instrText>.</w:instrText>
      </w:r>
      <w:r w:rsidR="006B31AF">
        <w:instrText>com</w:instrText>
      </w:r>
      <w:r w:rsidR="006B31AF" w:rsidRPr="00674711">
        <w:rPr>
          <w:lang w:val="ru-RU"/>
          <w:rPrChange w:id="4442" w:author="Nik K" w:date="2026-10-29T00:18:00Z">
            <w:rPr/>
          </w:rPrChange>
        </w:rPr>
        <w:instrText>/</w:instrText>
      </w:r>
      <w:r w:rsidR="006B31AF">
        <w:instrText>sm</w:instrText>
      </w:r>
      <w:r w:rsidR="006B31AF" w:rsidRPr="00674711">
        <w:rPr>
          <w:lang w:val="ru-RU"/>
          <w:rPrChange w:id="4443" w:author="Nik K" w:date="2026-10-29T00:18:00Z">
            <w:rPr/>
          </w:rPrChange>
        </w:rPr>
        <w:instrText>_</w:instrText>
      </w:r>
      <w:r w:rsidR="006B31AF">
        <w:instrText>icg</w:instrText>
      </w:r>
      <w:r w:rsidR="006B31AF" w:rsidRPr="00674711">
        <w:rPr>
          <w:lang w:val="ru-RU"/>
          <w:rPrChange w:id="4444" w:author="Nik K" w:date="2026-10-29T00:18:00Z">
            <w:rPr/>
          </w:rPrChange>
        </w:rPr>
        <w:instrText>_</w:instrText>
      </w:r>
      <w:r w:rsidR="006B31AF">
        <w:instrText>technology</w:instrText>
      </w:r>
      <w:r w:rsidR="006B31AF" w:rsidRPr="00674711">
        <w:rPr>
          <w:lang w:val="ru-RU"/>
          <w:rPrChange w:id="4445" w:author="Nik K" w:date="2026-10-29T00:18:00Z">
            <w:rPr/>
          </w:rPrChange>
        </w:rPr>
        <w:instrText>.</w:instrText>
      </w:r>
      <w:r w:rsidR="006B31AF">
        <w:instrText>php</w:instrText>
      </w:r>
      <w:r w:rsidR="006B31AF" w:rsidRPr="00674711">
        <w:rPr>
          <w:lang w:val="ru-RU"/>
          <w:rPrChange w:id="4446" w:author="Nik K" w:date="2026-10-29T00:18:00Z">
            <w:rPr/>
          </w:rPrChange>
        </w:rPr>
        <w:instrText>" \</w:instrText>
      </w:r>
      <w:r w:rsidR="006B31AF">
        <w:instrText>h</w:instrText>
      </w:r>
      <w:r w:rsidR="006B31AF" w:rsidRPr="00674711">
        <w:rPr>
          <w:lang w:val="ru-RU"/>
          <w:rPrChange w:id="4447" w:author="Nik K" w:date="2026-10-29T00:18:00Z">
            <w:rPr/>
          </w:rPrChange>
        </w:rPr>
        <w:instrText xml:space="preserve"> </w:instrText>
      </w:r>
      <w:r w:rsidR="006B31AF">
        <w:fldChar w:fldCharType="separate"/>
      </w:r>
      <w:r w:rsidRPr="00674711">
        <w:rPr>
          <w:lang w:val="ru-RU"/>
          <w:rPrChange w:id="4448" w:author="Nik K" w:date="2026-10-29T00:18:00Z">
            <w:rPr/>
          </w:rPrChange>
        </w:rPr>
        <w:t>Описание производителя</w:t>
      </w:r>
      <w:r w:rsidR="006B31AF">
        <w:fldChar w:fldCharType="end"/>
      </w:r>
      <w:r w:rsidRPr="00674711">
        <w:rPr>
          <w:lang w:val="ru-RU"/>
          <w:rPrChange w:id="4449" w:author="Nik K" w:date="2026-10-29T00:18:00Z">
            <w:rPr/>
          </w:rPrChange>
        </w:rPr>
        <w:t xml:space="preserve">. </w:t>
      </w:r>
      <w:proofErr w:type="spellStart"/>
      <w:r>
        <w:t>Дата</w:t>
      </w:r>
      <w:proofErr w:type="spellEnd"/>
      <w:r>
        <w:t xml:space="preserve"> </w:t>
      </w:r>
      <w:proofErr w:type="spellStart"/>
      <w:r>
        <w:t>обращения</w:t>
      </w:r>
      <w:proofErr w:type="spellEnd"/>
      <w:r>
        <w:t>: 28.10.2026.</w:t>
      </w:r>
    </w:p>
    <w:p w14:paraId="1060DDD9" w14:textId="20E2559B" w:rsidR="003416EE" w:rsidRDefault="006041B4">
      <w:pPr>
        <w:pStyle w:val="14"/>
        <w:numPr>
          <w:ilvl w:val="0"/>
          <w:numId w:val="12"/>
        </w:numPr>
        <w:spacing w:after="100" w:line="264" w:lineRule="auto"/>
        <w:ind w:left="397" w:hanging="397"/>
      </w:pPr>
      <w:proofErr w:type="spellStart"/>
      <w:r>
        <w:t>Manatec</w:t>
      </w:r>
      <w:proofErr w:type="spellEnd"/>
      <w:r>
        <w:t xml:space="preserve"> Biomedical. </w:t>
      </w:r>
      <w:proofErr w:type="spellStart"/>
      <w:r>
        <w:t>PhysioFlow</w:t>
      </w:r>
      <w:proofErr w:type="spellEnd"/>
      <w:r>
        <w:t xml:space="preserve"> Enduro Model PF07. 510(k) Summary, K103283; 26 October 2010. </w:t>
      </w:r>
      <w:hyperlink r:id="rId83">
        <w:proofErr w:type="spellStart"/>
        <w:r>
          <w:t>Документ</w:t>
        </w:r>
        <w:proofErr w:type="spellEnd"/>
        <w:r>
          <w:t xml:space="preserve"> FDA</w:t>
        </w:r>
      </w:hyperlink>
      <w:r>
        <w:t>.</w:t>
      </w:r>
    </w:p>
    <w:p w14:paraId="6F2B819B" w14:textId="25FAEEEE" w:rsidR="003416EE" w:rsidRDefault="006041B4">
      <w:pPr>
        <w:pStyle w:val="14"/>
        <w:numPr>
          <w:ilvl w:val="0"/>
          <w:numId w:val="12"/>
        </w:numPr>
        <w:spacing w:after="100" w:line="264" w:lineRule="auto"/>
        <w:ind w:left="397" w:hanging="397"/>
      </w:pPr>
      <w:proofErr w:type="spellStart"/>
      <w:r>
        <w:t>PhysioFlow</w:t>
      </w:r>
      <w:proofErr w:type="spellEnd"/>
      <w:r>
        <w:t xml:space="preserve">. </w:t>
      </w:r>
      <w:proofErr w:type="spellStart"/>
      <w:r>
        <w:t>PhysioFlow</w:t>
      </w:r>
      <w:proofErr w:type="spellEnd"/>
      <w:r>
        <w:t xml:space="preserve"> Enduro Service Manual. V4.1; 10 June 2021. Appendix C: Performance Specifications. </w:t>
      </w:r>
      <w:hyperlink r:id="rId84">
        <w:proofErr w:type="spellStart"/>
        <w:r>
          <w:t>Официальный</w:t>
        </w:r>
        <w:proofErr w:type="spellEnd"/>
        <w:r>
          <w:t xml:space="preserve"> PDF</w:t>
        </w:r>
      </w:hyperlink>
      <w:r>
        <w:t>.</w:t>
      </w:r>
    </w:p>
    <w:p w14:paraId="731804DA" w14:textId="26ACEF36" w:rsidR="003416EE" w:rsidRDefault="006041B4">
      <w:pPr>
        <w:pStyle w:val="14"/>
        <w:numPr>
          <w:ilvl w:val="0"/>
          <w:numId w:val="12"/>
        </w:numPr>
        <w:spacing w:after="100" w:line="264" w:lineRule="auto"/>
        <w:ind w:left="397" w:hanging="397"/>
      </w:pPr>
      <w:proofErr w:type="spellStart"/>
      <w:r>
        <w:t>PhysioFlow</w:t>
      </w:r>
      <w:proofErr w:type="spellEnd"/>
      <w:r>
        <w:t xml:space="preserve">. Instructions for attaching leads. V6.1; 7 May 2020. </w:t>
      </w:r>
      <w:hyperlink r:id="rId85">
        <w:proofErr w:type="spellStart"/>
        <w:r>
          <w:t>Официальный</w:t>
        </w:r>
        <w:proofErr w:type="spellEnd"/>
        <w:r>
          <w:t xml:space="preserve"> PDF</w:t>
        </w:r>
      </w:hyperlink>
      <w:r>
        <w:t>.</w:t>
      </w:r>
    </w:p>
    <w:p w14:paraId="7B7F0E9C" w14:textId="5361C0C9" w:rsidR="003416EE" w:rsidRDefault="006041B4">
      <w:pPr>
        <w:pStyle w:val="14"/>
        <w:numPr>
          <w:ilvl w:val="0"/>
          <w:numId w:val="12"/>
        </w:numPr>
        <w:spacing w:after="100" w:line="264" w:lineRule="auto"/>
        <w:ind w:left="397" w:hanging="397"/>
      </w:pPr>
      <w:proofErr w:type="spellStart"/>
      <w:r>
        <w:t>PhysioFlow</w:t>
      </w:r>
      <w:proofErr w:type="spellEnd"/>
      <w:r w:rsidRPr="00674711">
        <w:rPr>
          <w:lang w:val="ru-RU"/>
          <w:rPrChange w:id="4450" w:author="Nik K" w:date="2026-10-29T00:18:00Z">
            <w:rPr/>
          </w:rPrChange>
        </w:rPr>
        <w:t xml:space="preserve">. </w:t>
      </w:r>
      <w:r>
        <w:t>Software</w:t>
      </w:r>
      <w:r w:rsidRPr="00674711">
        <w:rPr>
          <w:lang w:val="ru-RU"/>
          <w:rPrChange w:id="4451" w:author="Nik K" w:date="2026-10-29T00:18:00Z">
            <w:rPr/>
          </w:rPrChange>
        </w:rPr>
        <w:t xml:space="preserve">. Перечень выпусков, включая 2.8.12 от 27 </w:t>
      </w:r>
      <w:r>
        <w:t>February</w:t>
      </w:r>
      <w:r w:rsidRPr="00674711">
        <w:rPr>
          <w:lang w:val="ru-RU"/>
          <w:rPrChange w:id="4452" w:author="Nik K" w:date="2026-10-29T00:18:00Z">
            <w:rPr/>
          </w:rPrChange>
        </w:rPr>
        <w:t xml:space="preserve"> 2026. </w:t>
      </w:r>
      <w:r w:rsidR="006B31AF">
        <w:fldChar w:fldCharType="begin"/>
      </w:r>
      <w:r w:rsidR="006B31AF" w:rsidRPr="00674711">
        <w:rPr>
          <w:lang w:val="ru-RU"/>
          <w:rPrChange w:id="4453" w:author="Nik K" w:date="2026-10-29T00:18:00Z">
            <w:rPr/>
          </w:rPrChange>
        </w:rPr>
        <w:instrText xml:space="preserve"> </w:instrText>
      </w:r>
      <w:r w:rsidR="006B31AF">
        <w:instrText>HYPERLINK</w:instrText>
      </w:r>
      <w:r w:rsidR="006B31AF" w:rsidRPr="00674711">
        <w:rPr>
          <w:lang w:val="ru-RU"/>
          <w:rPrChange w:id="4454" w:author="Nik K" w:date="2026-10-29T00:18:00Z">
            <w:rPr/>
          </w:rPrChange>
        </w:rPr>
        <w:instrText xml:space="preserve"> "</w:instrText>
      </w:r>
      <w:r w:rsidR="006B31AF">
        <w:instrText>https</w:instrText>
      </w:r>
      <w:r w:rsidR="006B31AF" w:rsidRPr="00674711">
        <w:rPr>
          <w:lang w:val="ru-RU"/>
          <w:rPrChange w:id="4455" w:author="Nik K" w:date="2026-10-29T00:18:00Z">
            <w:rPr/>
          </w:rPrChange>
        </w:rPr>
        <w:instrText>://</w:instrText>
      </w:r>
      <w:r w:rsidR="006B31AF">
        <w:instrText>www</w:instrText>
      </w:r>
      <w:r w:rsidR="006B31AF" w:rsidRPr="00674711">
        <w:rPr>
          <w:lang w:val="ru-RU"/>
          <w:rPrChange w:id="4456" w:author="Nik K" w:date="2026-10-29T00:18:00Z">
            <w:rPr/>
          </w:rPrChange>
        </w:rPr>
        <w:instrText>.</w:instrText>
      </w:r>
      <w:r w:rsidR="006B31AF">
        <w:instrText>physioflow</w:instrText>
      </w:r>
      <w:r w:rsidR="006B31AF" w:rsidRPr="00674711">
        <w:rPr>
          <w:lang w:val="ru-RU"/>
          <w:rPrChange w:id="4457" w:author="Nik K" w:date="2026-10-29T00:18:00Z">
            <w:rPr/>
          </w:rPrChange>
        </w:rPr>
        <w:instrText>.</w:instrText>
      </w:r>
      <w:r w:rsidR="006B31AF">
        <w:instrText>com</w:instrText>
      </w:r>
      <w:r w:rsidR="006B31AF" w:rsidRPr="00674711">
        <w:rPr>
          <w:lang w:val="ru-RU"/>
          <w:rPrChange w:id="4458" w:author="Nik K" w:date="2026-10-29T00:18:00Z">
            <w:rPr/>
          </w:rPrChange>
        </w:rPr>
        <w:instrText>/</w:instrText>
      </w:r>
      <w:r w:rsidR="006B31AF">
        <w:instrText>software</w:instrText>
      </w:r>
      <w:r w:rsidR="006B31AF" w:rsidRPr="00674711">
        <w:rPr>
          <w:lang w:val="ru-RU"/>
          <w:rPrChange w:id="4459" w:author="Nik K" w:date="2026-10-29T00:18:00Z">
            <w:rPr/>
          </w:rPrChange>
        </w:rPr>
        <w:instrText>.</w:instrText>
      </w:r>
      <w:r w:rsidR="006B31AF">
        <w:instrText>php</w:instrText>
      </w:r>
      <w:r w:rsidR="006B31AF" w:rsidRPr="00674711">
        <w:rPr>
          <w:lang w:val="ru-RU"/>
          <w:rPrChange w:id="4460" w:author="Nik K" w:date="2026-10-29T00:18:00Z">
            <w:rPr/>
          </w:rPrChange>
        </w:rPr>
        <w:instrText>" \</w:instrText>
      </w:r>
      <w:r w:rsidR="006B31AF">
        <w:instrText>h</w:instrText>
      </w:r>
      <w:r w:rsidR="006B31AF" w:rsidRPr="00674711">
        <w:rPr>
          <w:lang w:val="ru-RU"/>
          <w:rPrChange w:id="4461" w:author="Nik K" w:date="2026-10-29T00:18:00Z">
            <w:rPr/>
          </w:rPrChange>
        </w:rPr>
        <w:instrText xml:space="preserve"> </w:instrText>
      </w:r>
      <w:r w:rsidR="006B31AF">
        <w:fldChar w:fldCharType="separate"/>
      </w:r>
      <w:proofErr w:type="spellStart"/>
      <w:r>
        <w:t>Страница</w:t>
      </w:r>
      <w:proofErr w:type="spellEnd"/>
      <w:r>
        <w:t xml:space="preserve"> </w:t>
      </w:r>
      <w:proofErr w:type="spellStart"/>
      <w:r>
        <w:t>загрузок</w:t>
      </w:r>
      <w:proofErr w:type="spellEnd"/>
      <w:r w:rsidR="006B31AF">
        <w:fldChar w:fldCharType="end"/>
      </w:r>
      <w:r>
        <w:t xml:space="preserve">. </w:t>
      </w:r>
      <w:proofErr w:type="spellStart"/>
      <w:r>
        <w:t>Дата</w:t>
      </w:r>
      <w:proofErr w:type="spellEnd"/>
      <w:r>
        <w:t xml:space="preserve"> </w:t>
      </w:r>
      <w:proofErr w:type="spellStart"/>
      <w:r>
        <w:t>обращения</w:t>
      </w:r>
      <w:proofErr w:type="spellEnd"/>
      <w:r>
        <w:t>: 28.10.2026.</w:t>
      </w:r>
    </w:p>
    <w:p w14:paraId="54607AC5" w14:textId="682DB483" w:rsidR="003416EE" w:rsidRDefault="006041B4">
      <w:pPr>
        <w:pStyle w:val="14"/>
        <w:numPr>
          <w:ilvl w:val="0"/>
          <w:numId w:val="12"/>
        </w:numPr>
        <w:spacing w:after="100" w:line="264" w:lineRule="auto"/>
        <w:ind w:left="397" w:hanging="397"/>
      </w:pPr>
      <w:r>
        <w:t xml:space="preserve">Baxter. Starling Monitor User Guide. B-UG-01 Rev. 3; May 2021; software 5.6 or later. </w:t>
      </w:r>
      <w:hyperlink r:id="rId86">
        <w:proofErr w:type="spellStart"/>
        <w:r>
          <w:t>Официальное</w:t>
        </w:r>
        <w:proofErr w:type="spellEnd"/>
        <w:r>
          <w:t xml:space="preserve"> </w:t>
        </w:r>
        <w:proofErr w:type="spellStart"/>
        <w:r>
          <w:t>руководство</w:t>
        </w:r>
        <w:proofErr w:type="spellEnd"/>
      </w:hyperlink>
      <w:r>
        <w:t>.</w:t>
      </w:r>
    </w:p>
    <w:p w14:paraId="1452BA66" w14:textId="3C72E918" w:rsidR="003416EE" w:rsidRDefault="006041B4">
      <w:pPr>
        <w:pStyle w:val="14"/>
        <w:numPr>
          <w:ilvl w:val="0"/>
          <w:numId w:val="12"/>
        </w:numPr>
        <w:spacing w:after="100" w:line="264" w:lineRule="auto"/>
        <w:ind w:left="397" w:hanging="397"/>
      </w:pPr>
      <w:r>
        <w:t>Dr</w:t>
      </w:r>
      <w:r w:rsidRPr="00674711">
        <w:rPr>
          <w:lang w:val="ru-RU"/>
          <w:rPrChange w:id="4462" w:author="Nik K" w:date="2026-10-29T00:18:00Z">
            <w:rPr/>
          </w:rPrChange>
        </w:rPr>
        <w:t>ä</w:t>
      </w:r>
      <w:r>
        <w:t>ger</w:t>
      </w:r>
      <w:r w:rsidRPr="00674711">
        <w:rPr>
          <w:lang w:val="ru-RU"/>
          <w:rPrChange w:id="4463" w:author="Nik K" w:date="2026-10-29T00:18:00Z">
            <w:rPr/>
          </w:rPrChange>
        </w:rPr>
        <w:t xml:space="preserve">. </w:t>
      </w:r>
      <w:proofErr w:type="spellStart"/>
      <w:r>
        <w:t>PulmoVista</w:t>
      </w:r>
      <w:proofErr w:type="spellEnd"/>
      <w:r w:rsidRPr="00674711">
        <w:rPr>
          <w:lang w:val="ru-RU"/>
          <w:rPrChange w:id="4464" w:author="Nik K" w:date="2026-10-29T00:18:00Z">
            <w:rPr/>
          </w:rPrChange>
        </w:rPr>
        <w:t xml:space="preserve"> 500. Официальное описание системы. </w:t>
      </w:r>
      <w:r w:rsidR="006B31AF">
        <w:fldChar w:fldCharType="begin"/>
      </w:r>
      <w:r w:rsidR="006B31AF" w:rsidRPr="00674711">
        <w:rPr>
          <w:lang w:val="ru-RU"/>
          <w:rPrChange w:id="4465" w:author="Nik K" w:date="2026-10-29T00:18:00Z">
            <w:rPr/>
          </w:rPrChange>
        </w:rPr>
        <w:instrText xml:space="preserve"> </w:instrText>
      </w:r>
      <w:r w:rsidR="006B31AF">
        <w:instrText>HYPERLINK</w:instrText>
      </w:r>
      <w:r w:rsidR="006B31AF" w:rsidRPr="00674711">
        <w:rPr>
          <w:lang w:val="ru-RU"/>
          <w:rPrChange w:id="4466" w:author="Nik K" w:date="2026-10-29T00:18:00Z">
            <w:rPr/>
          </w:rPrChange>
        </w:rPr>
        <w:instrText xml:space="preserve"> "</w:instrText>
      </w:r>
      <w:r w:rsidR="006B31AF">
        <w:instrText>https</w:instrText>
      </w:r>
      <w:r w:rsidR="006B31AF" w:rsidRPr="00674711">
        <w:rPr>
          <w:lang w:val="ru-RU"/>
          <w:rPrChange w:id="4467" w:author="Nik K" w:date="2026-10-29T00:18:00Z">
            <w:rPr/>
          </w:rPrChange>
        </w:rPr>
        <w:instrText>://</w:instrText>
      </w:r>
      <w:r w:rsidR="006B31AF">
        <w:instrText>www</w:instrText>
      </w:r>
      <w:r w:rsidR="006B31AF" w:rsidRPr="00674711">
        <w:rPr>
          <w:lang w:val="ru-RU"/>
          <w:rPrChange w:id="4468" w:author="Nik K" w:date="2026-10-29T00:18:00Z">
            <w:rPr/>
          </w:rPrChange>
        </w:rPr>
        <w:instrText>.</w:instrText>
      </w:r>
      <w:r w:rsidR="006B31AF">
        <w:instrText>draeger</w:instrText>
      </w:r>
      <w:r w:rsidR="006B31AF" w:rsidRPr="00674711">
        <w:rPr>
          <w:lang w:val="ru-RU"/>
          <w:rPrChange w:id="4469" w:author="Nik K" w:date="2026-10-29T00:18:00Z">
            <w:rPr/>
          </w:rPrChange>
        </w:rPr>
        <w:instrText>.</w:instrText>
      </w:r>
      <w:r w:rsidR="006B31AF">
        <w:instrText>com</w:instrText>
      </w:r>
      <w:r w:rsidR="006B31AF" w:rsidRPr="00674711">
        <w:rPr>
          <w:lang w:val="ru-RU"/>
          <w:rPrChange w:id="4470" w:author="Nik K" w:date="2026-10-29T00:18:00Z">
            <w:rPr/>
          </w:rPrChange>
        </w:rPr>
        <w:instrText>/</w:instrText>
      </w:r>
      <w:r w:rsidR="006B31AF">
        <w:instrText>en</w:instrText>
      </w:r>
      <w:r w:rsidR="006B31AF" w:rsidRPr="00674711">
        <w:rPr>
          <w:lang w:val="ru-RU"/>
          <w:rPrChange w:id="4471" w:author="Nik K" w:date="2026-10-29T00:18:00Z">
            <w:rPr/>
          </w:rPrChange>
        </w:rPr>
        <w:instrText>_</w:instrText>
      </w:r>
      <w:r w:rsidR="006B31AF">
        <w:instrText>neeur</w:instrText>
      </w:r>
      <w:r w:rsidR="006B31AF" w:rsidRPr="00674711">
        <w:rPr>
          <w:lang w:val="ru-RU"/>
          <w:rPrChange w:id="4472" w:author="Nik K" w:date="2026-10-29T00:18:00Z">
            <w:rPr/>
          </w:rPrChange>
        </w:rPr>
        <w:instrText>/</w:instrText>
      </w:r>
      <w:r w:rsidR="006B31AF">
        <w:instrText>Products</w:instrText>
      </w:r>
      <w:r w:rsidR="006B31AF" w:rsidRPr="00674711">
        <w:rPr>
          <w:lang w:val="ru-RU"/>
          <w:rPrChange w:id="4473" w:author="Nik K" w:date="2026-10-29T00:18:00Z">
            <w:rPr/>
          </w:rPrChange>
        </w:rPr>
        <w:instrText>/</w:instrText>
      </w:r>
      <w:r w:rsidR="006B31AF">
        <w:instrText>PulmoVista</w:instrText>
      </w:r>
      <w:r w:rsidR="006B31AF" w:rsidRPr="00674711">
        <w:rPr>
          <w:lang w:val="ru-RU"/>
          <w:rPrChange w:id="4474" w:author="Nik K" w:date="2026-10-29T00:18:00Z">
            <w:rPr/>
          </w:rPrChange>
        </w:rPr>
        <w:instrText>-500" \</w:instrText>
      </w:r>
      <w:r w:rsidR="006B31AF">
        <w:instrText>h</w:instrText>
      </w:r>
      <w:r w:rsidR="006B31AF" w:rsidRPr="00674711">
        <w:rPr>
          <w:lang w:val="ru-RU"/>
          <w:rPrChange w:id="4475" w:author="Nik K" w:date="2026-10-29T00:18:00Z">
            <w:rPr/>
          </w:rPrChange>
        </w:rPr>
        <w:instrText xml:space="preserve"> </w:instrText>
      </w:r>
      <w:r w:rsidR="006B31AF">
        <w:fldChar w:fldCharType="separate"/>
      </w:r>
      <w:proofErr w:type="spellStart"/>
      <w:r>
        <w:t>Страница</w:t>
      </w:r>
      <w:proofErr w:type="spellEnd"/>
      <w:r>
        <w:t xml:space="preserve"> </w:t>
      </w:r>
      <w:proofErr w:type="spellStart"/>
      <w:r>
        <w:t>производителя</w:t>
      </w:r>
      <w:proofErr w:type="spellEnd"/>
      <w:r w:rsidR="006B31AF">
        <w:fldChar w:fldCharType="end"/>
      </w:r>
      <w:r>
        <w:t xml:space="preserve">. </w:t>
      </w:r>
      <w:proofErr w:type="spellStart"/>
      <w:r>
        <w:t>Дата</w:t>
      </w:r>
      <w:proofErr w:type="spellEnd"/>
      <w:r>
        <w:t xml:space="preserve"> </w:t>
      </w:r>
      <w:proofErr w:type="spellStart"/>
      <w:r>
        <w:t>обращения</w:t>
      </w:r>
      <w:proofErr w:type="spellEnd"/>
      <w:r>
        <w:t>: 28.10.2026.</w:t>
      </w:r>
    </w:p>
    <w:p w14:paraId="44C5A4EF" w14:textId="1F651FF4" w:rsidR="003416EE" w:rsidRDefault="006041B4">
      <w:pPr>
        <w:pStyle w:val="14"/>
        <w:numPr>
          <w:ilvl w:val="0"/>
          <w:numId w:val="12"/>
        </w:numPr>
        <w:spacing w:after="100" w:line="264" w:lineRule="auto"/>
        <w:ind w:left="397" w:hanging="397"/>
      </w:pPr>
      <w:r>
        <w:t xml:space="preserve">Dräger. Instructions for use. </w:t>
      </w:r>
      <w:proofErr w:type="spellStart"/>
      <w:r>
        <w:t>PulmoVista</w:t>
      </w:r>
      <w:proofErr w:type="spellEnd"/>
      <w:r>
        <w:t xml:space="preserve"> 500 SW 1.3n. Electrical impedance tomograph. 9511001, Edition 1, 2020-04. </w:t>
      </w:r>
      <w:hyperlink r:id="rId87">
        <w:proofErr w:type="spellStart"/>
        <w:r>
          <w:t>Официальная</w:t>
        </w:r>
        <w:proofErr w:type="spellEnd"/>
        <w:r>
          <w:t xml:space="preserve"> </w:t>
        </w:r>
        <w:proofErr w:type="spellStart"/>
        <w:r>
          <w:t>инструкция</w:t>
        </w:r>
        <w:proofErr w:type="spellEnd"/>
      </w:hyperlink>
      <w:r>
        <w:t>.</w:t>
      </w:r>
    </w:p>
    <w:p w14:paraId="6D554268" w14:textId="05878C24" w:rsidR="003416EE" w:rsidRDefault="006041B4">
      <w:pPr>
        <w:pStyle w:val="14"/>
        <w:numPr>
          <w:ilvl w:val="0"/>
          <w:numId w:val="12"/>
        </w:numPr>
        <w:spacing w:after="100" w:line="264" w:lineRule="auto"/>
        <w:ind w:left="397" w:hanging="397"/>
      </w:pPr>
      <w:r>
        <w:t xml:space="preserve">Kemps H. M. et al. Evaluation of two methods for continuous cardiac output assessment during exercise in chronic heart failure patients. </w:t>
      </w:r>
      <w:r>
        <w:rPr>
          <w:i/>
          <w:iCs/>
        </w:rPr>
        <w:t>Journal of Applied Physiology</w:t>
      </w:r>
      <w:r>
        <w:t xml:space="preserve">. 2008;105(6):1822–1829. </w:t>
      </w:r>
      <w:hyperlink r:id="rId88">
        <w:r>
          <w:t>DOI: 10.1152/japplphysiol.90430.2008</w:t>
        </w:r>
      </w:hyperlink>
      <w:r>
        <w:t>.</w:t>
      </w:r>
    </w:p>
    <w:p w14:paraId="7AE18AF6" w14:textId="3C17F2E8" w:rsidR="003416EE" w:rsidRDefault="006041B4">
      <w:pPr>
        <w:pStyle w:val="14"/>
        <w:numPr>
          <w:ilvl w:val="0"/>
          <w:numId w:val="12"/>
        </w:numPr>
        <w:spacing w:after="100" w:line="264" w:lineRule="auto"/>
        <w:ind w:left="397" w:hanging="397"/>
      </w:pPr>
      <w:proofErr w:type="spellStart"/>
      <w:r>
        <w:t>Gavelli</w:t>
      </w:r>
      <w:proofErr w:type="spellEnd"/>
      <w:r>
        <w:t xml:space="preserve"> F., </w:t>
      </w:r>
      <w:proofErr w:type="spellStart"/>
      <w:r>
        <w:t>Beurton</w:t>
      </w:r>
      <w:proofErr w:type="spellEnd"/>
      <w:r>
        <w:t xml:space="preserve"> A., </w:t>
      </w:r>
      <w:proofErr w:type="spellStart"/>
      <w:r>
        <w:t>Teboul</w:t>
      </w:r>
      <w:proofErr w:type="spellEnd"/>
      <w:r>
        <w:t xml:space="preserve"> J.-L., De Vita N., </w:t>
      </w:r>
      <w:proofErr w:type="spellStart"/>
      <w:r>
        <w:t>Azzolina</w:t>
      </w:r>
      <w:proofErr w:type="spellEnd"/>
      <w:r>
        <w:t xml:space="preserve"> D., Shi R., </w:t>
      </w:r>
      <w:proofErr w:type="spellStart"/>
      <w:r>
        <w:t>Pavot</w:t>
      </w:r>
      <w:proofErr w:type="spellEnd"/>
      <w:r>
        <w:t xml:space="preserve"> A., Monnet X. Bioreactance reliably detects preload responsiveness by the end-expiratory occlusion test when averaging and refresh times are shortened. </w:t>
      </w:r>
      <w:r>
        <w:rPr>
          <w:i/>
          <w:iCs/>
        </w:rPr>
        <w:t>Annals of Intensive Care</w:t>
      </w:r>
      <w:r>
        <w:t xml:space="preserve">. </w:t>
      </w:r>
      <w:proofErr w:type="gramStart"/>
      <w:r>
        <w:t>2021;11:133</w:t>
      </w:r>
      <w:proofErr w:type="gramEnd"/>
      <w:r>
        <w:t xml:space="preserve">. </w:t>
      </w:r>
      <w:hyperlink r:id="rId89">
        <w:r>
          <w:t>DOI: 10.1186/s13613-021-00920-7</w:t>
        </w:r>
      </w:hyperlink>
      <w:r>
        <w:t>.</w:t>
      </w:r>
    </w:p>
    <w:p w14:paraId="399CF0E2" w14:textId="7DCE8019" w:rsidR="003416EE" w:rsidRDefault="006041B4">
      <w:pPr>
        <w:pStyle w:val="14"/>
        <w:numPr>
          <w:ilvl w:val="0"/>
          <w:numId w:val="12"/>
        </w:numPr>
        <w:spacing w:after="100" w:line="264" w:lineRule="auto"/>
        <w:ind w:left="397" w:hanging="397"/>
      </w:pPr>
      <w:r>
        <w:lastRenderedPageBreak/>
        <w:t xml:space="preserve">Jang G. Y. et al. Noninvasive, simultaneous, and continuous measurements of stroke volume and tidal volume using EIT: feasibility study of animal experiments. </w:t>
      </w:r>
      <w:r>
        <w:rPr>
          <w:i/>
          <w:iCs/>
        </w:rPr>
        <w:t>Scientific Reports</w:t>
      </w:r>
      <w:r>
        <w:t xml:space="preserve">. </w:t>
      </w:r>
      <w:proofErr w:type="gramStart"/>
      <w:r>
        <w:t>2020;10:11242</w:t>
      </w:r>
      <w:proofErr w:type="gramEnd"/>
      <w:r>
        <w:t xml:space="preserve">. </w:t>
      </w:r>
      <w:hyperlink r:id="rId90">
        <w:r>
          <w:t>DOI: 10.1038/s41598-020-68139-3</w:t>
        </w:r>
      </w:hyperlink>
      <w:r>
        <w:t>.</w:t>
      </w:r>
    </w:p>
    <w:p w14:paraId="54D1EF22" w14:textId="76154CC5" w:rsidR="003416EE" w:rsidRDefault="006041B4">
      <w:pPr>
        <w:pStyle w:val="14"/>
        <w:numPr>
          <w:ilvl w:val="0"/>
          <w:numId w:val="12"/>
        </w:numPr>
        <w:spacing w:after="100" w:line="264" w:lineRule="auto"/>
        <w:ind w:left="397" w:hanging="397"/>
      </w:pPr>
      <w:r>
        <w:rPr>
          <w:b/>
          <w:bCs/>
        </w:rPr>
        <w:t>P01.</w:t>
      </w:r>
      <w:r>
        <w:t xml:space="preserve"> Arad (</w:t>
      </w:r>
      <w:proofErr w:type="spellStart"/>
      <w:r>
        <w:t>Abboud</w:t>
      </w:r>
      <w:proofErr w:type="spellEnd"/>
      <w:r>
        <w:t xml:space="preserve">) S., </w:t>
      </w:r>
      <w:proofErr w:type="spellStart"/>
      <w:r>
        <w:t>Mahajna</w:t>
      </w:r>
      <w:proofErr w:type="spellEnd"/>
      <w:r>
        <w:t xml:space="preserve"> M., </w:t>
      </w:r>
      <w:proofErr w:type="spellStart"/>
      <w:r>
        <w:t>Horman</w:t>
      </w:r>
      <w:proofErr w:type="spellEnd"/>
      <w:r>
        <w:t xml:space="preserve"> K.; </w:t>
      </w:r>
      <w:proofErr w:type="spellStart"/>
      <w:r>
        <w:t>Ramot</w:t>
      </w:r>
      <w:proofErr w:type="spellEnd"/>
      <w:r>
        <w:t xml:space="preserve"> at Tel-Aviv University Ltd. </w:t>
      </w:r>
      <w:r>
        <w:rPr>
          <w:i/>
          <w:iCs/>
        </w:rPr>
        <w:t>Parametric electric impedance tomography of the chest</w:t>
      </w:r>
      <w:r>
        <w:t xml:space="preserve">. US20150297099A1, 22.10.2015. </w:t>
      </w:r>
      <w:hyperlink r:id="rId91">
        <w:proofErr w:type="spellStart"/>
        <w:r>
          <w:t>Формула</w:t>
        </w:r>
        <w:proofErr w:type="spellEnd"/>
        <w:r>
          <w:t xml:space="preserve"> и </w:t>
        </w:r>
        <w:proofErr w:type="spellStart"/>
        <w:r>
          <w:t>описание</w:t>
        </w:r>
        <w:proofErr w:type="spellEnd"/>
      </w:hyperlink>
      <w:r>
        <w:t xml:space="preserve">. </w:t>
      </w:r>
      <w:proofErr w:type="spellStart"/>
      <w:r>
        <w:t>Связанные</w:t>
      </w:r>
      <w:proofErr w:type="spellEnd"/>
      <w:r>
        <w:t xml:space="preserve"> </w:t>
      </w:r>
      <w:proofErr w:type="spellStart"/>
      <w:r>
        <w:t>публикации</w:t>
      </w:r>
      <w:proofErr w:type="spellEnd"/>
      <w:r>
        <w:t>: WO2014054045A1; EP2903512A1/A4.</w:t>
      </w:r>
    </w:p>
    <w:p w14:paraId="14CFCDCF" w14:textId="13252E4A" w:rsidR="003416EE" w:rsidRDefault="006041B4">
      <w:pPr>
        <w:pStyle w:val="14"/>
        <w:numPr>
          <w:ilvl w:val="0"/>
          <w:numId w:val="12"/>
        </w:numPr>
        <w:spacing w:after="100" w:line="264" w:lineRule="auto"/>
        <w:ind w:left="397" w:hanging="397"/>
      </w:pPr>
      <w:r>
        <w:rPr>
          <w:b/>
          <w:bCs/>
        </w:rPr>
        <w:t>P02a–c.</w:t>
      </w:r>
      <w:r>
        <w:t xml:space="preserve"> Arad (</w:t>
      </w:r>
      <w:proofErr w:type="spellStart"/>
      <w:r>
        <w:t>Abboud</w:t>
      </w:r>
      <w:proofErr w:type="spellEnd"/>
      <w:r>
        <w:t xml:space="preserve">) S.; Tel Aviv University Future Technology Development LP. </w:t>
      </w:r>
      <w:r>
        <w:rPr>
          <w:i/>
          <w:iCs/>
        </w:rPr>
        <w:t>Apparatus and method for estimating stroke volume of the heart using bio-impedance techniques</w:t>
      </w:r>
      <w:r>
        <w:t xml:space="preserve">. </w:t>
      </w:r>
      <w:hyperlink r:id="rId92">
        <w:r>
          <w:t>US8131354B2</w:t>
        </w:r>
      </w:hyperlink>
      <w:r>
        <w:t xml:space="preserve">, 06.03.2012; </w:t>
      </w:r>
      <w:hyperlink r:id="rId93">
        <w:r>
          <w:t>US8694089B2</w:t>
        </w:r>
      </w:hyperlink>
      <w:r>
        <w:t xml:space="preserve">, 08.04.2014; </w:t>
      </w:r>
      <w:hyperlink r:id="rId94">
        <w:r>
          <w:t>US8868175B2</w:t>
        </w:r>
      </w:hyperlink>
      <w:r>
        <w:t>, 21.10.2014.</w:t>
      </w:r>
    </w:p>
    <w:p w14:paraId="03174B9B" w14:textId="47F35A51" w:rsidR="003416EE" w:rsidRDefault="006041B4">
      <w:pPr>
        <w:pStyle w:val="14"/>
        <w:numPr>
          <w:ilvl w:val="0"/>
          <w:numId w:val="12"/>
        </w:numPr>
        <w:spacing w:after="100" w:line="264" w:lineRule="auto"/>
        <w:ind w:left="397" w:hanging="397"/>
      </w:pPr>
      <w:r>
        <w:rPr>
          <w:b/>
          <w:bCs/>
        </w:rPr>
        <w:t>P03a–b.</w:t>
      </w:r>
      <w:r>
        <w:t xml:space="preserve"> </w:t>
      </w:r>
      <w:proofErr w:type="spellStart"/>
      <w:r>
        <w:t>Konings</w:t>
      </w:r>
      <w:proofErr w:type="spellEnd"/>
      <w:r>
        <w:t xml:space="preserve"> M. K.; </w:t>
      </w:r>
      <w:proofErr w:type="spellStart"/>
      <w:r>
        <w:t>Hemologic</w:t>
      </w:r>
      <w:proofErr w:type="spellEnd"/>
      <w:r>
        <w:t xml:space="preserve"> B.V. </w:t>
      </w:r>
      <w:r>
        <w:rPr>
          <w:i/>
          <w:iCs/>
        </w:rPr>
        <w:t>Method for determining the stroke volume of a heart, method for determining the electrode positions therefor, and sheet shaped device therefor</w:t>
      </w:r>
      <w:r>
        <w:t xml:space="preserve">. US10278598B2, 07.05.2019, </w:t>
      </w:r>
      <w:hyperlink r:id="rId95">
        <w:proofErr w:type="spellStart"/>
        <w:r>
          <w:t>оригинал</w:t>
        </w:r>
        <w:proofErr w:type="spellEnd"/>
      </w:hyperlink>
      <w:r>
        <w:t xml:space="preserve">; EP2385788B1, 06.08.2014, </w:t>
      </w:r>
      <w:hyperlink r:id="rId96">
        <w:proofErr w:type="spellStart"/>
        <w:r>
          <w:t>оригинал</w:t>
        </w:r>
        <w:proofErr w:type="spellEnd"/>
      </w:hyperlink>
      <w:r>
        <w:t xml:space="preserve">. </w:t>
      </w:r>
      <w:proofErr w:type="spellStart"/>
      <w:r>
        <w:t>Исходная</w:t>
      </w:r>
      <w:proofErr w:type="spellEnd"/>
      <w:r>
        <w:t xml:space="preserve"> </w:t>
      </w:r>
      <w:proofErr w:type="spellStart"/>
      <w:r>
        <w:t>публикация</w:t>
      </w:r>
      <w:proofErr w:type="spellEnd"/>
      <w:r>
        <w:t xml:space="preserve"> </w:t>
      </w:r>
      <w:proofErr w:type="spellStart"/>
      <w:r>
        <w:t>корпуса</w:t>
      </w:r>
      <w:proofErr w:type="spellEnd"/>
      <w:r>
        <w:t>: US20120059593A1, 08.03.2012.</w:t>
      </w:r>
    </w:p>
    <w:p w14:paraId="2FBC1EC6" w14:textId="5DDCBC73" w:rsidR="003416EE" w:rsidRDefault="006041B4">
      <w:pPr>
        <w:pStyle w:val="14"/>
        <w:numPr>
          <w:ilvl w:val="0"/>
          <w:numId w:val="12"/>
        </w:numPr>
        <w:spacing w:after="100" w:line="264" w:lineRule="auto"/>
        <w:ind w:left="397" w:hanging="397"/>
      </w:pPr>
      <w:r>
        <w:rPr>
          <w:b/>
          <w:bCs/>
        </w:rPr>
        <w:t>P04.</w:t>
      </w:r>
      <w:r>
        <w:t xml:space="preserve"> </w:t>
      </w:r>
      <w:proofErr w:type="spellStart"/>
      <w:r>
        <w:t>Skrabal</w:t>
      </w:r>
      <w:proofErr w:type="spellEnd"/>
      <w:r>
        <w:t xml:space="preserve"> F., Fortin J.; </w:t>
      </w:r>
      <w:proofErr w:type="spellStart"/>
      <w:r>
        <w:t>CNSystems</w:t>
      </w:r>
      <w:proofErr w:type="spellEnd"/>
      <w:r>
        <w:t xml:space="preserve"> </w:t>
      </w:r>
      <w:proofErr w:type="spellStart"/>
      <w:r>
        <w:t>Medizintechnik</w:t>
      </w:r>
      <w:proofErr w:type="spellEnd"/>
      <w:r>
        <w:t xml:space="preserve"> GmbH. </w:t>
      </w:r>
      <w:r>
        <w:rPr>
          <w:i/>
          <w:iCs/>
        </w:rPr>
        <w:t>Impedance-based measuring method for hemodynamic parameters</w:t>
      </w:r>
      <w:r>
        <w:t xml:space="preserve">. US7783345B2, 24.08.2010. </w:t>
      </w:r>
      <w:hyperlink r:id="rId97">
        <w:proofErr w:type="spellStart"/>
        <w:r>
          <w:t>Формула</w:t>
        </w:r>
        <w:proofErr w:type="spellEnd"/>
        <w:r>
          <w:t xml:space="preserve"> и </w:t>
        </w:r>
        <w:proofErr w:type="spellStart"/>
        <w:r>
          <w:t>описание</w:t>
        </w:r>
        <w:proofErr w:type="spellEnd"/>
      </w:hyperlink>
      <w:r>
        <w:t xml:space="preserve">. </w:t>
      </w:r>
      <w:proofErr w:type="spellStart"/>
      <w:r>
        <w:t>Исходная</w:t>
      </w:r>
      <w:proofErr w:type="spellEnd"/>
      <w:r>
        <w:t xml:space="preserve"> </w:t>
      </w:r>
      <w:proofErr w:type="spellStart"/>
      <w:r>
        <w:t>публикация</w:t>
      </w:r>
      <w:proofErr w:type="spellEnd"/>
      <w:r>
        <w:t xml:space="preserve"> </w:t>
      </w:r>
      <w:proofErr w:type="spellStart"/>
      <w:r>
        <w:t>корпуса</w:t>
      </w:r>
      <w:proofErr w:type="spellEnd"/>
      <w:r>
        <w:t>: US20050177062A1, 11.08.2005.</w:t>
      </w:r>
    </w:p>
    <w:p w14:paraId="5EF564E0" w14:textId="78367E9C" w:rsidR="003416EE" w:rsidRDefault="006041B4">
      <w:pPr>
        <w:pStyle w:val="14"/>
        <w:numPr>
          <w:ilvl w:val="0"/>
          <w:numId w:val="12"/>
        </w:numPr>
        <w:spacing w:after="100" w:line="264" w:lineRule="auto"/>
        <w:ind w:left="397" w:hanging="397"/>
      </w:pPr>
      <w:r>
        <w:rPr>
          <w:b/>
          <w:bCs/>
        </w:rPr>
        <w:t>P05.</w:t>
      </w:r>
      <w:r>
        <w:t xml:space="preserve"> Reining International Ltd. </w:t>
      </w:r>
      <w:r>
        <w:rPr>
          <w:i/>
          <w:iCs/>
        </w:rPr>
        <w:t>Impedance cardiograph apparatus and method</w:t>
      </w:r>
      <w:r>
        <w:t xml:space="preserve">. US5505209A, 09.04.1996. </w:t>
      </w:r>
      <w:hyperlink r:id="rId98">
        <w:proofErr w:type="spellStart"/>
        <w:r>
          <w:t>Публикация</w:t>
        </w:r>
        <w:proofErr w:type="spellEnd"/>
      </w:hyperlink>
      <w:r>
        <w:t>.</w:t>
      </w:r>
    </w:p>
    <w:p w14:paraId="072BD925" w14:textId="5DA42A05" w:rsidR="003416EE" w:rsidRDefault="006041B4">
      <w:pPr>
        <w:pStyle w:val="14"/>
        <w:numPr>
          <w:ilvl w:val="0"/>
          <w:numId w:val="12"/>
        </w:numPr>
        <w:spacing w:after="100" w:line="264" w:lineRule="auto"/>
        <w:ind w:left="397" w:hanging="397"/>
      </w:pPr>
      <w:r>
        <w:rPr>
          <w:b/>
          <w:bCs/>
        </w:rPr>
        <w:t>P06.</w:t>
      </w:r>
      <w:r>
        <w:t xml:space="preserve"> </w:t>
      </w:r>
      <w:proofErr w:type="spellStart"/>
      <w:r>
        <w:t>CardioDynamics</w:t>
      </w:r>
      <w:proofErr w:type="spellEnd"/>
      <w:r>
        <w:t xml:space="preserve"> International Corp. </w:t>
      </w:r>
      <w:r>
        <w:rPr>
          <w:i/>
          <w:iCs/>
        </w:rPr>
        <w:t>Method and apparatus for hemodynamic assessment including fiducial point detection</w:t>
      </w:r>
      <w:r>
        <w:t xml:space="preserve">. US6561986B2, 13.05.2003. </w:t>
      </w:r>
      <w:hyperlink r:id="rId99">
        <w:proofErr w:type="spellStart"/>
        <w:r>
          <w:t>Публикация</w:t>
        </w:r>
        <w:proofErr w:type="spellEnd"/>
      </w:hyperlink>
      <w:r>
        <w:t>.</w:t>
      </w:r>
    </w:p>
    <w:p w14:paraId="383605E8" w14:textId="7DECEBB0" w:rsidR="003416EE" w:rsidRDefault="006041B4">
      <w:pPr>
        <w:pStyle w:val="14"/>
        <w:numPr>
          <w:ilvl w:val="0"/>
          <w:numId w:val="12"/>
        </w:numPr>
        <w:spacing w:after="100" w:line="264" w:lineRule="auto"/>
        <w:ind w:left="397" w:hanging="397"/>
      </w:pPr>
      <w:r>
        <w:rPr>
          <w:b/>
          <w:bCs/>
        </w:rPr>
        <w:t>P</w:t>
      </w:r>
      <w:r w:rsidRPr="00674711">
        <w:rPr>
          <w:b/>
          <w:bCs/>
          <w:lang w:val="ru-RU"/>
          <w:rPrChange w:id="4476" w:author="Nik K" w:date="2026-10-29T00:18:00Z">
            <w:rPr>
              <w:b/>
              <w:bCs/>
            </w:rPr>
          </w:rPrChange>
        </w:rPr>
        <w:t>07.</w:t>
      </w:r>
      <w:r w:rsidRPr="00674711">
        <w:rPr>
          <w:lang w:val="ru-RU"/>
          <w:rPrChange w:id="4477" w:author="Nik K" w:date="2026-10-29T00:18:00Z">
            <w:rPr/>
          </w:rPrChange>
        </w:rPr>
        <w:t xml:space="preserve"> Цветков А. А., Николаев Д. В. </w:t>
      </w:r>
      <w:r w:rsidRPr="00674711">
        <w:rPr>
          <w:i/>
          <w:iCs/>
          <w:lang w:val="ru-RU"/>
          <w:rPrChange w:id="4478" w:author="Nik K" w:date="2026-10-29T00:18:00Z">
            <w:rPr>
              <w:i/>
              <w:iCs/>
            </w:rPr>
          </w:rPrChange>
        </w:rPr>
        <w:t>Способ оценки величины сердечного выброса</w:t>
      </w:r>
      <w:r w:rsidRPr="00674711">
        <w:rPr>
          <w:lang w:val="ru-RU"/>
          <w:rPrChange w:id="4479" w:author="Nik K" w:date="2026-10-29T00:18:00Z">
            <w:rPr/>
          </w:rPrChange>
        </w:rPr>
        <w:t xml:space="preserve">. </w:t>
      </w:r>
      <w:r>
        <w:t xml:space="preserve">RU2415641C1, 10.04.2011, </w:t>
      </w:r>
      <w:proofErr w:type="spellStart"/>
      <w:r>
        <w:t>бюл</w:t>
      </w:r>
      <w:proofErr w:type="spellEnd"/>
      <w:r>
        <w:t xml:space="preserve">. № 10. </w:t>
      </w:r>
      <w:hyperlink r:id="rId100">
        <w:proofErr w:type="spellStart"/>
        <w:r>
          <w:t>Оригинальная</w:t>
        </w:r>
        <w:proofErr w:type="spellEnd"/>
        <w:r>
          <w:t xml:space="preserve"> </w:t>
        </w:r>
        <w:proofErr w:type="spellStart"/>
        <w:r>
          <w:t>публикация</w:t>
        </w:r>
        <w:proofErr w:type="spellEnd"/>
      </w:hyperlink>
      <w:r>
        <w:t>.</w:t>
      </w:r>
    </w:p>
    <w:p w14:paraId="0B8D683B" w14:textId="6C2C9061" w:rsidR="003416EE" w:rsidRDefault="006041B4">
      <w:pPr>
        <w:pStyle w:val="14"/>
        <w:numPr>
          <w:ilvl w:val="0"/>
          <w:numId w:val="12"/>
        </w:numPr>
        <w:spacing w:after="100" w:line="264" w:lineRule="auto"/>
        <w:ind w:left="397" w:hanging="397"/>
      </w:pPr>
      <w:r>
        <w:rPr>
          <w:b/>
          <w:bCs/>
        </w:rPr>
        <w:t>P</w:t>
      </w:r>
      <w:r w:rsidRPr="00674711">
        <w:rPr>
          <w:b/>
          <w:bCs/>
          <w:lang w:val="ru-RU"/>
          <w:rPrChange w:id="4480" w:author="Nik K" w:date="2026-10-29T00:18:00Z">
            <w:rPr>
              <w:b/>
              <w:bCs/>
            </w:rPr>
          </w:rPrChange>
        </w:rPr>
        <w:t>08.</w:t>
      </w:r>
      <w:r w:rsidRPr="00674711">
        <w:rPr>
          <w:lang w:val="ru-RU"/>
          <w:rPrChange w:id="4481" w:author="Nik K" w:date="2026-10-29T00:18:00Z">
            <w:rPr/>
          </w:rPrChange>
        </w:rPr>
        <w:t xml:space="preserve"> Попов А. Ю.; АО «</w:t>
      </w:r>
      <w:proofErr w:type="spellStart"/>
      <w:r w:rsidRPr="00674711">
        <w:rPr>
          <w:lang w:val="ru-RU"/>
          <w:rPrChange w:id="4482" w:author="Nik K" w:date="2026-10-29T00:18:00Z">
            <w:rPr/>
          </w:rPrChange>
        </w:rPr>
        <w:t>Медитек</w:t>
      </w:r>
      <w:proofErr w:type="spellEnd"/>
      <w:r w:rsidRPr="00674711">
        <w:rPr>
          <w:lang w:val="ru-RU"/>
          <w:rPrChange w:id="4483" w:author="Nik K" w:date="2026-10-29T00:18:00Z">
            <w:rPr/>
          </w:rPrChange>
        </w:rPr>
        <w:t xml:space="preserve">». </w:t>
      </w:r>
      <w:r w:rsidRPr="00674711">
        <w:rPr>
          <w:i/>
          <w:iCs/>
          <w:lang w:val="ru-RU"/>
          <w:rPrChange w:id="4484" w:author="Nik K" w:date="2026-10-29T00:18:00Z">
            <w:rPr>
              <w:i/>
              <w:iCs/>
            </w:rPr>
          </w:rPrChange>
        </w:rPr>
        <w:t>Способ диагностики и контроля лечения сердечных патологий</w:t>
      </w:r>
      <w:r w:rsidRPr="00674711">
        <w:rPr>
          <w:lang w:val="ru-RU"/>
          <w:rPrChange w:id="4485" w:author="Nik K" w:date="2026-10-29T00:18:00Z">
            <w:rPr/>
          </w:rPrChange>
        </w:rPr>
        <w:t xml:space="preserve">. </w:t>
      </w:r>
      <w:r>
        <w:t xml:space="preserve">RU2790406C1, 20.02.2023. </w:t>
      </w:r>
      <w:hyperlink r:id="rId101">
        <w:proofErr w:type="spellStart"/>
        <w:r>
          <w:t>Публикация</w:t>
        </w:r>
        <w:proofErr w:type="spellEnd"/>
      </w:hyperlink>
      <w:r>
        <w:t xml:space="preserve">; </w:t>
      </w:r>
      <w:hyperlink r:id="rId102">
        <w:proofErr w:type="spellStart"/>
        <w:r>
          <w:t>оригинал</w:t>
        </w:r>
        <w:proofErr w:type="spellEnd"/>
      </w:hyperlink>
      <w:r>
        <w:t>.</w:t>
      </w:r>
    </w:p>
    <w:p w14:paraId="4AE455D5" w14:textId="04ABD147" w:rsidR="003416EE" w:rsidRDefault="006041B4">
      <w:pPr>
        <w:pStyle w:val="14"/>
        <w:numPr>
          <w:ilvl w:val="0"/>
          <w:numId w:val="12"/>
        </w:numPr>
        <w:spacing w:after="100" w:line="264" w:lineRule="auto"/>
        <w:ind w:left="397" w:hanging="397"/>
      </w:pPr>
      <w:r>
        <w:rPr>
          <w:b/>
          <w:bCs/>
        </w:rPr>
        <w:t>P09.</w:t>
      </w:r>
      <w:r>
        <w:t xml:space="preserve"> </w:t>
      </w:r>
      <w:proofErr w:type="spellStart"/>
      <w:r>
        <w:t>Swisstom</w:t>
      </w:r>
      <w:proofErr w:type="spellEnd"/>
      <w:r>
        <w:t xml:space="preserve"> AG. </w:t>
      </w:r>
      <w:r>
        <w:rPr>
          <w:i/>
          <w:iCs/>
        </w:rPr>
        <w:t>Electrical impedance tomography system</w:t>
      </w:r>
      <w:r>
        <w:t xml:space="preserve">. US10952634B2, 23.03.2021. </w:t>
      </w:r>
      <w:hyperlink r:id="rId103">
        <w:proofErr w:type="spellStart"/>
        <w:r>
          <w:t>Публикация</w:t>
        </w:r>
        <w:proofErr w:type="spellEnd"/>
      </w:hyperlink>
      <w:r>
        <w:t>.</w:t>
      </w:r>
    </w:p>
    <w:p w14:paraId="34BDA146" w14:textId="4E8843F8" w:rsidR="003416EE" w:rsidRDefault="006041B4">
      <w:pPr>
        <w:pStyle w:val="14"/>
        <w:numPr>
          <w:ilvl w:val="0"/>
          <w:numId w:val="12"/>
        </w:numPr>
        <w:spacing w:after="100" w:line="264" w:lineRule="auto"/>
        <w:ind w:left="397" w:hanging="397"/>
      </w:pPr>
      <w:r>
        <w:rPr>
          <w:b/>
          <w:bCs/>
        </w:rPr>
        <w:t>P10.</w:t>
      </w:r>
      <w:r>
        <w:t xml:space="preserve"> </w:t>
      </w:r>
      <w:proofErr w:type="spellStart"/>
      <w:r>
        <w:t>Drägerwerk</w:t>
      </w:r>
      <w:proofErr w:type="spellEnd"/>
      <w:r>
        <w:t xml:space="preserve"> AG &amp; Co. </w:t>
      </w:r>
      <w:proofErr w:type="spellStart"/>
      <w:r>
        <w:t>KGaA</w:t>
      </w:r>
      <w:proofErr w:type="spellEnd"/>
      <w:r>
        <w:t xml:space="preserve">. </w:t>
      </w:r>
      <w:r>
        <w:rPr>
          <w:i/>
          <w:iCs/>
        </w:rPr>
        <w:t>Device and process for electrical impedance tomography (EIT) with identification of a heart region</w:t>
      </w:r>
      <w:r>
        <w:t xml:space="preserve">. US20200138335A1, 07.05.2020. </w:t>
      </w:r>
      <w:hyperlink r:id="rId104">
        <w:proofErr w:type="spellStart"/>
        <w:r>
          <w:t>Публикация</w:t>
        </w:r>
        <w:proofErr w:type="spellEnd"/>
      </w:hyperlink>
      <w:r>
        <w:t>.</w:t>
      </w:r>
    </w:p>
    <w:p w14:paraId="69E0CC8D" w14:textId="5CA45D41" w:rsidR="003416EE" w:rsidRDefault="006041B4">
      <w:pPr>
        <w:pStyle w:val="14"/>
        <w:numPr>
          <w:ilvl w:val="0"/>
          <w:numId w:val="12"/>
        </w:numPr>
        <w:spacing w:after="100" w:line="264" w:lineRule="auto"/>
        <w:ind w:left="397" w:hanging="397"/>
      </w:pPr>
      <w:r>
        <w:rPr>
          <w:b/>
          <w:bCs/>
        </w:rPr>
        <w:t>P11.</w:t>
      </w:r>
      <w:r>
        <w:t xml:space="preserve"> </w:t>
      </w:r>
      <w:proofErr w:type="spellStart"/>
      <w:r>
        <w:t>Drägerwerk</w:t>
      </w:r>
      <w:proofErr w:type="spellEnd"/>
      <w:r>
        <w:t xml:space="preserve"> AG &amp; Co. </w:t>
      </w:r>
      <w:proofErr w:type="spellStart"/>
      <w:r>
        <w:t>KGaA</w:t>
      </w:r>
      <w:proofErr w:type="spellEnd"/>
      <w:r>
        <w:t xml:space="preserve">. </w:t>
      </w:r>
      <w:r>
        <w:rPr>
          <w:i/>
          <w:iCs/>
        </w:rPr>
        <w:t>Device and method for processing tomographic data</w:t>
      </w:r>
      <w:r>
        <w:t xml:space="preserve">. US9384549B2, 05.07.2016. </w:t>
      </w:r>
      <w:hyperlink r:id="rId105">
        <w:proofErr w:type="spellStart"/>
        <w:r>
          <w:t>Публикация</w:t>
        </w:r>
        <w:proofErr w:type="spellEnd"/>
      </w:hyperlink>
      <w:r>
        <w:t>.</w:t>
      </w:r>
    </w:p>
    <w:p w14:paraId="70141A0E" w14:textId="289A707D" w:rsidR="003416EE" w:rsidRDefault="006041B4">
      <w:pPr>
        <w:pStyle w:val="14"/>
        <w:numPr>
          <w:ilvl w:val="0"/>
          <w:numId w:val="12"/>
        </w:numPr>
        <w:spacing w:after="100" w:line="264" w:lineRule="auto"/>
        <w:ind w:left="397" w:hanging="397"/>
      </w:pPr>
      <w:r>
        <w:rPr>
          <w:b/>
          <w:bCs/>
        </w:rPr>
        <w:t>P12.</w:t>
      </w:r>
      <w:r>
        <w:t xml:space="preserve"> </w:t>
      </w:r>
      <w:proofErr w:type="spellStart"/>
      <w:r>
        <w:t>Cardioinsight</w:t>
      </w:r>
      <w:proofErr w:type="spellEnd"/>
      <w:r>
        <w:t xml:space="preserve"> Technologies Inc. </w:t>
      </w:r>
      <w:r>
        <w:rPr>
          <w:i/>
          <w:iCs/>
        </w:rPr>
        <w:t>Three-dimensional electrical impedance tomographic imaging</w:t>
      </w:r>
      <w:r>
        <w:t xml:space="preserve">. US20260102074A1, 16.04.2026. </w:t>
      </w:r>
      <w:hyperlink r:id="rId106">
        <w:proofErr w:type="spellStart"/>
        <w:r>
          <w:t>Формула</w:t>
        </w:r>
        <w:proofErr w:type="spellEnd"/>
        <w:r>
          <w:t xml:space="preserve"> и </w:t>
        </w:r>
        <w:proofErr w:type="spellStart"/>
        <w:r>
          <w:t>описание</w:t>
        </w:r>
        <w:proofErr w:type="spellEnd"/>
      </w:hyperlink>
      <w:r>
        <w:t>.</w:t>
      </w:r>
    </w:p>
    <w:p w14:paraId="4E388D50" w14:textId="47DA3823" w:rsidR="003416EE" w:rsidRDefault="006041B4">
      <w:pPr>
        <w:pStyle w:val="14"/>
        <w:numPr>
          <w:ilvl w:val="0"/>
          <w:numId w:val="12"/>
        </w:numPr>
        <w:spacing w:after="100" w:line="264" w:lineRule="auto"/>
        <w:ind w:left="397" w:hanging="397"/>
      </w:pPr>
      <w:r>
        <w:rPr>
          <w:b/>
          <w:bCs/>
        </w:rPr>
        <w:t>P13.</w:t>
      </w:r>
      <w:r>
        <w:t xml:space="preserve"> </w:t>
      </w:r>
      <w:proofErr w:type="spellStart"/>
      <w:r>
        <w:t>Davydov</w:t>
      </w:r>
      <w:proofErr w:type="spellEnd"/>
      <w:r>
        <w:t xml:space="preserve"> D., Reyes Del Paso G.; Universidad de </w:t>
      </w:r>
      <w:proofErr w:type="spellStart"/>
      <w:r>
        <w:t>Jaén</w:t>
      </w:r>
      <w:proofErr w:type="spellEnd"/>
      <w:r>
        <w:t xml:space="preserve">. </w:t>
      </w:r>
      <w:r>
        <w:rPr>
          <w:i/>
          <w:iCs/>
        </w:rPr>
        <w:t>Wearable device, system, and method for monitoring homeostatic state</w:t>
      </w:r>
      <w:r>
        <w:t xml:space="preserve">. WO2024003008A1, 04.01.2024. </w:t>
      </w:r>
      <w:hyperlink r:id="rId107">
        <w:proofErr w:type="spellStart"/>
        <w:r>
          <w:t>Формула</w:t>
        </w:r>
        <w:proofErr w:type="spellEnd"/>
        <w:r>
          <w:t xml:space="preserve"> и </w:t>
        </w:r>
        <w:proofErr w:type="spellStart"/>
        <w:r>
          <w:t>описание</w:t>
        </w:r>
        <w:proofErr w:type="spellEnd"/>
      </w:hyperlink>
      <w:r>
        <w:t>.</w:t>
      </w:r>
    </w:p>
    <w:p w14:paraId="6A920436" w14:textId="19A8708E" w:rsidR="003416EE" w:rsidRDefault="006041B4">
      <w:pPr>
        <w:pStyle w:val="14"/>
        <w:numPr>
          <w:ilvl w:val="0"/>
          <w:numId w:val="12"/>
        </w:numPr>
        <w:spacing w:after="100" w:line="264" w:lineRule="auto"/>
        <w:ind w:left="397" w:hanging="397"/>
      </w:pPr>
      <w:r>
        <w:rPr>
          <w:b/>
          <w:bCs/>
        </w:rPr>
        <w:t>P</w:t>
      </w:r>
      <w:r w:rsidRPr="00674711">
        <w:rPr>
          <w:b/>
          <w:bCs/>
          <w:lang w:val="ru-RU"/>
          <w:rPrChange w:id="4486" w:author="Nik K" w:date="2026-10-29T00:18:00Z">
            <w:rPr>
              <w:b/>
              <w:bCs/>
            </w:rPr>
          </w:rPrChange>
        </w:rPr>
        <w:t>14.</w:t>
      </w:r>
      <w:r w:rsidRPr="00674711">
        <w:rPr>
          <w:lang w:val="ru-RU"/>
          <w:rPrChange w:id="4487" w:author="Nik K" w:date="2026-10-29T00:18:00Z">
            <w:rPr/>
          </w:rPrChange>
        </w:rPr>
        <w:t xml:space="preserve"> Щукин С. И., Тихомиров А. Н., </w:t>
      </w:r>
      <w:proofErr w:type="spellStart"/>
      <w:r w:rsidRPr="00674711">
        <w:rPr>
          <w:lang w:val="ru-RU"/>
          <w:rPrChange w:id="4488" w:author="Nik K" w:date="2026-10-29T00:18:00Z">
            <w:rPr/>
          </w:rPrChange>
        </w:rPr>
        <w:t>Брико</w:t>
      </w:r>
      <w:proofErr w:type="spellEnd"/>
      <w:r w:rsidRPr="00674711">
        <w:rPr>
          <w:lang w:val="ru-RU"/>
          <w:rPrChange w:id="4489" w:author="Nik K" w:date="2026-10-29T00:18:00Z">
            <w:rPr/>
          </w:rPrChange>
        </w:rPr>
        <w:t xml:space="preserve"> А. Н., Кобелев А. В. </w:t>
      </w:r>
      <w:r w:rsidRPr="00674711">
        <w:rPr>
          <w:i/>
          <w:iCs/>
          <w:lang w:val="ru-RU"/>
          <w:rPrChange w:id="4490" w:author="Nik K" w:date="2026-10-29T00:18:00Z">
            <w:rPr>
              <w:i/>
              <w:iCs/>
            </w:rPr>
          </w:rPrChange>
        </w:rPr>
        <w:t xml:space="preserve">Способ определения гемодинамических параметров на основе многоканальной </w:t>
      </w:r>
      <w:proofErr w:type="spellStart"/>
      <w:r w:rsidRPr="00674711">
        <w:rPr>
          <w:i/>
          <w:iCs/>
          <w:lang w:val="ru-RU"/>
          <w:rPrChange w:id="4491" w:author="Nik K" w:date="2026-10-29T00:18:00Z">
            <w:rPr>
              <w:i/>
              <w:iCs/>
            </w:rPr>
          </w:rPrChange>
        </w:rPr>
        <w:t>электроимпедансной</w:t>
      </w:r>
      <w:proofErr w:type="spellEnd"/>
      <w:r w:rsidRPr="00674711">
        <w:rPr>
          <w:i/>
          <w:iCs/>
          <w:lang w:val="ru-RU"/>
          <w:rPrChange w:id="4492" w:author="Nik K" w:date="2026-10-29T00:18:00Z">
            <w:rPr>
              <w:i/>
              <w:iCs/>
            </w:rPr>
          </w:rPrChange>
        </w:rPr>
        <w:t xml:space="preserve"> компьютерной кардиографии</w:t>
      </w:r>
      <w:r w:rsidRPr="00674711">
        <w:rPr>
          <w:lang w:val="ru-RU"/>
          <w:rPrChange w:id="4493" w:author="Nik K" w:date="2026-10-29T00:18:00Z">
            <w:rPr/>
          </w:rPrChange>
        </w:rPr>
        <w:t xml:space="preserve">. </w:t>
      </w:r>
      <w:r>
        <w:t xml:space="preserve">RU2778992C1, 29.08.2022, </w:t>
      </w:r>
      <w:proofErr w:type="spellStart"/>
      <w:r>
        <w:t>бюл</w:t>
      </w:r>
      <w:proofErr w:type="spellEnd"/>
      <w:r>
        <w:t xml:space="preserve">. № 25. </w:t>
      </w:r>
      <w:hyperlink r:id="rId108">
        <w:proofErr w:type="spellStart"/>
        <w:r>
          <w:t>Оригинальная</w:t>
        </w:r>
        <w:proofErr w:type="spellEnd"/>
        <w:r>
          <w:t xml:space="preserve"> </w:t>
        </w:r>
        <w:proofErr w:type="spellStart"/>
        <w:r>
          <w:t>публикация</w:t>
        </w:r>
        <w:proofErr w:type="spellEnd"/>
      </w:hyperlink>
      <w:r>
        <w:t>.</w:t>
      </w:r>
    </w:p>
    <w:p w14:paraId="7EB876C3" w14:textId="6DF2C941" w:rsidR="003416EE" w:rsidRDefault="006B31AF">
      <w:pPr>
        <w:pStyle w:val="14"/>
        <w:numPr>
          <w:ilvl w:val="0"/>
          <w:numId w:val="12"/>
        </w:numPr>
        <w:spacing w:after="100" w:line="264" w:lineRule="auto"/>
        <w:ind w:left="397" w:hanging="397"/>
      </w:pPr>
      <w:r>
        <w:lastRenderedPageBreak/>
        <w:fldChar w:fldCharType="begin"/>
      </w:r>
      <w:r w:rsidRPr="00674711">
        <w:rPr>
          <w:lang w:val="ru-RU"/>
          <w:rPrChange w:id="4494" w:author="Nik K" w:date="2026-10-29T00:18:00Z">
            <w:rPr/>
          </w:rPrChange>
        </w:rPr>
        <w:instrText xml:space="preserve"> </w:instrText>
      </w:r>
      <w:r>
        <w:instrText>HYPERLINK</w:instrText>
      </w:r>
      <w:r w:rsidRPr="00674711">
        <w:rPr>
          <w:lang w:val="ru-RU"/>
          <w:rPrChange w:id="4495" w:author="Nik K" w:date="2026-10-29T00:18:00Z">
            <w:rPr/>
          </w:rPrChange>
        </w:rPr>
        <w:instrText xml:space="preserve"> "../../../../../</w:instrText>
      </w:r>
      <w:r>
        <w:instrText>Experiments</w:instrText>
      </w:r>
      <w:r w:rsidRPr="00674711">
        <w:rPr>
          <w:lang w:val="ru-RU"/>
          <w:rPrChange w:id="4496" w:author="Nik K" w:date="2026-10-29T00:18:00Z">
            <w:rPr/>
          </w:rPrChange>
        </w:rPr>
        <w:instrText>/</w:instrText>
      </w:r>
      <w:r>
        <w:instrText>scorpion</w:instrText>
      </w:r>
      <w:r w:rsidRPr="00674711">
        <w:rPr>
          <w:lang w:val="ru-RU"/>
          <w:rPrChange w:id="4497" w:author="Nik K" w:date="2026-10-29T00:18:00Z">
            <w:rPr/>
          </w:rPrChange>
        </w:rPr>
        <w:instrText>_</w:instrText>
      </w:r>
      <w:r>
        <w:instrText>v</w:instrText>
      </w:r>
      <w:r w:rsidRPr="00674711">
        <w:rPr>
          <w:lang w:val="ru-RU"/>
          <w:rPrChange w:id="4498" w:author="Nik K" w:date="2026-10-29T00:18:00Z">
            <w:rPr/>
          </w:rPrChange>
        </w:rPr>
        <w:instrText>2_</w:instrText>
      </w:r>
      <w:r>
        <w:instrText>georg</w:instrText>
      </w:r>
      <w:r w:rsidRPr="00674711">
        <w:rPr>
          <w:lang w:val="ru-RU"/>
          <w:rPrChange w:id="4499" w:author="Nik K" w:date="2026-10-29T00:18:00Z">
            <w:rPr/>
          </w:rPrChange>
        </w:rPr>
        <w:instrText>/</w:instrText>
      </w:r>
      <w:r>
        <w:instrText>PROTOCOL</w:instrText>
      </w:r>
      <w:r w:rsidRPr="00674711">
        <w:rPr>
          <w:lang w:val="ru-RU"/>
          <w:rPrChange w:id="4500" w:author="Nik K" w:date="2026-10-29T00:18:00Z">
            <w:rPr/>
          </w:rPrChange>
        </w:rPr>
        <w:instrText>.</w:instrText>
      </w:r>
      <w:r>
        <w:instrText>md</w:instrText>
      </w:r>
      <w:r w:rsidRPr="00674711">
        <w:rPr>
          <w:lang w:val="ru-RU"/>
          <w:rPrChange w:id="4501" w:author="Nik K" w:date="2026-10-29T00:18:00Z">
            <w:rPr/>
          </w:rPrChange>
        </w:rPr>
        <w:instrText>" \</w:instrText>
      </w:r>
      <w:r>
        <w:instrText>h</w:instrText>
      </w:r>
      <w:r w:rsidRPr="00674711">
        <w:rPr>
          <w:lang w:val="ru-RU"/>
          <w:rPrChange w:id="4502" w:author="Nik K" w:date="2026-10-29T00:18:00Z">
            <w:rPr/>
          </w:rPrChange>
        </w:rPr>
        <w:instrText xml:space="preserve"> </w:instrText>
      </w:r>
      <w:r>
        <w:fldChar w:fldCharType="separate"/>
      </w:r>
      <w:r w:rsidR="006041B4" w:rsidRPr="00674711">
        <w:rPr>
          <w:lang w:val="ru-RU"/>
          <w:rPrChange w:id="4503" w:author="Nik K" w:date="2026-10-29T00:18:00Z">
            <w:rPr/>
          </w:rPrChange>
        </w:rPr>
        <w:t>Протокол исследования участника Г 05.10.2026, с уточнениями до 14.10.2026</w:t>
      </w:r>
      <w:r>
        <w:fldChar w:fldCharType="end"/>
      </w:r>
      <w:r w:rsidR="006041B4" w:rsidRPr="00674711">
        <w:rPr>
          <w:lang w:val="ru-RU"/>
          <w:rPrChange w:id="4504" w:author="Nik K" w:date="2026-10-29T00:18:00Z">
            <w:rPr/>
          </w:rPrChange>
        </w:rPr>
        <w:t xml:space="preserve">; инвентаризация файлов (материал не приложен). </w:t>
      </w:r>
      <w:proofErr w:type="spellStart"/>
      <w:r w:rsidR="006041B4">
        <w:t>Внутренние</w:t>
      </w:r>
      <w:proofErr w:type="spellEnd"/>
      <w:r w:rsidR="006041B4">
        <w:t xml:space="preserve"> </w:t>
      </w:r>
      <w:proofErr w:type="spellStart"/>
      <w:r w:rsidR="006041B4">
        <w:t>материалы</w:t>
      </w:r>
      <w:proofErr w:type="spellEnd"/>
      <w:r w:rsidR="006041B4">
        <w:t xml:space="preserve"> </w:t>
      </w:r>
      <w:proofErr w:type="spellStart"/>
      <w:r w:rsidR="006041B4">
        <w:t>исследования</w:t>
      </w:r>
      <w:proofErr w:type="spellEnd"/>
      <w:r w:rsidR="006041B4">
        <w:t>.</w:t>
      </w:r>
    </w:p>
    <w:p w14:paraId="05B10D4E" w14:textId="161FC25E" w:rsidR="003416EE" w:rsidRDefault="006B31AF">
      <w:pPr>
        <w:pStyle w:val="14"/>
        <w:numPr>
          <w:ilvl w:val="0"/>
          <w:numId w:val="12"/>
        </w:numPr>
        <w:spacing w:after="100" w:line="264" w:lineRule="auto"/>
        <w:ind w:left="397" w:hanging="397"/>
      </w:pPr>
      <w:r>
        <w:fldChar w:fldCharType="begin"/>
      </w:r>
      <w:r w:rsidRPr="00674711">
        <w:rPr>
          <w:lang w:val="ru-RU"/>
          <w:rPrChange w:id="4505" w:author="Nik K" w:date="2026-10-29T00:18:00Z">
            <w:rPr/>
          </w:rPrChange>
        </w:rPr>
        <w:instrText xml:space="preserve"> </w:instrText>
      </w:r>
      <w:r>
        <w:instrText>HYPERLINK</w:instrText>
      </w:r>
      <w:r w:rsidRPr="00674711">
        <w:rPr>
          <w:lang w:val="ru-RU"/>
          <w:rPrChange w:id="4506" w:author="Nik K" w:date="2026-10-29T00:18:00Z">
            <w:rPr/>
          </w:rPrChange>
        </w:rPr>
        <w:instrText xml:space="preserve"> "../../../../../</w:instrText>
      </w:r>
      <w:r>
        <w:instrText>Experiments</w:instrText>
      </w:r>
      <w:r w:rsidRPr="00674711">
        <w:rPr>
          <w:lang w:val="ru-RU"/>
          <w:rPrChange w:id="4507" w:author="Nik K" w:date="2026-10-29T00:18:00Z">
            <w:rPr/>
          </w:rPrChange>
        </w:rPr>
        <w:instrText>/</w:instrText>
      </w:r>
      <w:r>
        <w:instrText>scorpion</w:instrText>
      </w:r>
      <w:r w:rsidRPr="00674711">
        <w:rPr>
          <w:lang w:val="ru-RU"/>
          <w:rPrChange w:id="4508" w:author="Nik K" w:date="2026-10-29T00:18:00Z">
            <w:rPr/>
          </w:rPrChange>
        </w:rPr>
        <w:instrText>_20261022/</w:instrText>
      </w:r>
      <w:r>
        <w:instrText>PROTOCOL</w:instrText>
      </w:r>
      <w:r w:rsidRPr="00674711">
        <w:rPr>
          <w:lang w:val="ru-RU"/>
          <w:rPrChange w:id="4509" w:author="Nik K" w:date="2026-10-29T00:18:00Z">
            <w:rPr/>
          </w:rPrChange>
        </w:rPr>
        <w:instrText>.</w:instrText>
      </w:r>
      <w:r>
        <w:instrText>md</w:instrText>
      </w:r>
      <w:r w:rsidRPr="00674711">
        <w:rPr>
          <w:lang w:val="ru-RU"/>
          <w:rPrChange w:id="4510" w:author="Nik K" w:date="2026-10-29T00:18:00Z">
            <w:rPr/>
          </w:rPrChange>
        </w:rPr>
        <w:instrText>" \</w:instrText>
      </w:r>
      <w:r>
        <w:instrText>h</w:instrText>
      </w:r>
      <w:r w:rsidRPr="00674711">
        <w:rPr>
          <w:lang w:val="ru-RU"/>
          <w:rPrChange w:id="4511" w:author="Nik K" w:date="2026-10-29T00:18:00Z">
            <w:rPr/>
          </w:rPrChange>
        </w:rPr>
        <w:instrText xml:space="preserve"> </w:instrText>
      </w:r>
      <w:r>
        <w:fldChar w:fldCharType="separate"/>
      </w:r>
      <w:r w:rsidR="006041B4" w:rsidRPr="00674711">
        <w:rPr>
          <w:lang w:val="ru-RU"/>
          <w:rPrChange w:id="4512" w:author="Nik K" w:date="2026-10-29T00:18:00Z">
            <w:rPr/>
          </w:rPrChange>
        </w:rPr>
        <w:t>Протокол сессии 22.10.2026</w:t>
      </w:r>
      <w:r>
        <w:fldChar w:fldCharType="end"/>
      </w:r>
      <w:r w:rsidR="006041B4" w:rsidRPr="00674711">
        <w:rPr>
          <w:lang w:val="ru-RU"/>
          <w:rPrChange w:id="4513" w:author="Nik K" w:date="2026-10-29T00:18:00Z">
            <w:rPr/>
          </w:rPrChange>
        </w:rPr>
        <w:t xml:space="preserve">; инвентаризация файлов (материал не приложен). </w:t>
      </w:r>
      <w:proofErr w:type="spellStart"/>
      <w:r w:rsidR="006041B4">
        <w:t>Внутренние</w:t>
      </w:r>
      <w:proofErr w:type="spellEnd"/>
      <w:r w:rsidR="006041B4">
        <w:t xml:space="preserve"> </w:t>
      </w:r>
      <w:proofErr w:type="spellStart"/>
      <w:r w:rsidR="006041B4">
        <w:t>материалы</w:t>
      </w:r>
      <w:proofErr w:type="spellEnd"/>
      <w:r w:rsidR="006041B4">
        <w:t xml:space="preserve"> </w:t>
      </w:r>
      <w:proofErr w:type="spellStart"/>
      <w:r w:rsidR="006041B4">
        <w:t>исследования</w:t>
      </w:r>
      <w:proofErr w:type="spellEnd"/>
      <w:r w:rsidR="006041B4">
        <w:t xml:space="preserve"> Н и Я.</w:t>
      </w:r>
    </w:p>
    <w:p w14:paraId="7458238D" w14:textId="77777777" w:rsidR="003416EE" w:rsidRPr="00674711" w:rsidRDefault="006041B4">
      <w:pPr>
        <w:pStyle w:val="14"/>
        <w:numPr>
          <w:ilvl w:val="0"/>
          <w:numId w:val="12"/>
        </w:numPr>
        <w:spacing w:after="100" w:line="264" w:lineRule="auto"/>
        <w:ind w:left="397" w:hanging="397"/>
        <w:rPr>
          <w:lang w:val="ru-RU"/>
          <w:rPrChange w:id="4514" w:author="Nik K" w:date="2026-10-29T00:18:00Z">
            <w:rPr/>
          </w:rPrChange>
        </w:rPr>
      </w:pPr>
      <w:r w:rsidRPr="00674711">
        <w:rPr>
          <w:lang w:val="ru-RU"/>
          <w:rPrChange w:id="4515" w:author="Nik K" w:date="2026-10-29T00:18:00Z">
            <w:rPr/>
          </w:rPrChange>
        </w:rPr>
        <w:t>Спецификация извлечения циклов (материал не приложен), численные результаты и статусы (материал не приложен), сохранённые программные проверки (материал не приложен). Срез обработки от 26.10.2026; новые исследования при подготовке главы не выполнялись.</w:t>
      </w:r>
    </w:p>
    <w:p w14:paraId="7458DD98" w14:textId="77777777" w:rsidR="003416EE" w:rsidRPr="00674711" w:rsidRDefault="006041B4">
      <w:pPr>
        <w:pStyle w:val="14"/>
        <w:numPr>
          <w:ilvl w:val="0"/>
          <w:numId w:val="12"/>
        </w:numPr>
        <w:spacing w:after="100" w:line="264" w:lineRule="auto"/>
        <w:ind w:left="397" w:hanging="397"/>
        <w:rPr>
          <w:lang w:val="ru-RU"/>
          <w:rPrChange w:id="4516" w:author="Nik K" w:date="2026-10-29T00:18:00Z">
            <w:rPr/>
          </w:rPrChange>
        </w:rPr>
      </w:pPr>
      <w:r w:rsidRPr="00674711">
        <w:rPr>
          <w:lang w:val="ru-RU"/>
          <w:rPrChange w:id="4517" w:author="Nik K" w:date="2026-10-29T00:18:00Z">
            <w:rPr/>
          </w:rPrChange>
        </w:rPr>
        <w:t>Техническая проверка ЭИТ от 28.10.2026 (материал не приложен); числовой протокол чтения (материал не приложен); сверка с каноническим архивом (материал не приложен).</w:t>
      </w:r>
    </w:p>
    <w:p w14:paraId="1039F659" w14:textId="00E43481" w:rsidR="003416EE" w:rsidRDefault="006B31AF">
      <w:pPr>
        <w:pStyle w:val="14"/>
        <w:numPr>
          <w:ilvl w:val="0"/>
          <w:numId w:val="12"/>
        </w:numPr>
        <w:spacing w:after="100" w:line="264" w:lineRule="auto"/>
        <w:ind w:left="397" w:hanging="397"/>
      </w:pPr>
      <w:r>
        <w:fldChar w:fldCharType="begin"/>
      </w:r>
      <w:r w:rsidRPr="00674711">
        <w:rPr>
          <w:lang w:val="ru-RU"/>
          <w:rPrChange w:id="4518" w:author="Nik K" w:date="2026-10-29T00:18:00Z">
            <w:rPr/>
          </w:rPrChange>
        </w:rPr>
        <w:instrText xml:space="preserve"> </w:instrText>
      </w:r>
      <w:r>
        <w:instrText>HYPERLINK</w:instrText>
      </w:r>
      <w:r w:rsidRPr="00674711">
        <w:rPr>
          <w:lang w:val="ru-RU"/>
          <w:rPrChange w:id="4519" w:author="Nik K" w:date="2026-10-29T00:18:00Z">
            <w:rPr/>
          </w:rPrChange>
        </w:rPr>
        <w:instrText xml:space="preserve"> "../../../../../</w:instrText>
      </w:r>
      <w:r>
        <w:instrText>configs</w:instrText>
      </w:r>
      <w:r w:rsidRPr="00674711">
        <w:rPr>
          <w:lang w:val="ru-RU"/>
          <w:rPrChange w:id="4520" w:author="Nik K" w:date="2026-10-29T00:18:00Z">
            <w:rPr/>
          </w:rPrChange>
        </w:rPr>
        <w:instrText>/</w:instrText>
      </w:r>
      <w:r>
        <w:instrText>scorpion</w:instrText>
      </w:r>
      <w:r w:rsidRPr="00674711">
        <w:rPr>
          <w:lang w:val="ru-RU"/>
          <w:rPrChange w:id="4521" w:author="Nik K" w:date="2026-10-29T00:18:00Z">
            <w:rPr/>
          </w:rPrChange>
        </w:rPr>
        <w:instrText>_</w:instrText>
      </w:r>
      <w:r>
        <w:instrText>canonical</w:instrText>
      </w:r>
      <w:r w:rsidRPr="00674711">
        <w:rPr>
          <w:lang w:val="ru-RU"/>
          <w:rPrChange w:id="4522" w:author="Nik K" w:date="2026-10-29T00:18:00Z">
            <w:rPr/>
          </w:rPrChange>
        </w:rPr>
        <w:instrText>_</w:instrText>
      </w:r>
      <w:r>
        <w:instrText>stl</w:instrText>
      </w:r>
      <w:r w:rsidRPr="00674711">
        <w:rPr>
          <w:lang w:val="ru-RU"/>
          <w:rPrChange w:id="4523" w:author="Nik K" w:date="2026-10-29T00:18:00Z">
            <w:rPr/>
          </w:rPrChange>
        </w:rPr>
        <w:instrText>.</w:instrText>
      </w:r>
      <w:r>
        <w:instrText>json</w:instrText>
      </w:r>
      <w:r w:rsidRPr="00674711">
        <w:rPr>
          <w:lang w:val="ru-RU"/>
          <w:rPrChange w:id="4524" w:author="Nik K" w:date="2026-10-29T00:18:00Z">
            <w:rPr/>
          </w:rPrChange>
        </w:rPr>
        <w:instrText>" \</w:instrText>
      </w:r>
      <w:r>
        <w:instrText>h</w:instrText>
      </w:r>
      <w:r w:rsidRPr="00674711">
        <w:rPr>
          <w:lang w:val="ru-RU"/>
          <w:rPrChange w:id="4525" w:author="Nik K" w:date="2026-10-29T00:18:00Z">
            <w:rPr/>
          </w:rPrChange>
        </w:rPr>
        <w:instrText xml:space="preserve"> </w:instrText>
      </w:r>
      <w:r>
        <w:fldChar w:fldCharType="separate"/>
      </w:r>
      <w:r w:rsidR="006041B4" w:rsidRPr="00674711">
        <w:rPr>
          <w:lang w:val="ru-RU"/>
          <w:rPrChange w:id="4526" w:author="Nik K" w:date="2026-10-29T00:18:00Z">
            <w:rPr/>
          </w:rPrChange>
        </w:rPr>
        <w:t xml:space="preserve">Канонический реестр статических </w:t>
      </w:r>
      <w:r w:rsidR="006041B4">
        <w:t>STL</w:t>
      </w:r>
      <w:r>
        <w:fldChar w:fldCharType="end"/>
      </w:r>
      <w:r w:rsidR="006041B4" w:rsidRPr="00674711">
        <w:rPr>
          <w:lang w:val="ru-RU"/>
          <w:rPrChange w:id="4527" w:author="Nik K" w:date="2026-10-29T00:18:00Z">
            <w:rPr/>
          </w:rPrChange>
        </w:rPr>
        <w:t xml:space="preserve">; </w:t>
      </w:r>
      <w:r>
        <w:fldChar w:fldCharType="begin"/>
      </w:r>
      <w:r w:rsidRPr="00674711">
        <w:rPr>
          <w:lang w:val="ru-RU"/>
          <w:rPrChange w:id="4528" w:author="Nik K" w:date="2026-10-29T00:18:00Z">
            <w:rPr/>
          </w:rPrChange>
        </w:rPr>
        <w:instrText xml:space="preserve"> </w:instrText>
      </w:r>
      <w:r>
        <w:instrText>HYPERLINK</w:instrText>
      </w:r>
      <w:r w:rsidRPr="00674711">
        <w:rPr>
          <w:lang w:val="ru-RU"/>
          <w:rPrChange w:id="4529" w:author="Nik K" w:date="2026-10-29T00:18:00Z">
            <w:rPr/>
          </w:rPrChange>
        </w:rPr>
        <w:instrText xml:space="preserve"> "../../../../.</w:instrText>
      </w:r>
      <w:r w:rsidRPr="00674711">
        <w:rPr>
          <w:lang w:val="ru-RU"/>
          <w:rPrChange w:id="4530" w:author="Nik K" w:date="2026-10-29T00:18:00Z">
            <w:rPr/>
          </w:rPrChange>
        </w:rPr>
        <w:instrText>./</w:instrText>
      </w:r>
      <w:r>
        <w:instrText>docs</w:instrText>
      </w:r>
      <w:r w:rsidRPr="00674711">
        <w:rPr>
          <w:lang w:val="ru-RU"/>
          <w:rPrChange w:id="4531" w:author="Nik K" w:date="2026-10-29T00:18:00Z">
            <w:rPr/>
          </w:rPrChange>
        </w:rPr>
        <w:instrText>/</w:instrText>
      </w:r>
      <w:r>
        <w:instrText>CT</w:instrText>
      </w:r>
      <w:r w:rsidRPr="00674711">
        <w:rPr>
          <w:lang w:val="ru-RU"/>
          <w:rPrChange w:id="4532" w:author="Nik K" w:date="2026-10-29T00:18:00Z">
            <w:rPr/>
          </w:rPrChange>
        </w:rPr>
        <w:instrText>_</w:instrText>
      </w:r>
      <w:r>
        <w:instrText>FEM</w:instrText>
      </w:r>
      <w:r w:rsidRPr="00674711">
        <w:rPr>
          <w:lang w:val="ru-RU"/>
          <w:rPrChange w:id="4533" w:author="Nik K" w:date="2026-10-29T00:18:00Z">
            <w:rPr/>
          </w:rPrChange>
        </w:rPr>
        <w:instrText>_</w:instrText>
      </w:r>
      <w:r>
        <w:instrText>PREPARATION</w:instrText>
      </w:r>
      <w:r w:rsidRPr="00674711">
        <w:rPr>
          <w:lang w:val="ru-RU"/>
          <w:rPrChange w:id="4534" w:author="Nik K" w:date="2026-10-29T00:18:00Z">
            <w:rPr/>
          </w:rPrChange>
        </w:rPr>
        <w:instrText>_</w:instrText>
      </w:r>
      <w:r>
        <w:instrText>STANDARD</w:instrText>
      </w:r>
      <w:r w:rsidRPr="00674711">
        <w:rPr>
          <w:lang w:val="ru-RU"/>
          <w:rPrChange w:id="4535" w:author="Nik K" w:date="2026-10-29T00:18:00Z">
            <w:rPr/>
          </w:rPrChange>
        </w:rPr>
        <w:instrText>.</w:instrText>
      </w:r>
      <w:r>
        <w:instrText>md</w:instrText>
      </w:r>
      <w:r w:rsidRPr="00674711">
        <w:rPr>
          <w:lang w:val="ru-RU"/>
          <w:rPrChange w:id="4536" w:author="Nik K" w:date="2026-10-29T00:18:00Z">
            <w:rPr/>
          </w:rPrChange>
        </w:rPr>
        <w:instrText>" \</w:instrText>
      </w:r>
      <w:r>
        <w:instrText>h</w:instrText>
      </w:r>
      <w:r w:rsidRPr="00674711">
        <w:rPr>
          <w:lang w:val="ru-RU"/>
          <w:rPrChange w:id="4537" w:author="Nik K" w:date="2026-10-29T00:18:00Z">
            <w:rPr/>
          </w:rPrChange>
        </w:rPr>
        <w:instrText xml:space="preserve"> </w:instrText>
      </w:r>
      <w:r>
        <w:fldChar w:fldCharType="separate"/>
      </w:r>
      <w:r w:rsidR="006041B4" w:rsidRPr="00674711">
        <w:rPr>
          <w:lang w:val="ru-RU"/>
          <w:rPrChange w:id="4538" w:author="Nik K" w:date="2026-10-29T00:18:00Z">
            <w:rPr/>
          </w:rPrChange>
        </w:rPr>
        <w:t>единый стандарт подготовки КТ/</w:t>
      </w:r>
      <w:r w:rsidR="006041B4">
        <w:t>FEM</w:t>
      </w:r>
      <w:r>
        <w:fldChar w:fldCharType="end"/>
      </w:r>
      <w:r w:rsidR="006041B4" w:rsidRPr="00674711">
        <w:rPr>
          <w:lang w:val="ru-RU"/>
          <w:rPrChange w:id="4539" w:author="Nik K" w:date="2026-10-29T00:18:00Z">
            <w:rPr/>
          </w:rPrChange>
        </w:rPr>
        <w:t xml:space="preserve">. </w:t>
      </w:r>
      <w:proofErr w:type="spellStart"/>
      <w:r w:rsidR="006041B4">
        <w:t>Внутренние</w:t>
      </w:r>
      <w:proofErr w:type="spellEnd"/>
      <w:r w:rsidR="006041B4">
        <w:t xml:space="preserve"> </w:t>
      </w:r>
      <w:proofErr w:type="spellStart"/>
      <w:r w:rsidR="006041B4">
        <w:t>документы</w:t>
      </w:r>
      <w:proofErr w:type="spellEnd"/>
      <w:r w:rsidR="006041B4">
        <w:t xml:space="preserve"> </w:t>
      </w:r>
      <w:proofErr w:type="spellStart"/>
      <w:r w:rsidR="006041B4">
        <w:t>происхождения</w:t>
      </w:r>
      <w:proofErr w:type="spellEnd"/>
      <w:r w:rsidR="006041B4">
        <w:t xml:space="preserve"> и </w:t>
      </w:r>
      <w:proofErr w:type="spellStart"/>
      <w:r w:rsidR="006041B4">
        <w:t>подготовки</w:t>
      </w:r>
      <w:proofErr w:type="spellEnd"/>
      <w:r w:rsidR="006041B4">
        <w:t xml:space="preserve"> </w:t>
      </w:r>
      <w:proofErr w:type="spellStart"/>
      <w:r w:rsidR="006041B4">
        <w:t>анатомии</w:t>
      </w:r>
      <w:proofErr w:type="spellEnd"/>
      <w:r w:rsidR="006041B4">
        <w:t>.</w:t>
      </w:r>
    </w:p>
    <w:p w14:paraId="1AAC7DFD" w14:textId="77777777" w:rsidR="003416EE" w:rsidRPr="00674711" w:rsidRDefault="006041B4">
      <w:pPr>
        <w:pStyle w:val="14"/>
        <w:numPr>
          <w:ilvl w:val="0"/>
          <w:numId w:val="12"/>
        </w:numPr>
        <w:spacing w:after="100" w:line="264" w:lineRule="auto"/>
        <w:ind w:left="397" w:hanging="397"/>
        <w:rPr>
          <w:lang w:val="ru-RU"/>
          <w:rPrChange w:id="4540" w:author="Nik K" w:date="2026-10-29T00:18:00Z">
            <w:rPr/>
          </w:rPrChange>
        </w:rPr>
      </w:pPr>
      <w:r w:rsidRPr="00674711">
        <w:rPr>
          <w:lang w:val="ru-RU"/>
          <w:rPrChange w:id="4541" w:author="Nik K" w:date="2026-10-29T00:18:00Z">
            <w:rPr/>
          </w:rPrChange>
        </w:rPr>
        <w:t xml:space="preserve">Аудит КТ-референса (материал не приложен), </w:t>
      </w:r>
      <w:proofErr w:type="spellStart"/>
      <w:r w:rsidRPr="00674711">
        <w:rPr>
          <w:lang w:val="ru-RU"/>
          <w:rPrChange w:id="4542" w:author="Nik K" w:date="2026-10-29T00:18:00Z">
            <w:rPr/>
          </w:rPrChange>
        </w:rPr>
        <w:t>пофазные</w:t>
      </w:r>
      <w:proofErr w:type="spellEnd"/>
      <w:r w:rsidRPr="00674711">
        <w:rPr>
          <w:lang w:val="ru-RU"/>
          <w:rPrChange w:id="4543" w:author="Nik K" w:date="2026-10-29T00:18:00Z">
            <w:rPr/>
          </w:rPrChange>
        </w:rPr>
        <w:t xml:space="preserve"> объёмы (материал не приложен), отдельное восстановление повреждённых производных (материал не приложен); проверка доступных источников динамической КТ Я (материал не приложен).</w:t>
      </w:r>
    </w:p>
    <w:p w14:paraId="666A1B97" w14:textId="77777777" w:rsidR="003416EE" w:rsidRDefault="006041B4">
      <w:pPr>
        <w:pStyle w:val="14"/>
        <w:numPr>
          <w:ilvl w:val="0"/>
          <w:numId w:val="12"/>
        </w:numPr>
        <w:spacing w:after="100" w:line="264" w:lineRule="auto"/>
        <w:ind w:left="397" w:hanging="397"/>
      </w:pPr>
      <w:r w:rsidRPr="00674711">
        <w:rPr>
          <w:lang w:val="ru-RU"/>
          <w:rPrChange w:id="4544" w:author="Nik K" w:date="2026-10-29T00:18:00Z">
            <w:rPr/>
          </w:rPrChange>
        </w:rPr>
        <w:t xml:space="preserve">Индивидуальный расчёт ЭИТ и условный перенос в ТТРКГ (материал не приложен). </w:t>
      </w:r>
      <w:proofErr w:type="spellStart"/>
      <w:r>
        <w:t>Состояние</w:t>
      </w:r>
      <w:proofErr w:type="spellEnd"/>
      <w:r>
        <w:t xml:space="preserve"> </w:t>
      </w:r>
      <w:proofErr w:type="spellStart"/>
      <w:r>
        <w:t>на</w:t>
      </w:r>
      <w:proofErr w:type="spellEnd"/>
      <w:r>
        <w:t xml:space="preserve"> 28.10.2026; </w:t>
      </w:r>
      <w:proofErr w:type="spellStart"/>
      <w:r>
        <w:t>техническое</w:t>
      </w:r>
      <w:proofErr w:type="spellEnd"/>
      <w:r>
        <w:t xml:space="preserve"> </w:t>
      </w:r>
      <w:proofErr w:type="spellStart"/>
      <w:r>
        <w:t>выполнение</w:t>
      </w:r>
      <w:proofErr w:type="spellEnd"/>
      <w:r>
        <w:t xml:space="preserve"> </w:t>
      </w:r>
      <w:proofErr w:type="spellStart"/>
      <w:r>
        <w:t>отделено</w:t>
      </w:r>
      <w:proofErr w:type="spellEnd"/>
      <w:r>
        <w:t xml:space="preserve"> </w:t>
      </w:r>
      <w:proofErr w:type="spellStart"/>
      <w:r>
        <w:t>от</w:t>
      </w:r>
      <w:proofErr w:type="spellEnd"/>
      <w:r>
        <w:t xml:space="preserve"> </w:t>
      </w:r>
      <w:proofErr w:type="spellStart"/>
      <w:r>
        <w:t>физиологического</w:t>
      </w:r>
      <w:proofErr w:type="spellEnd"/>
      <w:r>
        <w:t xml:space="preserve"> </w:t>
      </w:r>
      <w:proofErr w:type="spellStart"/>
      <w:r>
        <w:t>принятия</w:t>
      </w:r>
      <w:proofErr w:type="spellEnd"/>
      <w:r>
        <w:t xml:space="preserve"> </w:t>
      </w:r>
      <w:proofErr w:type="spellStart"/>
      <w:r>
        <w:t>результатов</w:t>
      </w:r>
      <w:proofErr w:type="spellEnd"/>
      <w:r>
        <w:t>.</w:t>
      </w:r>
    </w:p>
    <w:p w14:paraId="0FB1510A" w14:textId="4DBEDA5B" w:rsidR="003416EE" w:rsidRPr="00674711" w:rsidRDefault="006B31AF">
      <w:pPr>
        <w:pStyle w:val="14"/>
        <w:numPr>
          <w:ilvl w:val="0"/>
          <w:numId w:val="12"/>
        </w:numPr>
        <w:spacing w:after="100" w:line="264" w:lineRule="auto"/>
        <w:ind w:left="397" w:hanging="397"/>
        <w:rPr>
          <w:lang w:val="ru-RU"/>
          <w:rPrChange w:id="4545" w:author="Nik K" w:date="2026-10-29T00:18:00Z">
            <w:rPr/>
          </w:rPrChange>
        </w:rPr>
      </w:pPr>
      <w:r>
        <w:fldChar w:fldCharType="begin"/>
      </w:r>
      <w:r w:rsidRPr="00674711">
        <w:rPr>
          <w:lang w:val="ru-RU"/>
          <w:rPrChange w:id="4546" w:author="Nik K" w:date="2026-10-29T00:18:00Z">
            <w:rPr/>
          </w:rPrChange>
        </w:rPr>
        <w:instrText xml:space="preserve"> </w:instrText>
      </w:r>
      <w:r>
        <w:instrText>HYPERLINK</w:instrText>
      </w:r>
      <w:r w:rsidRPr="00674711">
        <w:rPr>
          <w:lang w:val="ru-RU"/>
          <w:rPrChange w:id="4547" w:author="Nik K" w:date="2026-10-29T00:18:00Z">
            <w:rPr/>
          </w:rPrChange>
        </w:rPr>
        <w:instrText xml:space="preserve"> "../../../../../</w:instrText>
      </w:r>
      <w:r>
        <w:instrText>configs</w:instrText>
      </w:r>
      <w:r w:rsidRPr="00674711">
        <w:rPr>
          <w:lang w:val="ru-RU"/>
          <w:rPrChange w:id="4548" w:author="Nik K" w:date="2026-10-29T00:18:00Z">
            <w:rPr/>
          </w:rPrChange>
        </w:rPr>
        <w:instrText>/</w:instrText>
      </w:r>
      <w:r>
        <w:instrText>scorpion</w:instrText>
      </w:r>
      <w:r w:rsidRPr="00674711">
        <w:rPr>
          <w:lang w:val="ru-RU"/>
          <w:rPrChange w:id="4549" w:author="Nik K" w:date="2026-10-29T00:18:00Z">
            <w:rPr/>
          </w:rPrChange>
        </w:rPr>
        <w:instrText>_</w:instrText>
      </w:r>
      <w:r>
        <w:instrText>canonical</w:instrText>
      </w:r>
      <w:r w:rsidRPr="00674711">
        <w:rPr>
          <w:lang w:val="ru-RU"/>
          <w:rPrChange w:id="4550" w:author="Nik K" w:date="2026-10-29T00:18:00Z">
            <w:rPr/>
          </w:rPrChange>
        </w:rPr>
        <w:instrText>_</w:instrText>
      </w:r>
      <w:r>
        <w:instrText>stl</w:instrText>
      </w:r>
      <w:r w:rsidRPr="00674711">
        <w:rPr>
          <w:lang w:val="ru-RU"/>
          <w:rPrChange w:id="4551" w:author="Nik K" w:date="2026-10-29T00:18:00Z">
            <w:rPr/>
          </w:rPrChange>
        </w:rPr>
        <w:instrText>.</w:instrText>
      </w:r>
      <w:r>
        <w:instrText>json</w:instrText>
      </w:r>
      <w:r w:rsidRPr="00674711">
        <w:rPr>
          <w:lang w:val="ru-RU"/>
          <w:rPrChange w:id="4552" w:author="Nik K" w:date="2026-10-29T00:18:00Z">
            <w:rPr/>
          </w:rPrChange>
        </w:rPr>
        <w:instrText>" \</w:instrText>
      </w:r>
      <w:r>
        <w:instrText>h</w:instrText>
      </w:r>
      <w:r w:rsidRPr="00674711">
        <w:rPr>
          <w:lang w:val="ru-RU"/>
          <w:rPrChange w:id="4553" w:author="Nik K" w:date="2026-10-29T00:18:00Z">
            <w:rPr/>
          </w:rPrChange>
        </w:rPr>
        <w:instrText xml:space="preserve"> </w:instrText>
      </w:r>
      <w:r>
        <w:fldChar w:fldCharType="separate"/>
      </w:r>
      <w:r w:rsidR="006041B4" w:rsidRPr="00674711">
        <w:rPr>
          <w:lang w:val="ru-RU"/>
          <w:rPrChange w:id="4554" w:author="Nik K" w:date="2026-10-29T00:18:00Z">
            <w:rPr/>
          </w:rPrChange>
        </w:rPr>
        <w:t xml:space="preserve">Канонический реестр статических </w:t>
      </w:r>
      <w:r w:rsidR="006041B4">
        <w:t>STL</w:t>
      </w:r>
      <w:r w:rsidR="006041B4" w:rsidRPr="00674711">
        <w:rPr>
          <w:lang w:val="ru-RU"/>
          <w:rPrChange w:id="4555" w:author="Nik K" w:date="2026-10-29T00:18:00Z">
            <w:rPr/>
          </w:rPrChange>
        </w:rPr>
        <w:t>, решение от 26.10.2026</w:t>
      </w:r>
      <w:r>
        <w:fldChar w:fldCharType="end"/>
      </w:r>
      <w:r w:rsidR="006041B4" w:rsidRPr="00674711">
        <w:rPr>
          <w:lang w:val="ru-RU"/>
          <w:rPrChange w:id="4556" w:author="Nik K" w:date="2026-10-29T00:18:00Z">
            <w:rPr/>
          </w:rPrChange>
        </w:rPr>
        <w:t>. Связанные паспорта сегментации Н, Г, Я и контрольные суммы поверхностей.</w:t>
      </w:r>
    </w:p>
    <w:p w14:paraId="207EB6AA" w14:textId="2DCBB651" w:rsidR="003416EE" w:rsidRDefault="006B31AF">
      <w:pPr>
        <w:pStyle w:val="14"/>
        <w:numPr>
          <w:ilvl w:val="0"/>
          <w:numId w:val="12"/>
        </w:numPr>
        <w:spacing w:after="100" w:line="264" w:lineRule="auto"/>
        <w:ind w:left="397" w:hanging="397"/>
      </w:pPr>
      <w:r>
        <w:fldChar w:fldCharType="begin"/>
      </w:r>
      <w:r w:rsidRPr="00674711">
        <w:rPr>
          <w:lang w:val="ru-RU"/>
          <w:rPrChange w:id="4557" w:author="Nik K" w:date="2026-10-29T00:18:00Z">
            <w:rPr/>
          </w:rPrChange>
        </w:rPr>
        <w:instrText xml:space="preserve"> </w:instrText>
      </w:r>
      <w:r>
        <w:instrText>HYPERLINK</w:instrText>
      </w:r>
      <w:r w:rsidRPr="00674711">
        <w:rPr>
          <w:lang w:val="ru-RU"/>
          <w:rPrChange w:id="4558" w:author="Nik K" w:date="2026-10-29T00:18:00Z">
            <w:rPr/>
          </w:rPrChange>
        </w:rPr>
        <w:instrText xml:space="preserve"> "../../../.</w:instrText>
      </w:r>
      <w:r w:rsidRPr="00674711">
        <w:rPr>
          <w:lang w:val="ru-RU"/>
          <w:rPrChange w:id="4559" w:author="Nik K" w:date="2026-10-29T00:18:00Z">
            <w:rPr/>
          </w:rPrChange>
        </w:rPr>
        <w:instrText>./../</w:instrText>
      </w:r>
      <w:r>
        <w:instrText>docs</w:instrText>
      </w:r>
      <w:r w:rsidRPr="00674711">
        <w:rPr>
          <w:lang w:val="ru-RU"/>
          <w:rPrChange w:id="4560" w:author="Nik K" w:date="2026-10-29T00:18:00Z">
            <w:rPr/>
          </w:rPrChange>
        </w:rPr>
        <w:instrText>/</w:instrText>
      </w:r>
      <w:r>
        <w:instrText>CT</w:instrText>
      </w:r>
      <w:r w:rsidRPr="00674711">
        <w:rPr>
          <w:lang w:val="ru-RU"/>
          <w:rPrChange w:id="4561" w:author="Nik K" w:date="2026-10-29T00:18:00Z">
            <w:rPr/>
          </w:rPrChange>
        </w:rPr>
        <w:instrText>_</w:instrText>
      </w:r>
      <w:r>
        <w:instrText>FEM</w:instrText>
      </w:r>
      <w:r w:rsidRPr="00674711">
        <w:rPr>
          <w:lang w:val="ru-RU"/>
          <w:rPrChange w:id="4562" w:author="Nik K" w:date="2026-10-29T00:18:00Z">
            <w:rPr/>
          </w:rPrChange>
        </w:rPr>
        <w:instrText>_</w:instrText>
      </w:r>
      <w:r>
        <w:instrText>PREPARATION</w:instrText>
      </w:r>
      <w:r w:rsidRPr="00674711">
        <w:rPr>
          <w:lang w:val="ru-RU"/>
          <w:rPrChange w:id="4563" w:author="Nik K" w:date="2026-10-29T00:18:00Z">
            <w:rPr/>
          </w:rPrChange>
        </w:rPr>
        <w:instrText>_</w:instrText>
      </w:r>
      <w:r>
        <w:instrText>STANDARD</w:instrText>
      </w:r>
      <w:r w:rsidRPr="00674711">
        <w:rPr>
          <w:lang w:val="ru-RU"/>
          <w:rPrChange w:id="4564" w:author="Nik K" w:date="2026-10-29T00:18:00Z">
            <w:rPr/>
          </w:rPrChange>
        </w:rPr>
        <w:instrText>.</w:instrText>
      </w:r>
      <w:r>
        <w:instrText>md</w:instrText>
      </w:r>
      <w:r w:rsidRPr="00674711">
        <w:rPr>
          <w:lang w:val="ru-RU"/>
          <w:rPrChange w:id="4565" w:author="Nik K" w:date="2026-10-29T00:18:00Z">
            <w:rPr/>
          </w:rPrChange>
        </w:rPr>
        <w:instrText>" \</w:instrText>
      </w:r>
      <w:r>
        <w:instrText>h</w:instrText>
      </w:r>
      <w:r w:rsidRPr="00674711">
        <w:rPr>
          <w:lang w:val="ru-RU"/>
          <w:rPrChange w:id="4566" w:author="Nik K" w:date="2026-10-29T00:18:00Z">
            <w:rPr/>
          </w:rPrChange>
        </w:rPr>
        <w:instrText xml:space="preserve"> </w:instrText>
      </w:r>
      <w:r>
        <w:fldChar w:fldCharType="separate"/>
      </w:r>
      <w:r w:rsidR="006041B4" w:rsidRPr="00674711">
        <w:rPr>
          <w:lang w:val="ru-RU"/>
          <w:rPrChange w:id="4567" w:author="Nik K" w:date="2026-10-29T00:18:00Z">
            <w:rPr/>
          </w:rPrChange>
        </w:rPr>
        <w:t>Единый стандарт подготовки индивидуальной КТ-модели</w:t>
      </w:r>
      <w:r>
        <w:fldChar w:fldCharType="end"/>
      </w:r>
      <w:r w:rsidR="006041B4" w:rsidRPr="00674711">
        <w:rPr>
          <w:lang w:val="ru-RU"/>
          <w:rPrChange w:id="4568" w:author="Nik K" w:date="2026-10-29T00:18:00Z">
            <w:rPr/>
          </w:rPrChange>
        </w:rPr>
        <w:t xml:space="preserve">. </w:t>
      </w:r>
      <w:proofErr w:type="spellStart"/>
      <w:r w:rsidR="006041B4">
        <w:t>Редакция</w:t>
      </w:r>
      <w:proofErr w:type="spellEnd"/>
      <w:r w:rsidR="006041B4">
        <w:t xml:space="preserve"> </w:t>
      </w:r>
      <w:proofErr w:type="spellStart"/>
      <w:r w:rsidR="006041B4">
        <w:t>от</w:t>
      </w:r>
      <w:proofErr w:type="spellEnd"/>
      <w:r w:rsidR="006041B4">
        <w:t xml:space="preserve"> 26.10.2026.</w:t>
      </w:r>
    </w:p>
    <w:p w14:paraId="38325CEB" w14:textId="77777777" w:rsidR="003416EE" w:rsidRPr="00674711" w:rsidRDefault="006041B4">
      <w:pPr>
        <w:pStyle w:val="14"/>
        <w:numPr>
          <w:ilvl w:val="0"/>
          <w:numId w:val="12"/>
        </w:numPr>
        <w:spacing w:after="100" w:line="264" w:lineRule="auto"/>
        <w:ind w:left="397" w:hanging="397"/>
        <w:rPr>
          <w:lang w:val="ru-RU"/>
          <w:rPrChange w:id="4569" w:author="Nik K" w:date="2026-10-29T00:18:00Z">
            <w:rPr/>
          </w:rPrChange>
        </w:rPr>
      </w:pPr>
      <w:r w:rsidRPr="00674711">
        <w:rPr>
          <w:lang w:val="ru-RU"/>
          <w:rPrChange w:id="4570" w:author="Nik K" w:date="2026-10-29T00:18:00Z">
            <w:rPr/>
          </w:rPrChange>
        </w:rPr>
        <w:t>Паспорт проверенного КТ-референса (материал не приложен) и историческое геометрическое сравнение (материал не приложен).</w:t>
      </w:r>
    </w:p>
    <w:p w14:paraId="7F236FF2" w14:textId="7B1E1DE2" w:rsidR="003416EE" w:rsidRDefault="006B31AF">
      <w:pPr>
        <w:pStyle w:val="14"/>
        <w:numPr>
          <w:ilvl w:val="0"/>
          <w:numId w:val="12"/>
        </w:numPr>
        <w:spacing w:after="100" w:line="264" w:lineRule="auto"/>
        <w:ind w:left="397" w:hanging="397"/>
      </w:pPr>
      <w:hyperlink r:id="rId109">
        <w:proofErr w:type="spellStart"/>
        <w:r w:rsidR="006041B4">
          <w:t>Реестр</w:t>
        </w:r>
        <w:proofErr w:type="spellEnd"/>
        <w:r w:rsidR="006041B4">
          <w:t xml:space="preserve"> </w:t>
        </w:r>
        <w:proofErr w:type="spellStart"/>
        <w:r w:rsidR="006041B4">
          <w:t>методов</w:t>
        </w:r>
        <w:proofErr w:type="spellEnd"/>
        <w:r w:rsidR="006041B4">
          <w:t xml:space="preserve"> </w:t>
        </w:r>
        <w:proofErr w:type="spellStart"/>
        <w:r w:rsidR="006041B4">
          <w:t>аппроксимации</w:t>
        </w:r>
        <w:proofErr w:type="spellEnd"/>
        <w:r w:rsidR="006041B4">
          <w:t xml:space="preserve"> </w:t>
        </w:r>
        <w:proofErr w:type="spellStart"/>
        <w:r w:rsidR="006041B4">
          <w:t>сердца</w:t>
        </w:r>
        <w:proofErr w:type="spellEnd"/>
      </w:hyperlink>
      <w:r w:rsidR="006041B4">
        <w:t>.</w:t>
      </w:r>
    </w:p>
    <w:p w14:paraId="0D8A892F" w14:textId="77777777" w:rsidR="003416EE" w:rsidRPr="00674711" w:rsidRDefault="006041B4">
      <w:pPr>
        <w:pStyle w:val="14"/>
        <w:numPr>
          <w:ilvl w:val="0"/>
          <w:numId w:val="12"/>
        </w:numPr>
        <w:spacing w:after="100" w:line="264" w:lineRule="auto"/>
        <w:ind w:left="397" w:hanging="397"/>
        <w:rPr>
          <w:lang w:val="ru-RU"/>
          <w:rPrChange w:id="4571" w:author="Nik K" w:date="2026-10-29T00:18:00Z">
            <w:rPr/>
          </w:rPrChange>
        </w:rPr>
      </w:pPr>
      <w:proofErr w:type="spellStart"/>
      <w:r w:rsidRPr="00674711">
        <w:rPr>
          <w:lang w:val="ru-RU"/>
          <w:rPrChange w:id="4572" w:author="Nik K" w:date="2026-10-29T00:18:00Z">
            <w:rPr/>
          </w:rPrChange>
        </w:rPr>
        <w:t>Пофазные</w:t>
      </w:r>
      <w:proofErr w:type="spellEnd"/>
      <w:r w:rsidRPr="00674711">
        <w:rPr>
          <w:lang w:val="ru-RU"/>
          <w:rPrChange w:id="4573" w:author="Nik K" w:date="2026-10-29T00:18:00Z">
            <w:rPr/>
          </w:rPrChange>
        </w:rPr>
        <w:t xml:space="preserve"> результаты полного сравнения Н (материал не приложен).</w:t>
      </w:r>
    </w:p>
    <w:p w14:paraId="16BD83B4" w14:textId="77777777" w:rsidR="003416EE" w:rsidRPr="00674711" w:rsidRDefault="006041B4">
      <w:pPr>
        <w:pStyle w:val="14"/>
        <w:numPr>
          <w:ilvl w:val="0"/>
          <w:numId w:val="12"/>
        </w:numPr>
        <w:spacing w:after="100" w:line="264" w:lineRule="auto"/>
        <w:ind w:left="397" w:hanging="397"/>
        <w:rPr>
          <w:lang w:val="ru-RU"/>
          <w:rPrChange w:id="4574" w:author="Nik K" w:date="2026-10-29T00:18:00Z">
            <w:rPr/>
          </w:rPrChange>
        </w:rPr>
      </w:pPr>
      <w:r w:rsidRPr="00674711">
        <w:rPr>
          <w:lang w:val="ru-RU"/>
          <w:rPrChange w:id="4575" w:author="Nik K" w:date="2026-10-29T00:18:00Z">
            <w:rPr/>
          </w:rPrChange>
        </w:rPr>
        <w:t xml:space="preserve">Паспорт статической </w:t>
      </w:r>
      <w:r>
        <w:t>STL</w:t>
      </w:r>
      <w:r w:rsidRPr="00674711">
        <w:rPr>
          <w:lang w:val="ru-RU"/>
          <w:rPrChange w:id="4576" w:author="Nik K" w:date="2026-10-29T00:18:00Z">
            <w:rPr/>
          </w:rPrChange>
        </w:rPr>
        <w:t xml:space="preserve"> и её аппроксимаций (материал не приложен).</w:t>
      </w:r>
    </w:p>
    <w:p w14:paraId="7F7249A2" w14:textId="77777777" w:rsidR="003416EE" w:rsidRPr="00674711" w:rsidRDefault="006041B4">
      <w:pPr>
        <w:pStyle w:val="14"/>
        <w:numPr>
          <w:ilvl w:val="0"/>
          <w:numId w:val="12"/>
        </w:numPr>
        <w:spacing w:after="100" w:line="264" w:lineRule="auto"/>
        <w:ind w:left="397" w:hanging="397"/>
        <w:rPr>
          <w:lang w:val="ru-RU"/>
          <w:rPrChange w:id="4577" w:author="Nik K" w:date="2026-10-29T00:18:00Z">
            <w:rPr/>
          </w:rPrChange>
        </w:rPr>
      </w:pPr>
      <w:r w:rsidRPr="00674711">
        <w:rPr>
          <w:lang w:val="ru-RU"/>
          <w:rPrChange w:id="4578" w:author="Nik K" w:date="2026-10-29T00:18:00Z">
            <w:rPr/>
          </w:rPrChange>
        </w:rPr>
        <w:t>Учёт крови внутри целой маски и остаточного объёма (материал не приложен).</w:t>
      </w:r>
    </w:p>
    <w:p w14:paraId="5E7FC35C" w14:textId="77777777" w:rsidR="003416EE" w:rsidRPr="00674711" w:rsidRDefault="006041B4">
      <w:pPr>
        <w:pStyle w:val="14"/>
        <w:numPr>
          <w:ilvl w:val="0"/>
          <w:numId w:val="12"/>
        </w:numPr>
        <w:spacing w:after="100" w:line="264" w:lineRule="auto"/>
        <w:ind w:left="397" w:hanging="397"/>
        <w:rPr>
          <w:lang w:val="ru-RU"/>
          <w:rPrChange w:id="4579" w:author="Nik K" w:date="2026-10-29T00:18:00Z">
            <w:rPr/>
          </w:rPrChange>
        </w:rPr>
      </w:pPr>
      <w:r w:rsidRPr="00674711">
        <w:rPr>
          <w:lang w:val="ru-RU"/>
          <w:rPrChange w:id="4580" w:author="Nik K" w:date="2026-10-29T00:18:00Z">
            <w:rPr/>
          </w:rPrChange>
        </w:rPr>
        <w:t>Парные сравнения с переносом и фиксированным центром (материал не приложен).</w:t>
      </w:r>
    </w:p>
    <w:p w14:paraId="667695D5" w14:textId="77777777" w:rsidR="003416EE" w:rsidRPr="00674711" w:rsidRDefault="006041B4">
      <w:pPr>
        <w:pStyle w:val="14"/>
        <w:numPr>
          <w:ilvl w:val="0"/>
          <w:numId w:val="12"/>
        </w:numPr>
        <w:spacing w:after="100" w:line="264" w:lineRule="auto"/>
        <w:ind w:left="397" w:hanging="397"/>
        <w:rPr>
          <w:lang w:val="ru-RU"/>
          <w:rPrChange w:id="4581" w:author="Nik K" w:date="2026-10-29T00:18:00Z">
            <w:rPr/>
          </w:rPrChange>
        </w:rPr>
      </w:pPr>
      <w:r w:rsidRPr="00674711">
        <w:rPr>
          <w:lang w:val="ru-RU"/>
          <w:rPrChange w:id="4582" w:author="Nik K" w:date="2026-10-29T00:18:00Z">
            <w:rPr/>
          </w:rPrChange>
        </w:rPr>
        <w:t>Изменение результатов при уточнении численных настроек (материал не приложен).</w:t>
      </w:r>
    </w:p>
    <w:p w14:paraId="6E5EFE6B" w14:textId="77777777" w:rsidR="003416EE" w:rsidRPr="00674711" w:rsidRDefault="006041B4">
      <w:pPr>
        <w:pStyle w:val="14"/>
        <w:numPr>
          <w:ilvl w:val="0"/>
          <w:numId w:val="12"/>
        </w:numPr>
        <w:spacing w:after="100" w:line="264" w:lineRule="auto"/>
        <w:ind w:left="397" w:hanging="397"/>
        <w:rPr>
          <w:lang w:val="ru-RU"/>
          <w:rPrChange w:id="4583" w:author="Nik K" w:date="2026-10-29T00:18:00Z">
            <w:rPr/>
          </w:rPrChange>
        </w:rPr>
      </w:pPr>
      <w:r w:rsidRPr="00674711">
        <w:rPr>
          <w:lang w:val="ru-RU"/>
          <w:rPrChange w:id="4584" w:author="Nik K" w:date="2026-10-29T00:18:00Z">
            <w:rPr/>
          </w:rPrChange>
        </w:rPr>
        <w:t>Проверка выбора единственной опоры (материал не приложен).</w:t>
      </w:r>
    </w:p>
    <w:p w14:paraId="4D533A3E" w14:textId="77777777" w:rsidR="003416EE" w:rsidRPr="00674711" w:rsidRDefault="006041B4">
      <w:pPr>
        <w:pStyle w:val="14"/>
        <w:numPr>
          <w:ilvl w:val="0"/>
          <w:numId w:val="12"/>
        </w:numPr>
        <w:spacing w:after="100" w:line="264" w:lineRule="auto"/>
        <w:ind w:left="397" w:hanging="397"/>
        <w:rPr>
          <w:lang w:val="ru-RU"/>
          <w:rPrChange w:id="4585" w:author="Nik K" w:date="2026-10-29T00:18:00Z">
            <w:rPr/>
          </w:rPrChange>
        </w:rPr>
      </w:pPr>
      <w:r w:rsidRPr="00674711">
        <w:rPr>
          <w:lang w:val="ru-RU"/>
          <w:rPrChange w:id="4586" w:author="Nik K" w:date="2026-10-29T00:18:00Z">
            <w:rPr/>
          </w:rPrChange>
        </w:rPr>
        <w:t>Протокол двумерных контурных сравнений (материал не приложен).</w:t>
      </w:r>
    </w:p>
    <w:p w14:paraId="0CEE419B" w14:textId="77777777" w:rsidR="003416EE" w:rsidRPr="00674711" w:rsidRDefault="006041B4">
      <w:pPr>
        <w:pStyle w:val="14"/>
        <w:numPr>
          <w:ilvl w:val="0"/>
          <w:numId w:val="12"/>
        </w:numPr>
        <w:spacing w:after="100" w:line="264" w:lineRule="auto"/>
        <w:ind w:left="397" w:hanging="397"/>
        <w:rPr>
          <w:lang w:val="ru-RU"/>
          <w:rPrChange w:id="4587" w:author="Nik K" w:date="2026-10-29T00:18:00Z">
            <w:rPr/>
          </w:rPrChange>
        </w:rPr>
      </w:pPr>
      <w:r w:rsidRPr="00674711">
        <w:rPr>
          <w:lang w:val="ru-RU"/>
          <w:rPrChange w:id="4588" w:author="Nik K" w:date="2026-10-29T00:18:00Z">
            <w:rPr/>
          </w:rPrChange>
        </w:rPr>
        <w:t>Ошибки линейного закона связи перемещения с объёмом (материал не приложен).</w:t>
      </w:r>
    </w:p>
    <w:p w14:paraId="2B578C0F" w14:textId="77777777" w:rsidR="003416EE" w:rsidRPr="00674711" w:rsidRDefault="006041B4">
      <w:pPr>
        <w:pStyle w:val="14"/>
        <w:numPr>
          <w:ilvl w:val="0"/>
          <w:numId w:val="12"/>
        </w:numPr>
        <w:spacing w:after="100" w:line="264" w:lineRule="auto"/>
        <w:ind w:left="397" w:hanging="397"/>
        <w:rPr>
          <w:lang w:val="ru-RU"/>
          <w:rPrChange w:id="4589" w:author="Nik K" w:date="2026-10-29T00:18:00Z">
            <w:rPr/>
          </w:rPrChange>
        </w:rPr>
      </w:pPr>
      <w:r w:rsidRPr="00674711">
        <w:rPr>
          <w:lang w:val="ru-RU"/>
          <w:rPrChange w:id="4590" w:author="Nik K" w:date="2026-10-29T00:18:00Z">
            <w:rPr/>
          </w:rPrChange>
        </w:rPr>
        <w:t>Паспорт электрического сравнения трёх форм (материал не приложен), итоговый протокол анализа (материал не приложен).</w:t>
      </w:r>
    </w:p>
    <w:p w14:paraId="58A4F07E" w14:textId="4D6D6CD9" w:rsidR="003416EE" w:rsidRPr="00674711" w:rsidRDefault="006041B4">
      <w:pPr>
        <w:pStyle w:val="14"/>
        <w:numPr>
          <w:ilvl w:val="0"/>
          <w:numId w:val="12"/>
        </w:numPr>
        <w:spacing w:after="100" w:line="264" w:lineRule="auto"/>
        <w:ind w:left="397" w:hanging="397"/>
        <w:rPr>
          <w:lang w:val="ru-RU"/>
          <w:rPrChange w:id="4591" w:author="Nik K" w:date="2026-10-29T00:18:00Z">
            <w:rPr/>
          </w:rPrChange>
        </w:rPr>
      </w:pPr>
      <w:proofErr w:type="spellStart"/>
      <w:r>
        <w:t>Dardé</w:t>
      </w:r>
      <w:proofErr w:type="spellEnd"/>
      <w:r>
        <w:t xml:space="preserve"> J., </w:t>
      </w:r>
      <w:proofErr w:type="spellStart"/>
      <w:r>
        <w:t>Staboulis</w:t>
      </w:r>
      <w:proofErr w:type="spellEnd"/>
      <w:r>
        <w:t xml:space="preserve"> S. </w:t>
      </w:r>
      <w:r>
        <w:rPr>
          <w:i/>
          <w:iCs/>
        </w:rPr>
        <w:t>Electrode modelling: The effect of contact impedance</w:t>
      </w:r>
      <w:r>
        <w:t xml:space="preserve">. arXiv:1312.4202v2, 2015. </w:t>
      </w:r>
      <w:r w:rsidRPr="00674711">
        <w:rPr>
          <w:lang w:val="ru-RU"/>
          <w:rPrChange w:id="4592" w:author="Nik K" w:date="2026-10-29T00:18:00Z">
            <w:rPr/>
          </w:rPrChange>
        </w:rPr>
        <w:t xml:space="preserve">Использован §2: полная электродная модель и её вариационная форма. </w:t>
      </w:r>
      <w:r w:rsidR="006B31AF">
        <w:fldChar w:fldCharType="begin"/>
      </w:r>
      <w:r w:rsidR="006B31AF" w:rsidRPr="00674711">
        <w:rPr>
          <w:lang w:val="ru-RU"/>
          <w:rPrChange w:id="4593" w:author="Nik K" w:date="2026-10-29T00:18:00Z">
            <w:rPr/>
          </w:rPrChange>
        </w:rPr>
        <w:instrText xml:space="preserve"> </w:instrText>
      </w:r>
      <w:r w:rsidR="006B31AF">
        <w:instrText>HYPERLINK</w:instrText>
      </w:r>
      <w:r w:rsidR="006B31AF" w:rsidRPr="00674711">
        <w:rPr>
          <w:lang w:val="ru-RU"/>
          <w:rPrChange w:id="4594" w:author="Nik K" w:date="2026-10-29T00:18:00Z">
            <w:rPr/>
          </w:rPrChange>
        </w:rPr>
        <w:instrText xml:space="preserve"> "</w:instrText>
      </w:r>
      <w:r w:rsidR="006B31AF">
        <w:instrText>https</w:instrText>
      </w:r>
      <w:r w:rsidR="006B31AF" w:rsidRPr="00674711">
        <w:rPr>
          <w:lang w:val="ru-RU"/>
          <w:rPrChange w:id="4595" w:author="Nik K" w:date="2026-10-29T00:18:00Z">
            <w:rPr/>
          </w:rPrChange>
        </w:rPr>
        <w:instrText>://</w:instrText>
      </w:r>
      <w:r w:rsidR="006B31AF">
        <w:instrText>arxiv</w:instrText>
      </w:r>
      <w:r w:rsidR="006B31AF" w:rsidRPr="00674711">
        <w:rPr>
          <w:lang w:val="ru-RU"/>
          <w:rPrChange w:id="4596" w:author="Nik K" w:date="2026-10-29T00:18:00Z">
            <w:rPr/>
          </w:rPrChange>
        </w:rPr>
        <w:instrText>.</w:instrText>
      </w:r>
      <w:r w:rsidR="006B31AF">
        <w:instrText>org</w:instrText>
      </w:r>
      <w:r w:rsidR="006B31AF" w:rsidRPr="00674711">
        <w:rPr>
          <w:lang w:val="ru-RU"/>
          <w:rPrChange w:id="4597" w:author="Nik K" w:date="2026-10-29T00:18:00Z">
            <w:rPr/>
          </w:rPrChange>
        </w:rPr>
        <w:instrText>/</w:instrText>
      </w:r>
      <w:r w:rsidR="006B31AF">
        <w:instrText>pdf</w:instrText>
      </w:r>
      <w:r w:rsidR="006B31AF" w:rsidRPr="00674711">
        <w:rPr>
          <w:lang w:val="ru-RU"/>
          <w:rPrChange w:id="4598" w:author="Nik K" w:date="2026-10-29T00:18:00Z">
            <w:rPr/>
          </w:rPrChange>
        </w:rPr>
        <w:instrText>/1312.4202" \</w:instrText>
      </w:r>
      <w:r w:rsidR="006B31AF">
        <w:instrText>h</w:instrText>
      </w:r>
      <w:r w:rsidR="006B31AF" w:rsidRPr="00674711">
        <w:rPr>
          <w:lang w:val="ru-RU"/>
          <w:rPrChange w:id="4599" w:author="Nik K" w:date="2026-10-29T00:18:00Z">
            <w:rPr/>
          </w:rPrChange>
        </w:rPr>
        <w:instrText xml:space="preserve"> </w:instrText>
      </w:r>
      <w:r w:rsidR="006B31AF">
        <w:fldChar w:fldCharType="separate"/>
      </w:r>
      <w:r w:rsidRPr="00674711">
        <w:rPr>
          <w:lang w:val="ru-RU"/>
          <w:rPrChange w:id="4600" w:author="Nik K" w:date="2026-10-29T00:18:00Z">
            <w:rPr/>
          </w:rPrChange>
        </w:rPr>
        <w:t>Полный текст</w:t>
      </w:r>
      <w:r w:rsidR="006B31AF">
        <w:fldChar w:fldCharType="end"/>
      </w:r>
      <w:r w:rsidRPr="00674711">
        <w:rPr>
          <w:lang w:val="ru-RU"/>
          <w:rPrChange w:id="4601" w:author="Nik K" w:date="2026-10-29T00:18:00Z">
            <w:rPr/>
          </w:rPrChange>
        </w:rPr>
        <w:t>.</w:t>
      </w:r>
    </w:p>
    <w:p w14:paraId="4AAAF1D5" w14:textId="79F5A382" w:rsidR="003416EE" w:rsidRDefault="006041B4">
      <w:pPr>
        <w:pStyle w:val="14"/>
        <w:numPr>
          <w:ilvl w:val="0"/>
          <w:numId w:val="12"/>
        </w:numPr>
        <w:spacing w:after="100" w:line="264" w:lineRule="auto"/>
        <w:ind w:left="397" w:hanging="397"/>
      </w:pPr>
      <w:r>
        <w:lastRenderedPageBreak/>
        <w:t xml:space="preserve">Adler A. и </w:t>
      </w:r>
      <w:proofErr w:type="spellStart"/>
      <w:r>
        <w:t>разработчики</w:t>
      </w:r>
      <w:proofErr w:type="spellEnd"/>
      <w:r>
        <w:t xml:space="preserve"> EIDORS. </w:t>
      </w:r>
      <w:proofErr w:type="spellStart"/>
      <w:r>
        <w:rPr>
          <w:i/>
          <w:iCs/>
        </w:rPr>
        <w:t>system_mat_fields</w:t>
      </w:r>
      <w:proofErr w:type="spellEnd"/>
      <w:r>
        <w:t xml:space="preserve">. </w:t>
      </w:r>
      <w:r w:rsidRPr="00674711">
        <w:rPr>
          <w:lang w:val="ru-RU"/>
          <w:rPrChange w:id="4602" w:author="Nik K" w:date="2026-10-29T00:18:00Z">
            <w:rPr/>
          </w:rPrChange>
        </w:rPr>
        <w:t xml:space="preserve">Документация и исходный код формирования объёмной и контактной частей конечноэлементной системы; просмотренная редакция исходника содержит идентификатор 6481 от 26.12.2022. </w:t>
      </w:r>
      <w:r w:rsidR="006B31AF">
        <w:fldChar w:fldCharType="begin"/>
      </w:r>
      <w:r w:rsidR="006B31AF" w:rsidRPr="00674711">
        <w:rPr>
          <w:lang w:val="ru-RU"/>
          <w:rPrChange w:id="4603" w:author="Nik K" w:date="2026-10-29T00:18:00Z">
            <w:rPr/>
          </w:rPrChange>
        </w:rPr>
        <w:instrText xml:space="preserve"> </w:instrText>
      </w:r>
      <w:r w:rsidR="006B31AF">
        <w:instrText>HYPERLINK</w:instrText>
      </w:r>
      <w:r w:rsidR="006B31AF" w:rsidRPr="00674711">
        <w:rPr>
          <w:lang w:val="ru-RU"/>
          <w:rPrChange w:id="4604" w:author="Nik K" w:date="2026-10-29T00:18:00Z">
            <w:rPr/>
          </w:rPrChange>
        </w:rPr>
        <w:instrText xml:space="preserve"> "</w:instrText>
      </w:r>
      <w:r w:rsidR="006B31AF">
        <w:instrText>https</w:instrText>
      </w:r>
      <w:r w:rsidR="006B31AF" w:rsidRPr="00674711">
        <w:rPr>
          <w:lang w:val="ru-RU"/>
          <w:rPrChange w:id="4605" w:author="Nik K" w:date="2026-10-29T00:18:00Z">
            <w:rPr/>
          </w:rPrChange>
        </w:rPr>
        <w:instrText>://</w:instrText>
      </w:r>
      <w:r w:rsidR="006B31AF">
        <w:instrText>eidors</w:instrText>
      </w:r>
      <w:r w:rsidR="006B31AF" w:rsidRPr="00674711">
        <w:rPr>
          <w:lang w:val="ru-RU"/>
          <w:rPrChange w:id="4606" w:author="Nik K" w:date="2026-10-29T00:18:00Z">
            <w:rPr/>
          </w:rPrChange>
        </w:rPr>
        <w:instrText>3</w:instrText>
      </w:r>
      <w:r w:rsidR="006B31AF">
        <w:instrText>d</w:instrText>
      </w:r>
      <w:r w:rsidR="006B31AF" w:rsidRPr="00674711">
        <w:rPr>
          <w:lang w:val="ru-RU"/>
          <w:rPrChange w:id="4607" w:author="Nik K" w:date="2026-10-29T00:18:00Z">
            <w:rPr/>
          </w:rPrChange>
        </w:rPr>
        <w:instrText>.</w:instrText>
      </w:r>
      <w:r w:rsidR="006B31AF">
        <w:instrText>s</w:instrText>
      </w:r>
      <w:r w:rsidR="006B31AF">
        <w:instrText>ourceforge</w:instrText>
      </w:r>
      <w:r w:rsidR="006B31AF" w:rsidRPr="00674711">
        <w:rPr>
          <w:lang w:val="ru-RU"/>
          <w:rPrChange w:id="4608" w:author="Nik K" w:date="2026-10-29T00:18:00Z">
            <w:rPr/>
          </w:rPrChange>
        </w:rPr>
        <w:instrText>.</w:instrText>
      </w:r>
      <w:r w:rsidR="006B31AF">
        <w:instrText>net</w:instrText>
      </w:r>
      <w:r w:rsidR="006B31AF" w:rsidRPr="00674711">
        <w:rPr>
          <w:lang w:val="ru-RU"/>
          <w:rPrChange w:id="4609" w:author="Nik K" w:date="2026-10-29T00:18:00Z">
            <w:rPr/>
          </w:rPrChange>
        </w:rPr>
        <w:instrText>/</w:instrText>
      </w:r>
      <w:r w:rsidR="006B31AF">
        <w:instrText>doc</w:instrText>
      </w:r>
      <w:r w:rsidR="006B31AF" w:rsidRPr="00674711">
        <w:rPr>
          <w:lang w:val="ru-RU"/>
          <w:rPrChange w:id="4610" w:author="Nik K" w:date="2026-10-29T00:18:00Z">
            <w:rPr/>
          </w:rPrChange>
        </w:rPr>
        <w:instrText>/</w:instrText>
      </w:r>
      <w:r w:rsidR="006B31AF">
        <w:instrText>eidors</w:instrText>
      </w:r>
      <w:r w:rsidR="006B31AF" w:rsidRPr="00674711">
        <w:rPr>
          <w:lang w:val="ru-RU"/>
          <w:rPrChange w:id="4611" w:author="Nik K" w:date="2026-10-29T00:18:00Z">
            <w:rPr/>
          </w:rPrChange>
        </w:rPr>
        <w:instrText>/</w:instrText>
      </w:r>
      <w:r w:rsidR="006B31AF">
        <w:instrText>solvers</w:instrText>
      </w:r>
      <w:r w:rsidR="006B31AF" w:rsidRPr="00674711">
        <w:rPr>
          <w:lang w:val="ru-RU"/>
          <w:rPrChange w:id="4612" w:author="Nik K" w:date="2026-10-29T00:18:00Z">
            <w:rPr/>
          </w:rPrChange>
        </w:rPr>
        <w:instrText>/</w:instrText>
      </w:r>
      <w:r w:rsidR="006B31AF">
        <w:instrText>forward</w:instrText>
      </w:r>
      <w:r w:rsidR="006B31AF" w:rsidRPr="00674711">
        <w:rPr>
          <w:lang w:val="ru-RU"/>
          <w:rPrChange w:id="4613" w:author="Nik K" w:date="2026-10-29T00:18:00Z">
            <w:rPr/>
          </w:rPrChange>
        </w:rPr>
        <w:instrText>/</w:instrText>
      </w:r>
      <w:r w:rsidR="006B31AF">
        <w:instrText>system</w:instrText>
      </w:r>
      <w:r w:rsidR="006B31AF" w:rsidRPr="00674711">
        <w:rPr>
          <w:lang w:val="ru-RU"/>
          <w:rPrChange w:id="4614" w:author="Nik K" w:date="2026-10-29T00:18:00Z">
            <w:rPr/>
          </w:rPrChange>
        </w:rPr>
        <w:instrText>_</w:instrText>
      </w:r>
      <w:r w:rsidR="006B31AF">
        <w:instrText>mat</w:instrText>
      </w:r>
      <w:r w:rsidR="006B31AF" w:rsidRPr="00674711">
        <w:rPr>
          <w:lang w:val="ru-RU"/>
          <w:rPrChange w:id="4615" w:author="Nik K" w:date="2026-10-29T00:18:00Z">
            <w:rPr/>
          </w:rPrChange>
        </w:rPr>
        <w:instrText>_</w:instrText>
      </w:r>
      <w:r w:rsidR="006B31AF">
        <w:instrText>fields</w:instrText>
      </w:r>
      <w:r w:rsidR="006B31AF" w:rsidRPr="00674711">
        <w:rPr>
          <w:lang w:val="ru-RU"/>
          <w:rPrChange w:id="4616" w:author="Nik K" w:date="2026-10-29T00:18:00Z">
            <w:rPr/>
          </w:rPrChange>
        </w:rPr>
        <w:instrText>.</w:instrText>
      </w:r>
      <w:r w:rsidR="006B31AF">
        <w:instrText>html</w:instrText>
      </w:r>
      <w:r w:rsidR="006B31AF" w:rsidRPr="00674711">
        <w:rPr>
          <w:lang w:val="ru-RU"/>
          <w:rPrChange w:id="4617" w:author="Nik K" w:date="2026-10-29T00:18:00Z">
            <w:rPr/>
          </w:rPrChange>
        </w:rPr>
        <w:instrText>" \</w:instrText>
      </w:r>
      <w:r w:rsidR="006B31AF">
        <w:instrText>h</w:instrText>
      </w:r>
      <w:r w:rsidR="006B31AF" w:rsidRPr="00674711">
        <w:rPr>
          <w:lang w:val="ru-RU"/>
          <w:rPrChange w:id="4618" w:author="Nik K" w:date="2026-10-29T00:18:00Z">
            <w:rPr/>
          </w:rPrChange>
        </w:rPr>
        <w:instrText xml:space="preserve"> </w:instrText>
      </w:r>
      <w:r w:rsidR="006B31AF">
        <w:fldChar w:fldCharType="separate"/>
      </w:r>
      <w:proofErr w:type="spellStart"/>
      <w:r>
        <w:t>Официальная</w:t>
      </w:r>
      <w:proofErr w:type="spellEnd"/>
      <w:r>
        <w:t xml:space="preserve"> </w:t>
      </w:r>
      <w:proofErr w:type="spellStart"/>
      <w:r>
        <w:t>документация</w:t>
      </w:r>
      <w:proofErr w:type="spellEnd"/>
      <w:r w:rsidR="006B31AF">
        <w:fldChar w:fldCharType="end"/>
      </w:r>
      <w:r>
        <w:t>.</w:t>
      </w:r>
    </w:p>
    <w:p w14:paraId="1B0C4CFA" w14:textId="01A4C906" w:rsidR="003416EE" w:rsidRPr="00674711" w:rsidRDefault="006041B4">
      <w:pPr>
        <w:pStyle w:val="14"/>
        <w:numPr>
          <w:ilvl w:val="0"/>
          <w:numId w:val="12"/>
        </w:numPr>
        <w:spacing w:after="100" w:line="264" w:lineRule="auto"/>
        <w:ind w:left="397" w:hanging="397"/>
        <w:rPr>
          <w:lang w:val="ru-RU"/>
          <w:rPrChange w:id="4619" w:author="Nik K" w:date="2026-10-29T00:18:00Z">
            <w:rPr/>
          </w:rPrChange>
        </w:rPr>
      </w:pPr>
      <w:proofErr w:type="spellStart"/>
      <w:r>
        <w:t>Naydenova</w:t>
      </w:r>
      <w:proofErr w:type="spellEnd"/>
      <w:r>
        <w:t xml:space="preserve"> E., Cavendish S., Wilson A. J. </w:t>
      </w:r>
      <w:r>
        <w:rPr>
          <w:i/>
          <w:iCs/>
        </w:rPr>
        <w:t>Measurement and modelling the sensitivity of tetrapolar transfer impedance measurements</w:t>
      </w:r>
      <w:r>
        <w:t>. Medical</w:t>
      </w:r>
      <w:r w:rsidRPr="00674711">
        <w:rPr>
          <w:lang w:val="ru-RU"/>
          <w:rPrChange w:id="4620" w:author="Nik K" w:date="2026-10-29T00:18:00Z">
            <w:rPr/>
          </w:rPrChange>
        </w:rPr>
        <w:t xml:space="preserve"> </w:t>
      </w:r>
      <w:r>
        <w:t>Engineering</w:t>
      </w:r>
      <w:r w:rsidRPr="00674711">
        <w:rPr>
          <w:lang w:val="ru-RU"/>
          <w:rPrChange w:id="4621" w:author="Nik K" w:date="2026-10-29T00:18:00Z">
            <w:rPr/>
          </w:rPrChange>
        </w:rPr>
        <w:t xml:space="preserve"> &amp; </w:t>
      </w:r>
      <w:r>
        <w:t>Physics</w:t>
      </w:r>
      <w:r w:rsidRPr="00674711">
        <w:rPr>
          <w:lang w:val="ru-RU"/>
          <w:rPrChange w:id="4622" w:author="Nik K" w:date="2026-10-29T00:18:00Z">
            <w:rPr/>
          </w:rPrChange>
        </w:rPr>
        <w:t xml:space="preserve">. 2016. </w:t>
      </w:r>
      <w:r>
        <w:t>Vol</w:t>
      </w:r>
      <w:r w:rsidRPr="00674711">
        <w:rPr>
          <w:lang w:val="ru-RU"/>
          <w:rPrChange w:id="4623" w:author="Nik K" w:date="2026-10-29T00:18:00Z">
            <w:rPr/>
          </w:rPrChange>
        </w:rPr>
        <w:t xml:space="preserve">. 38, </w:t>
      </w:r>
      <w:r>
        <w:t>no</w:t>
      </w:r>
      <w:r w:rsidRPr="00674711">
        <w:rPr>
          <w:lang w:val="ru-RU"/>
          <w:rPrChange w:id="4624" w:author="Nik K" w:date="2026-10-29T00:18:00Z">
            <w:rPr/>
          </w:rPrChange>
        </w:rPr>
        <w:t xml:space="preserve">. 10. </w:t>
      </w:r>
      <w:r>
        <w:t>P</w:t>
      </w:r>
      <w:r w:rsidRPr="00674711">
        <w:rPr>
          <w:lang w:val="ru-RU"/>
          <w:rPrChange w:id="4625" w:author="Nik K" w:date="2026-10-29T00:18:00Z">
            <w:rPr/>
          </w:rPrChange>
        </w:rPr>
        <w:t xml:space="preserve">. 1090–1099. </w:t>
      </w:r>
      <w:r>
        <w:t>DOI</w:t>
      </w:r>
      <w:r w:rsidRPr="00674711">
        <w:rPr>
          <w:lang w:val="ru-RU"/>
          <w:rPrChange w:id="4626" w:author="Nik K" w:date="2026-10-29T00:18:00Z">
            <w:rPr/>
          </w:rPrChange>
        </w:rPr>
        <w:t xml:space="preserve">: </w:t>
      </w:r>
      <w:r w:rsidR="006B31AF">
        <w:fldChar w:fldCharType="begin"/>
      </w:r>
      <w:r w:rsidR="006B31AF" w:rsidRPr="00674711">
        <w:rPr>
          <w:lang w:val="ru-RU"/>
          <w:rPrChange w:id="4627" w:author="Nik K" w:date="2026-10-29T00:18:00Z">
            <w:rPr/>
          </w:rPrChange>
        </w:rPr>
        <w:instrText xml:space="preserve"> </w:instrText>
      </w:r>
      <w:r w:rsidR="006B31AF">
        <w:instrText>HYPERLINK</w:instrText>
      </w:r>
      <w:r w:rsidR="006B31AF" w:rsidRPr="00674711">
        <w:rPr>
          <w:lang w:val="ru-RU"/>
          <w:rPrChange w:id="4628" w:author="Nik K" w:date="2026-10-29T00:18:00Z">
            <w:rPr/>
          </w:rPrChange>
        </w:rPr>
        <w:instrText xml:space="preserve"> "</w:instrText>
      </w:r>
      <w:r w:rsidR="006B31AF">
        <w:instrText>https</w:instrText>
      </w:r>
      <w:r w:rsidR="006B31AF" w:rsidRPr="00674711">
        <w:rPr>
          <w:lang w:val="ru-RU"/>
          <w:rPrChange w:id="4629" w:author="Nik K" w:date="2026-10-29T00:18:00Z">
            <w:rPr/>
          </w:rPrChange>
        </w:rPr>
        <w:instrText>://</w:instrText>
      </w:r>
      <w:r w:rsidR="006B31AF">
        <w:instrText>doi</w:instrText>
      </w:r>
      <w:r w:rsidR="006B31AF" w:rsidRPr="00674711">
        <w:rPr>
          <w:lang w:val="ru-RU"/>
          <w:rPrChange w:id="4630" w:author="Nik K" w:date="2026-10-29T00:18:00Z">
            <w:rPr/>
          </w:rPrChange>
        </w:rPr>
        <w:instrText>.</w:instrText>
      </w:r>
      <w:r w:rsidR="006B31AF">
        <w:instrText>org</w:instrText>
      </w:r>
      <w:r w:rsidR="006B31AF" w:rsidRPr="00674711">
        <w:rPr>
          <w:lang w:val="ru-RU"/>
          <w:rPrChange w:id="4631" w:author="Nik K" w:date="2026-10-29T00:18:00Z">
            <w:rPr/>
          </w:rPrChange>
        </w:rPr>
        <w:instrText>/10.1016/</w:instrText>
      </w:r>
      <w:r w:rsidR="006B31AF">
        <w:instrText>j</w:instrText>
      </w:r>
      <w:r w:rsidR="006B31AF" w:rsidRPr="00674711">
        <w:rPr>
          <w:lang w:val="ru-RU"/>
          <w:rPrChange w:id="4632" w:author="Nik K" w:date="2026-10-29T00:18:00Z">
            <w:rPr/>
          </w:rPrChange>
        </w:rPr>
        <w:instrText>.</w:instrText>
      </w:r>
      <w:r w:rsidR="006B31AF">
        <w:instrText>medengphy</w:instrText>
      </w:r>
      <w:r w:rsidR="006B31AF" w:rsidRPr="00674711">
        <w:rPr>
          <w:lang w:val="ru-RU"/>
          <w:rPrChange w:id="4633" w:author="Nik K" w:date="2026-10-29T00:18:00Z">
            <w:rPr/>
          </w:rPrChange>
        </w:rPr>
        <w:instrText>.2016.07.005" \</w:instrText>
      </w:r>
      <w:r w:rsidR="006B31AF">
        <w:instrText>h</w:instrText>
      </w:r>
      <w:r w:rsidR="006B31AF" w:rsidRPr="00674711">
        <w:rPr>
          <w:lang w:val="ru-RU"/>
          <w:rPrChange w:id="4634" w:author="Nik K" w:date="2026-10-29T00:18:00Z">
            <w:rPr/>
          </w:rPrChange>
        </w:rPr>
        <w:instrText xml:space="preserve"> </w:instrText>
      </w:r>
      <w:r w:rsidR="006B31AF">
        <w:fldChar w:fldCharType="separate"/>
      </w:r>
      <w:r w:rsidRPr="00674711">
        <w:rPr>
          <w:lang w:val="ru-RU"/>
          <w:rPrChange w:id="4635" w:author="Nik K" w:date="2026-10-29T00:18:00Z">
            <w:rPr/>
          </w:rPrChange>
        </w:rPr>
        <w:t>10.1016/</w:t>
      </w:r>
      <w:r>
        <w:t>j</w:t>
      </w:r>
      <w:r w:rsidRPr="00674711">
        <w:rPr>
          <w:lang w:val="ru-RU"/>
          <w:rPrChange w:id="4636" w:author="Nik K" w:date="2026-10-29T00:18:00Z">
            <w:rPr/>
          </w:rPrChange>
        </w:rPr>
        <w:t>.</w:t>
      </w:r>
      <w:proofErr w:type="spellStart"/>
      <w:r>
        <w:t>medengphy</w:t>
      </w:r>
      <w:proofErr w:type="spellEnd"/>
      <w:r w:rsidRPr="00674711">
        <w:rPr>
          <w:lang w:val="ru-RU"/>
          <w:rPrChange w:id="4637" w:author="Nik K" w:date="2026-10-29T00:18:00Z">
            <w:rPr/>
          </w:rPrChange>
        </w:rPr>
        <w:t>.2016.07.005</w:t>
      </w:r>
      <w:r w:rsidR="006B31AF">
        <w:fldChar w:fldCharType="end"/>
      </w:r>
      <w:r w:rsidRPr="00674711">
        <w:rPr>
          <w:lang w:val="ru-RU"/>
          <w:rPrChange w:id="4638" w:author="Nik K" w:date="2026-10-29T00:18:00Z">
            <w:rPr/>
          </w:rPrChange>
        </w:rPr>
        <w:t xml:space="preserve">. Для общего утверждения об отрицательной чувствительности проверена </w:t>
      </w:r>
      <w:r w:rsidR="006B31AF">
        <w:fldChar w:fldCharType="begin"/>
      </w:r>
      <w:r w:rsidR="006B31AF" w:rsidRPr="00674711">
        <w:rPr>
          <w:lang w:val="ru-RU"/>
          <w:rPrChange w:id="4639" w:author="Nik K" w:date="2026-10-29T00:18:00Z">
            <w:rPr/>
          </w:rPrChange>
        </w:rPr>
        <w:instrText xml:space="preserve"> </w:instrText>
      </w:r>
      <w:r w:rsidR="006B31AF">
        <w:instrText>HYPERLINK</w:instrText>
      </w:r>
      <w:r w:rsidR="006B31AF" w:rsidRPr="00674711">
        <w:rPr>
          <w:lang w:val="ru-RU"/>
          <w:rPrChange w:id="4640" w:author="Nik K" w:date="2026-10-29T00:18:00Z">
            <w:rPr/>
          </w:rPrChange>
        </w:rPr>
        <w:instrText xml:space="preserve"> "</w:instrText>
      </w:r>
      <w:r w:rsidR="006B31AF">
        <w:instrText>https</w:instrText>
      </w:r>
      <w:r w:rsidR="006B31AF" w:rsidRPr="00674711">
        <w:rPr>
          <w:lang w:val="ru-RU"/>
          <w:rPrChange w:id="4641" w:author="Nik K" w:date="2026-10-29T00:18:00Z">
            <w:rPr/>
          </w:rPrChange>
        </w:rPr>
        <w:instrText>://</w:instrText>
      </w:r>
      <w:r w:rsidR="006B31AF">
        <w:instrText>pubmed</w:instrText>
      </w:r>
      <w:r w:rsidR="006B31AF" w:rsidRPr="00674711">
        <w:rPr>
          <w:lang w:val="ru-RU"/>
          <w:rPrChange w:id="4642" w:author="Nik K" w:date="2026-10-29T00:18:00Z">
            <w:rPr/>
          </w:rPrChange>
        </w:rPr>
        <w:instrText>.</w:instrText>
      </w:r>
      <w:r w:rsidR="006B31AF">
        <w:instrText>ncbi</w:instrText>
      </w:r>
      <w:r w:rsidR="006B31AF" w:rsidRPr="00674711">
        <w:rPr>
          <w:lang w:val="ru-RU"/>
          <w:rPrChange w:id="4643" w:author="Nik K" w:date="2026-10-29T00:18:00Z">
            <w:rPr/>
          </w:rPrChange>
        </w:rPr>
        <w:instrText>.</w:instrText>
      </w:r>
      <w:r w:rsidR="006B31AF">
        <w:instrText>nlm</w:instrText>
      </w:r>
      <w:r w:rsidR="006B31AF" w:rsidRPr="00674711">
        <w:rPr>
          <w:lang w:val="ru-RU"/>
          <w:rPrChange w:id="4644" w:author="Nik K" w:date="2026-10-29T00:18:00Z">
            <w:rPr/>
          </w:rPrChange>
        </w:rPr>
        <w:instrText>.</w:instrText>
      </w:r>
      <w:r w:rsidR="006B31AF">
        <w:instrText>nih</w:instrText>
      </w:r>
      <w:r w:rsidR="006B31AF" w:rsidRPr="00674711">
        <w:rPr>
          <w:lang w:val="ru-RU"/>
          <w:rPrChange w:id="4645" w:author="Nik K" w:date="2026-10-29T00:18:00Z">
            <w:rPr/>
          </w:rPrChange>
        </w:rPr>
        <w:instrText>.</w:instrText>
      </w:r>
      <w:r w:rsidR="006B31AF">
        <w:instrText>gov</w:instrText>
      </w:r>
      <w:r w:rsidR="006B31AF" w:rsidRPr="00674711">
        <w:rPr>
          <w:lang w:val="ru-RU"/>
          <w:rPrChange w:id="4646" w:author="Nik K" w:date="2026-10-29T00:18:00Z">
            <w:rPr/>
          </w:rPrChange>
        </w:rPr>
        <w:instrText>/</w:instrText>
      </w:r>
      <w:r w:rsidR="006B31AF" w:rsidRPr="00674711">
        <w:rPr>
          <w:lang w:val="ru-RU"/>
          <w:rPrChange w:id="4647" w:author="Nik K" w:date="2026-10-29T00:18:00Z">
            <w:rPr/>
          </w:rPrChange>
        </w:rPr>
        <w:instrText>27475783/" \</w:instrText>
      </w:r>
      <w:r w:rsidR="006B31AF">
        <w:instrText>h</w:instrText>
      </w:r>
      <w:r w:rsidR="006B31AF" w:rsidRPr="00674711">
        <w:rPr>
          <w:lang w:val="ru-RU"/>
          <w:rPrChange w:id="4648" w:author="Nik K" w:date="2026-10-29T00:18:00Z">
            <w:rPr/>
          </w:rPrChange>
        </w:rPr>
        <w:instrText xml:space="preserve"> </w:instrText>
      </w:r>
      <w:r w:rsidR="006B31AF">
        <w:fldChar w:fldCharType="separate"/>
      </w:r>
      <w:r w:rsidRPr="00674711">
        <w:rPr>
          <w:lang w:val="ru-RU"/>
          <w:rPrChange w:id="4649" w:author="Nik K" w:date="2026-10-29T00:18:00Z">
            <w:rPr/>
          </w:rPrChange>
        </w:rPr>
        <w:t>авторская аннотация</w:t>
      </w:r>
      <w:r w:rsidR="006B31AF">
        <w:fldChar w:fldCharType="end"/>
      </w:r>
      <w:r w:rsidRPr="00674711">
        <w:rPr>
          <w:lang w:val="ru-RU"/>
          <w:rPrChange w:id="4650" w:author="Nik K" w:date="2026-10-29T00:18:00Z">
            <w:rPr/>
          </w:rPrChange>
        </w:rPr>
        <w:t>; численные границы работы в настоящую модель не перенесены.</w:t>
      </w:r>
    </w:p>
    <w:p w14:paraId="41F1C912" w14:textId="29C098E3" w:rsidR="003416EE" w:rsidRPr="00674711" w:rsidRDefault="006041B4">
      <w:pPr>
        <w:pStyle w:val="14"/>
        <w:numPr>
          <w:ilvl w:val="0"/>
          <w:numId w:val="12"/>
        </w:numPr>
        <w:spacing w:after="100" w:line="264" w:lineRule="auto"/>
        <w:ind w:left="397" w:hanging="397"/>
        <w:rPr>
          <w:lang w:val="ru-RU"/>
          <w:rPrChange w:id="4651" w:author="Nik K" w:date="2026-10-29T00:18:00Z">
            <w:rPr/>
          </w:rPrChange>
        </w:rPr>
      </w:pPr>
      <w:r w:rsidRPr="00674711">
        <w:rPr>
          <w:lang w:val="ru-RU"/>
          <w:rPrChange w:id="4652" w:author="Nik K" w:date="2026-10-29T00:18:00Z">
            <w:rPr/>
          </w:rPrChange>
        </w:rPr>
        <w:t xml:space="preserve">Собственные расчёты проекта: камерная прямая задача участника Г, технические проверки поясной ЭИТ и прямых операторов участника Н, сравнения материальной квадратуры и сердечных форм; срез материалов от 28.10.2026. Адреса численных оснований, версии программ и границы повторной проверки приведены в </w:t>
      </w:r>
      <w:r w:rsidR="006B31AF">
        <w:fldChar w:fldCharType="begin"/>
      </w:r>
      <w:r w:rsidR="006B31AF" w:rsidRPr="00674711">
        <w:rPr>
          <w:lang w:val="ru-RU"/>
          <w:rPrChange w:id="4653" w:author="Nik K" w:date="2026-10-29T00:18:00Z">
            <w:rPr/>
          </w:rPrChange>
        </w:rPr>
        <w:instrText xml:space="preserve"> </w:instrText>
      </w:r>
      <w:r w:rsidR="006B31AF">
        <w:instrText>HYPERLINK</w:instrText>
      </w:r>
      <w:r w:rsidR="006B31AF" w:rsidRPr="00674711">
        <w:rPr>
          <w:lang w:val="ru-RU"/>
          <w:rPrChange w:id="4654" w:author="Nik K" w:date="2026-10-29T00:18:00Z">
            <w:rPr/>
          </w:rPrChange>
        </w:rPr>
        <w:instrText xml:space="preserve"> "../</w:instrText>
      </w:r>
      <w:r w:rsidR="006B31AF">
        <w:instrText>reviews</w:instrText>
      </w:r>
      <w:r w:rsidR="006B31AF" w:rsidRPr="00674711">
        <w:rPr>
          <w:lang w:val="ru-RU"/>
          <w:rPrChange w:id="4655" w:author="Nik K" w:date="2026-10-29T00:18:00Z">
            <w:rPr/>
          </w:rPrChange>
        </w:rPr>
        <w:instrText>/07_</w:instrText>
      </w:r>
      <w:r w:rsidR="006B31AF">
        <w:instrText>review</w:instrText>
      </w:r>
      <w:r w:rsidR="006B31AF" w:rsidRPr="00674711">
        <w:rPr>
          <w:lang w:val="ru-RU"/>
          <w:rPrChange w:id="4656" w:author="Nik K" w:date="2026-10-29T00:18:00Z">
            <w:rPr/>
          </w:rPrChange>
        </w:rPr>
        <w:instrText>.</w:instrText>
      </w:r>
      <w:r w:rsidR="006B31AF">
        <w:instrText>md</w:instrText>
      </w:r>
      <w:r w:rsidR="006B31AF" w:rsidRPr="00674711">
        <w:rPr>
          <w:lang w:val="ru-RU"/>
          <w:rPrChange w:id="4657" w:author="Nik K" w:date="2026-10-29T00:18:00Z">
            <w:rPr/>
          </w:rPrChange>
        </w:rPr>
        <w:instrText>" \</w:instrText>
      </w:r>
      <w:r w:rsidR="006B31AF">
        <w:instrText>h</w:instrText>
      </w:r>
      <w:r w:rsidR="006B31AF" w:rsidRPr="00674711">
        <w:rPr>
          <w:lang w:val="ru-RU"/>
          <w:rPrChange w:id="4658" w:author="Nik K" w:date="2026-10-29T00:18:00Z">
            <w:rPr/>
          </w:rPrChange>
        </w:rPr>
        <w:instrText xml:space="preserve"> </w:instrText>
      </w:r>
      <w:r w:rsidR="006B31AF">
        <w:fldChar w:fldCharType="separate"/>
      </w:r>
      <w:r w:rsidRPr="00674711">
        <w:rPr>
          <w:lang w:val="ru-RU"/>
          <w:rPrChange w:id="4659" w:author="Nik K" w:date="2026-10-29T00:18:00Z">
            <w:rPr/>
          </w:rPrChange>
        </w:rPr>
        <w:t>рецензии к главе 7</w:t>
      </w:r>
      <w:r w:rsidR="006B31AF">
        <w:fldChar w:fldCharType="end"/>
      </w:r>
      <w:r w:rsidRPr="00674711">
        <w:rPr>
          <w:lang w:val="ru-RU"/>
          <w:rPrChange w:id="4660" w:author="Nik K" w:date="2026-10-29T00:18:00Z">
            <w:rPr/>
          </w:rPrChange>
        </w:rPr>
        <w:t>.</w:t>
      </w:r>
    </w:p>
    <w:p w14:paraId="73BB7E7E" w14:textId="406035CC" w:rsidR="003416EE" w:rsidRPr="00674711" w:rsidRDefault="006041B4">
      <w:pPr>
        <w:pStyle w:val="14"/>
        <w:numPr>
          <w:ilvl w:val="0"/>
          <w:numId w:val="12"/>
        </w:numPr>
        <w:spacing w:after="100" w:line="264" w:lineRule="auto"/>
        <w:ind w:left="397" w:hanging="397"/>
        <w:rPr>
          <w:lang w:val="ru-RU"/>
          <w:rPrChange w:id="4661" w:author="Nik K" w:date="2026-10-29T00:18:00Z">
            <w:rPr/>
          </w:rPrChange>
        </w:rPr>
      </w:pPr>
      <w:r w:rsidRPr="00674711">
        <w:rPr>
          <w:lang w:val="ru-RU"/>
          <w:rPrChange w:id="4662" w:author="Nik K" w:date="2026-10-29T00:18:00Z">
            <w:rPr/>
          </w:rPrChange>
        </w:rPr>
        <w:t xml:space="preserve">Собственные расчёты проекта: </w:t>
      </w:r>
      <w:r w:rsidR="006B31AF">
        <w:fldChar w:fldCharType="begin"/>
      </w:r>
      <w:r w:rsidR="006B31AF" w:rsidRPr="00674711">
        <w:rPr>
          <w:lang w:val="ru-RU"/>
          <w:rPrChange w:id="4663" w:author="Nik K" w:date="2026-10-29T00:18:00Z">
            <w:rPr/>
          </w:rPrChange>
        </w:rPr>
        <w:instrText xml:space="preserve"> </w:instrText>
      </w:r>
      <w:r w:rsidR="006B31AF">
        <w:instrText>HYP</w:instrText>
      </w:r>
      <w:r w:rsidR="006B31AF">
        <w:instrText>ERLINK</w:instrText>
      </w:r>
      <w:r w:rsidR="006B31AF" w:rsidRPr="00674711">
        <w:rPr>
          <w:lang w:val="ru-RU"/>
          <w:rPrChange w:id="4664" w:author="Nik K" w:date="2026-10-29T00:18:00Z">
            <w:rPr/>
          </w:rPrChange>
        </w:rPr>
        <w:instrText xml:space="preserve"> "../../</w:instrText>
      </w:r>
      <w:r w:rsidR="006B31AF">
        <w:instrText>results</w:instrText>
      </w:r>
      <w:r w:rsidR="006B31AF" w:rsidRPr="00674711">
        <w:rPr>
          <w:lang w:val="ru-RU"/>
          <w:rPrChange w:id="4665" w:author="Nik K" w:date="2026-10-29T00:18:00Z">
            <w:rPr/>
          </w:rPrChange>
        </w:rPr>
        <w:instrText>/</w:instrText>
      </w:r>
      <w:r w:rsidR="006B31AF">
        <w:instrText>montage</w:instrText>
      </w:r>
      <w:r w:rsidR="006B31AF" w:rsidRPr="00674711">
        <w:rPr>
          <w:lang w:val="ru-RU"/>
          <w:rPrChange w:id="4666" w:author="Nik K" w:date="2026-10-29T00:18:00Z">
            <w:rPr/>
          </w:rPrChange>
        </w:rPr>
        <w:instrText>_</w:instrText>
      </w:r>
      <w:r w:rsidR="006B31AF">
        <w:instrText>sensitivity</w:instrText>
      </w:r>
      <w:r w:rsidR="006B31AF" w:rsidRPr="00674711">
        <w:rPr>
          <w:lang w:val="ru-RU"/>
          <w:rPrChange w:id="4667" w:author="Nik K" w:date="2026-10-29T00:18:00Z">
            <w:rPr/>
          </w:rPrChange>
        </w:rPr>
        <w:instrText>_</w:instrText>
      </w:r>
      <w:r w:rsidR="006B31AF">
        <w:instrText>v</w:instrText>
      </w:r>
      <w:r w:rsidR="006B31AF" w:rsidRPr="00674711">
        <w:rPr>
          <w:lang w:val="ru-RU"/>
          <w:rPrChange w:id="4668" w:author="Nik K" w:date="2026-10-29T00:18:00Z">
            <w:rPr/>
          </w:rPrChange>
        </w:rPr>
        <w:instrText>1/</w:instrText>
      </w:r>
      <w:r w:rsidR="006B31AF">
        <w:instrText>README</w:instrText>
      </w:r>
      <w:r w:rsidR="006B31AF" w:rsidRPr="00674711">
        <w:rPr>
          <w:lang w:val="ru-RU"/>
          <w:rPrChange w:id="4669" w:author="Nik K" w:date="2026-10-29T00:18:00Z">
            <w:rPr/>
          </w:rPrChange>
        </w:rPr>
        <w:instrText>.</w:instrText>
      </w:r>
      <w:r w:rsidR="006B31AF">
        <w:instrText>md</w:instrText>
      </w:r>
      <w:r w:rsidR="006B31AF" w:rsidRPr="00674711">
        <w:rPr>
          <w:lang w:val="ru-RU"/>
          <w:rPrChange w:id="4670" w:author="Nik K" w:date="2026-10-29T00:18:00Z">
            <w:rPr/>
          </w:rPrChange>
        </w:rPr>
        <w:instrText>" \</w:instrText>
      </w:r>
      <w:r w:rsidR="006B31AF">
        <w:instrText>h</w:instrText>
      </w:r>
      <w:r w:rsidR="006B31AF" w:rsidRPr="00674711">
        <w:rPr>
          <w:lang w:val="ru-RU"/>
          <w:rPrChange w:id="4671" w:author="Nik K" w:date="2026-10-29T00:18:00Z">
            <w:rPr/>
          </w:rPrChange>
        </w:rPr>
        <w:instrText xml:space="preserve"> </w:instrText>
      </w:r>
      <w:r w:rsidR="006B31AF">
        <w:fldChar w:fldCharType="separate"/>
      </w:r>
      <w:r w:rsidRPr="00674711">
        <w:rPr>
          <w:lang w:val="ru-RU"/>
          <w:rPrChange w:id="4672" w:author="Nik K" w:date="2026-10-29T00:18:00Z">
            <w:rPr/>
          </w:rPrChange>
        </w:rPr>
        <w:t>завершённая серия проверки чувствительности и различимости</w:t>
      </w:r>
      <w:r w:rsidR="006B31AF">
        <w:fldChar w:fldCharType="end"/>
      </w:r>
      <w:r w:rsidRPr="00674711">
        <w:rPr>
          <w:lang w:val="ru-RU"/>
          <w:rPrChange w:id="4673" w:author="Nik K" w:date="2026-10-29T00:18:00Z">
            <w:rPr/>
          </w:rPrChange>
        </w:rPr>
        <w:t xml:space="preserve">, 28.10.2026; </w:t>
      </w:r>
      <w:r w:rsidR="006B31AF">
        <w:fldChar w:fldCharType="begin"/>
      </w:r>
      <w:r w:rsidR="006B31AF" w:rsidRPr="00674711">
        <w:rPr>
          <w:lang w:val="ru-RU"/>
          <w:rPrChange w:id="4674" w:author="Nik K" w:date="2026-10-29T00:18:00Z">
            <w:rPr/>
          </w:rPrChange>
        </w:rPr>
        <w:instrText xml:space="preserve"> </w:instrText>
      </w:r>
      <w:r w:rsidR="006B31AF">
        <w:instrText>HYPERLINK</w:instrText>
      </w:r>
      <w:r w:rsidR="006B31AF" w:rsidRPr="00674711">
        <w:rPr>
          <w:lang w:val="ru-RU"/>
          <w:rPrChange w:id="4675" w:author="Nik K" w:date="2026-10-29T00:18:00Z">
            <w:rPr/>
          </w:rPrChange>
        </w:rPr>
        <w:instrText xml:space="preserve"> "../../</w:instrText>
      </w:r>
      <w:r w:rsidR="006B31AF">
        <w:instrText>results</w:instrText>
      </w:r>
      <w:r w:rsidR="006B31AF" w:rsidRPr="00674711">
        <w:rPr>
          <w:lang w:val="ru-RU"/>
          <w:rPrChange w:id="4676" w:author="Nik K" w:date="2026-10-29T00:18:00Z">
            <w:rPr/>
          </w:rPrChange>
        </w:rPr>
        <w:instrText>/</w:instrText>
      </w:r>
      <w:r w:rsidR="006B31AF">
        <w:instrText>montage</w:instrText>
      </w:r>
      <w:r w:rsidR="006B31AF" w:rsidRPr="00674711">
        <w:rPr>
          <w:lang w:val="ru-RU"/>
          <w:rPrChange w:id="4677" w:author="Nik K" w:date="2026-10-29T00:18:00Z">
            <w:rPr/>
          </w:rPrChange>
        </w:rPr>
        <w:instrText>_</w:instrText>
      </w:r>
      <w:r w:rsidR="006B31AF">
        <w:instrText>sensitivity</w:instrText>
      </w:r>
      <w:r w:rsidR="006B31AF" w:rsidRPr="00674711">
        <w:rPr>
          <w:lang w:val="ru-RU"/>
          <w:rPrChange w:id="4678" w:author="Nik K" w:date="2026-10-29T00:18:00Z">
            <w:rPr/>
          </w:rPrChange>
        </w:rPr>
        <w:instrText>_</w:instrText>
      </w:r>
      <w:r w:rsidR="006B31AF">
        <w:instrText>v</w:instrText>
      </w:r>
      <w:r w:rsidR="006B31AF" w:rsidRPr="00674711">
        <w:rPr>
          <w:lang w:val="ru-RU"/>
          <w:rPrChange w:id="4679" w:author="Nik K" w:date="2026-10-29T00:18:00Z">
            <w:rPr/>
          </w:rPrChange>
        </w:rPr>
        <w:instrText>1/</w:instrText>
      </w:r>
      <w:r w:rsidR="006B31AF">
        <w:instrText>tables</w:instrText>
      </w:r>
      <w:r w:rsidR="006B31AF" w:rsidRPr="00674711">
        <w:rPr>
          <w:lang w:val="ru-RU"/>
          <w:rPrChange w:id="4680" w:author="Nik K" w:date="2026-10-29T00:18:00Z">
            <w:rPr/>
          </w:rPrChange>
        </w:rPr>
        <w:instrText>.</w:instrText>
      </w:r>
      <w:r w:rsidR="006B31AF">
        <w:instrText>md</w:instrText>
      </w:r>
      <w:r w:rsidR="006B31AF" w:rsidRPr="00674711">
        <w:rPr>
          <w:lang w:val="ru-RU"/>
          <w:rPrChange w:id="4681" w:author="Nik K" w:date="2026-10-29T00:18:00Z">
            <w:rPr/>
          </w:rPrChange>
        </w:rPr>
        <w:instrText>" \</w:instrText>
      </w:r>
      <w:r w:rsidR="006B31AF">
        <w:instrText>h</w:instrText>
      </w:r>
      <w:r w:rsidR="006B31AF" w:rsidRPr="00674711">
        <w:rPr>
          <w:lang w:val="ru-RU"/>
          <w:rPrChange w:id="4682" w:author="Nik K" w:date="2026-10-29T00:18:00Z">
            <w:rPr/>
          </w:rPrChange>
        </w:rPr>
        <w:instrText xml:space="preserve"> </w:instrText>
      </w:r>
      <w:r w:rsidR="006B31AF">
        <w:fldChar w:fldCharType="separate"/>
      </w:r>
      <w:r w:rsidRPr="00674711">
        <w:rPr>
          <w:lang w:val="ru-RU"/>
          <w:rPrChange w:id="4683" w:author="Nik K" w:date="2026-10-29T00:18:00Z">
            <w:rPr/>
          </w:rPrChange>
        </w:rPr>
        <w:t>объёмные коэффициенты</w:t>
      </w:r>
      <w:r w:rsidR="006B31AF">
        <w:fldChar w:fldCharType="end"/>
      </w:r>
      <w:r w:rsidRPr="00674711">
        <w:rPr>
          <w:lang w:val="ru-RU"/>
          <w:rPrChange w:id="4684" w:author="Nik K" w:date="2026-10-29T00:18:00Z">
            <w:rPr/>
          </w:rPrChange>
        </w:rPr>
        <w:t xml:space="preserve">, </w:t>
      </w:r>
      <w:r w:rsidR="006B31AF">
        <w:fldChar w:fldCharType="begin"/>
      </w:r>
      <w:r w:rsidR="006B31AF" w:rsidRPr="00674711">
        <w:rPr>
          <w:lang w:val="ru-RU"/>
          <w:rPrChange w:id="4685" w:author="Nik K" w:date="2026-10-29T00:18:00Z">
            <w:rPr/>
          </w:rPrChange>
        </w:rPr>
        <w:instrText xml:space="preserve"> </w:instrText>
      </w:r>
      <w:r w:rsidR="006B31AF">
        <w:instrText>HYPERLINK</w:instrText>
      </w:r>
      <w:r w:rsidR="006B31AF" w:rsidRPr="00674711">
        <w:rPr>
          <w:lang w:val="ru-RU"/>
          <w:rPrChange w:id="4686" w:author="Nik K" w:date="2026-10-29T00:18:00Z">
            <w:rPr/>
          </w:rPrChange>
        </w:rPr>
        <w:instrText xml:space="preserve"> "../../</w:instrText>
      </w:r>
      <w:r w:rsidR="006B31AF">
        <w:instrText>results</w:instrText>
      </w:r>
      <w:r w:rsidR="006B31AF" w:rsidRPr="00674711">
        <w:rPr>
          <w:lang w:val="ru-RU"/>
          <w:rPrChange w:id="4687" w:author="Nik K" w:date="2026-10-29T00:18:00Z">
            <w:rPr/>
          </w:rPrChange>
        </w:rPr>
        <w:instrText>/</w:instrText>
      </w:r>
      <w:r w:rsidR="006B31AF">
        <w:instrText>montage</w:instrText>
      </w:r>
      <w:r w:rsidR="006B31AF" w:rsidRPr="00674711">
        <w:rPr>
          <w:lang w:val="ru-RU"/>
          <w:rPrChange w:id="4688" w:author="Nik K" w:date="2026-10-29T00:18:00Z">
            <w:rPr/>
          </w:rPrChange>
        </w:rPr>
        <w:instrText>_</w:instrText>
      </w:r>
      <w:r w:rsidR="006B31AF">
        <w:instrText>sensitivity</w:instrText>
      </w:r>
      <w:r w:rsidR="006B31AF" w:rsidRPr="00674711">
        <w:rPr>
          <w:lang w:val="ru-RU"/>
          <w:rPrChange w:id="4689" w:author="Nik K" w:date="2026-10-29T00:18:00Z">
            <w:rPr/>
          </w:rPrChange>
        </w:rPr>
        <w:instrText>_</w:instrText>
      </w:r>
      <w:r w:rsidR="006B31AF">
        <w:instrText>v</w:instrText>
      </w:r>
      <w:r w:rsidR="006B31AF" w:rsidRPr="00674711">
        <w:rPr>
          <w:lang w:val="ru-RU"/>
          <w:rPrChange w:id="4690" w:author="Nik K" w:date="2026-10-29T00:18:00Z">
            <w:rPr/>
          </w:rPrChange>
        </w:rPr>
        <w:instrText>1/</w:instrText>
      </w:r>
      <w:r w:rsidR="006B31AF">
        <w:instrText>tables</w:instrText>
      </w:r>
      <w:r w:rsidR="006B31AF" w:rsidRPr="00674711">
        <w:rPr>
          <w:lang w:val="ru-RU"/>
          <w:rPrChange w:id="4691" w:author="Nik K" w:date="2026-10-29T00:18:00Z">
            <w:rPr/>
          </w:rPrChange>
        </w:rPr>
        <w:instrText>/</w:instrText>
      </w:r>
      <w:r w:rsidR="006B31AF">
        <w:instrText>derivatives</w:instrText>
      </w:r>
      <w:r w:rsidR="006B31AF" w:rsidRPr="00674711">
        <w:rPr>
          <w:lang w:val="ru-RU"/>
          <w:rPrChange w:id="4692" w:author="Nik K" w:date="2026-10-29T00:18:00Z">
            <w:rPr/>
          </w:rPrChange>
        </w:rPr>
        <w:instrText>.</w:instrText>
      </w:r>
      <w:r w:rsidR="006B31AF">
        <w:instrText>csv</w:instrText>
      </w:r>
      <w:r w:rsidR="006B31AF" w:rsidRPr="00674711">
        <w:rPr>
          <w:lang w:val="ru-RU"/>
          <w:rPrChange w:id="4693" w:author="Nik K" w:date="2026-10-29T00:18:00Z">
            <w:rPr/>
          </w:rPrChange>
        </w:rPr>
        <w:instrText>" \</w:instrText>
      </w:r>
      <w:r w:rsidR="006B31AF">
        <w:instrText>h</w:instrText>
      </w:r>
      <w:r w:rsidR="006B31AF" w:rsidRPr="00674711">
        <w:rPr>
          <w:lang w:val="ru-RU"/>
          <w:rPrChange w:id="4694" w:author="Nik K" w:date="2026-10-29T00:18:00Z">
            <w:rPr/>
          </w:rPrChange>
        </w:rPr>
        <w:instrText xml:space="preserve"> </w:instrText>
      </w:r>
      <w:r w:rsidR="006B31AF">
        <w:fldChar w:fldCharType="separate"/>
      </w:r>
      <w:r w:rsidRPr="00674711">
        <w:rPr>
          <w:lang w:val="ru-RU"/>
          <w:rPrChange w:id="4695" w:author="Nik K" w:date="2026-10-29T00:18:00Z">
            <w:rPr/>
          </w:rPrChange>
        </w:rPr>
        <w:t>производные</w:t>
      </w:r>
      <w:r w:rsidR="006B31AF">
        <w:fldChar w:fldCharType="end"/>
      </w:r>
      <w:r w:rsidRPr="00674711">
        <w:rPr>
          <w:lang w:val="ru-RU"/>
          <w:rPrChange w:id="4696" w:author="Nik K" w:date="2026-10-29T00:18:00Z">
            <w:rPr/>
          </w:rPrChange>
        </w:rPr>
        <w:t xml:space="preserve">, </w:t>
      </w:r>
      <w:r w:rsidR="006B31AF">
        <w:fldChar w:fldCharType="begin"/>
      </w:r>
      <w:r w:rsidR="006B31AF" w:rsidRPr="00674711">
        <w:rPr>
          <w:lang w:val="ru-RU"/>
          <w:rPrChange w:id="4697" w:author="Nik K" w:date="2026-10-29T00:18:00Z">
            <w:rPr/>
          </w:rPrChange>
        </w:rPr>
        <w:instrText xml:space="preserve"> </w:instrText>
      </w:r>
      <w:r w:rsidR="006B31AF">
        <w:instrText>HYPERLINK</w:instrText>
      </w:r>
      <w:r w:rsidR="006B31AF" w:rsidRPr="00674711">
        <w:rPr>
          <w:lang w:val="ru-RU"/>
          <w:rPrChange w:id="4698" w:author="Nik K" w:date="2026-10-29T00:18:00Z">
            <w:rPr/>
          </w:rPrChange>
        </w:rPr>
        <w:instrText xml:space="preserve"> "../../</w:instrText>
      </w:r>
      <w:r w:rsidR="006B31AF">
        <w:instrText>results</w:instrText>
      </w:r>
      <w:r w:rsidR="006B31AF" w:rsidRPr="00674711">
        <w:rPr>
          <w:lang w:val="ru-RU"/>
          <w:rPrChange w:id="4699" w:author="Nik K" w:date="2026-10-29T00:18:00Z">
            <w:rPr/>
          </w:rPrChange>
        </w:rPr>
        <w:instrText>/</w:instrText>
      </w:r>
      <w:r w:rsidR="006B31AF">
        <w:instrText>montage</w:instrText>
      </w:r>
      <w:r w:rsidR="006B31AF" w:rsidRPr="00674711">
        <w:rPr>
          <w:lang w:val="ru-RU"/>
          <w:rPrChange w:id="4700" w:author="Nik K" w:date="2026-10-29T00:18:00Z">
            <w:rPr/>
          </w:rPrChange>
        </w:rPr>
        <w:instrText>_</w:instrText>
      </w:r>
      <w:r w:rsidR="006B31AF">
        <w:instrText>sensitivity</w:instrText>
      </w:r>
      <w:r w:rsidR="006B31AF" w:rsidRPr="00674711">
        <w:rPr>
          <w:lang w:val="ru-RU"/>
          <w:rPrChange w:id="4701" w:author="Nik K" w:date="2026-10-29T00:18:00Z">
            <w:rPr/>
          </w:rPrChange>
        </w:rPr>
        <w:instrText>_</w:instrText>
      </w:r>
      <w:r w:rsidR="006B31AF">
        <w:instrText>v</w:instrText>
      </w:r>
      <w:r w:rsidR="006B31AF" w:rsidRPr="00674711">
        <w:rPr>
          <w:lang w:val="ru-RU"/>
          <w:rPrChange w:id="4702" w:author="Nik K" w:date="2026-10-29T00:18:00Z">
            <w:rPr/>
          </w:rPrChange>
        </w:rPr>
        <w:instrText>1/</w:instrText>
      </w:r>
      <w:r w:rsidR="006B31AF">
        <w:instrText>tables</w:instrText>
      </w:r>
      <w:r w:rsidR="006B31AF" w:rsidRPr="00674711">
        <w:rPr>
          <w:lang w:val="ru-RU"/>
          <w:rPrChange w:id="4703" w:author="Nik K" w:date="2026-10-29T00:18:00Z">
            <w:rPr/>
          </w:rPrChange>
        </w:rPr>
        <w:instrText>/</w:instrText>
      </w:r>
      <w:r w:rsidR="006B31AF">
        <w:instrText>volume</w:instrText>
      </w:r>
      <w:r w:rsidR="006B31AF" w:rsidRPr="00674711">
        <w:rPr>
          <w:lang w:val="ru-RU"/>
          <w:rPrChange w:id="4704" w:author="Nik K" w:date="2026-10-29T00:18:00Z">
            <w:rPr/>
          </w:rPrChange>
        </w:rPr>
        <w:instrText>_</w:instrText>
      </w:r>
      <w:r w:rsidR="006B31AF">
        <w:instrText>refinement</w:instrText>
      </w:r>
      <w:r w:rsidR="006B31AF" w:rsidRPr="00674711">
        <w:rPr>
          <w:lang w:val="ru-RU"/>
          <w:rPrChange w:id="4705" w:author="Nik K" w:date="2026-10-29T00:18:00Z">
            <w:rPr/>
          </w:rPrChange>
        </w:rPr>
        <w:instrText>.</w:instrText>
      </w:r>
      <w:r w:rsidR="006B31AF">
        <w:instrText>csv</w:instrText>
      </w:r>
      <w:r w:rsidR="006B31AF" w:rsidRPr="00674711">
        <w:rPr>
          <w:lang w:val="ru-RU"/>
          <w:rPrChange w:id="4706" w:author="Nik K" w:date="2026-10-29T00:18:00Z">
            <w:rPr/>
          </w:rPrChange>
        </w:rPr>
        <w:instrText>" \</w:instrText>
      </w:r>
      <w:r w:rsidR="006B31AF">
        <w:instrText>h</w:instrText>
      </w:r>
      <w:r w:rsidR="006B31AF" w:rsidRPr="00674711">
        <w:rPr>
          <w:lang w:val="ru-RU"/>
          <w:rPrChange w:id="4707" w:author="Nik K" w:date="2026-10-29T00:18:00Z">
            <w:rPr/>
          </w:rPrChange>
        </w:rPr>
        <w:instrText xml:space="preserve"> </w:instrText>
      </w:r>
      <w:r w:rsidR="006B31AF">
        <w:fldChar w:fldCharType="separate"/>
      </w:r>
      <w:r w:rsidRPr="00674711">
        <w:rPr>
          <w:lang w:val="ru-RU"/>
          <w:rPrChange w:id="4708" w:author="Nik K" w:date="2026-10-29T00:18:00Z">
            <w:rPr/>
          </w:rPrChange>
        </w:rPr>
        <w:t xml:space="preserve">уточнение до </w:t>
      </w:r>
      <w:r>
        <w:t>q</w:t>
      </w:r>
      <w:r w:rsidRPr="00674711">
        <w:rPr>
          <w:lang w:val="ru-RU"/>
          <w:rPrChange w:id="4709" w:author="Nik K" w:date="2026-10-29T00:18:00Z">
            <w:rPr/>
          </w:rPrChange>
        </w:rPr>
        <w:t>1024</w:t>
      </w:r>
      <w:r w:rsidR="006B31AF">
        <w:fldChar w:fldCharType="end"/>
      </w:r>
      <w:r w:rsidRPr="00674711">
        <w:rPr>
          <w:lang w:val="ru-RU"/>
          <w:rPrChange w:id="4710" w:author="Nik K" w:date="2026-10-29T00:18:00Z">
            <w:rPr/>
          </w:rPrChange>
        </w:rPr>
        <w:t xml:space="preserve">, </w:t>
      </w:r>
      <w:r w:rsidR="006B31AF">
        <w:fldChar w:fldCharType="begin"/>
      </w:r>
      <w:r w:rsidR="006B31AF" w:rsidRPr="00674711">
        <w:rPr>
          <w:lang w:val="ru-RU"/>
          <w:rPrChange w:id="4711" w:author="Nik K" w:date="2026-10-29T00:18:00Z">
            <w:rPr/>
          </w:rPrChange>
        </w:rPr>
        <w:instrText xml:space="preserve"> </w:instrText>
      </w:r>
      <w:r w:rsidR="006B31AF">
        <w:instrText>HYPERLINK</w:instrText>
      </w:r>
      <w:r w:rsidR="006B31AF" w:rsidRPr="00674711">
        <w:rPr>
          <w:lang w:val="ru-RU"/>
          <w:rPrChange w:id="4712" w:author="Nik K" w:date="2026-10-29T00:18:00Z">
            <w:rPr/>
          </w:rPrChange>
        </w:rPr>
        <w:instrText xml:space="preserve"> "../../</w:instrText>
      </w:r>
      <w:r w:rsidR="006B31AF">
        <w:instrText>results</w:instrText>
      </w:r>
      <w:r w:rsidR="006B31AF" w:rsidRPr="00674711">
        <w:rPr>
          <w:lang w:val="ru-RU"/>
          <w:rPrChange w:id="4713" w:author="Nik K" w:date="2026-10-29T00:18:00Z">
            <w:rPr/>
          </w:rPrChange>
        </w:rPr>
        <w:instrText>/</w:instrText>
      </w:r>
      <w:r w:rsidR="006B31AF">
        <w:instrText>montage</w:instrText>
      </w:r>
      <w:r w:rsidR="006B31AF" w:rsidRPr="00674711">
        <w:rPr>
          <w:lang w:val="ru-RU"/>
          <w:rPrChange w:id="4714" w:author="Nik K" w:date="2026-10-29T00:18:00Z">
            <w:rPr/>
          </w:rPrChange>
        </w:rPr>
        <w:instrText>_</w:instrText>
      </w:r>
      <w:r w:rsidR="006B31AF">
        <w:instrText>sensitivity</w:instrText>
      </w:r>
      <w:r w:rsidR="006B31AF" w:rsidRPr="00674711">
        <w:rPr>
          <w:lang w:val="ru-RU"/>
          <w:rPrChange w:id="4715" w:author="Nik K" w:date="2026-10-29T00:18:00Z">
            <w:rPr/>
          </w:rPrChange>
        </w:rPr>
        <w:instrText>_</w:instrText>
      </w:r>
      <w:r w:rsidR="006B31AF">
        <w:instrText>v</w:instrText>
      </w:r>
      <w:r w:rsidR="006B31AF" w:rsidRPr="00674711">
        <w:rPr>
          <w:lang w:val="ru-RU"/>
          <w:rPrChange w:id="4716" w:author="Nik K" w:date="2026-10-29T00:18:00Z">
            <w:rPr/>
          </w:rPrChange>
        </w:rPr>
        <w:instrText>1/</w:instrText>
      </w:r>
      <w:r w:rsidR="006B31AF">
        <w:instrText>tables</w:instrText>
      </w:r>
      <w:r w:rsidR="006B31AF" w:rsidRPr="00674711">
        <w:rPr>
          <w:lang w:val="ru-RU"/>
          <w:rPrChange w:id="4717" w:author="Nik K" w:date="2026-10-29T00:18:00Z">
            <w:rPr/>
          </w:rPrChange>
        </w:rPr>
        <w:instrText>/</w:instrText>
      </w:r>
      <w:r w:rsidR="006B31AF">
        <w:instrText>rho</w:instrText>
      </w:r>
      <w:r w:rsidR="006B31AF" w:rsidRPr="00674711">
        <w:rPr>
          <w:lang w:val="ru-RU"/>
          <w:rPrChange w:id="4718" w:author="Nik K" w:date="2026-10-29T00:18:00Z">
            <w:rPr/>
          </w:rPrChange>
        </w:rPr>
        <w:instrText>_</w:instrText>
      </w:r>
      <w:r w:rsidR="006B31AF">
        <w:instrText>checks</w:instrText>
      </w:r>
      <w:r w:rsidR="006B31AF" w:rsidRPr="00674711">
        <w:rPr>
          <w:lang w:val="ru-RU"/>
          <w:rPrChange w:id="4719" w:author="Nik K" w:date="2026-10-29T00:18:00Z">
            <w:rPr/>
          </w:rPrChange>
        </w:rPr>
        <w:instrText>.</w:instrText>
      </w:r>
      <w:r w:rsidR="006B31AF">
        <w:instrText>csv</w:instrText>
      </w:r>
      <w:r w:rsidR="006B31AF" w:rsidRPr="00674711">
        <w:rPr>
          <w:lang w:val="ru-RU"/>
          <w:rPrChange w:id="4720" w:author="Nik K" w:date="2026-10-29T00:18:00Z">
            <w:rPr/>
          </w:rPrChange>
        </w:rPr>
        <w:instrText>" \</w:instrText>
      </w:r>
      <w:r w:rsidR="006B31AF">
        <w:instrText>h</w:instrText>
      </w:r>
      <w:r w:rsidR="006B31AF" w:rsidRPr="00674711">
        <w:rPr>
          <w:lang w:val="ru-RU"/>
          <w:rPrChange w:id="4721" w:author="Nik K" w:date="2026-10-29T00:18:00Z">
            <w:rPr/>
          </w:rPrChange>
        </w:rPr>
        <w:instrText xml:space="preserve"> </w:instrText>
      </w:r>
      <w:r w:rsidR="006B31AF">
        <w:fldChar w:fldCharType="separate"/>
      </w:r>
      <w:r w:rsidRPr="00674711">
        <w:rPr>
          <w:lang w:val="ru-RU"/>
          <w:rPrChange w:id="4722" w:author="Nik K" w:date="2026-10-29T00:18:00Z">
            <w:rPr/>
          </w:rPrChange>
        </w:rPr>
        <w:t>контроль материальной производной</w:t>
      </w:r>
      <w:r w:rsidR="006B31AF">
        <w:fldChar w:fldCharType="end"/>
      </w:r>
      <w:r w:rsidRPr="00674711">
        <w:rPr>
          <w:lang w:val="ru-RU"/>
          <w:rPrChange w:id="4723" w:author="Nik K" w:date="2026-10-29T00:18:00Z">
            <w:rPr/>
          </w:rPrChange>
        </w:rPr>
        <w:t xml:space="preserve">. Условия включения и численные локаторы — в </w:t>
      </w:r>
      <w:r w:rsidR="006B31AF">
        <w:fldChar w:fldCharType="begin"/>
      </w:r>
      <w:r w:rsidR="006B31AF" w:rsidRPr="00674711">
        <w:rPr>
          <w:lang w:val="ru-RU"/>
          <w:rPrChange w:id="4724" w:author="Nik K" w:date="2026-10-29T00:18:00Z">
            <w:rPr/>
          </w:rPrChange>
        </w:rPr>
        <w:instrText xml:space="preserve"> </w:instrText>
      </w:r>
      <w:r w:rsidR="006B31AF">
        <w:instrText>HYPERLINK</w:instrText>
      </w:r>
      <w:r w:rsidR="006B31AF" w:rsidRPr="00674711">
        <w:rPr>
          <w:lang w:val="ru-RU"/>
          <w:rPrChange w:id="4725" w:author="Nik K" w:date="2026-10-29T00:18:00Z">
            <w:rPr/>
          </w:rPrChange>
        </w:rPr>
        <w:instrText xml:space="preserve"> "../</w:instrText>
      </w:r>
      <w:r w:rsidR="006B31AF">
        <w:instrText>reviews</w:instrText>
      </w:r>
      <w:r w:rsidR="006B31AF" w:rsidRPr="00674711">
        <w:rPr>
          <w:lang w:val="ru-RU"/>
          <w:rPrChange w:id="4726" w:author="Nik K" w:date="2026-10-29T00:18:00Z">
            <w:rPr/>
          </w:rPrChange>
        </w:rPr>
        <w:instrText>/</w:instrText>
      </w:r>
      <w:r w:rsidR="006B31AF">
        <w:instrText>update</w:instrText>
      </w:r>
      <w:r w:rsidR="006B31AF" w:rsidRPr="00674711">
        <w:rPr>
          <w:lang w:val="ru-RU"/>
          <w:rPrChange w:id="4727" w:author="Nik K" w:date="2026-10-29T00:18:00Z">
            <w:rPr/>
          </w:rPrChange>
        </w:rPr>
        <w:instrText>_20261028_07_09.</w:instrText>
      </w:r>
      <w:r w:rsidR="006B31AF">
        <w:instrText>md</w:instrText>
      </w:r>
      <w:r w:rsidR="006B31AF" w:rsidRPr="00674711">
        <w:rPr>
          <w:lang w:val="ru-RU"/>
          <w:rPrChange w:id="4728" w:author="Nik K" w:date="2026-10-29T00:18:00Z">
            <w:rPr/>
          </w:rPrChange>
        </w:rPr>
        <w:instrText>" \</w:instrText>
      </w:r>
      <w:r w:rsidR="006B31AF">
        <w:instrText>h</w:instrText>
      </w:r>
      <w:r w:rsidR="006B31AF" w:rsidRPr="00674711">
        <w:rPr>
          <w:lang w:val="ru-RU"/>
          <w:rPrChange w:id="4729" w:author="Nik K" w:date="2026-10-29T00:18:00Z">
            <w:rPr/>
          </w:rPrChange>
        </w:rPr>
        <w:instrText xml:space="preserve"> </w:instrText>
      </w:r>
      <w:r w:rsidR="006B31AF">
        <w:fldChar w:fldCharType="separate"/>
      </w:r>
      <w:r w:rsidRPr="00674711">
        <w:rPr>
          <w:lang w:val="ru-RU"/>
          <w:rPrChange w:id="4730" w:author="Nik K" w:date="2026-10-29T00:18:00Z">
            <w:rPr/>
          </w:rPrChange>
        </w:rPr>
        <w:t>рецензии обновления глав 7 и 9</w:t>
      </w:r>
      <w:r w:rsidR="006B31AF">
        <w:fldChar w:fldCharType="end"/>
      </w:r>
      <w:r w:rsidRPr="00674711">
        <w:rPr>
          <w:lang w:val="ru-RU"/>
          <w:rPrChange w:id="4731" w:author="Nik K" w:date="2026-10-29T00:18:00Z">
            <w:rPr/>
          </w:rPrChange>
        </w:rPr>
        <w:t>.</w:t>
      </w:r>
    </w:p>
    <w:p w14:paraId="7AF0A87F" w14:textId="45FCB890" w:rsidR="003416EE" w:rsidRPr="00674711" w:rsidRDefault="006041B4">
      <w:pPr>
        <w:pStyle w:val="14"/>
        <w:numPr>
          <w:ilvl w:val="0"/>
          <w:numId w:val="12"/>
        </w:numPr>
        <w:spacing w:after="100" w:line="264" w:lineRule="auto"/>
        <w:ind w:left="397" w:hanging="397"/>
        <w:rPr>
          <w:lang w:val="ru-RU"/>
          <w:rPrChange w:id="4732" w:author="Nik K" w:date="2026-10-29T00:18:00Z">
            <w:rPr/>
          </w:rPrChange>
        </w:rPr>
      </w:pPr>
      <w:r w:rsidRPr="00674711">
        <w:rPr>
          <w:lang w:val="ru-RU"/>
          <w:rPrChange w:id="4733" w:author="Nik K" w:date="2026-10-29T00:18:00Z">
            <w:rPr/>
          </w:rPrChange>
        </w:rPr>
        <w:t xml:space="preserve">Материалы текущей </w:t>
      </w:r>
      <w:proofErr w:type="spellStart"/>
      <w:r w:rsidRPr="00674711">
        <w:rPr>
          <w:lang w:val="ru-RU"/>
          <w:rPrChange w:id="4734" w:author="Nik K" w:date="2026-10-29T00:18:00Z">
            <w:rPr/>
          </w:rPrChange>
        </w:rPr>
        <w:t>электроимпедансной</w:t>
      </w:r>
      <w:proofErr w:type="spellEnd"/>
      <w:r w:rsidRPr="00674711">
        <w:rPr>
          <w:lang w:val="ru-RU"/>
          <w:rPrChange w:id="4735" w:author="Nik K" w:date="2026-10-29T00:18:00Z">
            <w:rPr/>
          </w:rPrChange>
        </w:rPr>
        <w:t xml:space="preserve"> серии. Сохранённые численные профили двуслойной модели Н и Я (материал не приложен), 2026; </w:t>
      </w:r>
      <w:r w:rsidR="006B31AF">
        <w:fldChar w:fldCharType="begin"/>
      </w:r>
      <w:r w:rsidR="006B31AF" w:rsidRPr="00674711">
        <w:rPr>
          <w:lang w:val="ru-RU"/>
          <w:rPrChange w:id="4736" w:author="Nik K" w:date="2026-10-29T00:18:00Z">
            <w:rPr/>
          </w:rPrChange>
        </w:rPr>
        <w:instrText xml:space="preserve"> </w:instrText>
      </w:r>
      <w:r w:rsidR="006B31AF">
        <w:instrText>HYPERLINK</w:instrText>
      </w:r>
      <w:r w:rsidR="006B31AF" w:rsidRPr="00674711">
        <w:rPr>
          <w:lang w:val="ru-RU"/>
          <w:rPrChange w:id="4737" w:author="Nik K" w:date="2026-10-29T00:18:00Z">
            <w:rPr/>
          </w:rPrChange>
        </w:rPr>
        <w:instrText xml:space="preserve"> "../../../../</w:instrText>
      </w:r>
      <w:r w:rsidR="006B31AF">
        <w:instrText>scorpion</w:instrText>
      </w:r>
      <w:r w:rsidR="006B31AF" w:rsidRPr="00674711">
        <w:rPr>
          <w:lang w:val="ru-RU"/>
          <w:rPrChange w:id="4738" w:author="Nik K" w:date="2026-10-29T00:18:00Z">
            <w:rPr/>
          </w:rPrChange>
        </w:rPr>
        <w:instrText>_</w:instrText>
      </w:r>
      <w:r w:rsidR="006B31AF">
        <w:instrText>v</w:instrText>
      </w:r>
      <w:r w:rsidR="006B31AF" w:rsidRPr="00674711">
        <w:rPr>
          <w:lang w:val="ru-RU"/>
          <w:rPrChange w:id="4739" w:author="Nik K" w:date="2026-10-29T00:18:00Z">
            <w:rPr/>
          </w:rPrChange>
        </w:rPr>
        <w:instrText>2/33.31_Численная_сходимость_и_совместный_подбор_Георгия_</w:instrText>
      </w:r>
      <w:r w:rsidR="006B31AF">
        <w:instrText>Scorpion</w:instrText>
      </w:r>
      <w:r w:rsidR="006B31AF" w:rsidRPr="00674711">
        <w:rPr>
          <w:lang w:val="ru-RU"/>
          <w:rPrChange w:id="4740" w:author="Nik K" w:date="2026-10-29T00:18:00Z">
            <w:rPr/>
          </w:rPrChange>
        </w:rPr>
        <w:instrText>_</w:instrText>
      </w:r>
      <w:r w:rsidR="006B31AF">
        <w:instrText>v</w:instrText>
      </w:r>
      <w:r w:rsidR="006B31AF" w:rsidRPr="00674711">
        <w:rPr>
          <w:lang w:val="ru-RU"/>
          <w:rPrChange w:id="4741" w:author="Nik K" w:date="2026-10-29T00:18:00Z">
            <w:rPr/>
          </w:rPrChange>
        </w:rPr>
        <w:instrText>2.</w:instrText>
      </w:r>
      <w:r w:rsidR="006B31AF">
        <w:instrText>md</w:instrText>
      </w:r>
      <w:r w:rsidR="006B31AF" w:rsidRPr="00674711">
        <w:rPr>
          <w:lang w:val="ru-RU"/>
          <w:rPrChange w:id="4742" w:author="Nik K" w:date="2026-10-29T00:18:00Z">
            <w:rPr/>
          </w:rPrChange>
        </w:rPr>
        <w:instrText>" \</w:instrText>
      </w:r>
      <w:r w:rsidR="006B31AF">
        <w:instrText>h</w:instrText>
      </w:r>
      <w:r w:rsidR="006B31AF" w:rsidRPr="00674711">
        <w:rPr>
          <w:lang w:val="ru-RU"/>
          <w:rPrChange w:id="4743" w:author="Nik K" w:date="2026-10-29T00:18:00Z">
            <w:rPr/>
          </w:rPrChange>
        </w:rPr>
        <w:instrText xml:space="preserve"> </w:instrText>
      </w:r>
      <w:r w:rsidR="006B31AF">
        <w:fldChar w:fldCharType="separate"/>
      </w:r>
      <w:r w:rsidRPr="00674711">
        <w:rPr>
          <w:lang w:val="ru-RU"/>
          <w:rPrChange w:id="4744" w:author="Nik K" w:date="2026-10-29T00:18:00Z">
            <w:rPr/>
          </w:rPrChange>
        </w:rPr>
        <w:t>пространственный подбор участника Г</w:t>
      </w:r>
      <w:r w:rsidR="006B31AF">
        <w:fldChar w:fldCharType="end"/>
      </w:r>
      <w:r w:rsidRPr="00674711">
        <w:rPr>
          <w:lang w:val="ru-RU"/>
          <w:rPrChange w:id="4745" w:author="Nik K" w:date="2026-10-29T00:18:00Z">
            <w:rPr/>
          </w:rPrChange>
        </w:rPr>
        <w:t>, таблицы 17, 18 и 24. Локальные результаты разработки; параметры не приняты как измеренные свойства тканей.</w:t>
      </w:r>
    </w:p>
    <w:p w14:paraId="7D7D12BC" w14:textId="77777777" w:rsidR="003416EE" w:rsidRPr="00674711" w:rsidRDefault="006041B4">
      <w:pPr>
        <w:pStyle w:val="14"/>
        <w:numPr>
          <w:ilvl w:val="0"/>
          <w:numId w:val="12"/>
        </w:numPr>
        <w:spacing w:after="100" w:line="264" w:lineRule="auto"/>
        <w:ind w:left="397" w:hanging="397"/>
        <w:rPr>
          <w:lang w:val="ru-RU"/>
          <w:rPrChange w:id="4746" w:author="Nik K" w:date="2026-10-29T00:18:00Z">
            <w:rPr/>
          </w:rPrChange>
        </w:rPr>
      </w:pPr>
      <w:proofErr w:type="spellStart"/>
      <w:r>
        <w:t>CompartmentPipeline</w:t>
      </w:r>
      <w:proofErr w:type="spellEnd"/>
      <w:r w:rsidRPr="00674711">
        <w:rPr>
          <w:lang w:val="ru-RU"/>
          <w:rPrChange w:id="4747" w:author="Nik K" w:date="2026-10-29T00:18:00Z">
            <w:rPr/>
          </w:rPrChange>
        </w:rPr>
        <w:t xml:space="preserve"> / </w:t>
      </w:r>
      <w:proofErr w:type="spellStart"/>
      <w:r>
        <w:t>CompartmentReconstruction</w:t>
      </w:r>
      <w:proofErr w:type="spellEnd"/>
      <w:r w:rsidRPr="00674711">
        <w:rPr>
          <w:lang w:val="ru-RU"/>
          <w:rPrChange w:id="4748" w:author="Nik K" w:date="2026-10-29T00:18:00Z">
            <w:rPr/>
          </w:rPrChange>
        </w:rPr>
        <w:t xml:space="preserve">. Предоставленный программный источник </w:t>
      </w:r>
      <w:proofErr w:type="spellStart"/>
      <w:r w:rsidRPr="00674711">
        <w:rPr>
          <w:lang w:val="ru-RU"/>
          <w:rPrChange w:id="4749" w:author="Nik K" w:date="2026-10-29T00:18:00Z">
            <w:rPr/>
          </w:rPrChange>
        </w:rPr>
        <w:t>компартментной</w:t>
      </w:r>
      <w:proofErr w:type="spellEnd"/>
      <w:r w:rsidRPr="00674711">
        <w:rPr>
          <w:lang w:val="ru-RU"/>
          <w:rPrChange w:id="4750" w:author="Nik K" w:date="2026-10-29T00:18:00Z">
            <w:rPr/>
          </w:rPrChange>
        </w:rPr>
        <w:t xml:space="preserve"> ЭИТ; версия исходного репозитория </w:t>
      </w:r>
      <w:r>
        <w:t>a</w:t>
      </w:r>
      <w:r w:rsidRPr="00674711">
        <w:rPr>
          <w:lang w:val="ru-RU"/>
          <w:rPrChange w:id="4751" w:author="Nik K" w:date="2026-10-29T00:18:00Z">
            <w:rPr/>
          </w:rPrChange>
        </w:rPr>
        <w:t>382</w:t>
      </w:r>
      <w:proofErr w:type="spellStart"/>
      <w:r>
        <w:t>dbf</w:t>
      </w:r>
      <w:proofErr w:type="spellEnd"/>
      <w:r w:rsidRPr="00674711">
        <w:rPr>
          <w:lang w:val="ru-RU"/>
          <w:rPrChange w:id="4752" w:author="Nik K" w:date="2026-10-29T00:18:00Z">
            <w:rPr/>
          </w:rPrChange>
        </w:rPr>
        <w:t>8</w:t>
      </w:r>
      <w:proofErr w:type="spellStart"/>
      <w:r>
        <w:t>fd</w:t>
      </w:r>
      <w:proofErr w:type="spellEnd"/>
      <w:r w:rsidRPr="00674711">
        <w:rPr>
          <w:lang w:val="ru-RU"/>
          <w:rPrChange w:id="4753" w:author="Nik K" w:date="2026-10-29T00:18:00Z">
            <w:rPr/>
          </w:rPrChange>
        </w:rPr>
        <w:t>5</w:t>
      </w:r>
      <w:r>
        <w:t>f</w:t>
      </w:r>
      <w:r w:rsidRPr="00674711">
        <w:rPr>
          <w:lang w:val="ru-RU"/>
          <w:rPrChange w:id="4754" w:author="Nik K" w:date="2026-10-29T00:18:00Z">
            <w:rPr/>
          </w:rPrChange>
        </w:rPr>
        <w:t>23</w:t>
      </w:r>
      <w:proofErr w:type="spellStart"/>
      <w:r>
        <w:t>bba</w:t>
      </w:r>
      <w:proofErr w:type="spellEnd"/>
      <w:r w:rsidRPr="00674711">
        <w:rPr>
          <w:lang w:val="ru-RU"/>
          <w:rPrChange w:id="4755" w:author="Nik K" w:date="2026-10-29T00:18:00Z">
            <w:rPr/>
          </w:rPrChange>
        </w:rPr>
        <w:t>9</w:t>
      </w:r>
      <w:r>
        <w:t>e</w:t>
      </w:r>
      <w:r w:rsidRPr="00674711">
        <w:rPr>
          <w:lang w:val="ru-RU"/>
          <w:rPrChange w:id="4756" w:author="Nik K" w:date="2026-10-29T00:18:00Z">
            <w:rPr/>
          </w:rPrChange>
        </w:rPr>
        <w:t>69</w:t>
      </w:r>
      <w:proofErr w:type="spellStart"/>
      <w:r>
        <w:t>fcf</w:t>
      </w:r>
      <w:proofErr w:type="spellEnd"/>
      <w:r w:rsidRPr="00674711">
        <w:rPr>
          <w:lang w:val="ru-RU"/>
          <w:rPrChange w:id="4757" w:author="Nik K" w:date="2026-10-29T00:18:00Z">
            <w:rPr/>
          </w:rPrChange>
        </w:rPr>
        <w:t>8</w:t>
      </w:r>
      <w:r>
        <w:t>c</w:t>
      </w:r>
      <w:r w:rsidRPr="00674711">
        <w:rPr>
          <w:lang w:val="ru-RU"/>
          <w:rPrChange w:id="4758" w:author="Nik K" w:date="2026-10-29T00:18:00Z">
            <w:rPr/>
          </w:rPrChange>
        </w:rPr>
        <w:t>6169</w:t>
      </w:r>
      <w:r>
        <w:t>a</w:t>
      </w:r>
      <w:r w:rsidRPr="00674711">
        <w:rPr>
          <w:lang w:val="ru-RU"/>
          <w:rPrChange w:id="4759" w:author="Nik K" w:date="2026-10-29T00:18:00Z">
            <w:rPr/>
          </w:rPrChange>
        </w:rPr>
        <w:t>1627</w:t>
      </w:r>
      <w:proofErr w:type="spellStart"/>
      <w:r>
        <w:t>bc</w:t>
      </w:r>
      <w:proofErr w:type="spellEnd"/>
      <w:r w:rsidRPr="00674711">
        <w:rPr>
          <w:lang w:val="ru-RU"/>
          <w:rPrChange w:id="4760" w:author="Nik K" w:date="2026-10-29T00:18:00Z">
            <w:rPr/>
          </w:rPrChange>
        </w:rPr>
        <w:t>102 с локальным исправлением производной относительного остатка. Карта интеграции и происхождения (материал не приложен). Проверенные функции и отличия локальной редакции перечислены в рецензии главы.</w:t>
      </w:r>
    </w:p>
    <w:p w14:paraId="4244A737" w14:textId="77777777" w:rsidR="003416EE" w:rsidRPr="00674711" w:rsidRDefault="006041B4">
      <w:pPr>
        <w:pStyle w:val="14"/>
        <w:numPr>
          <w:ilvl w:val="0"/>
          <w:numId w:val="12"/>
        </w:numPr>
        <w:spacing w:after="100" w:line="264" w:lineRule="auto"/>
        <w:ind w:left="397" w:hanging="397"/>
        <w:rPr>
          <w:lang w:val="ru-RU"/>
          <w:rPrChange w:id="4761" w:author="Nik K" w:date="2026-10-29T00:18:00Z">
            <w:rPr/>
          </w:rPrChange>
        </w:rPr>
      </w:pPr>
      <w:r w:rsidRPr="00674711">
        <w:rPr>
          <w:lang w:val="ru-RU"/>
          <w:rPrChange w:id="4762" w:author="Nik K" w:date="2026-10-29T00:18:00Z">
            <w:rPr/>
          </w:rPrChange>
        </w:rPr>
        <w:t xml:space="preserve">Техническая проверка </w:t>
      </w:r>
      <w:proofErr w:type="spellStart"/>
      <w:r w:rsidRPr="00674711">
        <w:rPr>
          <w:lang w:val="ru-RU"/>
          <w:rPrChange w:id="4763" w:author="Nik K" w:date="2026-10-29T00:18:00Z">
            <w:rPr/>
          </w:rPrChange>
        </w:rPr>
        <w:t>компартментной</w:t>
      </w:r>
      <w:proofErr w:type="spellEnd"/>
      <w:r w:rsidRPr="00674711">
        <w:rPr>
          <w:lang w:val="ru-RU"/>
          <w:rPrChange w:id="4764" w:author="Nik K" w:date="2026-10-29T00:18:00Z">
            <w:rPr/>
          </w:rPrChange>
        </w:rPr>
        <w:t xml:space="preserve"> ЭИТ (материал не приложен), 28.10.2026, в том числе раздел об исправлении производной относительной невязки. Индивидуальный расчёт Н (материал не приложен), исправленная версия базовой инверсии и сравнение двух высоких плато.</w:t>
      </w:r>
    </w:p>
    <w:p w14:paraId="5ECFB8A1" w14:textId="77777777" w:rsidR="003416EE" w:rsidRDefault="006041B4">
      <w:pPr>
        <w:pStyle w:val="14"/>
        <w:numPr>
          <w:ilvl w:val="0"/>
          <w:numId w:val="12"/>
        </w:numPr>
        <w:spacing w:after="100" w:line="264" w:lineRule="auto"/>
        <w:ind w:left="397" w:hanging="397"/>
      </w:pPr>
      <w:r w:rsidRPr="00674711">
        <w:rPr>
          <w:lang w:val="ru-RU"/>
          <w:rPrChange w:id="4765" w:author="Nik K" w:date="2026-10-29T00:18:00Z">
            <w:rPr/>
          </w:rPrChange>
        </w:rPr>
        <w:t xml:space="preserve">Условные тканевые параметры (материал не приложен), оператор ТТРКГ (материал не приложен), пульсовые проекции (материал не приложен). </w:t>
      </w:r>
      <w:proofErr w:type="spellStart"/>
      <w:r>
        <w:t>Локальные</w:t>
      </w:r>
      <w:proofErr w:type="spellEnd"/>
      <w:r>
        <w:t xml:space="preserve"> </w:t>
      </w:r>
      <w:proofErr w:type="spellStart"/>
      <w:r>
        <w:t>численные</w:t>
      </w:r>
      <w:proofErr w:type="spellEnd"/>
      <w:r>
        <w:t xml:space="preserve"> </w:t>
      </w:r>
      <w:proofErr w:type="spellStart"/>
      <w:r>
        <w:t>таблицы</w:t>
      </w:r>
      <w:proofErr w:type="spellEnd"/>
      <w:r>
        <w:t xml:space="preserve"> </w:t>
      </w:r>
      <w:proofErr w:type="spellStart"/>
      <w:r>
        <w:t>индивидуального</w:t>
      </w:r>
      <w:proofErr w:type="spellEnd"/>
      <w:r>
        <w:t xml:space="preserve"> </w:t>
      </w:r>
      <w:proofErr w:type="spellStart"/>
      <w:r>
        <w:t>расчёта</w:t>
      </w:r>
      <w:proofErr w:type="spellEnd"/>
      <w:r>
        <w:t>, 28.10.2026.</w:t>
      </w:r>
    </w:p>
    <w:p w14:paraId="61EAD58C" w14:textId="77777777" w:rsidR="003416EE" w:rsidRDefault="006041B4">
      <w:pPr>
        <w:pStyle w:val="14"/>
        <w:numPr>
          <w:ilvl w:val="0"/>
          <w:numId w:val="12"/>
        </w:numPr>
        <w:spacing w:after="100" w:line="264" w:lineRule="auto"/>
        <w:ind w:left="397" w:hanging="397"/>
      </w:pPr>
      <w:r w:rsidRPr="00674711">
        <w:rPr>
          <w:lang w:val="ru-RU"/>
          <w:rPrChange w:id="4766" w:author="Nik K" w:date="2026-10-29T00:18:00Z">
            <w:rPr/>
          </w:rPrChange>
        </w:rPr>
        <w:t xml:space="preserve">Законы состава и относительная пульсовая реконструкция (материал не приложен); сравнение в общей метрике (материал не приложен), 28.10.2026. </w:t>
      </w:r>
      <w:proofErr w:type="spellStart"/>
      <w:r>
        <w:t>Диагностический</w:t>
      </w:r>
      <w:proofErr w:type="spellEnd"/>
      <w:r>
        <w:t xml:space="preserve"> </w:t>
      </w:r>
      <w:proofErr w:type="spellStart"/>
      <w:r>
        <w:t>расчёт</w:t>
      </w:r>
      <w:proofErr w:type="spellEnd"/>
      <w:r>
        <w:t xml:space="preserve">, </w:t>
      </w:r>
      <w:proofErr w:type="spellStart"/>
      <w:r>
        <w:t>не</w:t>
      </w:r>
      <w:proofErr w:type="spellEnd"/>
      <w:r>
        <w:t xml:space="preserve"> </w:t>
      </w:r>
      <w:proofErr w:type="spellStart"/>
      <w:r>
        <w:t>измерение</w:t>
      </w:r>
      <w:proofErr w:type="spellEnd"/>
      <w:r>
        <w:t xml:space="preserve"> </w:t>
      </w:r>
      <w:proofErr w:type="spellStart"/>
      <w:r>
        <w:t>сердечных</w:t>
      </w:r>
      <w:proofErr w:type="spellEnd"/>
      <w:r>
        <w:t xml:space="preserve"> </w:t>
      </w:r>
      <w:proofErr w:type="spellStart"/>
      <w:r>
        <w:t>функций</w:t>
      </w:r>
      <w:proofErr w:type="spellEnd"/>
      <w:r>
        <w:t>.</w:t>
      </w:r>
    </w:p>
    <w:p w14:paraId="090F4CA1" w14:textId="77777777" w:rsidR="003416EE" w:rsidRDefault="006041B4">
      <w:pPr>
        <w:pStyle w:val="14"/>
        <w:numPr>
          <w:ilvl w:val="0"/>
          <w:numId w:val="12"/>
        </w:numPr>
        <w:spacing w:after="100" w:line="264" w:lineRule="auto"/>
        <w:ind w:left="397" w:hanging="397"/>
      </w:pPr>
      <w:r w:rsidRPr="00674711">
        <w:rPr>
          <w:lang w:val="ru-RU"/>
          <w:rPrChange w:id="4767" w:author="Nik K" w:date="2026-10-29T00:18:00Z">
            <w:rPr/>
          </w:rPrChange>
        </w:rPr>
        <w:t xml:space="preserve">Электрическая проверка геометрических изменений (материал не приложен), 28.10.2026. </w:t>
      </w:r>
      <w:proofErr w:type="spellStart"/>
      <w:r>
        <w:t>Вычислительный</w:t>
      </w:r>
      <w:proofErr w:type="spellEnd"/>
      <w:r>
        <w:t xml:space="preserve"> </w:t>
      </w:r>
      <w:proofErr w:type="spellStart"/>
      <w:r>
        <w:t>опыт</w:t>
      </w:r>
      <w:proofErr w:type="spellEnd"/>
      <w:r>
        <w:t xml:space="preserve"> </w:t>
      </w:r>
      <w:proofErr w:type="spellStart"/>
      <w:r>
        <w:t>при</w:t>
      </w:r>
      <w:proofErr w:type="spellEnd"/>
      <w:r>
        <w:t xml:space="preserve"> </w:t>
      </w:r>
      <w:proofErr w:type="spellStart"/>
      <w:r>
        <w:t>постоянных</w:t>
      </w:r>
      <w:proofErr w:type="spellEnd"/>
      <w:r>
        <w:t xml:space="preserve"> </w:t>
      </w:r>
      <w:proofErr w:type="spellStart"/>
      <w:r>
        <w:t>свойствах</w:t>
      </w:r>
      <w:proofErr w:type="spellEnd"/>
      <w:r>
        <w:t xml:space="preserve"> </w:t>
      </w:r>
      <w:proofErr w:type="spellStart"/>
      <w:r>
        <w:t>тканей</w:t>
      </w:r>
      <w:proofErr w:type="spellEnd"/>
      <w:r>
        <w:t>.</w:t>
      </w:r>
    </w:p>
    <w:p w14:paraId="2AFB7E21" w14:textId="0B4143E8" w:rsidR="003416EE" w:rsidRDefault="006041B4">
      <w:pPr>
        <w:pStyle w:val="14"/>
        <w:numPr>
          <w:ilvl w:val="0"/>
          <w:numId w:val="12"/>
        </w:numPr>
        <w:spacing w:after="100" w:line="264" w:lineRule="auto"/>
        <w:ind w:left="397" w:hanging="397"/>
      </w:pPr>
      <w:r w:rsidRPr="00674711">
        <w:rPr>
          <w:lang w:val="ru-RU"/>
          <w:rPrChange w:id="4768" w:author="Nik K" w:date="2026-10-29T00:18:00Z">
            <w:rPr/>
          </w:rPrChange>
        </w:rPr>
        <w:t xml:space="preserve">Коэффициенты целевой последовательности после тканевой инверсии (материал не приложен), 28.10.2026; </w:t>
      </w:r>
      <w:r w:rsidR="006B31AF">
        <w:fldChar w:fldCharType="begin"/>
      </w:r>
      <w:r w:rsidR="006B31AF" w:rsidRPr="00674711">
        <w:rPr>
          <w:lang w:val="ru-RU"/>
          <w:rPrChange w:id="4769" w:author="Nik K" w:date="2026-10-29T00:18:00Z">
            <w:rPr/>
          </w:rPrChange>
        </w:rPr>
        <w:instrText xml:space="preserve"> </w:instrText>
      </w:r>
      <w:r w:rsidR="006B31AF">
        <w:instrText>HYPERLINK</w:instrText>
      </w:r>
      <w:r w:rsidR="006B31AF" w:rsidRPr="00674711">
        <w:rPr>
          <w:lang w:val="ru-RU"/>
          <w:rPrChange w:id="4770" w:author="Nik K" w:date="2026-10-29T00:18:00Z">
            <w:rPr/>
          </w:rPrChange>
        </w:rPr>
        <w:instrText xml:space="preserve"> "../../</w:instrText>
      </w:r>
      <w:r w:rsidR="006B31AF">
        <w:instrText>chapters</w:instrText>
      </w:r>
      <w:r w:rsidR="006B31AF" w:rsidRPr="00674711">
        <w:rPr>
          <w:lang w:val="ru-RU"/>
          <w:rPrChange w:id="4771" w:author="Nik K" w:date="2026-10-29T00:18:00Z">
            <w:rPr/>
          </w:rPrChange>
        </w:rPr>
        <w:instrText>/17_</w:instrText>
      </w:r>
      <w:r w:rsidR="006B31AF">
        <w:instrText>shape</w:instrText>
      </w:r>
      <w:r w:rsidR="006B31AF" w:rsidRPr="00674711">
        <w:rPr>
          <w:lang w:val="ru-RU"/>
          <w:rPrChange w:id="4772" w:author="Nik K" w:date="2026-10-29T00:18:00Z">
            <w:rPr/>
          </w:rPrChange>
        </w:rPr>
        <w:instrText>_</w:instrText>
      </w:r>
      <w:r w:rsidR="006B31AF">
        <w:instrText>electrical</w:instrText>
      </w:r>
      <w:r w:rsidR="006B31AF" w:rsidRPr="00674711">
        <w:rPr>
          <w:lang w:val="ru-RU"/>
          <w:rPrChange w:id="4773" w:author="Nik K" w:date="2026-10-29T00:18:00Z">
            <w:rPr/>
          </w:rPrChange>
        </w:rPr>
        <w:instrText>_</w:instrText>
      </w:r>
      <w:r w:rsidR="006B31AF">
        <w:instrText>identifiability</w:instrText>
      </w:r>
      <w:r w:rsidR="006B31AF" w:rsidRPr="00674711">
        <w:rPr>
          <w:lang w:val="ru-RU"/>
          <w:rPrChange w:id="4774" w:author="Nik K" w:date="2026-10-29T00:18:00Z">
            <w:rPr/>
          </w:rPrChange>
        </w:rPr>
        <w:instrText>.</w:instrText>
      </w:r>
      <w:r w:rsidR="006B31AF">
        <w:instrText>md</w:instrText>
      </w:r>
      <w:r w:rsidR="006B31AF" w:rsidRPr="00674711">
        <w:rPr>
          <w:lang w:val="ru-RU"/>
          <w:rPrChange w:id="4775" w:author="Nik K" w:date="2026-10-29T00:18:00Z">
            <w:rPr/>
          </w:rPrChange>
        </w:rPr>
        <w:instrText>" \</w:instrText>
      </w:r>
      <w:r w:rsidR="006B31AF">
        <w:instrText>h</w:instrText>
      </w:r>
      <w:r w:rsidR="006B31AF" w:rsidRPr="00674711">
        <w:rPr>
          <w:lang w:val="ru-RU"/>
          <w:rPrChange w:id="4776" w:author="Nik K" w:date="2026-10-29T00:18:00Z">
            <w:rPr/>
          </w:rPrChange>
        </w:rPr>
        <w:instrText xml:space="preserve"> </w:instrText>
      </w:r>
      <w:r w:rsidR="006B31AF">
        <w:fldChar w:fldCharType="separate"/>
      </w:r>
      <w:r w:rsidRPr="00674711">
        <w:rPr>
          <w:lang w:val="ru-RU"/>
          <w:rPrChange w:id="4777" w:author="Nik K" w:date="2026-10-29T00:18:00Z">
            <w:rPr/>
          </w:rPrChange>
        </w:rPr>
        <w:t>описание проверки форм и различимости</w:t>
      </w:r>
      <w:r w:rsidR="006B31AF">
        <w:fldChar w:fldCharType="end"/>
      </w:r>
      <w:r w:rsidRPr="00674711">
        <w:rPr>
          <w:lang w:val="ru-RU"/>
          <w:rPrChange w:id="4778" w:author="Nik K" w:date="2026-10-29T00:18:00Z">
            <w:rPr/>
          </w:rPrChange>
        </w:rPr>
        <w:t xml:space="preserve">, §§17.4–17.6, 17.10–17.12. </w:t>
      </w:r>
      <w:proofErr w:type="spellStart"/>
      <w:r>
        <w:t>Локальные</w:t>
      </w:r>
      <w:proofErr w:type="spellEnd"/>
      <w:r>
        <w:t xml:space="preserve"> </w:t>
      </w:r>
      <w:proofErr w:type="spellStart"/>
      <w:r>
        <w:t>агрегаты</w:t>
      </w:r>
      <w:proofErr w:type="spellEnd"/>
      <w:r>
        <w:t xml:space="preserve"> и </w:t>
      </w:r>
      <w:proofErr w:type="spellStart"/>
      <w:r>
        <w:t>условия</w:t>
      </w:r>
      <w:proofErr w:type="spellEnd"/>
      <w:r>
        <w:t xml:space="preserve"> </w:t>
      </w:r>
      <w:proofErr w:type="spellStart"/>
      <w:r>
        <w:t>продолжающегося</w:t>
      </w:r>
      <w:proofErr w:type="spellEnd"/>
      <w:r>
        <w:t xml:space="preserve"> </w:t>
      </w:r>
      <w:proofErr w:type="spellStart"/>
      <w:r>
        <w:t>исследования</w:t>
      </w:r>
      <w:proofErr w:type="spellEnd"/>
      <w:r>
        <w:t>.</w:t>
      </w:r>
    </w:p>
    <w:p w14:paraId="0D226FF7" w14:textId="68070D6B" w:rsidR="003416EE" w:rsidRPr="00674711" w:rsidRDefault="006041B4">
      <w:pPr>
        <w:pStyle w:val="14"/>
        <w:numPr>
          <w:ilvl w:val="0"/>
          <w:numId w:val="12"/>
        </w:numPr>
        <w:spacing w:after="100" w:line="264" w:lineRule="auto"/>
        <w:ind w:left="397" w:hanging="397"/>
        <w:rPr>
          <w:lang w:val="ru-RU"/>
          <w:rPrChange w:id="4779" w:author="Nik K" w:date="2026-10-29T00:18:00Z">
            <w:rPr/>
          </w:rPrChange>
        </w:rPr>
      </w:pPr>
      <w:r w:rsidRPr="00674711">
        <w:rPr>
          <w:lang w:val="ru-RU"/>
          <w:rPrChange w:id="4780" w:author="Nik K" w:date="2026-10-29T00:18:00Z">
            <w:rPr/>
          </w:rPrChange>
        </w:rPr>
        <w:t xml:space="preserve">Дополнительная условная </w:t>
      </w:r>
      <w:r>
        <w:t>FEM</w:t>
      </w:r>
      <w:r w:rsidRPr="00674711">
        <w:rPr>
          <w:lang w:val="ru-RU"/>
          <w:rPrChange w:id="4781" w:author="Nik K" w:date="2026-10-29T00:18:00Z">
            <w:rPr/>
          </w:rPrChange>
        </w:rPr>
        <w:t xml:space="preserve">-серия одной КТ-геометрии, 28.10.2026: </w:t>
      </w:r>
      <w:r w:rsidR="006B31AF">
        <w:fldChar w:fldCharType="begin"/>
      </w:r>
      <w:r w:rsidR="006B31AF" w:rsidRPr="00674711">
        <w:rPr>
          <w:lang w:val="ru-RU"/>
          <w:rPrChange w:id="4782" w:author="Nik K" w:date="2026-10-29T00:18:00Z">
            <w:rPr/>
          </w:rPrChange>
        </w:rPr>
        <w:instrText xml:space="preserve"> </w:instrText>
      </w:r>
      <w:r w:rsidR="006B31AF">
        <w:instrText>HYPERLINK</w:instrText>
      </w:r>
      <w:r w:rsidR="006B31AF" w:rsidRPr="00674711">
        <w:rPr>
          <w:lang w:val="ru-RU"/>
          <w:rPrChange w:id="4783" w:author="Nik K" w:date="2026-10-29T00:18:00Z">
            <w:rPr/>
          </w:rPrChange>
        </w:rPr>
        <w:instrText xml:space="preserve"> "../../</w:instrText>
      </w:r>
      <w:r w:rsidR="006B31AF">
        <w:instrText>results</w:instrText>
      </w:r>
      <w:r w:rsidR="006B31AF" w:rsidRPr="00674711">
        <w:rPr>
          <w:lang w:val="ru-RU"/>
          <w:rPrChange w:id="4784" w:author="Nik K" w:date="2026-10-29T00:18:00Z">
            <w:rPr/>
          </w:rPrChange>
        </w:rPr>
        <w:instrText>/</w:instrText>
      </w:r>
      <w:r w:rsidR="006B31AF">
        <w:instrText>montage</w:instrText>
      </w:r>
      <w:r w:rsidR="006B31AF" w:rsidRPr="00674711">
        <w:rPr>
          <w:lang w:val="ru-RU"/>
          <w:rPrChange w:id="4785" w:author="Nik K" w:date="2026-10-29T00:18:00Z">
            <w:rPr/>
          </w:rPrChange>
        </w:rPr>
        <w:instrText>_</w:instrText>
      </w:r>
      <w:r w:rsidR="006B31AF">
        <w:instrText>sensitivity</w:instrText>
      </w:r>
      <w:r w:rsidR="006B31AF" w:rsidRPr="00674711">
        <w:rPr>
          <w:lang w:val="ru-RU"/>
          <w:rPrChange w:id="4786" w:author="Nik K" w:date="2026-10-29T00:18:00Z">
            <w:rPr/>
          </w:rPrChange>
        </w:rPr>
        <w:instrText>_</w:instrText>
      </w:r>
      <w:r w:rsidR="006B31AF">
        <w:instrText>v</w:instrText>
      </w:r>
      <w:r w:rsidR="006B31AF" w:rsidRPr="00674711">
        <w:rPr>
          <w:lang w:val="ru-RU"/>
          <w:rPrChange w:id="4787" w:author="Nik K" w:date="2026-10-29T00:18:00Z">
            <w:rPr/>
          </w:rPrChange>
        </w:rPr>
        <w:instrText>1/</w:instrText>
      </w:r>
      <w:r w:rsidR="006B31AF">
        <w:instrText>README</w:instrText>
      </w:r>
      <w:r w:rsidR="006B31AF" w:rsidRPr="00674711">
        <w:rPr>
          <w:lang w:val="ru-RU"/>
          <w:rPrChange w:id="4788" w:author="Nik K" w:date="2026-10-29T00:18:00Z">
            <w:rPr/>
          </w:rPrChange>
        </w:rPr>
        <w:instrText>.</w:instrText>
      </w:r>
      <w:r w:rsidR="006B31AF">
        <w:instrText>md</w:instrText>
      </w:r>
      <w:r w:rsidR="006B31AF" w:rsidRPr="00674711">
        <w:rPr>
          <w:lang w:val="ru-RU"/>
          <w:rPrChange w:id="4789" w:author="Nik K" w:date="2026-10-29T00:18:00Z">
            <w:rPr/>
          </w:rPrChange>
        </w:rPr>
        <w:instrText>" \</w:instrText>
      </w:r>
      <w:r w:rsidR="006B31AF">
        <w:instrText>h</w:instrText>
      </w:r>
      <w:r w:rsidR="006B31AF" w:rsidRPr="00674711">
        <w:rPr>
          <w:lang w:val="ru-RU"/>
          <w:rPrChange w:id="4790" w:author="Nik K" w:date="2026-10-29T00:18:00Z">
            <w:rPr/>
          </w:rPrChange>
        </w:rPr>
        <w:instrText xml:space="preserve"> </w:instrText>
      </w:r>
      <w:r w:rsidR="006B31AF">
        <w:fldChar w:fldCharType="separate"/>
      </w:r>
      <w:r w:rsidRPr="00674711">
        <w:rPr>
          <w:lang w:val="ru-RU"/>
          <w:rPrChange w:id="4791" w:author="Nik K" w:date="2026-10-29T00:18:00Z">
            <w:rPr/>
          </w:rPrChange>
        </w:rPr>
        <w:t>состав и ограничения</w:t>
      </w:r>
      <w:r w:rsidR="006B31AF">
        <w:fldChar w:fldCharType="end"/>
      </w:r>
      <w:r w:rsidRPr="00674711">
        <w:rPr>
          <w:lang w:val="ru-RU"/>
          <w:rPrChange w:id="4792" w:author="Nik K" w:date="2026-10-29T00:18:00Z">
            <w:rPr/>
          </w:rPrChange>
        </w:rPr>
        <w:t xml:space="preserve">, </w:t>
      </w:r>
      <w:r w:rsidR="006B31AF">
        <w:fldChar w:fldCharType="begin"/>
      </w:r>
      <w:r w:rsidR="006B31AF" w:rsidRPr="00674711">
        <w:rPr>
          <w:lang w:val="ru-RU"/>
          <w:rPrChange w:id="4793" w:author="Nik K" w:date="2026-10-29T00:18:00Z">
            <w:rPr/>
          </w:rPrChange>
        </w:rPr>
        <w:instrText xml:space="preserve"> </w:instrText>
      </w:r>
      <w:r w:rsidR="006B31AF">
        <w:instrText>HYPERLINK</w:instrText>
      </w:r>
      <w:r w:rsidR="006B31AF" w:rsidRPr="00674711">
        <w:rPr>
          <w:lang w:val="ru-RU"/>
          <w:rPrChange w:id="4794" w:author="Nik K" w:date="2026-10-29T00:18:00Z">
            <w:rPr/>
          </w:rPrChange>
        </w:rPr>
        <w:instrText xml:space="preserve"> "../../</w:instrText>
      </w:r>
      <w:r w:rsidR="006B31AF">
        <w:instrText>results</w:instrText>
      </w:r>
      <w:r w:rsidR="006B31AF" w:rsidRPr="00674711">
        <w:rPr>
          <w:lang w:val="ru-RU"/>
          <w:rPrChange w:id="4795" w:author="Nik K" w:date="2026-10-29T00:18:00Z">
            <w:rPr/>
          </w:rPrChange>
        </w:rPr>
        <w:instrText>/</w:instrText>
      </w:r>
      <w:r w:rsidR="006B31AF">
        <w:instrText>montage</w:instrText>
      </w:r>
      <w:r w:rsidR="006B31AF" w:rsidRPr="00674711">
        <w:rPr>
          <w:lang w:val="ru-RU"/>
          <w:rPrChange w:id="4796" w:author="Nik K" w:date="2026-10-29T00:18:00Z">
            <w:rPr/>
          </w:rPrChange>
        </w:rPr>
        <w:instrText>_</w:instrText>
      </w:r>
      <w:r w:rsidR="006B31AF">
        <w:instrText>sensitivity</w:instrText>
      </w:r>
      <w:r w:rsidR="006B31AF" w:rsidRPr="00674711">
        <w:rPr>
          <w:lang w:val="ru-RU"/>
          <w:rPrChange w:id="4797" w:author="Nik K" w:date="2026-10-29T00:18:00Z">
            <w:rPr/>
          </w:rPrChange>
        </w:rPr>
        <w:instrText>_</w:instrText>
      </w:r>
      <w:r w:rsidR="006B31AF">
        <w:instrText>v</w:instrText>
      </w:r>
      <w:r w:rsidR="006B31AF" w:rsidRPr="00674711">
        <w:rPr>
          <w:lang w:val="ru-RU"/>
          <w:rPrChange w:id="4798" w:author="Nik K" w:date="2026-10-29T00:18:00Z">
            <w:rPr/>
          </w:rPrChange>
        </w:rPr>
        <w:instrText>1/</w:instrText>
      </w:r>
      <w:r w:rsidR="006B31AF">
        <w:instrText>manifest</w:instrText>
      </w:r>
      <w:r w:rsidR="006B31AF" w:rsidRPr="00674711">
        <w:rPr>
          <w:lang w:val="ru-RU"/>
          <w:rPrChange w:id="4799" w:author="Nik K" w:date="2026-10-29T00:18:00Z">
            <w:rPr/>
          </w:rPrChange>
        </w:rPr>
        <w:instrText>.</w:instrText>
      </w:r>
      <w:r w:rsidR="006B31AF">
        <w:instrText>json</w:instrText>
      </w:r>
      <w:r w:rsidR="006B31AF" w:rsidRPr="00674711">
        <w:rPr>
          <w:lang w:val="ru-RU"/>
          <w:rPrChange w:id="4800" w:author="Nik K" w:date="2026-10-29T00:18:00Z">
            <w:rPr/>
          </w:rPrChange>
        </w:rPr>
        <w:instrText>" \</w:instrText>
      </w:r>
      <w:r w:rsidR="006B31AF">
        <w:instrText>h</w:instrText>
      </w:r>
      <w:r w:rsidR="006B31AF" w:rsidRPr="00674711">
        <w:rPr>
          <w:lang w:val="ru-RU"/>
          <w:rPrChange w:id="4801" w:author="Nik K" w:date="2026-10-29T00:18:00Z">
            <w:rPr/>
          </w:rPrChange>
        </w:rPr>
        <w:instrText xml:space="preserve"> </w:instrText>
      </w:r>
      <w:r w:rsidR="006B31AF">
        <w:fldChar w:fldCharType="separate"/>
      </w:r>
      <w:r w:rsidRPr="00674711">
        <w:rPr>
          <w:lang w:val="ru-RU"/>
          <w:rPrChange w:id="4802" w:author="Nik K" w:date="2026-10-29T00:18:00Z">
            <w:rPr/>
          </w:rPrChange>
        </w:rPr>
        <w:t>манифест</w:t>
      </w:r>
      <w:r w:rsidR="006B31AF">
        <w:fldChar w:fldCharType="end"/>
      </w:r>
      <w:r w:rsidRPr="00674711">
        <w:rPr>
          <w:lang w:val="ru-RU"/>
          <w:rPrChange w:id="4803" w:author="Nik K" w:date="2026-10-29T00:18:00Z">
            <w:rPr/>
          </w:rPrChange>
        </w:rPr>
        <w:t xml:space="preserve">, </w:t>
      </w:r>
      <w:r w:rsidR="006B31AF">
        <w:fldChar w:fldCharType="begin"/>
      </w:r>
      <w:r w:rsidR="006B31AF" w:rsidRPr="00674711">
        <w:rPr>
          <w:lang w:val="ru-RU"/>
          <w:rPrChange w:id="4804" w:author="Nik K" w:date="2026-10-29T00:18:00Z">
            <w:rPr/>
          </w:rPrChange>
        </w:rPr>
        <w:instrText xml:space="preserve"> </w:instrText>
      </w:r>
      <w:r w:rsidR="006B31AF">
        <w:instrText>HYPERLINK</w:instrText>
      </w:r>
      <w:r w:rsidR="006B31AF" w:rsidRPr="00674711">
        <w:rPr>
          <w:lang w:val="ru-RU"/>
          <w:rPrChange w:id="4805" w:author="Nik K" w:date="2026-10-29T00:18:00Z">
            <w:rPr/>
          </w:rPrChange>
        </w:rPr>
        <w:instrText xml:space="preserve"> "../../</w:instrText>
      </w:r>
      <w:r w:rsidR="006B31AF">
        <w:instrText>results</w:instrText>
      </w:r>
      <w:r w:rsidR="006B31AF" w:rsidRPr="00674711">
        <w:rPr>
          <w:lang w:val="ru-RU"/>
          <w:rPrChange w:id="4806" w:author="Nik K" w:date="2026-10-29T00:18:00Z">
            <w:rPr/>
          </w:rPrChange>
        </w:rPr>
        <w:instrText>/</w:instrText>
      </w:r>
      <w:r w:rsidR="006B31AF">
        <w:instrText>montage</w:instrText>
      </w:r>
      <w:r w:rsidR="006B31AF" w:rsidRPr="00674711">
        <w:rPr>
          <w:lang w:val="ru-RU"/>
          <w:rPrChange w:id="4807" w:author="Nik K" w:date="2026-10-29T00:18:00Z">
            <w:rPr/>
          </w:rPrChange>
        </w:rPr>
        <w:instrText>_</w:instrText>
      </w:r>
      <w:r w:rsidR="006B31AF">
        <w:instrText>sensitivity</w:instrText>
      </w:r>
      <w:r w:rsidR="006B31AF" w:rsidRPr="00674711">
        <w:rPr>
          <w:lang w:val="ru-RU"/>
          <w:rPrChange w:id="4808" w:author="Nik K" w:date="2026-10-29T00:18:00Z">
            <w:rPr/>
          </w:rPrChange>
        </w:rPr>
        <w:instrText>_</w:instrText>
      </w:r>
      <w:r w:rsidR="006B31AF">
        <w:instrText>v</w:instrText>
      </w:r>
      <w:r w:rsidR="006B31AF" w:rsidRPr="00674711">
        <w:rPr>
          <w:lang w:val="ru-RU"/>
          <w:rPrChange w:id="4809" w:author="Nik K" w:date="2026-10-29T00:18:00Z">
            <w:rPr/>
          </w:rPrChange>
        </w:rPr>
        <w:instrText>1/</w:instrText>
      </w:r>
      <w:r w:rsidR="006B31AF">
        <w:instrText>tables</w:instrText>
      </w:r>
      <w:r w:rsidR="006B31AF" w:rsidRPr="00674711">
        <w:rPr>
          <w:lang w:val="ru-RU"/>
          <w:rPrChange w:id="4810" w:author="Nik K" w:date="2026-10-29T00:18:00Z">
            <w:rPr/>
          </w:rPrChange>
        </w:rPr>
        <w:instrText>.</w:instrText>
      </w:r>
      <w:r w:rsidR="006B31AF">
        <w:instrText>md</w:instrText>
      </w:r>
      <w:r w:rsidR="006B31AF" w:rsidRPr="00674711">
        <w:rPr>
          <w:lang w:val="ru-RU"/>
          <w:rPrChange w:id="4811" w:author="Nik K" w:date="2026-10-29T00:18:00Z">
            <w:rPr/>
          </w:rPrChange>
        </w:rPr>
        <w:instrText>" \</w:instrText>
      </w:r>
      <w:r w:rsidR="006B31AF">
        <w:instrText>h</w:instrText>
      </w:r>
      <w:r w:rsidR="006B31AF" w:rsidRPr="00674711">
        <w:rPr>
          <w:lang w:val="ru-RU"/>
          <w:rPrChange w:id="4812" w:author="Nik K" w:date="2026-10-29T00:18:00Z">
            <w:rPr/>
          </w:rPrChange>
        </w:rPr>
        <w:instrText xml:space="preserve"> </w:instrText>
      </w:r>
      <w:r w:rsidR="006B31AF">
        <w:fldChar w:fldCharType="separate"/>
      </w:r>
      <w:r w:rsidRPr="00674711">
        <w:rPr>
          <w:lang w:val="ru-RU"/>
          <w:rPrChange w:id="4813" w:author="Nik K" w:date="2026-10-29T00:18:00Z">
            <w:rPr/>
          </w:rPrChange>
        </w:rPr>
        <w:t>сводные таблицы 18.3–18.4</w:t>
      </w:r>
      <w:r w:rsidR="006B31AF">
        <w:fldChar w:fldCharType="end"/>
      </w:r>
      <w:r w:rsidRPr="00674711">
        <w:rPr>
          <w:lang w:val="ru-RU"/>
          <w:rPrChange w:id="4814" w:author="Nik K" w:date="2026-10-29T00:18:00Z">
            <w:rPr/>
          </w:rPrChange>
        </w:rPr>
        <w:t xml:space="preserve">, </w:t>
      </w:r>
      <w:r w:rsidR="006B31AF">
        <w:fldChar w:fldCharType="begin"/>
      </w:r>
      <w:r w:rsidR="006B31AF" w:rsidRPr="00674711">
        <w:rPr>
          <w:lang w:val="ru-RU"/>
          <w:rPrChange w:id="4815" w:author="Nik K" w:date="2026-10-29T00:18:00Z">
            <w:rPr/>
          </w:rPrChange>
        </w:rPr>
        <w:instrText xml:space="preserve"> </w:instrText>
      </w:r>
      <w:r w:rsidR="006B31AF">
        <w:instrText>HYPERLINK</w:instrText>
      </w:r>
      <w:r w:rsidR="006B31AF" w:rsidRPr="00674711">
        <w:rPr>
          <w:lang w:val="ru-RU"/>
          <w:rPrChange w:id="4816" w:author="Nik K" w:date="2026-10-29T00:18:00Z">
            <w:rPr/>
          </w:rPrChange>
        </w:rPr>
        <w:instrText xml:space="preserve"> "../../</w:instrText>
      </w:r>
      <w:r w:rsidR="006B31AF">
        <w:instrText>results</w:instrText>
      </w:r>
      <w:r w:rsidR="006B31AF" w:rsidRPr="00674711">
        <w:rPr>
          <w:lang w:val="ru-RU"/>
          <w:rPrChange w:id="4817" w:author="Nik K" w:date="2026-10-29T00:18:00Z">
            <w:rPr/>
          </w:rPrChange>
        </w:rPr>
        <w:instrText>/</w:instrText>
      </w:r>
      <w:r w:rsidR="006B31AF">
        <w:instrText>montage</w:instrText>
      </w:r>
      <w:r w:rsidR="006B31AF" w:rsidRPr="00674711">
        <w:rPr>
          <w:lang w:val="ru-RU"/>
          <w:rPrChange w:id="4818" w:author="Nik K" w:date="2026-10-29T00:18:00Z">
            <w:rPr/>
          </w:rPrChange>
        </w:rPr>
        <w:instrText>_</w:instrText>
      </w:r>
      <w:r w:rsidR="006B31AF">
        <w:instrText>sensitivity</w:instrText>
      </w:r>
      <w:r w:rsidR="006B31AF" w:rsidRPr="00674711">
        <w:rPr>
          <w:lang w:val="ru-RU"/>
          <w:rPrChange w:id="4819" w:author="Nik K" w:date="2026-10-29T00:18:00Z">
            <w:rPr/>
          </w:rPrChange>
        </w:rPr>
        <w:instrText>_</w:instrText>
      </w:r>
      <w:r w:rsidR="006B31AF">
        <w:instrText>v</w:instrText>
      </w:r>
      <w:r w:rsidR="006B31AF" w:rsidRPr="00674711">
        <w:rPr>
          <w:lang w:val="ru-RU"/>
          <w:rPrChange w:id="4820" w:author="Nik K" w:date="2026-10-29T00:18:00Z">
            <w:rPr/>
          </w:rPrChange>
        </w:rPr>
        <w:instrText>1/</w:instrText>
      </w:r>
      <w:r w:rsidR="006B31AF">
        <w:instrText>tables</w:instrText>
      </w:r>
      <w:r w:rsidR="006B31AF" w:rsidRPr="00674711">
        <w:rPr>
          <w:lang w:val="ru-RU"/>
          <w:rPrChange w:id="4821" w:author="Nik K" w:date="2026-10-29T00:18:00Z">
            <w:rPr/>
          </w:rPrChange>
        </w:rPr>
        <w:instrText>/</w:instrText>
      </w:r>
      <w:r w:rsidR="006B31AF">
        <w:instrText>omission</w:instrText>
      </w:r>
      <w:r w:rsidR="006B31AF" w:rsidRPr="00674711">
        <w:rPr>
          <w:lang w:val="ru-RU"/>
          <w:rPrChange w:id="4822" w:author="Nik K" w:date="2026-10-29T00:18:00Z">
            <w:rPr/>
          </w:rPrChange>
        </w:rPr>
        <w:instrText>_</w:instrText>
      </w:r>
      <w:r w:rsidR="006B31AF">
        <w:instrText>units</w:instrText>
      </w:r>
      <w:r w:rsidR="006B31AF" w:rsidRPr="00674711">
        <w:rPr>
          <w:lang w:val="ru-RU"/>
          <w:rPrChange w:id="4823" w:author="Nik K" w:date="2026-10-29T00:18:00Z">
            <w:rPr/>
          </w:rPrChange>
        </w:rPr>
        <w:instrText>.</w:instrText>
      </w:r>
      <w:r w:rsidR="006B31AF">
        <w:instrText>csv</w:instrText>
      </w:r>
      <w:r w:rsidR="006B31AF" w:rsidRPr="00674711">
        <w:rPr>
          <w:lang w:val="ru-RU"/>
          <w:rPrChange w:id="4824" w:author="Nik K" w:date="2026-10-29T00:18:00Z">
            <w:rPr/>
          </w:rPrChange>
        </w:rPr>
        <w:instrText>" \</w:instrText>
      </w:r>
      <w:r w:rsidR="006B31AF">
        <w:instrText>h</w:instrText>
      </w:r>
      <w:r w:rsidR="006B31AF" w:rsidRPr="00674711">
        <w:rPr>
          <w:lang w:val="ru-RU"/>
          <w:rPrChange w:id="4825" w:author="Nik K" w:date="2026-10-29T00:18:00Z">
            <w:rPr/>
          </w:rPrChange>
        </w:rPr>
        <w:instrText xml:space="preserve"> </w:instrText>
      </w:r>
      <w:r w:rsidR="006B31AF">
        <w:fldChar w:fldCharType="separate"/>
      </w:r>
      <w:r w:rsidRPr="00674711">
        <w:rPr>
          <w:lang w:val="ru-RU"/>
          <w:rPrChange w:id="4826" w:author="Nik K" w:date="2026-10-29T00:18:00Z">
            <w:rPr/>
          </w:rPrChange>
        </w:rPr>
        <w:t xml:space="preserve">изолированные эквивалентные </w:t>
      </w:r>
      <w:r w:rsidRPr="00674711">
        <w:rPr>
          <w:lang w:val="ru-RU"/>
          <w:rPrChange w:id="4827" w:author="Nik K" w:date="2026-10-29T00:18:00Z">
            <w:rPr/>
          </w:rPrChange>
        </w:rPr>
        <w:lastRenderedPageBreak/>
        <w:t>ошибки</w:t>
      </w:r>
      <w:r w:rsidR="006B31AF">
        <w:fldChar w:fldCharType="end"/>
      </w:r>
      <w:r w:rsidRPr="00674711">
        <w:rPr>
          <w:lang w:val="ru-RU"/>
          <w:rPrChange w:id="4828" w:author="Nik K" w:date="2026-10-29T00:18:00Z">
            <w:rPr/>
          </w:rPrChange>
        </w:rPr>
        <w:t xml:space="preserve">, </w:t>
      </w:r>
      <w:r w:rsidR="006B31AF">
        <w:fldChar w:fldCharType="begin"/>
      </w:r>
      <w:r w:rsidR="006B31AF" w:rsidRPr="00674711">
        <w:rPr>
          <w:lang w:val="ru-RU"/>
          <w:rPrChange w:id="4829" w:author="Nik K" w:date="2026-10-29T00:18:00Z">
            <w:rPr/>
          </w:rPrChange>
        </w:rPr>
        <w:instrText xml:space="preserve"> </w:instrText>
      </w:r>
      <w:r w:rsidR="006B31AF">
        <w:instrText>HYPERLINK</w:instrText>
      </w:r>
      <w:r w:rsidR="006B31AF" w:rsidRPr="00674711">
        <w:rPr>
          <w:lang w:val="ru-RU"/>
          <w:rPrChange w:id="4830" w:author="Nik K" w:date="2026-10-29T00:18:00Z">
            <w:rPr/>
          </w:rPrChange>
        </w:rPr>
        <w:instrText xml:space="preserve"> "../../</w:instrText>
      </w:r>
      <w:r w:rsidR="006B31AF">
        <w:instrText>results</w:instrText>
      </w:r>
      <w:r w:rsidR="006B31AF" w:rsidRPr="00674711">
        <w:rPr>
          <w:lang w:val="ru-RU"/>
          <w:rPrChange w:id="4831" w:author="Nik K" w:date="2026-10-29T00:18:00Z">
            <w:rPr/>
          </w:rPrChange>
        </w:rPr>
        <w:instrText>/</w:instrText>
      </w:r>
      <w:r w:rsidR="006B31AF">
        <w:instrText>montage</w:instrText>
      </w:r>
      <w:r w:rsidR="006B31AF" w:rsidRPr="00674711">
        <w:rPr>
          <w:lang w:val="ru-RU"/>
          <w:rPrChange w:id="4832" w:author="Nik K" w:date="2026-10-29T00:18:00Z">
            <w:rPr/>
          </w:rPrChange>
        </w:rPr>
        <w:instrText>_</w:instrText>
      </w:r>
      <w:r w:rsidR="006B31AF">
        <w:instrText>sensitivity</w:instrText>
      </w:r>
      <w:r w:rsidR="006B31AF" w:rsidRPr="00674711">
        <w:rPr>
          <w:lang w:val="ru-RU"/>
          <w:rPrChange w:id="4833" w:author="Nik K" w:date="2026-10-29T00:18:00Z">
            <w:rPr/>
          </w:rPrChange>
        </w:rPr>
        <w:instrText>_</w:instrText>
      </w:r>
      <w:r w:rsidR="006B31AF">
        <w:instrText>v</w:instrText>
      </w:r>
      <w:r w:rsidR="006B31AF" w:rsidRPr="00674711">
        <w:rPr>
          <w:lang w:val="ru-RU"/>
          <w:rPrChange w:id="4834" w:author="Nik K" w:date="2026-10-29T00:18:00Z">
            <w:rPr/>
          </w:rPrChange>
        </w:rPr>
        <w:instrText>1/</w:instrText>
      </w:r>
      <w:r w:rsidR="006B31AF">
        <w:instrText>tables</w:instrText>
      </w:r>
      <w:r w:rsidR="006B31AF" w:rsidRPr="00674711">
        <w:rPr>
          <w:lang w:val="ru-RU"/>
          <w:rPrChange w:id="4835" w:author="Nik K" w:date="2026-10-29T00:18:00Z">
            <w:rPr/>
          </w:rPrChange>
        </w:rPr>
        <w:instrText>/</w:instrText>
      </w:r>
      <w:r w:rsidR="006B31AF">
        <w:instrText>exclusion</w:instrText>
      </w:r>
      <w:r w:rsidR="006B31AF" w:rsidRPr="00674711">
        <w:rPr>
          <w:lang w:val="ru-RU"/>
          <w:rPrChange w:id="4836" w:author="Nik K" w:date="2026-10-29T00:18:00Z">
            <w:rPr/>
          </w:rPrChange>
        </w:rPr>
        <w:instrText>_</w:instrText>
      </w:r>
      <w:r w:rsidR="006B31AF">
        <w:instrText>error</w:instrText>
      </w:r>
      <w:r w:rsidR="006B31AF" w:rsidRPr="00674711">
        <w:rPr>
          <w:lang w:val="ru-RU"/>
          <w:rPrChange w:id="4837" w:author="Nik K" w:date="2026-10-29T00:18:00Z">
            <w:rPr/>
          </w:rPrChange>
        </w:rPr>
        <w:instrText>_</w:instrText>
      </w:r>
      <w:r w:rsidR="006B31AF">
        <w:instrText>budgets</w:instrText>
      </w:r>
      <w:r w:rsidR="006B31AF" w:rsidRPr="00674711">
        <w:rPr>
          <w:lang w:val="ru-RU"/>
          <w:rPrChange w:id="4838" w:author="Nik K" w:date="2026-10-29T00:18:00Z">
            <w:rPr/>
          </w:rPrChange>
        </w:rPr>
        <w:instrText>.</w:instrText>
      </w:r>
      <w:r w:rsidR="006B31AF">
        <w:instrText>csv</w:instrText>
      </w:r>
      <w:r w:rsidR="006B31AF" w:rsidRPr="00674711">
        <w:rPr>
          <w:lang w:val="ru-RU"/>
          <w:rPrChange w:id="4839" w:author="Nik K" w:date="2026-10-29T00:18:00Z">
            <w:rPr/>
          </w:rPrChange>
        </w:rPr>
        <w:instrText>" \</w:instrText>
      </w:r>
      <w:r w:rsidR="006B31AF">
        <w:instrText>h</w:instrText>
      </w:r>
      <w:r w:rsidR="006B31AF" w:rsidRPr="00674711">
        <w:rPr>
          <w:lang w:val="ru-RU"/>
          <w:rPrChange w:id="4840" w:author="Nik K" w:date="2026-10-29T00:18:00Z">
            <w:rPr/>
          </w:rPrChange>
        </w:rPr>
        <w:instrText xml:space="preserve"> </w:instrText>
      </w:r>
      <w:r w:rsidR="006B31AF">
        <w:fldChar w:fldCharType="separate"/>
      </w:r>
      <w:r w:rsidRPr="00674711">
        <w:rPr>
          <w:lang w:val="ru-RU"/>
          <w:rPrChange w:id="4841" w:author="Nik K" w:date="2026-10-29T00:18:00Z">
            <w:rPr/>
          </w:rPrChange>
        </w:rPr>
        <w:t>изолированные ограничения</w:t>
      </w:r>
      <w:r w:rsidR="006B31AF">
        <w:fldChar w:fldCharType="end"/>
      </w:r>
      <w:r w:rsidRPr="00674711">
        <w:rPr>
          <w:lang w:val="ru-RU"/>
          <w:rPrChange w:id="4842" w:author="Nik K" w:date="2026-10-29T00:18:00Z">
            <w:rPr/>
          </w:rPrChange>
        </w:rPr>
        <w:t xml:space="preserve">, </w:t>
      </w:r>
      <w:r w:rsidR="006B31AF">
        <w:fldChar w:fldCharType="begin"/>
      </w:r>
      <w:r w:rsidR="006B31AF" w:rsidRPr="00674711">
        <w:rPr>
          <w:lang w:val="ru-RU"/>
          <w:rPrChange w:id="4843" w:author="Nik K" w:date="2026-10-29T00:18:00Z">
            <w:rPr/>
          </w:rPrChange>
        </w:rPr>
        <w:instrText xml:space="preserve"> </w:instrText>
      </w:r>
      <w:r w:rsidR="006B31AF">
        <w:instrText>HYPERLINK</w:instrText>
      </w:r>
      <w:r w:rsidR="006B31AF" w:rsidRPr="00674711">
        <w:rPr>
          <w:lang w:val="ru-RU"/>
          <w:rPrChange w:id="4844" w:author="Nik K" w:date="2026-10-29T00:18:00Z">
            <w:rPr/>
          </w:rPrChange>
        </w:rPr>
        <w:instrText xml:space="preserve"> "../../</w:instrText>
      </w:r>
      <w:r w:rsidR="006B31AF">
        <w:instrText>results</w:instrText>
      </w:r>
      <w:r w:rsidR="006B31AF" w:rsidRPr="00674711">
        <w:rPr>
          <w:lang w:val="ru-RU"/>
          <w:rPrChange w:id="4845" w:author="Nik K" w:date="2026-10-29T00:18:00Z">
            <w:rPr/>
          </w:rPrChange>
        </w:rPr>
        <w:instrText>/</w:instrText>
      </w:r>
      <w:r w:rsidR="006B31AF">
        <w:instrText>montage</w:instrText>
      </w:r>
      <w:r w:rsidR="006B31AF" w:rsidRPr="00674711">
        <w:rPr>
          <w:lang w:val="ru-RU"/>
          <w:rPrChange w:id="4846" w:author="Nik K" w:date="2026-10-29T00:18:00Z">
            <w:rPr/>
          </w:rPrChange>
        </w:rPr>
        <w:instrText>_</w:instrText>
      </w:r>
      <w:r w:rsidR="006B31AF">
        <w:instrText>sensitivity</w:instrText>
      </w:r>
      <w:r w:rsidR="006B31AF" w:rsidRPr="00674711">
        <w:rPr>
          <w:lang w:val="ru-RU"/>
          <w:rPrChange w:id="4847" w:author="Nik K" w:date="2026-10-29T00:18:00Z">
            <w:rPr/>
          </w:rPrChange>
        </w:rPr>
        <w:instrText>_</w:instrText>
      </w:r>
      <w:r w:rsidR="006B31AF">
        <w:instrText>v</w:instrText>
      </w:r>
      <w:r w:rsidR="006B31AF" w:rsidRPr="00674711">
        <w:rPr>
          <w:lang w:val="ru-RU"/>
          <w:rPrChange w:id="4848" w:author="Nik K" w:date="2026-10-29T00:18:00Z">
            <w:rPr/>
          </w:rPrChange>
        </w:rPr>
        <w:instrText>1/</w:instrText>
      </w:r>
      <w:r w:rsidR="006B31AF">
        <w:instrText>tables</w:instrText>
      </w:r>
      <w:r w:rsidR="006B31AF" w:rsidRPr="00674711">
        <w:rPr>
          <w:lang w:val="ru-RU"/>
          <w:rPrChange w:id="4849" w:author="Nik K" w:date="2026-10-29T00:18:00Z">
            <w:rPr/>
          </w:rPrChange>
        </w:rPr>
        <w:instrText>/</w:instrText>
      </w:r>
      <w:r w:rsidR="006B31AF">
        <w:instrText>derivatives</w:instrText>
      </w:r>
      <w:r w:rsidR="006B31AF" w:rsidRPr="00674711">
        <w:rPr>
          <w:lang w:val="ru-RU"/>
          <w:rPrChange w:id="4850" w:author="Nik K" w:date="2026-10-29T00:18:00Z">
            <w:rPr/>
          </w:rPrChange>
        </w:rPr>
        <w:instrText>.</w:instrText>
      </w:r>
      <w:r w:rsidR="006B31AF">
        <w:instrText>csv</w:instrText>
      </w:r>
      <w:r w:rsidR="006B31AF" w:rsidRPr="00674711">
        <w:rPr>
          <w:lang w:val="ru-RU"/>
          <w:rPrChange w:id="4851" w:author="Nik K" w:date="2026-10-29T00:18:00Z">
            <w:rPr/>
          </w:rPrChange>
        </w:rPr>
        <w:instrText>" \</w:instrText>
      </w:r>
      <w:r w:rsidR="006B31AF">
        <w:instrText>h</w:instrText>
      </w:r>
      <w:r w:rsidR="006B31AF" w:rsidRPr="00674711">
        <w:rPr>
          <w:lang w:val="ru-RU"/>
          <w:rPrChange w:id="4852" w:author="Nik K" w:date="2026-10-29T00:18:00Z">
            <w:rPr/>
          </w:rPrChange>
        </w:rPr>
        <w:instrText xml:space="preserve"> </w:instrText>
      </w:r>
      <w:r w:rsidR="006B31AF">
        <w:fldChar w:fldCharType="separate"/>
      </w:r>
      <w:r w:rsidRPr="00674711">
        <w:rPr>
          <w:lang w:val="ru-RU"/>
          <w:rPrChange w:id="4853" w:author="Nik K" w:date="2026-10-29T00:18:00Z">
            <w:rPr/>
          </w:rPrChange>
        </w:rPr>
        <w:t>производные и шаги</w:t>
      </w:r>
      <w:r w:rsidR="006B31AF">
        <w:fldChar w:fldCharType="end"/>
      </w:r>
      <w:r w:rsidRPr="00674711">
        <w:rPr>
          <w:lang w:val="ru-RU"/>
          <w:rPrChange w:id="4854" w:author="Nik K" w:date="2026-10-29T00:18:00Z">
            <w:rPr/>
          </w:rPrChange>
        </w:rPr>
        <w:t xml:space="preserve">. Числа новой серии сверены с доступными </w:t>
      </w:r>
      <w:r>
        <w:t>CSV</w:t>
      </w:r>
      <w:r w:rsidRPr="00674711">
        <w:rPr>
          <w:lang w:val="ru-RU"/>
          <w:rPrChange w:id="4855" w:author="Nik K" w:date="2026-10-29T00:18:00Z">
            <w:rPr/>
          </w:rPrChange>
        </w:rPr>
        <w:t>; старые локальные пакеты источников [1–7] при этом дополнении повторно не проверялись из-за их отсутствия в рабочей копии.</w:t>
      </w:r>
    </w:p>
    <w:p w14:paraId="7D2DFE24" w14:textId="56F4DD04" w:rsidR="003416EE" w:rsidRPr="00674711" w:rsidRDefault="006B31AF">
      <w:pPr>
        <w:pStyle w:val="14"/>
        <w:numPr>
          <w:ilvl w:val="0"/>
          <w:numId w:val="12"/>
        </w:numPr>
        <w:spacing w:after="100" w:line="264" w:lineRule="auto"/>
        <w:ind w:left="397" w:hanging="397"/>
        <w:rPr>
          <w:lang w:val="ru-RU"/>
          <w:rPrChange w:id="4856" w:author="Nik K" w:date="2026-10-29T00:18:00Z">
            <w:rPr/>
          </w:rPrChange>
        </w:rPr>
      </w:pPr>
      <w:r>
        <w:fldChar w:fldCharType="begin"/>
      </w:r>
      <w:r w:rsidRPr="00674711">
        <w:rPr>
          <w:lang w:val="ru-RU"/>
          <w:rPrChange w:id="4857" w:author="Nik K" w:date="2026-10-29T00:18:00Z">
            <w:rPr/>
          </w:rPrChange>
        </w:rPr>
        <w:instrText xml:space="preserve"> </w:instrText>
      </w:r>
      <w:r>
        <w:instrText>HYPERLINK</w:instrText>
      </w:r>
      <w:r w:rsidRPr="00674711">
        <w:rPr>
          <w:lang w:val="ru-RU"/>
          <w:rPrChange w:id="4858" w:author="Nik K" w:date="2026-10-29T00:18:00Z">
            <w:rPr/>
          </w:rPrChange>
        </w:rPr>
        <w:instrText xml:space="preserve"> "../../</w:instrText>
      </w:r>
      <w:r>
        <w:instrText>chapters</w:instrText>
      </w:r>
      <w:r w:rsidRPr="00674711">
        <w:rPr>
          <w:lang w:val="ru-RU"/>
          <w:rPrChange w:id="4859" w:author="Nik K" w:date="2026-10-29T00:18:00Z">
            <w:rPr/>
          </w:rPrChange>
        </w:rPr>
        <w:instrText>/07_</w:instrText>
      </w:r>
      <w:r>
        <w:instrText>inverse</w:instrText>
      </w:r>
      <w:r w:rsidRPr="00674711">
        <w:rPr>
          <w:lang w:val="ru-RU"/>
          <w:rPrChange w:id="4860" w:author="Nik K" w:date="2026-10-29T00:18:00Z">
            <w:rPr/>
          </w:rPrChange>
        </w:rPr>
        <w:instrText>_</w:instrText>
      </w:r>
      <w:r>
        <w:instrText>single</w:instrText>
      </w:r>
      <w:r w:rsidRPr="00674711">
        <w:rPr>
          <w:lang w:val="ru-RU"/>
          <w:rPrChange w:id="4861" w:author="Nik K" w:date="2026-10-29T00:18:00Z">
            <w:rPr/>
          </w:rPrChange>
        </w:rPr>
        <w:instrText>_</w:instrText>
      </w:r>
      <w:r>
        <w:instrText>phase</w:instrText>
      </w:r>
      <w:r w:rsidRPr="00674711">
        <w:rPr>
          <w:lang w:val="ru-RU"/>
          <w:rPrChange w:id="4862" w:author="Nik K" w:date="2026-10-29T00:18:00Z">
            <w:rPr/>
          </w:rPrChange>
        </w:rPr>
        <w:instrText>.</w:instrText>
      </w:r>
      <w:r>
        <w:instrText>md</w:instrText>
      </w:r>
      <w:r w:rsidRPr="00674711">
        <w:rPr>
          <w:lang w:val="ru-RU"/>
          <w:rPrChange w:id="4863" w:author="Nik K" w:date="2026-10-29T00:18:00Z">
            <w:rPr/>
          </w:rPrChange>
        </w:rPr>
        <w:instrText>" \</w:instrText>
      </w:r>
      <w:r>
        <w:instrText>h</w:instrText>
      </w:r>
      <w:r w:rsidRPr="00674711">
        <w:rPr>
          <w:lang w:val="ru-RU"/>
          <w:rPrChange w:id="4864" w:author="Nik K" w:date="2026-10-29T00:18:00Z">
            <w:rPr/>
          </w:rPrChange>
        </w:rPr>
        <w:instrText xml:space="preserve"> </w:instrText>
      </w:r>
      <w:r>
        <w:fldChar w:fldCharType="separate"/>
      </w:r>
      <w:r w:rsidR="006041B4" w:rsidRPr="00674711">
        <w:rPr>
          <w:lang w:val="ru-RU"/>
          <w:rPrChange w:id="4865" w:author="Nik K" w:date="2026-10-29T00:18:00Z">
            <w:rPr/>
          </w:rPrChange>
        </w:rPr>
        <w:t>Обратная задача</w:t>
      </w:r>
      <w:r>
        <w:fldChar w:fldCharType="end"/>
      </w:r>
      <w:r w:rsidR="006041B4" w:rsidRPr="00674711">
        <w:rPr>
          <w:lang w:val="ru-RU"/>
          <w:rPrChange w:id="4866" w:author="Nik K" w:date="2026-10-29T00:18:00Z">
            <w:rPr/>
          </w:rPrChange>
        </w:rPr>
        <w:t xml:space="preserve"> и </w:t>
      </w:r>
      <w:r>
        <w:fldChar w:fldCharType="begin"/>
      </w:r>
      <w:r w:rsidRPr="00674711">
        <w:rPr>
          <w:lang w:val="ru-RU"/>
          <w:rPrChange w:id="4867" w:author="Nik K" w:date="2026-10-29T00:18:00Z">
            <w:rPr/>
          </w:rPrChange>
        </w:rPr>
        <w:instrText xml:space="preserve"> </w:instrText>
      </w:r>
      <w:r>
        <w:instrText>HYPERLINK</w:instrText>
      </w:r>
      <w:r w:rsidRPr="00674711">
        <w:rPr>
          <w:lang w:val="ru-RU"/>
          <w:rPrChange w:id="4868" w:author="Nik K" w:date="2026-10-29T00:18:00Z">
            <w:rPr/>
          </w:rPrChange>
        </w:rPr>
        <w:instrText xml:space="preserve"> "../../../ПЛАН_ОДНОФАЗНАЯ_КТ_УО_ФВ.</w:instrText>
      </w:r>
      <w:r>
        <w:instrText>md</w:instrText>
      </w:r>
      <w:r w:rsidRPr="00674711">
        <w:rPr>
          <w:lang w:val="ru-RU"/>
          <w:rPrChange w:id="4869" w:author="Nik K" w:date="2026-10-29T00:18:00Z">
            <w:rPr/>
          </w:rPrChange>
        </w:rPr>
        <w:instrText>" \</w:instrText>
      </w:r>
      <w:r>
        <w:instrText>h</w:instrText>
      </w:r>
      <w:r w:rsidRPr="00674711">
        <w:rPr>
          <w:lang w:val="ru-RU"/>
          <w:rPrChange w:id="4870" w:author="Nik K" w:date="2026-10-29T00:18:00Z">
            <w:rPr/>
          </w:rPrChange>
        </w:rPr>
        <w:instrText xml:space="preserve"> </w:instrText>
      </w:r>
      <w:r>
        <w:fldChar w:fldCharType="separate"/>
      </w:r>
      <w:r w:rsidR="006041B4" w:rsidRPr="00674711">
        <w:rPr>
          <w:lang w:val="ru-RU"/>
          <w:rPrChange w:id="4871" w:author="Nik K" w:date="2026-10-29T00:18:00Z">
            <w:rPr/>
          </w:rPrChange>
        </w:rPr>
        <w:t>условия однофазной методики</w:t>
      </w:r>
      <w:r>
        <w:fldChar w:fldCharType="end"/>
      </w:r>
      <w:r w:rsidR="006041B4" w:rsidRPr="00674711">
        <w:rPr>
          <w:lang w:val="ru-RU"/>
          <w:rPrChange w:id="4872" w:author="Nik K" w:date="2026-10-29T00:18:00Z">
            <w:rPr/>
          </w:rPrChange>
        </w:rPr>
        <w:t>, 26–28.10.2026, с последующими уточнениями автора.</w:t>
      </w:r>
    </w:p>
    <w:p w14:paraId="687B99BF" w14:textId="60268784" w:rsidR="003416EE" w:rsidRPr="00674711" w:rsidRDefault="006B31AF">
      <w:pPr>
        <w:pStyle w:val="14"/>
        <w:numPr>
          <w:ilvl w:val="0"/>
          <w:numId w:val="12"/>
        </w:numPr>
        <w:spacing w:after="100" w:line="264" w:lineRule="auto"/>
        <w:ind w:left="397" w:hanging="397"/>
        <w:rPr>
          <w:lang w:val="ru-RU"/>
          <w:rPrChange w:id="4873" w:author="Nik K" w:date="2026-10-29T00:18:00Z">
            <w:rPr/>
          </w:rPrChange>
        </w:rPr>
      </w:pPr>
      <w:r>
        <w:fldChar w:fldCharType="begin"/>
      </w:r>
      <w:r w:rsidRPr="00674711">
        <w:rPr>
          <w:lang w:val="ru-RU"/>
          <w:rPrChange w:id="4874" w:author="Nik K" w:date="2026-10-29T00:18:00Z">
            <w:rPr/>
          </w:rPrChange>
        </w:rPr>
        <w:instrText xml:space="preserve"> </w:instrText>
      </w:r>
      <w:r>
        <w:instrText>HYPERLINK</w:instrText>
      </w:r>
      <w:r w:rsidRPr="00674711">
        <w:rPr>
          <w:lang w:val="ru-RU"/>
          <w:rPrChange w:id="4875" w:author="Nik K" w:date="2026-10-29T00:18:00Z">
            <w:rPr/>
          </w:rPrChange>
        </w:rPr>
        <w:instrText xml:space="preserve"> "../../</w:instrText>
      </w:r>
      <w:r>
        <w:instrText>chapters</w:instrText>
      </w:r>
      <w:r w:rsidRPr="00674711">
        <w:rPr>
          <w:lang w:val="ru-RU"/>
          <w:rPrChange w:id="4876" w:author="Nik K" w:date="2026-10-29T00:18:00Z">
            <w:rPr/>
          </w:rPrChange>
        </w:rPr>
        <w:instrText>/15</w:instrText>
      </w:r>
      <w:r w:rsidRPr="00674711">
        <w:rPr>
          <w:lang w:val="ru-RU"/>
          <w:rPrChange w:id="4877" w:author="Nik K" w:date="2026-10-29T00:18:00Z">
            <w:rPr/>
          </w:rPrChange>
        </w:rPr>
        <w:instrText>_4</w:instrText>
      </w:r>
      <w:r>
        <w:instrText>d</w:instrText>
      </w:r>
      <w:r w:rsidRPr="00674711">
        <w:rPr>
          <w:lang w:val="ru-RU"/>
          <w:rPrChange w:id="4878" w:author="Nik K" w:date="2026-10-29T00:18:00Z">
            <w:rPr/>
          </w:rPrChange>
        </w:rPr>
        <w:instrText>_</w:instrText>
      </w:r>
      <w:r>
        <w:instrText>whole</w:instrText>
      </w:r>
      <w:r w:rsidRPr="00674711">
        <w:rPr>
          <w:lang w:val="ru-RU"/>
          <w:rPrChange w:id="4879" w:author="Nik K" w:date="2026-10-29T00:18:00Z">
            <w:rPr/>
          </w:rPrChange>
        </w:rPr>
        <w:instrText>_</w:instrText>
      </w:r>
      <w:r>
        <w:instrText>heart</w:instrText>
      </w:r>
      <w:r w:rsidRPr="00674711">
        <w:rPr>
          <w:lang w:val="ru-RU"/>
          <w:rPrChange w:id="4880" w:author="Nik K" w:date="2026-10-29T00:18:00Z">
            <w:rPr/>
          </w:rPrChange>
        </w:rPr>
        <w:instrText>_</w:instrText>
      </w:r>
      <w:r>
        <w:instrText>approximation</w:instrText>
      </w:r>
      <w:r w:rsidRPr="00674711">
        <w:rPr>
          <w:lang w:val="ru-RU"/>
          <w:rPrChange w:id="4881" w:author="Nik K" w:date="2026-10-29T00:18:00Z">
            <w:rPr/>
          </w:rPrChange>
        </w:rPr>
        <w:instrText>.</w:instrText>
      </w:r>
      <w:r>
        <w:instrText>md</w:instrText>
      </w:r>
      <w:r w:rsidRPr="00674711">
        <w:rPr>
          <w:lang w:val="ru-RU"/>
          <w:rPrChange w:id="4882" w:author="Nik K" w:date="2026-10-29T00:18:00Z">
            <w:rPr/>
          </w:rPrChange>
        </w:rPr>
        <w:instrText>" \</w:instrText>
      </w:r>
      <w:r>
        <w:instrText>h</w:instrText>
      </w:r>
      <w:r w:rsidRPr="00674711">
        <w:rPr>
          <w:lang w:val="ru-RU"/>
          <w:rPrChange w:id="4883" w:author="Nik K" w:date="2026-10-29T00:18:00Z">
            <w:rPr/>
          </w:rPrChange>
        </w:rPr>
        <w:instrText xml:space="preserve"> </w:instrText>
      </w:r>
      <w:r>
        <w:fldChar w:fldCharType="separate"/>
      </w:r>
      <w:r w:rsidR="006041B4" w:rsidRPr="00674711">
        <w:rPr>
          <w:lang w:val="ru-RU"/>
          <w:rPrChange w:id="4884" w:author="Nik K" w:date="2026-10-29T00:18:00Z">
            <w:rPr/>
          </w:rPrChange>
        </w:rPr>
        <w:t>Аппроксимации</w:t>
      </w:r>
      <w:r>
        <w:fldChar w:fldCharType="end"/>
      </w:r>
      <w:r w:rsidR="006041B4" w:rsidRPr="00674711">
        <w:rPr>
          <w:lang w:val="ru-RU"/>
          <w:rPrChange w:id="4885" w:author="Nik K" w:date="2026-10-29T00:18:00Z">
            <w:rPr/>
          </w:rPrChange>
        </w:rPr>
        <w:t xml:space="preserve"> и </w:t>
      </w:r>
      <w:r>
        <w:fldChar w:fldCharType="begin"/>
      </w:r>
      <w:r w:rsidRPr="00674711">
        <w:rPr>
          <w:lang w:val="ru-RU"/>
          <w:rPrChange w:id="4886" w:author="Nik K" w:date="2026-10-29T00:18:00Z">
            <w:rPr/>
          </w:rPrChange>
        </w:rPr>
        <w:instrText xml:space="preserve"> </w:instrText>
      </w:r>
      <w:r>
        <w:instrText>HYPERLINK</w:instrText>
      </w:r>
      <w:r w:rsidRPr="00674711">
        <w:rPr>
          <w:lang w:val="ru-RU"/>
          <w:rPrChange w:id="4887" w:author="Nik K" w:date="2026-10-29T00:18:00Z">
            <w:rPr/>
          </w:rPrChange>
        </w:rPr>
        <w:instrText xml:space="preserve"> "../../</w:instrText>
      </w:r>
      <w:r>
        <w:instrText>chapters</w:instrText>
      </w:r>
      <w:r w:rsidRPr="00674711">
        <w:rPr>
          <w:lang w:val="ru-RU"/>
          <w:rPrChange w:id="4888" w:author="Nik K" w:date="2026-10-29T00:18:00Z">
            <w:rPr/>
          </w:rPrChange>
        </w:rPr>
        <w:instrText>/16_</w:instrText>
      </w:r>
      <w:r>
        <w:instrText>single</w:instrText>
      </w:r>
      <w:r w:rsidRPr="00674711">
        <w:rPr>
          <w:lang w:val="ru-RU"/>
          <w:rPrChange w:id="4889" w:author="Nik K" w:date="2026-10-29T00:18:00Z">
            <w:rPr/>
          </w:rPrChange>
        </w:rPr>
        <w:instrText>_</w:instrText>
      </w:r>
      <w:r>
        <w:instrText>ct</w:instrText>
      </w:r>
      <w:r w:rsidRPr="00674711">
        <w:rPr>
          <w:lang w:val="ru-RU"/>
          <w:rPrChange w:id="4890" w:author="Nik K" w:date="2026-10-29T00:18:00Z">
            <w:rPr/>
          </w:rPrChange>
        </w:rPr>
        <w:instrText>_</w:instrText>
      </w:r>
      <w:r>
        <w:instrText>motion</w:instrText>
      </w:r>
      <w:r w:rsidRPr="00674711">
        <w:rPr>
          <w:lang w:val="ru-RU"/>
          <w:rPrChange w:id="4891" w:author="Nik K" w:date="2026-10-29T00:18:00Z">
            <w:rPr/>
          </w:rPrChange>
        </w:rPr>
        <w:instrText>.</w:instrText>
      </w:r>
      <w:r>
        <w:instrText>md</w:instrText>
      </w:r>
      <w:r w:rsidRPr="00674711">
        <w:rPr>
          <w:lang w:val="ru-RU"/>
          <w:rPrChange w:id="4892" w:author="Nik K" w:date="2026-10-29T00:18:00Z">
            <w:rPr/>
          </w:rPrChange>
        </w:rPr>
        <w:instrText>" \</w:instrText>
      </w:r>
      <w:r>
        <w:instrText>h</w:instrText>
      </w:r>
      <w:r w:rsidRPr="00674711">
        <w:rPr>
          <w:lang w:val="ru-RU"/>
          <w:rPrChange w:id="4893" w:author="Nik K" w:date="2026-10-29T00:18:00Z">
            <w:rPr/>
          </w:rPrChange>
        </w:rPr>
        <w:instrText xml:space="preserve"> </w:instrText>
      </w:r>
      <w:r>
        <w:fldChar w:fldCharType="separate"/>
      </w:r>
      <w:r w:rsidR="006041B4" w:rsidRPr="00674711">
        <w:rPr>
          <w:lang w:val="ru-RU"/>
          <w:rPrChange w:id="4894" w:author="Nik K" w:date="2026-10-29T00:18:00Z">
            <w:rPr/>
          </w:rPrChange>
        </w:rPr>
        <w:t>движение</w:t>
      </w:r>
      <w:r>
        <w:fldChar w:fldCharType="end"/>
      </w:r>
      <w:r w:rsidR="006041B4" w:rsidRPr="00674711">
        <w:rPr>
          <w:lang w:val="ru-RU"/>
          <w:rPrChange w:id="4895" w:author="Nik K" w:date="2026-10-29T00:18:00Z">
            <w:rPr/>
          </w:rPrChange>
        </w:rPr>
        <w:t xml:space="preserve">, 28.10.2026; проверены парные </w:t>
      </w:r>
      <w:r w:rsidR="006041B4">
        <w:t>CSV</w:t>
      </w:r>
      <w:r w:rsidR="006041B4" w:rsidRPr="00674711">
        <w:rPr>
          <w:lang w:val="ru-RU"/>
          <w:rPrChange w:id="4896" w:author="Nik K" w:date="2026-10-29T00:18:00Z">
            <w:rPr/>
          </w:rPrChange>
        </w:rPr>
        <w:t xml:space="preserve"> и ошибки всех опор.</w:t>
      </w:r>
    </w:p>
    <w:p w14:paraId="68C6192A" w14:textId="4129CE5C" w:rsidR="003416EE" w:rsidRPr="00674711" w:rsidRDefault="006B31AF">
      <w:pPr>
        <w:pStyle w:val="14"/>
        <w:numPr>
          <w:ilvl w:val="0"/>
          <w:numId w:val="12"/>
        </w:numPr>
        <w:spacing w:after="100" w:line="264" w:lineRule="auto"/>
        <w:ind w:left="397" w:hanging="397"/>
        <w:rPr>
          <w:lang w:val="ru-RU"/>
          <w:rPrChange w:id="4897" w:author="Nik K" w:date="2026-10-29T00:18:00Z">
            <w:rPr/>
          </w:rPrChange>
        </w:rPr>
      </w:pPr>
      <w:r>
        <w:fldChar w:fldCharType="begin"/>
      </w:r>
      <w:r w:rsidRPr="00674711">
        <w:rPr>
          <w:lang w:val="ru-RU"/>
          <w:rPrChange w:id="4898" w:author="Nik K" w:date="2026-10-29T00:18:00Z">
            <w:rPr/>
          </w:rPrChange>
        </w:rPr>
        <w:instrText xml:space="preserve"> </w:instrText>
      </w:r>
      <w:r>
        <w:instrText>HYPERLINK</w:instrText>
      </w:r>
      <w:r w:rsidRPr="00674711">
        <w:rPr>
          <w:lang w:val="ru-RU"/>
          <w:rPrChange w:id="4899" w:author="Nik K" w:date="2026-10-29T00:18:00Z">
            <w:rPr/>
          </w:rPrChange>
        </w:rPr>
        <w:instrText xml:space="preserve"> "../../</w:instrText>
      </w:r>
      <w:r>
        <w:instrText>chapters</w:instrText>
      </w:r>
      <w:r w:rsidRPr="00674711">
        <w:rPr>
          <w:lang w:val="ru-RU"/>
          <w:rPrChange w:id="4900" w:author="Nik K" w:date="2026-10-29T00:18:00Z">
            <w:rPr/>
          </w:rPrChange>
        </w:rPr>
        <w:instrText>/14_</w:instrText>
      </w:r>
      <w:r>
        <w:instrText>stl</w:instrText>
      </w:r>
      <w:r w:rsidRPr="00674711">
        <w:rPr>
          <w:lang w:val="ru-RU"/>
          <w:rPrChange w:id="4901" w:author="Nik K" w:date="2026-10-29T00:18:00Z">
            <w:rPr/>
          </w:rPrChange>
        </w:rPr>
        <w:instrText>_</w:instrText>
      </w:r>
      <w:r>
        <w:instrText>volume</w:instrText>
      </w:r>
      <w:r w:rsidRPr="00674711">
        <w:rPr>
          <w:lang w:val="ru-RU"/>
          <w:rPrChange w:id="4902" w:author="Nik K" w:date="2026-10-29T00:18:00Z">
            <w:rPr/>
          </w:rPrChange>
        </w:rPr>
        <w:instrText>_</w:instrText>
      </w:r>
      <w:r>
        <w:instrText>method</w:instrText>
      </w:r>
      <w:r w:rsidRPr="00674711">
        <w:rPr>
          <w:lang w:val="ru-RU"/>
          <w:rPrChange w:id="4903" w:author="Nik K" w:date="2026-10-29T00:18:00Z">
            <w:rPr/>
          </w:rPrChange>
        </w:rPr>
        <w:instrText>.</w:instrText>
      </w:r>
      <w:r>
        <w:instrText>md</w:instrText>
      </w:r>
      <w:r w:rsidRPr="00674711">
        <w:rPr>
          <w:lang w:val="ru-RU"/>
          <w:rPrChange w:id="4904" w:author="Nik K" w:date="2026-10-29T00:18:00Z">
            <w:rPr/>
          </w:rPrChange>
        </w:rPr>
        <w:instrText>" \</w:instrText>
      </w:r>
      <w:r>
        <w:instrText>h</w:instrText>
      </w:r>
      <w:r w:rsidRPr="00674711">
        <w:rPr>
          <w:lang w:val="ru-RU"/>
          <w:rPrChange w:id="4905" w:author="Nik K" w:date="2026-10-29T00:18:00Z">
            <w:rPr/>
          </w:rPrChange>
        </w:rPr>
        <w:instrText xml:space="preserve"> </w:instrText>
      </w:r>
      <w:r>
        <w:fldChar w:fldCharType="separate"/>
      </w:r>
      <w:r w:rsidR="006041B4" w:rsidRPr="00674711">
        <w:rPr>
          <w:lang w:val="ru-RU"/>
          <w:rPrChange w:id="4906" w:author="Nik K" w:date="2026-10-29T00:18:00Z">
            <w:rPr/>
          </w:rPrChange>
        </w:rPr>
        <w:t xml:space="preserve">Объёмная </w:t>
      </w:r>
      <w:r w:rsidR="006041B4">
        <w:t>STL</w:t>
      </w:r>
      <w:r w:rsidR="006041B4" w:rsidRPr="00674711">
        <w:rPr>
          <w:lang w:val="ru-RU"/>
          <w:rPrChange w:id="4907" w:author="Nik K" w:date="2026-10-29T00:18:00Z">
            <w:rPr/>
          </w:rPrChange>
        </w:rPr>
        <w:t>-методика</w:t>
      </w:r>
      <w:r>
        <w:fldChar w:fldCharType="end"/>
      </w:r>
      <w:r w:rsidR="006041B4" w:rsidRPr="00674711">
        <w:rPr>
          <w:lang w:val="ru-RU"/>
          <w:rPrChange w:id="4908" w:author="Nik K" w:date="2026-10-29T00:18:00Z">
            <w:rPr/>
          </w:rPrChange>
        </w:rPr>
        <w:t xml:space="preserve">, 28.10.2026; уточнена по </w:t>
      </w:r>
      <w:r w:rsidR="006041B4">
        <w:t>JSON</w:t>
      </w:r>
      <w:r w:rsidR="006041B4" w:rsidRPr="00674711">
        <w:rPr>
          <w:lang w:val="ru-RU"/>
          <w:rPrChange w:id="4909" w:author="Nik K" w:date="2026-10-29T00:18:00Z">
            <w:rPr/>
          </w:rPrChange>
        </w:rPr>
        <w:t xml:space="preserve"> эффективных параметров и </w:t>
      </w:r>
      <w:r w:rsidR="006041B4">
        <w:t>CSV</w:t>
      </w:r>
      <w:r w:rsidR="006041B4" w:rsidRPr="00674711">
        <w:rPr>
          <w:lang w:val="ru-RU"/>
          <w:rPrChange w:id="4910" w:author="Nik K" w:date="2026-10-29T00:18:00Z">
            <w:rPr/>
          </w:rPrChange>
        </w:rPr>
        <w:t xml:space="preserve"> пульсовой диагностики.</w:t>
      </w:r>
    </w:p>
    <w:p w14:paraId="12C045DD" w14:textId="7BDE7F7A" w:rsidR="003416EE" w:rsidRPr="00674711" w:rsidRDefault="006B31AF">
      <w:pPr>
        <w:pStyle w:val="14"/>
        <w:numPr>
          <w:ilvl w:val="0"/>
          <w:numId w:val="12"/>
        </w:numPr>
        <w:spacing w:after="100" w:line="264" w:lineRule="auto"/>
        <w:ind w:left="397" w:hanging="397"/>
        <w:rPr>
          <w:lang w:val="ru-RU"/>
          <w:rPrChange w:id="4911" w:author="Nik K" w:date="2026-10-29T00:18:00Z">
            <w:rPr/>
          </w:rPrChange>
        </w:rPr>
      </w:pPr>
      <w:r>
        <w:fldChar w:fldCharType="begin"/>
      </w:r>
      <w:r w:rsidRPr="00674711">
        <w:rPr>
          <w:lang w:val="ru-RU"/>
          <w:rPrChange w:id="4912" w:author="Nik K" w:date="2026-10-29T00:18:00Z">
            <w:rPr/>
          </w:rPrChange>
        </w:rPr>
        <w:instrText xml:space="preserve"> </w:instrText>
      </w:r>
      <w:r>
        <w:instrText>HYPERLINK</w:instrText>
      </w:r>
      <w:r w:rsidRPr="00674711">
        <w:rPr>
          <w:lang w:val="ru-RU"/>
          <w:rPrChange w:id="4913" w:author="Nik K" w:date="2026-10-29T00:18:00Z">
            <w:rPr/>
          </w:rPrChange>
        </w:rPr>
        <w:instrText xml:space="preserve"> "../../</w:instrText>
      </w:r>
      <w:r>
        <w:instrText>chapters</w:instrText>
      </w:r>
      <w:r w:rsidRPr="00674711">
        <w:rPr>
          <w:lang w:val="ru-RU"/>
          <w:rPrChange w:id="4914" w:author="Nik K" w:date="2026-10-29T00:18:00Z">
            <w:rPr/>
          </w:rPrChange>
        </w:rPr>
        <w:instrText>/16_</w:instrText>
      </w:r>
      <w:r>
        <w:instrText>single</w:instrText>
      </w:r>
      <w:r w:rsidRPr="00674711">
        <w:rPr>
          <w:lang w:val="ru-RU"/>
          <w:rPrChange w:id="4915" w:author="Nik K" w:date="2026-10-29T00:18:00Z">
            <w:rPr/>
          </w:rPrChange>
        </w:rPr>
        <w:instrText>_</w:instrText>
      </w:r>
      <w:r>
        <w:instrText>ct</w:instrText>
      </w:r>
      <w:r w:rsidRPr="00674711">
        <w:rPr>
          <w:lang w:val="ru-RU"/>
          <w:rPrChange w:id="4916" w:author="Nik K" w:date="2026-10-29T00:18:00Z">
            <w:rPr/>
          </w:rPrChange>
        </w:rPr>
        <w:instrText>_</w:instrText>
      </w:r>
      <w:r>
        <w:instrText>motion</w:instrText>
      </w:r>
      <w:r w:rsidRPr="00674711">
        <w:rPr>
          <w:lang w:val="ru-RU"/>
          <w:rPrChange w:id="4917" w:author="Nik K" w:date="2026-10-29T00:18:00Z">
            <w:rPr/>
          </w:rPrChange>
        </w:rPr>
        <w:instrText>.</w:instrText>
      </w:r>
      <w:r>
        <w:instrText>md</w:instrText>
      </w:r>
      <w:r w:rsidRPr="00674711">
        <w:rPr>
          <w:lang w:val="ru-RU"/>
          <w:rPrChange w:id="4918" w:author="Nik K" w:date="2026-10-29T00:18:00Z">
            <w:rPr/>
          </w:rPrChange>
        </w:rPr>
        <w:instrText>" \</w:instrText>
      </w:r>
      <w:r>
        <w:instrText>h</w:instrText>
      </w:r>
      <w:r w:rsidRPr="00674711">
        <w:rPr>
          <w:lang w:val="ru-RU"/>
          <w:rPrChange w:id="4919" w:author="Nik K" w:date="2026-10-29T00:18:00Z">
            <w:rPr/>
          </w:rPrChange>
        </w:rPr>
        <w:instrText xml:space="preserve"> </w:instrText>
      </w:r>
      <w:r>
        <w:fldChar w:fldCharType="separate"/>
      </w:r>
      <w:r w:rsidR="006041B4" w:rsidRPr="00674711">
        <w:rPr>
          <w:lang w:val="ru-RU"/>
          <w:rPrChange w:id="4920" w:author="Nik K" w:date="2026-10-29T00:18:00Z">
            <w:rPr/>
          </w:rPrChange>
        </w:rPr>
        <w:t>Электрические пробы движения</w:t>
      </w:r>
      <w:r>
        <w:fldChar w:fldCharType="end"/>
      </w:r>
      <w:r w:rsidR="006041B4" w:rsidRPr="00674711">
        <w:rPr>
          <w:lang w:val="ru-RU"/>
          <w:rPrChange w:id="4921" w:author="Nik K" w:date="2026-10-29T00:18:00Z">
            <w:rPr/>
          </w:rPrChange>
        </w:rPr>
        <w:t xml:space="preserve">, 28.10.2026; проверены </w:t>
      </w:r>
      <w:r w:rsidR="006041B4">
        <w:t>CSV</w:t>
      </w:r>
      <w:r w:rsidR="006041B4" w:rsidRPr="00674711">
        <w:rPr>
          <w:lang w:val="ru-RU"/>
          <w:rPrChange w:id="4922" w:author="Nik K" w:date="2026-10-29T00:18:00Z">
            <w:rPr/>
          </w:rPrChange>
        </w:rPr>
        <w:t xml:space="preserve"> осевых и объёмных производных.</w:t>
      </w:r>
    </w:p>
    <w:p w14:paraId="7544EE72" w14:textId="383BD29C" w:rsidR="003416EE" w:rsidRPr="00674711" w:rsidRDefault="006B31AF">
      <w:pPr>
        <w:pStyle w:val="14"/>
        <w:numPr>
          <w:ilvl w:val="0"/>
          <w:numId w:val="12"/>
        </w:numPr>
        <w:spacing w:after="100" w:line="264" w:lineRule="auto"/>
        <w:ind w:left="397" w:hanging="397"/>
        <w:rPr>
          <w:lang w:val="ru-RU"/>
          <w:rPrChange w:id="4923" w:author="Nik K" w:date="2026-10-29T00:18:00Z">
            <w:rPr/>
          </w:rPrChange>
        </w:rPr>
      </w:pPr>
      <w:r>
        <w:fldChar w:fldCharType="begin"/>
      </w:r>
      <w:r w:rsidRPr="00674711">
        <w:rPr>
          <w:lang w:val="ru-RU"/>
          <w:rPrChange w:id="4924" w:author="Nik K" w:date="2026-10-29T00:18:00Z">
            <w:rPr/>
          </w:rPrChange>
        </w:rPr>
        <w:instrText xml:space="preserve"> </w:instrText>
      </w:r>
      <w:r>
        <w:instrText>HYPERLINK</w:instrText>
      </w:r>
      <w:r w:rsidRPr="00674711">
        <w:rPr>
          <w:lang w:val="ru-RU"/>
          <w:rPrChange w:id="4925" w:author="Nik K" w:date="2026-10-29T00:18:00Z">
            <w:rPr/>
          </w:rPrChange>
        </w:rPr>
        <w:instrText xml:space="preserve"> "../../</w:instrText>
      </w:r>
      <w:r>
        <w:instrText>results</w:instrText>
      </w:r>
      <w:r w:rsidRPr="00674711">
        <w:rPr>
          <w:lang w:val="ru-RU"/>
          <w:rPrChange w:id="4926" w:author="Nik K" w:date="2026-10-29T00:18:00Z">
            <w:rPr/>
          </w:rPrChange>
        </w:rPr>
        <w:instrText>/</w:instrText>
      </w:r>
      <w:r>
        <w:instrText>montage</w:instrText>
      </w:r>
      <w:r w:rsidRPr="00674711">
        <w:rPr>
          <w:lang w:val="ru-RU"/>
          <w:rPrChange w:id="4927" w:author="Nik K" w:date="2026-10-29T00:18:00Z">
            <w:rPr/>
          </w:rPrChange>
        </w:rPr>
        <w:instrText>_</w:instrText>
      </w:r>
      <w:r>
        <w:instrText>sensitivity</w:instrText>
      </w:r>
      <w:r w:rsidRPr="00674711">
        <w:rPr>
          <w:lang w:val="ru-RU"/>
          <w:rPrChange w:id="4928" w:author="Nik K" w:date="2026-10-29T00:18:00Z">
            <w:rPr/>
          </w:rPrChange>
        </w:rPr>
        <w:instrText>_</w:instrText>
      </w:r>
      <w:r>
        <w:instrText>v</w:instrText>
      </w:r>
      <w:r w:rsidRPr="00674711">
        <w:rPr>
          <w:lang w:val="ru-RU"/>
          <w:rPrChange w:id="4929" w:author="Nik K" w:date="2026-10-29T00:18:00Z">
            <w:rPr/>
          </w:rPrChange>
        </w:rPr>
        <w:instrText>1/</w:instrText>
      </w:r>
      <w:r>
        <w:instrText>README</w:instrText>
      </w:r>
      <w:r w:rsidRPr="00674711">
        <w:rPr>
          <w:lang w:val="ru-RU"/>
          <w:rPrChange w:id="4930" w:author="Nik K" w:date="2026-10-29T00:18:00Z">
            <w:rPr/>
          </w:rPrChange>
        </w:rPr>
        <w:instrText>.</w:instrText>
      </w:r>
      <w:r>
        <w:instrText>md</w:instrText>
      </w:r>
      <w:r w:rsidRPr="00674711">
        <w:rPr>
          <w:lang w:val="ru-RU"/>
          <w:rPrChange w:id="4931" w:author="Nik K" w:date="2026-10-29T00:18:00Z">
            <w:rPr/>
          </w:rPrChange>
        </w:rPr>
        <w:instrText>" \</w:instrText>
      </w:r>
      <w:r>
        <w:instrText>h</w:instrText>
      </w:r>
      <w:r w:rsidRPr="00674711">
        <w:rPr>
          <w:lang w:val="ru-RU"/>
          <w:rPrChange w:id="4932" w:author="Nik K" w:date="2026-10-29T00:18:00Z">
            <w:rPr/>
          </w:rPrChange>
        </w:rPr>
        <w:instrText xml:space="preserve"> </w:instrText>
      </w:r>
      <w:r>
        <w:fldChar w:fldCharType="separate"/>
      </w:r>
      <w:r w:rsidR="006041B4" w:rsidRPr="00674711">
        <w:rPr>
          <w:lang w:val="ru-RU"/>
          <w:rPrChange w:id="4933" w:author="Nik K" w:date="2026-10-29T00:18:00Z">
            <w:rPr/>
          </w:rPrChange>
        </w:rPr>
        <w:t>Завершённая серия проверки чувствительности и различимости</w:t>
      </w:r>
      <w:r>
        <w:fldChar w:fldCharType="end"/>
      </w:r>
      <w:r w:rsidR="006041B4" w:rsidRPr="00674711">
        <w:rPr>
          <w:lang w:val="ru-RU"/>
          <w:rPrChange w:id="4934" w:author="Nik K" w:date="2026-10-29T00:18:00Z">
            <w:rPr/>
          </w:rPrChange>
        </w:rPr>
        <w:t xml:space="preserve">, 28.10.2026; </w:t>
      </w:r>
      <w:r>
        <w:fldChar w:fldCharType="begin"/>
      </w:r>
      <w:r w:rsidRPr="00674711">
        <w:rPr>
          <w:lang w:val="ru-RU"/>
          <w:rPrChange w:id="4935" w:author="Nik K" w:date="2026-10-29T00:18:00Z">
            <w:rPr/>
          </w:rPrChange>
        </w:rPr>
        <w:instrText xml:space="preserve"> </w:instrText>
      </w:r>
      <w:r>
        <w:instrText>HYPERLINK</w:instrText>
      </w:r>
      <w:r w:rsidRPr="00674711">
        <w:rPr>
          <w:lang w:val="ru-RU"/>
          <w:rPrChange w:id="4936" w:author="Nik K" w:date="2026-10-29T00:18:00Z">
            <w:rPr/>
          </w:rPrChange>
        </w:rPr>
        <w:instrText xml:space="preserve"> "../../</w:instrText>
      </w:r>
      <w:r>
        <w:instrText>results</w:instrText>
      </w:r>
      <w:r w:rsidRPr="00674711">
        <w:rPr>
          <w:lang w:val="ru-RU"/>
          <w:rPrChange w:id="4937" w:author="Nik K" w:date="2026-10-29T00:18:00Z">
            <w:rPr/>
          </w:rPrChange>
        </w:rPr>
        <w:instrText>/</w:instrText>
      </w:r>
      <w:r>
        <w:instrText>montage</w:instrText>
      </w:r>
      <w:r w:rsidRPr="00674711">
        <w:rPr>
          <w:lang w:val="ru-RU"/>
          <w:rPrChange w:id="4938" w:author="Nik K" w:date="2026-10-29T00:18:00Z">
            <w:rPr/>
          </w:rPrChange>
        </w:rPr>
        <w:instrText>_</w:instrText>
      </w:r>
      <w:r>
        <w:instrText>sensitivity</w:instrText>
      </w:r>
      <w:r w:rsidRPr="00674711">
        <w:rPr>
          <w:lang w:val="ru-RU"/>
          <w:rPrChange w:id="4939" w:author="Nik K" w:date="2026-10-29T00:18:00Z">
            <w:rPr/>
          </w:rPrChange>
        </w:rPr>
        <w:instrText>_</w:instrText>
      </w:r>
      <w:r>
        <w:instrText>v</w:instrText>
      </w:r>
      <w:r w:rsidRPr="00674711">
        <w:rPr>
          <w:lang w:val="ru-RU"/>
          <w:rPrChange w:id="4940" w:author="Nik K" w:date="2026-10-29T00:18:00Z">
            <w:rPr/>
          </w:rPrChange>
        </w:rPr>
        <w:instrText>1/</w:instrText>
      </w:r>
      <w:r>
        <w:instrText>tables</w:instrText>
      </w:r>
      <w:r w:rsidRPr="00674711">
        <w:rPr>
          <w:lang w:val="ru-RU"/>
          <w:rPrChange w:id="4941" w:author="Nik K" w:date="2026-10-29T00:18:00Z">
            <w:rPr/>
          </w:rPrChange>
        </w:rPr>
        <w:instrText>.</w:instrText>
      </w:r>
      <w:r>
        <w:instrText>md</w:instrText>
      </w:r>
      <w:r w:rsidRPr="00674711">
        <w:rPr>
          <w:lang w:val="ru-RU"/>
          <w:rPrChange w:id="4942" w:author="Nik K" w:date="2026-10-29T00:18:00Z">
            <w:rPr/>
          </w:rPrChange>
        </w:rPr>
        <w:instrText>" \</w:instrText>
      </w:r>
      <w:r>
        <w:instrText>h</w:instrText>
      </w:r>
      <w:r w:rsidRPr="00674711">
        <w:rPr>
          <w:lang w:val="ru-RU"/>
          <w:rPrChange w:id="4943" w:author="Nik K" w:date="2026-10-29T00:18:00Z">
            <w:rPr/>
          </w:rPrChange>
        </w:rPr>
        <w:instrText xml:space="preserve"> </w:instrText>
      </w:r>
      <w:r>
        <w:fldChar w:fldCharType="separate"/>
      </w:r>
      <w:r w:rsidR="006041B4" w:rsidRPr="00674711">
        <w:rPr>
          <w:lang w:val="ru-RU"/>
          <w:rPrChange w:id="4944" w:author="Nik K" w:date="2026-10-29T00:18:00Z">
            <w:rPr/>
          </w:rPrChange>
        </w:rPr>
        <w:t>сводные численные таблицы</w:t>
      </w:r>
      <w:r>
        <w:fldChar w:fldCharType="end"/>
      </w:r>
      <w:r w:rsidR="006041B4" w:rsidRPr="00674711">
        <w:rPr>
          <w:lang w:val="ru-RU"/>
          <w:rPrChange w:id="4945" w:author="Nik K" w:date="2026-10-29T00:18:00Z">
            <w:rPr/>
          </w:rPrChange>
        </w:rPr>
        <w:t xml:space="preserve">, исходные </w:t>
      </w:r>
      <w:r w:rsidR="006041B4">
        <w:t>CSV</w:t>
      </w:r>
      <w:r w:rsidR="006041B4" w:rsidRPr="00674711">
        <w:rPr>
          <w:lang w:val="ru-RU"/>
          <w:rPrChange w:id="4946" w:author="Nik K" w:date="2026-10-29T00:18:00Z">
            <w:rPr/>
          </w:rPrChange>
        </w:rPr>
        <w:t xml:space="preserve"> производных, различимости, совместных проб, конечной компенсации и переноса объёмной чувствительности. Точные локаторы и охват повторной сверки — в </w:t>
      </w:r>
      <w:r>
        <w:fldChar w:fldCharType="begin"/>
      </w:r>
      <w:r w:rsidRPr="00674711">
        <w:rPr>
          <w:lang w:val="ru-RU"/>
          <w:rPrChange w:id="4947" w:author="Nik K" w:date="2026-10-29T00:18:00Z">
            <w:rPr/>
          </w:rPrChange>
        </w:rPr>
        <w:instrText xml:space="preserve"> </w:instrText>
      </w:r>
      <w:r>
        <w:instrText>HYPERLINK</w:instrText>
      </w:r>
      <w:r w:rsidRPr="00674711">
        <w:rPr>
          <w:lang w:val="ru-RU"/>
          <w:rPrChange w:id="4948" w:author="Nik K" w:date="2026-10-29T00:18:00Z">
            <w:rPr/>
          </w:rPrChange>
        </w:rPr>
        <w:instrText xml:space="preserve"> "../</w:instrText>
      </w:r>
      <w:r>
        <w:instrText>reviews</w:instrText>
      </w:r>
      <w:r w:rsidRPr="00674711">
        <w:rPr>
          <w:lang w:val="ru-RU"/>
          <w:rPrChange w:id="4949" w:author="Nik K" w:date="2026-10-29T00:18:00Z">
            <w:rPr/>
          </w:rPrChange>
        </w:rPr>
        <w:instrText>/</w:instrText>
      </w:r>
      <w:r>
        <w:instrText>update</w:instrText>
      </w:r>
      <w:r w:rsidRPr="00674711">
        <w:rPr>
          <w:lang w:val="ru-RU"/>
          <w:rPrChange w:id="4950" w:author="Nik K" w:date="2026-10-29T00:18:00Z">
            <w:rPr/>
          </w:rPrChange>
        </w:rPr>
        <w:instrText>_20261028_07_09.</w:instrText>
      </w:r>
      <w:r>
        <w:instrText>md</w:instrText>
      </w:r>
      <w:r w:rsidRPr="00674711">
        <w:rPr>
          <w:lang w:val="ru-RU"/>
          <w:rPrChange w:id="4951" w:author="Nik K" w:date="2026-10-29T00:18:00Z">
            <w:rPr/>
          </w:rPrChange>
        </w:rPr>
        <w:instrText>" \</w:instrText>
      </w:r>
      <w:r>
        <w:instrText>h</w:instrText>
      </w:r>
      <w:r w:rsidRPr="00674711">
        <w:rPr>
          <w:lang w:val="ru-RU"/>
          <w:rPrChange w:id="4952" w:author="Nik K" w:date="2026-10-29T00:18:00Z">
            <w:rPr/>
          </w:rPrChange>
        </w:rPr>
        <w:instrText xml:space="preserve"> </w:instrText>
      </w:r>
      <w:r>
        <w:fldChar w:fldCharType="separate"/>
      </w:r>
      <w:r w:rsidR="006041B4" w:rsidRPr="00674711">
        <w:rPr>
          <w:lang w:val="ru-RU"/>
          <w:rPrChange w:id="4953" w:author="Nik K" w:date="2026-10-29T00:18:00Z">
            <w:rPr/>
          </w:rPrChange>
        </w:rPr>
        <w:t>рецензии обновления глав 7 и 9</w:t>
      </w:r>
      <w:r>
        <w:fldChar w:fldCharType="end"/>
      </w:r>
      <w:r w:rsidR="006041B4" w:rsidRPr="00674711">
        <w:rPr>
          <w:lang w:val="ru-RU"/>
          <w:rPrChange w:id="4954" w:author="Nik K" w:date="2026-10-29T00:18:00Z">
            <w:rPr/>
          </w:rPrChange>
        </w:rPr>
        <w:t>.</w:t>
      </w:r>
    </w:p>
    <w:p w14:paraId="707C9056" w14:textId="77777777" w:rsidR="003416EE" w:rsidRPr="00674711" w:rsidRDefault="006041B4">
      <w:pPr>
        <w:pStyle w:val="14"/>
        <w:spacing w:after="100" w:line="264" w:lineRule="auto"/>
        <w:ind w:left="397" w:hanging="397"/>
        <w:rPr>
          <w:lang w:val="ru-RU"/>
          <w:rPrChange w:id="4955" w:author="Nik K" w:date="2026-10-29T00:18:00Z">
            <w:rPr/>
          </w:rPrChange>
        </w:rPr>
      </w:pPr>
      <w:r w:rsidRPr="00674711">
        <w:rPr>
          <w:lang w:val="ru-RU"/>
          <w:rPrChange w:id="4956" w:author="Nik K" w:date="2026-10-29T00:18:00Z">
            <w:rPr/>
          </w:rPrChange>
        </w:rPr>
        <w:t>Полные адреса и охват проверки собственных расчётов приведены в рецензии; индивидуальные исходники не включены в публичную поставку.</w:t>
      </w:r>
    </w:p>
    <w:p w14:paraId="75BA1612" w14:textId="6A0B80E9" w:rsidR="003416EE" w:rsidRPr="00674711" w:rsidRDefault="006041B4">
      <w:pPr>
        <w:pStyle w:val="14"/>
        <w:numPr>
          <w:ilvl w:val="0"/>
          <w:numId w:val="13"/>
        </w:numPr>
        <w:spacing w:after="100" w:line="264" w:lineRule="auto"/>
        <w:ind w:left="397" w:hanging="397"/>
        <w:rPr>
          <w:lang w:val="ru-RU"/>
          <w:rPrChange w:id="4957" w:author="Nik K" w:date="2026-10-29T00:18:00Z">
            <w:rPr/>
          </w:rPrChange>
        </w:rPr>
      </w:pPr>
      <w:r>
        <w:t xml:space="preserve">Robinson S., Ring L., </w:t>
      </w:r>
      <w:proofErr w:type="spellStart"/>
      <w:r>
        <w:t>Oxborough</w:t>
      </w:r>
      <w:proofErr w:type="spellEnd"/>
      <w:r>
        <w:t xml:space="preserve"> D., Harkness A., Bennett S., Rana B., Sutaria N., Lo Giudice F., Shun-Shin M., Paton M., Duncan R., Willis J., </w:t>
      </w:r>
      <w:proofErr w:type="spellStart"/>
      <w:r>
        <w:t>Colebourn</w:t>
      </w:r>
      <w:proofErr w:type="spellEnd"/>
      <w:r>
        <w:t xml:space="preserve"> C., </w:t>
      </w:r>
      <w:proofErr w:type="spellStart"/>
      <w:r>
        <w:t>Bassindale</w:t>
      </w:r>
      <w:proofErr w:type="spellEnd"/>
      <w:r>
        <w:t xml:space="preserve"> G., </w:t>
      </w:r>
      <w:proofErr w:type="spellStart"/>
      <w:r>
        <w:t>Gatenby</w:t>
      </w:r>
      <w:proofErr w:type="spellEnd"/>
      <w:r>
        <w:t xml:space="preserve"> K., </w:t>
      </w:r>
      <w:proofErr w:type="spellStart"/>
      <w:r>
        <w:t>Belham</w:t>
      </w:r>
      <w:proofErr w:type="spellEnd"/>
      <w:r>
        <w:t xml:space="preserve"> M., Cole G., Augustine D., </w:t>
      </w:r>
      <w:proofErr w:type="spellStart"/>
      <w:r>
        <w:t>Smiseth</w:t>
      </w:r>
      <w:proofErr w:type="spellEnd"/>
      <w:r>
        <w:t xml:space="preserve"> O. A. </w:t>
      </w:r>
      <w:r>
        <w:rPr>
          <w:i/>
          <w:iCs/>
        </w:rPr>
        <w:t>The assessment of left ventricular diastolic function: guidance and recommendations from the British Society of Echocardiography</w:t>
      </w:r>
      <w:r>
        <w:t>. Echo</w:t>
      </w:r>
      <w:r w:rsidRPr="00674711">
        <w:rPr>
          <w:lang w:val="ru-RU"/>
          <w:rPrChange w:id="4958" w:author="Nik K" w:date="2026-10-29T00:18:00Z">
            <w:rPr/>
          </w:rPrChange>
        </w:rPr>
        <w:t xml:space="preserve"> </w:t>
      </w:r>
      <w:r>
        <w:t>Research</w:t>
      </w:r>
      <w:r w:rsidRPr="00674711">
        <w:rPr>
          <w:lang w:val="ru-RU"/>
          <w:rPrChange w:id="4959" w:author="Nik K" w:date="2026-10-29T00:18:00Z">
            <w:rPr/>
          </w:rPrChange>
        </w:rPr>
        <w:t xml:space="preserve"> </w:t>
      </w:r>
      <w:r>
        <w:t>and</w:t>
      </w:r>
      <w:r w:rsidRPr="00674711">
        <w:rPr>
          <w:lang w:val="ru-RU"/>
          <w:rPrChange w:id="4960" w:author="Nik K" w:date="2026-10-29T00:18:00Z">
            <w:rPr/>
          </w:rPrChange>
        </w:rPr>
        <w:t xml:space="preserve"> </w:t>
      </w:r>
      <w:r>
        <w:t>Practice</w:t>
      </w:r>
      <w:r w:rsidRPr="00674711">
        <w:rPr>
          <w:lang w:val="ru-RU"/>
          <w:rPrChange w:id="4961" w:author="Nik K" w:date="2026-10-29T00:18:00Z">
            <w:rPr/>
          </w:rPrChange>
        </w:rPr>
        <w:t xml:space="preserve">. </w:t>
      </w:r>
      <w:proofErr w:type="gramStart"/>
      <w:r w:rsidRPr="00674711">
        <w:rPr>
          <w:lang w:val="ru-RU"/>
          <w:rPrChange w:id="4962" w:author="Nik K" w:date="2026-10-29T00:18:00Z">
            <w:rPr/>
          </w:rPrChange>
        </w:rPr>
        <w:t>2024;11:16</w:t>
      </w:r>
      <w:proofErr w:type="gramEnd"/>
      <w:r w:rsidRPr="00674711">
        <w:rPr>
          <w:lang w:val="ru-RU"/>
          <w:rPrChange w:id="4963" w:author="Nik K" w:date="2026-10-29T00:18:00Z">
            <w:rPr/>
          </w:rPrChange>
        </w:rPr>
        <w:t xml:space="preserve">. </w:t>
      </w:r>
      <w:r w:rsidR="006B31AF">
        <w:fldChar w:fldCharType="begin"/>
      </w:r>
      <w:r w:rsidR="006B31AF" w:rsidRPr="00674711">
        <w:rPr>
          <w:lang w:val="ru-RU"/>
          <w:rPrChange w:id="4964" w:author="Nik K" w:date="2026-10-29T00:18:00Z">
            <w:rPr/>
          </w:rPrChange>
        </w:rPr>
        <w:instrText xml:space="preserve"> </w:instrText>
      </w:r>
      <w:r w:rsidR="006B31AF">
        <w:instrText>HYPERLINK</w:instrText>
      </w:r>
      <w:r w:rsidR="006B31AF" w:rsidRPr="00674711">
        <w:rPr>
          <w:lang w:val="ru-RU"/>
          <w:rPrChange w:id="4965" w:author="Nik K" w:date="2026-10-29T00:18:00Z">
            <w:rPr/>
          </w:rPrChange>
        </w:rPr>
        <w:instrText xml:space="preserve"> "</w:instrText>
      </w:r>
      <w:r w:rsidR="006B31AF">
        <w:instrText>https</w:instrText>
      </w:r>
      <w:r w:rsidR="006B31AF" w:rsidRPr="00674711">
        <w:rPr>
          <w:lang w:val="ru-RU"/>
          <w:rPrChange w:id="4966" w:author="Nik K" w:date="2026-10-29T00:18:00Z">
            <w:rPr/>
          </w:rPrChange>
        </w:rPr>
        <w:instrText>://</w:instrText>
      </w:r>
      <w:r w:rsidR="006B31AF">
        <w:instrText>doi</w:instrText>
      </w:r>
      <w:r w:rsidR="006B31AF" w:rsidRPr="00674711">
        <w:rPr>
          <w:lang w:val="ru-RU"/>
          <w:rPrChange w:id="4967" w:author="Nik K" w:date="2026-10-29T00:18:00Z">
            <w:rPr/>
          </w:rPrChange>
        </w:rPr>
        <w:instrText>.</w:instrText>
      </w:r>
      <w:r w:rsidR="006B31AF">
        <w:instrText>org</w:instrText>
      </w:r>
      <w:r w:rsidR="006B31AF" w:rsidRPr="00674711">
        <w:rPr>
          <w:lang w:val="ru-RU"/>
          <w:rPrChange w:id="4968" w:author="Nik K" w:date="2026-10-29T00:18:00Z">
            <w:rPr/>
          </w:rPrChange>
        </w:rPr>
        <w:instrText>/10.1186/</w:instrText>
      </w:r>
      <w:r w:rsidR="006B31AF">
        <w:instrText>s</w:instrText>
      </w:r>
      <w:r w:rsidR="006B31AF" w:rsidRPr="00674711">
        <w:rPr>
          <w:lang w:val="ru-RU"/>
          <w:rPrChange w:id="4969" w:author="Nik K" w:date="2026-10-29T00:18:00Z">
            <w:rPr/>
          </w:rPrChange>
        </w:rPr>
        <w:instrText>44156-024-00051-2" \</w:instrText>
      </w:r>
      <w:r w:rsidR="006B31AF">
        <w:instrText>h</w:instrText>
      </w:r>
      <w:r w:rsidR="006B31AF" w:rsidRPr="00674711">
        <w:rPr>
          <w:lang w:val="ru-RU"/>
          <w:rPrChange w:id="4970" w:author="Nik K" w:date="2026-10-29T00:18:00Z">
            <w:rPr/>
          </w:rPrChange>
        </w:rPr>
        <w:instrText xml:space="preserve"> </w:instrText>
      </w:r>
      <w:r w:rsidR="006B31AF">
        <w:fldChar w:fldCharType="separate"/>
      </w:r>
      <w:r>
        <w:t>DOI</w:t>
      </w:r>
      <w:r w:rsidRPr="00674711">
        <w:rPr>
          <w:lang w:val="ru-RU"/>
          <w:rPrChange w:id="4971" w:author="Nik K" w:date="2026-10-29T00:18:00Z">
            <w:rPr/>
          </w:rPrChange>
        </w:rPr>
        <w:t>: 10.1186/</w:t>
      </w:r>
      <w:r>
        <w:t>s</w:t>
      </w:r>
      <w:r w:rsidRPr="00674711">
        <w:rPr>
          <w:lang w:val="ru-RU"/>
          <w:rPrChange w:id="4972" w:author="Nik K" w:date="2026-10-29T00:18:00Z">
            <w:rPr/>
          </w:rPrChange>
        </w:rPr>
        <w:t>44156-024-00051-2</w:t>
      </w:r>
      <w:r w:rsidR="006B31AF">
        <w:fldChar w:fldCharType="end"/>
      </w:r>
      <w:r w:rsidRPr="00674711">
        <w:rPr>
          <w:lang w:val="ru-RU"/>
          <w:rPrChange w:id="4973" w:author="Nik K" w:date="2026-10-29T00:18:00Z">
            <w:rPr/>
          </w:rPrChange>
        </w:rPr>
        <w:t>. Использованы определения фаз ЛЖ и функции ЛП; рекомендации не служат валидацией исследуемого электрического метода.</w:t>
      </w:r>
    </w:p>
    <w:p w14:paraId="7EEDA0DA" w14:textId="77777777" w:rsidR="003416EE" w:rsidRPr="00674711" w:rsidRDefault="006041B4">
      <w:pPr>
        <w:pStyle w:val="14"/>
        <w:numPr>
          <w:ilvl w:val="0"/>
          <w:numId w:val="13"/>
        </w:numPr>
        <w:spacing w:after="100" w:line="264" w:lineRule="auto"/>
        <w:ind w:left="397" w:hanging="397"/>
        <w:rPr>
          <w:lang w:val="ru-RU"/>
          <w:rPrChange w:id="4974" w:author="Nik K" w:date="2026-10-29T00:18:00Z">
            <w:rPr/>
          </w:rPrChange>
        </w:rPr>
      </w:pPr>
      <w:r w:rsidRPr="00674711">
        <w:rPr>
          <w:lang w:val="ru-RU"/>
          <w:rPrChange w:id="4975" w:author="Nik K" w:date="2026-10-29T00:18:00Z">
            <w:rPr/>
          </w:rPrChange>
        </w:rPr>
        <w:t>Собственные результаты. Фазовый набор анатомических объёмов и условия его использования (материал не приложен). Сохранённые агрегаты 39 фаз; отдельные ограничения автоматических масок и неполных циклов.</w:t>
      </w:r>
    </w:p>
    <w:p w14:paraId="7D40D62F" w14:textId="77777777" w:rsidR="003416EE" w:rsidRDefault="006041B4">
      <w:pPr>
        <w:pStyle w:val="14"/>
        <w:numPr>
          <w:ilvl w:val="0"/>
          <w:numId w:val="13"/>
        </w:numPr>
        <w:spacing w:after="100" w:line="264" w:lineRule="auto"/>
        <w:ind w:left="397" w:hanging="397"/>
      </w:pPr>
      <w:r w:rsidRPr="00674711">
        <w:rPr>
          <w:lang w:val="ru-RU"/>
          <w:rPrChange w:id="4976" w:author="Nik K" w:date="2026-10-29T00:18:00Z">
            <w:rPr/>
          </w:rPrChange>
        </w:rPr>
        <w:t xml:space="preserve">Собственные результаты. Проверка переноса камерных и геометрических зависимостей (материал не приложен). </w:t>
      </w:r>
      <w:proofErr w:type="spellStart"/>
      <w:r>
        <w:t>Расчёты</w:t>
      </w:r>
      <w:proofErr w:type="spellEnd"/>
      <w:r>
        <w:t xml:space="preserve"> с </w:t>
      </w:r>
      <w:proofErr w:type="spellStart"/>
      <w:r>
        <w:t>исключением</w:t>
      </w:r>
      <w:proofErr w:type="spellEnd"/>
      <w:r>
        <w:t xml:space="preserve"> </w:t>
      </w:r>
      <w:proofErr w:type="spellStart"/>
      <w:r>
        <w:t>участника</w:t>
      </w:r>
      <w:proofErr w:type="spellEnd"/>
      <w:r>
        <w:t xml:space="preserve">, </w:t>
      </w:r>
      <w:proofErr w:type="spellStart"/>
      <w:r>
        <w:t>фазовые</w:t>
      </w:r>
      <w:proofErr w:type="spellEnd"/>
      <w:r>
        <w:t xml:space="preserve"> </w:t>
      </w:r>
      <w:proofErr w:type="spellStart"/>
      <w:r>
        <w:t>прогнозы</w:t>
      </w:r>
      <w:proofErr w:type="spellEnd"/>
      <w:r>
        <w:t xml:space="preserve"> и </w:t>
      </w:r>
      <w:proofErr w:type="spellStart"/>
      <w:r>
        <w:t>коэффициенты</w:t>
      </w:r>
      <w:proofErr w:type="spellEnd"/>
      <w:r>
        <w:t>; 26.10.2026.</w:t>
      </w:r>
    </w:p>
    <w:p w14:paraId="3B65C72E" w14:textId="77777777" w:rsidR="003416EE" w:rsidRDefault="006041B4">
      <w:pPr>
        <w:pStyle w:val="14"/>
        <w:numPr>
          <w:ilvl w:val="0"/>
          <w:numId w:val="13"/>
        </w:numPr>
        <w:spacing w:after="100" w:line="264" w:lineRule="auto"/>
        <w:ind w:left="397" w:hanging="397"/>
      </w:pPr>
      <w:r w:rsidRPr="00674711">
        <w:rPr>
          <w:lang w:val="ru-RU"/>
          <w:rPrChange w:id="4977" w:author="Nik K" w:date="2026-10-29T00:18:00Z">
            <w:rPr/>
          </w:rPrChange>
        </w:rPr>
        <w:t xml:space="preserve">Собственные результаты. Временной анализ камерных объёмов (материал не приложен) и проверка электрических временных ориентиров (материал не приложен). </w:t>
      </w:r>
      <w:r>
        <w:t>КТ-</w:t>
      </w:r>
      <w:proofErr w:type="spellStart"/>
      <w:r>
        <w:t>интервалы</w:t>
      </w:r>
      <w:proofErr w:type="spellEnd"/>
      <w:r>
        <w:t xml:space="preserve">, </w:t>
      </w:r>
      <w:proofErr w:type="spellStart"/>
      <w:r>
        <w:t>экстремумы</w:t>
      </w:r>
      <w:proofErr w:type="spellEnd"/>
      <w:r>
        <w:t xml:space="preserve"> и </w:t>
      </w:r>
      <w:proofErr w:type="spellStart"/>
      <w:r>
        <w:t>межсессионное</w:t>
      </w:r>
      <w:proofErr w:type="spellEnd"/>
      <w:r>
        <w:t xml:space="preserve"> </w:t>
      </w:r>
      <w:proofErr w:type="spellStart"/>
      <w:r>
        <w:t>временное</w:t>
      </w:r>
      <w:proofErr w:type="spellEnd"/>
      <w:r>
        <w:t xml:space="preserve"> </w:t>
      </w:r>
      <w:proofErr w:type="spellStart"/>
      <w:r>
        <w:t>сопоставление</w:t>
      </w:r>
      <w:proofErr w:type="spellEnd"/>
      <w:r>
        <w:t>.</w:t>
      </w:r>
    </w:p>
    <w:p w14:paraId="4A96FE29" w14:textId="77777777" w:rsidR="003416EE" w:rsidRPr="00674711" w:rsidRDefault="006041B4">
      <w:pPr>
        <w:pStyle w:val="14"/>
        <w:numPr>
          <w:ilvl w:val="0"/>
          <w:numId w:val="13"/>
        </w:numPr>
        <w:spacing w:after="100" w:line="264" w:lineRule="auto"/>
        <w:ind w:left="397" w:hanging="397"/>
        <w:rPr>
          <w:lang w:val="ru-RU"/>
          <w:rPrChange w:id="4978" w:author="Nik K" w:date="2026-10-29T00:18:00Z">
            <w:rPr/>
          </w:rPrChange>
        </w:rPr>
      </w:pPr>
      <w:r w:rsidRPr="00674711">
        <w:rPr>
          <w:lang w:val="ru-RU"/>
          <w:rPrChange w:id="4979" w:author="Nik K" w:date="2026-10-29T00:18:00Z">
            <w:rPr/>
          </w:rPrChange>
        </w:rPr>
        <w:t>Собственные результаты. Протокол индивидуального камерного сравнения (материал не приложен) и результаты (материал не приложен). Четыре формулы, исключение блоков, перенос и вариабельность реальных электрических циклов; проверка направлений (материал не приложен).</w:t>
      </w:r>
    </w:p>
    <w:p w14:paraId="1DA14B8E" w14:textId="77777777" w:rsidR="003416EE" w:rsidRDefault="006041B4">
      <w:pPr>
        <w:pStyle w:val="14"/>
        <w:numPr>
          <w:ilvl w:val="0"/>
          <w:numId w:val="13"/>
        </w:numPr>
        <w:spacing w:after="100" w:line="264" w:lineRule="auto"/>
        <w:ind w:left="397" w:hanging="397"/>
      </w:pPr>
      <w:r w:rsidRPr="00674711">
        <w:rPr>
          <w:lang w:val="ru-RU"/>
          <w:rPrChange w:id="4980" w:author="Nik K" w:date="2026-10-29T00:18:00Z">
            <w:rPr/>
          </w:rPrChange>
        </w:rPr>
        <w:t xml:space="preserve">Собственные результаты. Камерный закон с объёмом целого сердца и фазой (материал не приложен). </w:t>
      </w:r>
      <w:proofErr w:type="spellStart"/>
      <w:r>
        <w:t>Сохранённый</w:t>
      </w:r>
      <w:proofErr w:type="spellEnd"/>
      <w:r>
        <w:t xml:space="preserve"> </w:t>
      </w:r>
      <w:proofErr w:type="spellStart"/>
      <w:r>
        <w:t>индивидуальный</w:t>
      </w:r>
      <w:proofErr w:type="spellEnd"/>
      <w:r>
        <w:t xml:space="preserve"> </w:t>
      </w:r>
      <w:proofErr w:type="spellStart"/>
      <w:r>
        <w:t>расчёт</w:t>
      </w:r>
      <w:proofErr w:type="spellEnd"/>
      <w:r>
        <w:t xml:space="preserve">, 28.10.2026; </w:t>
      </w:r>
      <w:proofErr w:type="spellStart"/>
      <w:r>
        <w:t>проверочные</w:t>
      </w:r>
      <w:proofErr w:type="spellEnd"/>
      <w:r>
        <w:t xml:space="preserve"> </w:t>
      </w:r>
      <w:proofErr w:type="spellStart"/>
      <w:r>
        <w:t>входы</w:t>
      </w:r>
      <w:proofErr w:type="spellEnd"/>
      <w:r>
        <w:t xml:space="preserve"> </w:t>
      </w:r>
      <w:proofErr w:type="spellStart"/>
      <w:r>
        <w:t>геометрии</w:t>
      </w:r>
      <w:proofErr w:type="spellEnd"/>
      <w:r>
        <w:t xml:space="preserve"> </w:t>
      </w:r>
      <w:proofErr w:type="spellStart"/>
      <w:r>
        <w:t>известны</w:t>
      </w:r>
      <w:proofErr w:type="spellEnd"/>
      <w:r>
        <w:t xml:space="preserve"> </w:t>
      </w:r>
      <w:proofErr w:type="spellStart"/>
      <w:r>
        <w:t>из</w:t>
      </w:r>
      <w:proofErr w:type="spellEnd"/>
      <w:r>
        <w:t xml:space="preserve"> КТ.</w:t>
      </w:r>
    </w:p>
    <w:p w14:paraId="4FDC4633" w14:textId="77777777" w:rsidR="003416EE" w:rsidRPr="00674711" w:rsidRDefault="006041B4">
      <w:pPr>
        <w:pStyle w:val="14"/>
        <w:numPr>
          <w:ilvl w:val="0"/>
          <w:numId w:val="13"/>
        </w:numPr>
        <w:spacing w:after="100" w:line="264" w:lineRule="auto"/>
        <w:ind w:left="397" w:hanging="397"/>
        <w:rPr>
          <w:lang w:val="ru-RU"/>
          <w:rPrChange w:id="4981" w:author="Nik K" w:date="2026-10-29T00:18:00Z">
            <w:rPr/>
          </w:rPrChange>
        </w:rPr>
      </w:pPr>
      <w:r w:rsidRPr="00674711">
        <w:rPr>
          <w:lang w:val="ru-RU"/>
          <w:rPrChange w:id="4982" w:author="Nik K" w:date="2026-10-29T00:18:00Z">
            <w:rPr/>
          </w:rPrChange>
        </w:rPr>
        <w:t>Собственные результаты. Пространственное сопоставление камер и закона состава (материал не приложен). Аудит 12 фаз и проверка постоянной доли, постоянного остатка и калибруемого наклона; 28.10.2026.</w:t>
      </w:r>
    </w:p>
    <w:p w14:paraId="507DF488" w14:textId="77777777" w:rsidR="003416EE" w:rsidRPr="00674711" w:rsidRDefault="006041B4">
      <w:pPr>
        <w:pStyle w:val="14"/>
        <w:numPr>
          <w:ilvl w:val="0"/>
          <w:numId w:val="13"/>
        </w:numPr>
        <w:spacing w:after="100" w:line="264" w:lineRule="auto"/>
        <w:ind w:left="397" w:hanging="397"/>
        <w:rPr>
          <w:lang w:val="ru-RU"/>
          <w:rPrChange w:id="4983" w:author="Nik K" w:date="2026-10-29T00:18:00Z">
            <w:rPr/>
          </w:rPrChange>
        </w:rPr>
      </w:pPr>
      <w:r w:rsidRPr="00674711">
        <w:rPr>
          <w:lang w:val="ru-RU"/>
          <w:rPrChange w:id="4984" w:author="Nik K" w:date="2026-10-29T00:18:00Z">
            <w:rPr/>
          </w:rPrChange>
        </w:rPr>
        <w:lastRenderedPageBreak/>
        <w:t xml:space="preserve">Собственные результаты. </w:t>
      </w:r>
      <w:proofErr w:type="spellStart"/>
      <w:r w:rsidRPr="00674711">
        <w:rPr>
          <w:lang w:val="ru-RU"/>
          <w:rPrChange w:id="4985" w:author="Nik K" w:date="2026-10-29T00:18:00Z">
            <w:rPr/>
          </w:rPrChange>
        </w:rPr>
        <w:t>Межиндивидуальный</w:t>
      </w:r>
      <w:proofErr w:type="spellEnd"/>
      <w:r w:rsidRPr="00674711">
        <w:rPr>
          <w:lang w:val="ru-RU"/>
          <w:rPrChange w:id="4986" w:author="Nik K" w:date="2026-10-29T00:18:00Z">
            <w:rPr/>
          </w:rPrChange>
        </w:rPr>
        <w:t xml:space="preserve"> перенос электрических зависимостей (материал не приложен) и сравнение волны с её интегралом (материал не приложен). Два участника с сопоставленными КТ и электрическими сессиями; исследовательские контрольные варианты.</w:t>
      </w:r>
    </w:p>
    <w:p w14:paraId="0B1AF5BA" w14:textId="77777777" w:rsidR="003416EE" w:rsidRPr="00674711" w:rsidRDefault="006041B4">
      <w:pPr>
        <w:pStyle w:val="14"/>
        <w:spacing w:after="100" w:line="264" w:lineRule="auto"/>
        <w:ind w:left="397" w:hanging="397"/>
        <w:rPr>
          <w:lang w:val="ru-RU"/>
          <w:rPrChange w:id="4987" w:author="Nik K" w:date="2026-10-29T00:18:00Z">
            <w:rPr/>
          </w:rPrChange>
        </w:rPr>
      </w:pPr>
      <w:r w:rsidRPr="00674711">
        <w:rPr>
          <w:lang w:val="ru-RU"/>
          <w:rPrChange w:id="4988" w:author="Nik K" w:date="2026-10-29T00:18:00Z">
            <w:rPr/>
          </w:rPrChange>
        </w:rPr>
        <w:t>Полные адреса численных таблиц, условия сверки и ограничения переносимости локальных материалов приведены в сопроводительной рецензии главы.</w:t>
      </w:r>
    </w:p>
    <w:p w14:paraId="24519EC3" w14:textId="77777777" w:rsidR="003416EE" w:rsidRPr="00674711" w:rsidRDefault="006041B4">
      <w:pPr>
        <w:pStyle w:val="14"/>
        <w:numPr>
          <w:ilvl w:val="0"/>
          <w:numId w:val="14"/>
        </w:numPr>
        <w:spacing w:after="100" w:line="264" w:lineRule="auto"/>
        <w:ind w:left="397" w:hanging="397"/>
        <w:rPr>
          <w:lang w:val="ru-RU"/>
          <w:rPrChange w:id="4989" w:author="Nik K" w:date="2026-10-29T00:18:00Z">
            <w:rPr/>
          </w:rPrChange>
        </w:rPr>
      </w:pPr>
      <w:r w:rsidRPr="00674711">
        <w:rPr>
          <w:lang w:val="ru-RU"/>
          <w:rPrChange w:id="4990" w:author="Nik K" w:date="2026-10-29T00:18:00Z">
            <w:rPr/>
          </w:rPrChange>
        </w:rPr>
        <w:t>Проверки электрического решателя и индивидуальной ЭИТ Н, 28.10.2026: синтетический численный контроль (материал не приложен), проверка производной остатка (материал не приложен), квадратура и шаг объёмной пробы (материал не приложен), условная и свободная тканевые оценки (материал не приложен), диагностика четырёх плато (материал не приложен), статус камерной прямой задачи Г (материал не приложен).</w:t>
      </w:r>
    </w:p>
    <w:p w14:paraId="6A446F89" w14:textId="77777777" w:rsidR="003416EE" w:rsidRPr="00674711" w:rsidRDefault="006041B4">
      <w:pPr>
        <w:pStyle w:val="14"/>
        <w:numPr>
          <w:ilvl w:val="0"/>
          <w:numId w:val="14"/>
        </w:numPr>
        <w:spacing w:after="100" w:line="264" w:lineRule="auto"/>
        <w:ind w:left="397" w:hanging="397"/>
        <w:rPr>
          <w:lang w:val="ru-RU"/>
          <w:rPrChange w:id="4991" w:author="Nik K" w:date="2026-10-29T00:18:00Z">
            <w:rPr/>
          </w:rPrChange>
        </w:rPr>
      </w:pPr>
      <w:r w:rsidRPr="00674711">
        <w:rPr>
          <w:lang w:val="ru-RU"/>
          <w:rPrChange w:id="4992" w:author="Nik K" w:date="2026-10-29T00:18:00Z">
            <w:rPr/>
          </w:rPrChange>
        </w:rPr>
        <w:t>Электрическое сравнение форм и смешение геометрии с тканевыми параметрами, 28.10.2026: паспорт 54 состояний и анализа (материал не приложен), диагностическая инверсия конечных проб (материал не приложен), ложная тканевая поправка (материал не приложен).</w:t>
      </w:r>
    </w:p>
    <w:p w14:paraId="5E77CCA9" w14:textId="77777777" w:rsidR="003416EE" w:rsidRPr="00674711" w:rsidRDefault="006041B4">
      <w:pPr>
        <w:pStyle w:val="14"/>
        <w:numPr>
          <w:ilvl w:val="0"/>
          <w:numId w:val="14"/>
        </w:numPr>
        <w:spacing w:after="100" w:line="264" w:lineRule="auto"/>
        <w:ind w:left="397" w:hanging="397"/>
        <w:rPr>
          <w:lang w:val="ru-RU"/>
          <w:rPrChange w:id="4993" w:author="Nik K" w:date="2026-10-29T00:18:00Z">
            <w:rPr/>
          </w:rPrChange>
        </w:rPr>
      </w:pPr>
      <w:r w:rsidRPr="00674711">
        <w:rPr>
          <w:lang w:val="ru-RU"/>
          <w:rPrChange w:id="4994" w:author="Nik K" w:date="2026-10-29T00:18:00Z">
            <w:rPr/>
          </w:rPrChange>
        </w:rPr>
        <w:t>Геометрическая проверка целого сердца Н, 28.10.2026: фазовые показатели аппроксимаций (материал не приложен), ошибки закона движения по опорам (материал не приложен).</w:t>
      </w:r>
    </w:p>
    <w:p w14:paraId="34F34CD5" w14:textId="77777777" w:rsidR="003416EE" w:rsidRPr="00674711" w:rsidRDefault="006041B4">
      <w:pPr>
        <w:pStyle w:val="14"/>
        <w:numPr>
          <w:ilvl w:val="0"/>
          <w:numId w:val="14"/>
        </w:numPr>
        <w:spacing w:after="100" w:line="264" w:lineRule="auto"/>
        <w:ind w:left="397" w:hanging="397"/>
        <w:rPr>
          <w:lang w:val="ru-RU"/>
          <w:rPrChange w:id="4995" w:author="Nik K" w:date="2026-10-29T00:18:00Z">
            <w:rPr/>
          </w:rPrChange>
        </w:rPr>
      </w:pPr>
      <w:r w:rsidRPr="00674711">
        <w:rPr>
          <w:lang w:val="ru-RU"/>
          <w:rPrChange w:id="4996" w:author="Nik K" w:date="2026-10-29T00:18:00Z">
            <w:rPr/>
          </w:rPrChange>
        </w:rPr>
        <w:t>Эмпирический переход от геометрии целого сердца к объёму ЛЖ с исключением человека, 26.10.2026: результаты разбиений (материал не приложен).</w:t>
      </w:r>
    </w:p>
    <w:p w14:paraId="74D74E42" w14:textId="77777777" w:rsidR="003416EE" w:rsidRPr="00674711" w:rsidRDefault="006041B4">
      <w:pPr>
        <w:pStyle w:val="14"/>
        <w:numPr>
          <w:ilvl w:val="0"/>
          <w:numId w:val="14"/>
        </w:numPr>
        <w:spacing w:after="100" w:line="264" w:lineRule="auto"/>
        <w:ind w:left="397" w:hanging="397"/>
        <w:rPr>
          <w:lang w:val="ru-RU"/>
          <w:rPrChange w:id="4997" w:author="Nik K" w:date="2026-10-29T00:18:00Z">
            <w:rPr/>
          </w:rPrChange>
        </w:rPr>
      </w:pPr>
      <w:r w:rsidRPr="00674711">
        <w:rPr>
          <w:lang w:val="ru-RU"/>
          <w:rPrChange w:id="4998" w:author="Nik K" w:date="2026-10-29T00:18:00Z">
            <w:rPr/>
          </w:rPrChange>
        </w:rPr>
        <w:t xml:space="preserve">Индивидуальная межсессионная проверка Н, 26.10.2026: протокол (материал не приложен), метрики ошибок (материал не приложен), объёмные диапазоны и положения экстремумов (материал не приложен), полные результаты, разбиения и </w:t>
      </w:r>
      <w:proofErr w:type="spellStart"/>
      <w:r w:rsidRPr="00674711">
        <w:rPr>
          <w:lang w:val="ru-RU"/>
          <w:rPrChange w:id="4999" w:author="Nik K" w:date="2026-10-29T00:18:00Z">
            <w:rPr/>
          </w:rPrChange>
        </w:rPr>
        <w:t>межцикловая</w:t>
      </w:r>
      <w:proofErr w:type="spellEnd"/>
      <w:r w:rsidRPr="00674711">
        <w:rPr>
          <w:lang w:val="ru-RU"/>
          <w:rPrChange w:id="5000" w:author="Nik K" w:date="2026-10-29T00:18:00Z">
            <w:rPr/>
          </w:rPrChange>
        </w:rPr>
        <w:t xml:space="preserve"> изменчивость (материал не приложен).</w:t>
      </w:r>
    </w:p>
    <w:p w14:paraId="02E233BD" w14:textId="77777777" w:rsidR="003416EE" w:rsidRPr="00674711" w:rsidRDefault="006041B4">
      <w:pPr>
        <w:pStyle w:val="14"/>
        <w:numPr>
          <w:ilvl w:val="0"/>
          <w:numId w:val="14"/>
        </w:numPr>
        <w:spacing w:after="100" w:line="264" w:lineRule="auto"/>
        <w:ind w:left="397" w:hanging="397"/>
        <w:rPr>
          <w:lang w:val="ru-RU"/>
          <w:rPrChange w:id="5001" w:author="Nik K" w:date="2026-10-29T00:18:00Z">
            <w:rPr/>
          </w:rPrChange>
        </w:rPr>
      </w:pPr>
      <w:r w:rsidRPr="00674711">
        <w:rPr>
          <w:lang w:val="ru-RU"/>
          <w:rPrChange w:id="5002" w:author="Nik K" w:date="2026-10-29T00:18:00Z">
            <w:rPr/>
          </w:rPrChange>
        </w:rPr>
        <w:t>Диагностическое сравнение нормировок пульсовой реконструкции, 28.10.2026: общая метрика сохранённых результатов (материал не приложен), условия исключения измерений и ограничения (материал не приложен).</w:t>
      </w:r>
    </w:p>
    <w:p w14:paraId="3AE79395" w14:textId="0668ADD2" w:rsidR="003416EE" w:rsidRPr="00674711" w:rsidRDefault="006041B4">
      <w:pPr>
        <w:pStyle w:val="14"/>
        <w:numPr>
          <w:ilvl w:val="0"/>
          <w:numId w:val="14"/>
        </w:numPr>
        <w:spacing w:after="100" w:line="264" w:lineRule="auto"/>
        <w:ind w:left="397" w:hanging="397"/>
        <w:rPr>
          <w:lang w:val="ru-RU"/>
          <w:rPrChange w:id="5003" w:author="Nik K" w:date="2026-10-29T00:18:00Z">
            <w:rPr/>
          </w:rPrChange>
        </w:rPr>
      </w:pPr>
      <w:r w:rsidRPr="00674711">
        <w:rPr>
          <w:lang w:val="ru-RU"/>
          <w:rPrChange w:id="5004" w:author="Nik K" w:date="2026-10-29T00:18:00Z">
            <w:rPr/>
          </w:rPrChange>
        </w:rPr>
        <w:t xml:space="preserve">Условная монтажная </w:t>
      </w:r>
      <w:r>
        <w:t>FEM</w:t>
      </w:r>
      <w:r w:rsidRPr="00674711">
        <w:rPr>
          <w:lang w:val="ru-RU"/>
          <w:rPrChange w:id="5005" w:author="Nik K" w:date="2026-10-29T00:18:00Z">
            <w:rPr/>
          </w:rPrChange>
        </w:rPr>
        <w:t xml:space="preserve">-серия, 28.10.2026: </w:t>
      </w:r>
      <w:r w:rsidR="006B31AF">
        <w:fldChar w:fldCharType="begin"/>
      </w:r>
      <w:r w:rsidR="006B31AF" w:rsidRPr="00674711">
        <w:rPr>
          <w:lang w:val="ru-RU"/>
          <w:rPrChange w:id="5006" w:author="Nik K" w:date="2026-10-29T00:18:00Z">
            <w:rPr/>
          </w:rPrChange>
        </w:rPr>
        <w:instrText xml:space="preserve"> </w:instrText>
      </w:r>
      <w:r w:rsidR="006B31AF">
        <w:instrText>HYPERLINK</w:instrText>
      </w:r>
      <w:r w:rsidR="006B31AF" w:rsidRPr="00674711">
        <w:rPr>
          <w:lang w:val="ru-RU"/>
          <w:rPrChange w:id="5007" w:author="Nik K" w:date="2026-10-29T00:18:00Z">
            <w:rPr/>
          </w:rPrChange>
        </w:rPr>
        <w:instrText xml:space="preserve"> "../../</w:instrText>
      </w:r>
      <w:r w:rsidR="006B31AF">
        <w:instrText>results</w:instrText>
      </w:r>
      <w:r w:rsidR="006B31AF" w:rsidRPr="00674711">
        <w:rPr>
          <w:lang w:val="ru-RU"/>
          <w:rPrChange w:id="5008" w:author="Nik K" w:date="2026-10-29T00:18:00Z">
            <w:rPr/>
          </w:rPrChange>
        </w:rPr>
        <w:instrText>/</w:instrText>
      </w:r>
      <w:r w:rsidR="006B31AF">
        <w:instrText>montage</w:instrText>
      </w:r>
      <w:r w:rsidR="006B31AF" w:rsidRPr="00674711">
        <w:rPr>
          <w:lang w:val="ru-RU"/>
          <w:rPrChange w:id="5009" w:author="Nik K" w:date="2026-10-29T00:18:00Z">
            <w:rPr/>
          </w:rPrChange>
        </w:rPr>
        <w:instrText>_</w:instrText>
      </w:r>
      <w:r w:rsidR="006B31AF">
        <w:instrText>sensitivity</w:instrText>
      </w:r>
      <w:r w:rsidR="006B31AF" w:rsidRPr="00674711">
        <w:rPr>
          <w:lang w:val="ru-RU"/>
          <w:rPrChange w:id="5010" w:author="Nik K" w:date="2026-10-29T00:18:00Z">
            <w:rPr/>
          </w:rPrChange>
        </w:rPr>
        <w:instrText>_</w:instrText>
      </w:r>
      <w:r w:rsidR="006B31AF">
        <w:instrText>v</w:instrText>
      </w:r>
      <w:r w:rsidR="006B31AF" w:rsidRPr="00674711">
        <w:rPr>
          <w:lang w:val="ru-RU"/>
          <w:rPrChange w:id="5011" w:author="Nik K" w:date="2026-10-29T00:18:00Z">
            <w:rPr/>
          </w:rPrChange>
        </w:rPr>
        <w:instrText>1/</w:instrText>
      </w:r>
      <w:r w:rsidR="006B31AF">
        <w:instrText>README</w:instrText>
      </w:r>
      <w:r w:rsidR="006B31AF" w:rsidRPr="00674711">
        <w:rPr>
          <w:lang w:val="ru-RU"/>
          <w:rPrChange w:id="5012" w:author="Nik K" w:date="2026-10-29T00:18:00Z">
            <w:rPr/>
          </w:rPrChange>
        </w:rPr>
        <w:instrText>.</w:instrText>
      </w:r>
      <w:r w:rsidR="006B31AF">
        <w:instrText>md</w:instrText>
      </w:r>
      <w:r w:rsidR="006B31AF" w:rsidRPr="00674711">
        <w:rPr>
          <w:lang w:val="ru-RU"/>
          <w:rPrChange w:id="5013" w:author="Nik K" w:date="2026-10-29T00:18:00Z">
            <w:rPr/>
          </w:rPrChange>
        </w:rPr>
        <w:instrText>" \</w:instrText>
      </w:r>
      <w:r w:rsidR="006B31AF">
        <w:instrText>h</w:instrText>
      </w:r>
      <w:r w:rsidR="006B31AF" w:rsidRPr="00674711">
        <w:rPr>
          <w:lang w:val="ru-RU"/>
          <w:rPrChange w:id="5014" w:author="Nik K" w:date="2026-10-29T00:18:00Z">
            <w:rPr/>
          </w:rPrChange>
        </w:rPr>
        <w:instrText xml:space="preserve"> </w:instrText>
      </w:r>
      <w:r w:rsidR="006B31AF">
        <w:fldChar w:fldCharType="separate"/>
      </w:r>
      <w:r w:rsidRPr="00674711">
        <w:rPr>
          <w:lang w:val="ru-RU"/>
          <w:rPrChange w:id="5015" w:author="Nik K" w:date="2026-10-29T00:18:00Z">
            <w:rPr/>
          </w:rPrChange>
        </w:rPr>
        <w:t>условия и состав</w:t>
      </w:r>
      <w:r w:rsidR="006B31AF">
        <w:fldChar w:fldCharType="end"/>
      </w:r>
      <w:r w:rsidRPr="00674711">
        <w:rPr>
          <w:lang w:val="ru-RU"/>
          <w:rPrChange w:id="5016" w:author="Nik K" w:date="2026-10-29T00:18:00Z">
            <w:rPr/>
          </w:rPrChange>
        </w:rPr>
        <w:t xml:space="preserve">, </w:t>
      </w:r>
      <w:r w:rsidR="006B31AF">
        <w:fldChar w:fldCharType="begin"/>
      </w:r>
      <w:r w:rsidR="006B31AF" w:rsidRPr="00674711">
        <w:rPr>
          <w:lang w:val="ru-RU"/>
          <w:rPrChange w:id="5017" w:author="Nik K" w:date="2026-10-29T00:18:00Z">
            <w:rPr/>
          </w:rPrChange>
        </w:rPr>
        <w:instrText xml:space="preserve"> </w:instrText>
      </w:r>
      <w:r w:rsidR="006B31AF">
        <w:instrText>HYPERLINK</w:instrText>
      </w:r>
      <w:r w:rsidR="006B31AF" w:rsidRPr="00674711">
        <w:rPr>
          <w:lang w:val="ru-RU"/>
          <w:rPrChange w:id="5018" w:author="Nik K" w:date="2026-10-29T00:18:00Z">
            <w:rPr/>
          </w:rPrChange>
        </w:rPr>
        <w:instrText xml:space="preserve"> "../../</w:instrText>
      </w:r>
      <w:r w:rsidR="006B31AF">
        <w:instrText>results</w:instrText>
      </w:r>
      <w:r w:rsidR="006B31AF" w:rsidRPr="00674711">
        <w:rPr>
          <w:lang w:val="ru-RU"/>
          <w:rPrChange w:id="5019" w:author="Nik K" w:date="2026-10-29T00:18:00Z">
            <w:rPr/>
          </w:rPrChange>
        </w:rPr>
        <w:instrText>/</w:instrText>
      </w:r>
      <w:r w:rsidR="006B31AF">
        <w:instrText>montage</w:instrText>
      </w:r>
      <w:r w:rsidR="006B31AF" w:rsidRPr="00674711">
        <w:rPr>
          <w:lang w:val="ru-RU"/>
          <w:rPrChange w:id="5020" w:author="Nik K" w:date="2026-10-29T00:18:00Z">
            <w:rPr/>
          </w:rPrChange>
        </w:rPr>
        <w:instrText>_</w:instrText>
      </w:r>
      <w:r w:rsidR="006B31AF">
        <w:instrText>sensitivity</w:instrText>
      </w:r>
      <w:r w:rsidR="006B31AF" w:rsidRPr="00674711">
        <w:rPr>
          <w:lang w:val="ru-RU"/>
          <w:rPrChange w:id="5021" w:author="Nik K" w:date="2026-10-29T00:18:00Z">
            <w:rPr/>
          </w:rPrChange>
        </w:rPr>
        <w:instrText>_</w:instrText>
      </w:r>
      <w:r w:rsidR="006B31AF">
        <w:instrText>v</w:instrText>
      </w:r>
      <w:r w:rsidR="006B31AF" w:rsidRPr="00674711">
        <w:rPr>
          <w:lang w:val="ru-RU"/>
          <w:rPrChange w:id="5022" w:author="Nik K" w:date="2026-10-29T00:18:00Z">
            <w:rPr/>
          </w:rPrChange>
        </w:rPr>
        <w:instrText>1/</w:instrText>
      </w:r>
      <w:r w:rsidR="006B31AF">
        <w:instrText>manifest</w:instrText>
      </w:r>
      <w:r w:rsidR="006B31AF" w:rsidRPr="00674711">
        <w:rPr>
          <w:lang w:val="ru-RU"/>
          <w:rPrChange w:id="5023" w:author="Nik K" w:date="2026-10-29T00:18:00Z">
            <w:rPr/>
          </w:rPrChange>
        </w:rPr>
        <w:instrText>.</w:instrText>
      </w:r>
      <w:r w:rsidR="006B31AF">
        <w:instrText>json</w:instrText>
      </w:r>
      <w:r w:rsidR="006B31AF" w:rsidRPr="00674711">
        <w:rPr>
          <w:lang w:val="ru-RU"/>
          <w:rPrChange w:id="5024" w:author="Nik K" w:date="2026-10-29T00:18:00Z">
            <w:rPr/>
          </w:rPrChange>
        </w:rPr>
        <w:instrText>" \</w:instrText>
      </w:r>
      <w:r w:rsidR="006B31AF">
        <w:instrText>h</w:instrText>
      </w:r>
      <w:r w:rsidR="006B31AF" w:rsidRPr="00674711">
        <w:rPr>
          <w:lang w:val="ru-RU"/>
          <w:rPrChange w:id="5025" w:author="Nik K" w:date="2026-10-29T00:18:00Z">
            <w:rPr/>
          </w:rPrChange>
        </w:rPr>
        <w:instrText xml:space="preserve"> </w:instrText>
      </w:r>
      <w:r w:rsidR="006B31AF">
        <w:fldChar w:fldCharType="separate"/>
      </w:r>
      <w:r w:rsidRPr="00674711">
        <w:rPr>
          <w:lang w:val="ru-RU"/>
          <w:rPrChange w:id="5026" w:author="Nik K" w:date="2026-10-29T00:18:00Z">
            <w:rPr/>
          </w:rPrChange>
        </w:rPr>
        <w:t>манифест 810 состояний</w:t>
      </w:r>
      <w:r w:rsidR="006B31AF">
        <w:fldChar w:fldCharType="end"/>
      </w:r>
      <w:r w:rsidRPr="00674711">
        <w:rPr>
          <w:lang w:val="ru-RU"/>
          <w:rPrChange w:id="5027" w:author="Nik K" w:date="2026-10-29T00:18:00Z">
            <w:rPr/>
          </w:rPrChange>
        </w:rPr>
        <w:t xml:space="preserve">, </w:t>
      </w:r>
      <w:r w:rsidR="006B31AF">
        <w:fldChar w:fldCharType="begin"/>
      </w:r>
      <w:r w:rsidR="006B31AF" w:rsidRPr="00674711">
        <w:rPr>
          <w:lang w:val="ru-RU"/>
          <w:rPrChange w:id="5028" w:author="Nik K" w:date="2026-10-29T00:18:00Z">
            <w:rPr/>
          </w:rPrChange>
        </w:rPr>
        <w:instrText xml:space="preserve"> </w:instrText>
      </w:r>
      <w:r w:rsidR="006B31AF">
        <w:instrText>HYPERLINK</w:instrText>
      </w:r>
      <w:r w:rsidR="006B31AF" w:rsidRPr="00674711">
        <w:rPr>
          <w:lang w:val="ru-RU"/>
          <w:rPrChange w:id="5029" w:author="Nik K" w:date="2026-10-29T00:18:00Z">
            <w:rPr/>
          </w:rPrChange>
        </w:rPr>
        <w:instrText xml:space="preserve"> "../../</w:instrText>
      </w:r>
      <w:r w:rsidR="006B31AF">
        <w:instrText>results</w:instrText>
      </w:r>
      <w:r w:rsidR="006B31AF" w:rsidRPr="00674711">
        <w:rPr>
          <w:lang w:val="ru-RU"/>
          <w:rPrChange w:id="5030" w:author="Nik K" w:date="2026-10-29T00:18:00Z">
            <w:rPr/>
          </w:rPrChange>
        </w:rPr>
        <w:instrText>/</w:instrText>
      </w:r>
      <w:r w:rsidR="006B31AF">
        <w:instrText>montage</w:instrText>
      </w:r>
      <w:r w:rsidR="006B31AF" w:rsidRPr="00674711">
        <w:rPr>
          <w:lang w:val="ru-RU"/>
          <w:rPrChange w:id="5031" w:author="Nik K" w:date="2026-10-29T00:18:00Z">
            <w:rPr/>
          </w:rPrChange>
        </w:rPr>
        <w:instrText>_</w:instrText>
      </w:r>
      <w:r w:rsidR="006B31AF">
        <w:instrText>sensitivity</w:instrText>
      </w:r>
      <w:r w:rsidR="006B31AF" w:rsidRPr="00674711">
        <w:rPr>
          <w:lang w:val="ru-RU"/>
          <w:rPrChange w:id="5032" w:author="Nik K" w:date="2026-10-29T00:18:00Z">
            <w:rPr/>
          </w:rPrChange>
        </w:rPr>
        <w:instrText>_</w:instrText>
      </w:r>
      <w:r w:rsidR="006B31AF">
        <w:instrText>v</w:instrText>
      </w:r>
      <w:r w:rsidR="006B31AF" w:rsidRPr="00674711">
        <w:rPr>
          <w:lang w:val="ru-RU"/>
          <w:rPrChange w:id="5033" w:author="Nik K" w:date="2026-10-29T00:18:00Z">
            <w:rPr/>
          </w:rPrChange>
        </w:rPr>
        <w:instrText>1/</w:instrText>
      </w:r>
      <w:r w:rsidR="006B31AF">
        <w:instrText>tables</w:instrText>
      </w:r>
      <w:r w:rsidR="006B31AF" w:rsidRPr="00674711">
        <w:rPr>
          <w:lang w:val="ru-RU"/>
          <w:rPrChange w:id="5034" w:author="Nik K" w:date="2026-10-29T00:18:00Z">
            <w:rPr/>
          </w:rPrChange>
        </w:rPr>
        <w:instrText>.</w:instrText>
      </w:r>
      <w:r w:rsidR="006B31AF">
        <w:instrText>md</w:instrText>
      </w:r>
      <w:r w:rsidR="006B31AF" w:rsidRPr="00674711">
        <w:rPr>
          <w:lang w:val="ru-RU"/>
          <w:rPrChange w:id="5035" w:author="Nik K" w:date="2026-10-29T00:18:00Z">
            <w:rPr/>
          </w:rPrChange>
        </w:rPr>
        <w:instrText>" \</w:instrText>
      </w:r>
      <w:r w:rsidR="006B31AF">
        <w:instrText>h</w:instrText>
      </w:r>
      <w:r w:rsidR="006B31AF" w:rsidRPr="00674711">
        <w:rPr>
          <w:lang w:val="ru-RU"/>
          <w:rPrChange w:id="5036" w:author="Nik K" w:date="2026-10-29T00:18:00Z">
            <w:rPr/>
          </w:rPrChange>
        </w:rPr>
        <w:instrText xml:space="preserve"> </w:instrText>
      </w:r>
      <w:r w:rsidR="006B31AF">
        <w:fldChar w:fldCharType="separate"/>
      </w:r>
      <w:r w:rsidRPr="00674711">
        <w:rPr>
          <w:lang w:val="ru-RU"/>
          <w:rPrChange w:id="5037" w:author="Nik K" w:date="2026-10-29T00:18:00Z">
            <w:rPr/>
          </w:rPrChange>
        </w:rPr>
        <w:t>сводные таблицы</w:t>
      </w:r>
      <w:r w:rsidR="006B31AF">
        <w:fldChar w:fldCharType="end"/>
      </w:r>
      <w:r w:rsidRPr="00674711">
        <w:rPr>
          <w:lang w:val="ru-RU"/>
          <w:rPrChange w:id="5038" w:author="Nik K" w:date="2026-10-29T00:18:00Z">
            <w:rPr/>
          </w:rPrChange>
        </w:rPr>
        <w:t xml:space="preserve">, </w:t>
      </w:r>
      <w:r w:rsidR="006B31AF">
        <w:fldChar w:fldCharType="begin"/>
      </w:r>
      <w:r w:rsidR="006B31AF" w:rsidRPr="00674711">
        <w:rPr>
          <w:lang w:val="ru-RU"/>
          <w:rPrChange w:id="5039" w:author="Nik K" w:date="2026-10-29T00:18:00Z">
            <w:rPr/>
          </w:rPrChange>
        </w:rPr>
        <w:instrText xml:space="preserve"> </w:instrText>
      </w:r>
      <w:r w:rsidR="006B31AF">
        <w:instrText>HYPERLINK</w:instrText>
      </w:r>
      <w:r w:rsidR="006B31AF" w:rsidRPr="00674711">
        <w:rPr>
          <w:lang w:val="ru-RU"/>
          <w:rPrChange w:id="5040" w:author="Nik K" w:date="2026-10-29T00:18:00Z">
            <w:rPr/>
          </w:rPrChange>
        </w:rPr>
        <w:instrText xml:space="preserve"> "../../</w:instrText>
      </w:r>
      <w:r w:rsidR="006B31AF">
        <w:instrText>results</w:instrText>
      </w:r>
      <w:r w:rsidR="006B31AF" w:rsidRPr="00674711">
        <w:rPr>
          <w:lang w:val="ru-RU"/>
          <w:rPrChange w:id="5041" w:author="Nik K" w:date="2026-10-29T00:18:00Z">
            <w:rPr/>
          </w:rPrChange>
        </w:rPr>
        <w:instrText>/</w:instrText>
      </w:r>
      <w:r w:rsidR="006B31AF">
        <w:instrText>montage</w:instrText>
      </w:r>
      <w:r w:rsidR="006B31AF" w:rsidRPr="00674711">
        <w:rPr>
          <w:lang w:val="ru-RU"/>
          <w:rPrChange w:id="5042" w:author="Nik K" w:date="2026-10-29T00:18:00Z">
            <w:rPr/>
          </w:rPrChange>
        </w:rPr>
        <w:instrText>_</w:instrText>
      </w:r>
      <w:r w:rsidR="006B31AF">
        <w:instrText>sensitivity</w:instrText>
      </w:r>
      <w:r w:rsidR="006B31AF" w:rsidRPr="00674711">
        <w:rPr>
          <w:lang w:val="ru-RU"/>
          <w:rPrChange w:id="5043" w:author="Nik K" w:date="2026-10-29T00:18:00Z">
            <w:rPr/>
          </w:rPrChange>
        </w:rPr>
        <w:instrText>_</w:instrText>
      </w:r>
      <w:r w:rsidR="006B31AF">
        <w:instrText>v</w:instrText>
      </w:r>
      <w:r w:rsidR="006B31AF" w:rsidRPr="00674711">
        <w:rPr>
          <w:lang w:val="ru-RU"/>
          <w:rPrChange w:id="5044" w:author="Nik K" w:date="2026-10-29T00:18:00Z">
            <w:rPr/>
          </w:rPrChange>
        </w:rPr>
        <w:instrText>1/</w:instrText>
      </w:r>
      <w:r w:rsidR="006B31AF">
        <w:instrText>tables</w:instrText>
      </w:r>
      <w:r w:rsidR="006B31AF" w:rsidRPr="00674711">
        <w:rPr>
          <w:lang w:val="ru-RU"/>
          <w:rPrChange w:id="5045" w:author="Nik K" w:date="2026-10-29T00:18:00Z">
            <w:rPr/>
          </w:rPrChange>
        </w:rPr>
        <w:instrText>/</w:instrText>
      </w:r>
      <w:r w:rsidR="006B31AF">
        <w:instrText>derivatives</w:instrText>
      </w:r>
      <w:r w:rsidR="006B31AF" w:rsidRPr="00674711">
        <w:rPr>
          <w:lang w:val="ru-RU"/>
          <w:rPrChange w:id="5046" w:author="Nik K" w:date="2026-10-29T00:18:00Z">
            <w:rPr/>
          </w:rPrChange>
        </w:rPr>
        <w:instrText>.</w:instrText>
      </w:r>
      <w:r w:rsidR="006B31AF">
        <w:instrText>csv</w:instrText>
      </w:r>
      <w:r w:rsidR="006B31AF" w:rsidRPr="00674711">
        <w:rPr>
          <w:lang w:val="ru-RU"/>
          <w:rPrChange w:id="5047" w:author="Nik K" w:date="2026-10-29T00:18:00Z">
            <w:rPr/>
          </w:rPrChange>
        </w:rPr>
        <w:instrText>" \</w:instrText>
      </w:r>
      <w:r w:rsidR="006B31AF">
        <w:instrText>h</w:instrText>
      </w:r>
      <w:r w:rsidR="006B31AF" w:rsidRPr="00674711">
        <w:rPr>
          <w:lang w:val="ru-RU"/>
          <w:rPrChange w:id="5048" w:author="Nik K" w:date="2026-10-29T00:18:00Z">
            <w:rPr/>
          </w:rPrChange>
        </w:rPr>
        <w:instrText xml:space="preserve"> </w:instrText>
      </w:r>
      <w:r w:rsidR="006B31AF">
        <w:fldChar w:fldCharType="separate"/>
      </w:r>
      <w:r w:rsidRPr="00674711">
        <w:rPr>
          <w:lang w:val="ru-RU"/>
          <w:rPrChange w:id="5049" w:author="Nik K" w:date="2026-10-29T00:18:00Z">
            <w:rPr/>
          </w:rPrChange>
        </w:rPr>
        <w:t>производные разных шагов</w:t>
      </w:r>
      <w:r w:rsidR="006B31AF">
        <w:fldChar w:fldCharType="end"/>
      </w:r>
      <w:r w:rsidRPr="00674711">
        <w:rPr>
          <w:lang w:val="ru-RU"/>
          <w:rPrChange w:id="5050" w:author="Nik K" w:date="2026-10-29T00:18:00Z">
            <w:rPr/>
          </w:rPrChange>
        </w:rPr>
        <w:t xml:space="preserve">, </w:t>
      </w:r>
      <w:r w:rsidR="006B31AF">
        <w:fldChar w:fldCharType="begin"/>
      </w:r>
      <w:r w:rsidR="006B31AF" w:rsidRPr="00674711">
        <w:rPr>
          <w:lang w:val="ru-RU"/>
          <w:rPrChange w:id="5051" w:author="Nik K" w:date="2026-10-29T00:18:00Z">
            <w:rPr/>
          </w:rPrChange>
        </w:rPr>
        <w:instrText xml:space="preserve"> </w:instrText>
      </w:r>
      <w:r w:rsidR="006B31AF">
        <w:instrText>HYPERLINK</w:instrText>
      </w:r>
      <w:r w:rsidR="006B31AF" w:rsidRPr="00674711">
        <w:rPr>
          <w:lang w:val="ru-RU"/>
          <w:rPrChange w:id="5052" w:author="Nik K" w:date="2026-10-29T00:18:00Z">
            <w:rPr/>
          </w:rPrChange>
        </w:rPr>
        <w:instrText xml:space="preserve"> "../../</w:instrText>
      </w:r>
      <w:r w:rsidR="006B31AF">
        <w:instrText>results</w:instrText>
      </w:r>
      <w:r w:rsidR="006B31AF" w:rsidRPr="00674711">
        <w:rPr>
          <w:lang w:val="ru-RU"/>
          <w:rPrChange w:id="5053" w:author="Nik K" w:date="2026-10-29T00:18:00Z">
            <w:rPr/>
          </w:rPrChange>
        </w:rPr>
        <w:instrText>/</w:instrText>
      </w:r>
      <w:r w:rsidR="006B31AF">
        <w:instrText>montage</w:instrText>
      </w:r>
      <w:r w:rsidR="006B31AF" w:rsidRPr="00674711">
        <w:rPr>
          <w:lang w:val="ru-RU"/>
          <w:rPrChange w:id="5054" w:author="Nik K" w:date="2026-10-29T00:18:00Z">
            <w:rPr/>
          </w:rPrChange>
        </w:rPr>
        <w:instrText>_</w:instrText>
      </w:r>
      <w:r w:rsidR="006B31AF">
        <w:instrText>sensitivity</w:instrText>
      </w:r>
      <w:r w:rsidR="006B31AF" w:rsidRPr="00674711">
        <w:rPr>
          <w:lang w:val="ru-RU"/>
          <w:rPrChange w:id="5055" w:author="Nik K" w:date="2026-10-29T00:18:00Z">
            <w:rPr/>
          </w:rPrChange>
        </w:rPr>
        <w:instrText>_</w:instrText>
      </w:r>
      <w:r w:rsidR="006B31AF">
        <w:instrText>v</w:instrText>
      </w:r>
      <w:r w:rsidR="006B31AF" w:rsidRPr="00674711">
        <w:rPr>
          <w:lang w:val="ru-RU"/>
          <w:rPrChange w:id="5056" w:author="Nik K" w:date="2026-10-29T00:18:00Z">
            <w:rPr/>
          </w:rPrChange>
        </w:rPr>
        <w:instrText>1/</w:instrText>
      </w:r>
      <w:r w:rsidR="006B31AF">
        <w:instrText>tables</w:instrText>
      </w:r>
      <w:r w:rsidR="006B31AF" w:rsidRPr="00674711">
        <w:rPr>
          <w:lang w:val="ru-RU"/>
          <w:rPrChange w:id="5057" w:author="Nik K" w:date="2026-10-29T00:18:00Z">
            <w:rPr/>
          </w:rPrChange>
        </w:rPr>
        <w:instrText>/</w:instrText>
      </w:r>
      <w:r w:rsidR="006B31AF">
        <w:instrText>volume</w:instrText>
      </w:r>
      <w:r w:rsidR="006B31AF" w:rsidRPr="00674711">
        <w:rPr>
          <w:lang w:val="ru-RU"/>
          <w:rPrChange w:id="5058" w:author="Nik K" w:date="2026-10-29T00:18:00Z">
            <w:rPr/>
          </w:rPrChange>
        </w:rPr>
        <w:instrText>_</w:instrText>
      </w:r>
      <w:r w:rsidR="006B31AF">
        <w:instrText>refi</w:instrText>
      </w:r>
      <w:r w:rsidR="006B31AF">
        <w:instrText>nement</w:instrText>
      </w:r>
      <w:r w:rsidR="006B31AF" w:rsidRPr="00674711">
        <w:rPr>
          <w:lang w:val="ru-RU"/>
          <w:rPrChange w:id="5059" w:author="Nik K" w:date="2026-10-29T00:18:00Z">
            <w:rPr/>
          </w:rPrChange>
        </w:rPr>
        <w:instrText>.</w:instrText>
      </w:r>
      <w:r w:rsidR="006B31AF">
        <w:instrText>csv</w:instrText>
      </w:r>
      <w:r w:rsidR="006B31AF" w:rsidRPr="00674711">
        <w:rPr>
          <w:lang w:val="ru-RU"/>
          <w:rPrChange w:id="5060" w:author="Nik K" w:date="2026-10-29T00:18:00Z">
            <w:rPr/>
          </w:rPrChange>
        </w:rPr>
        <w:instrText>" \</w:instrText>
      </w:r>
      <w:r w:rsidR="006B31AF">
        <w:instrText>h</w:instrText>
      </w:r>
      <w:r w:rsidR="006B31AF" w:rsidRPr="00674711">
        <w:rPr>
          <w:lang w:val="ru-RU"/>
          <w:rPrChange w:id="5061" w:author="Nik K" w:date="2026-10-29T00:18:00Z">
            <w:rPr/>
          </w:rPrChange>
        </w:rPr>
        <w:instrText xml:space="preserve"> </w:instrText>
      </w:r>
      <w:r w:rsidR="006B31AF">
        <w:fldChar w:fldCharType="separate"/>
      </w:r>
      <w:r w:rsidRPr="00674711">
        <w:rPr>
          <w:lang w:val="ru-RU"/>
          <w:rPrChange w:id="5062" w:author="Nik K" w:date="2026-10-29T00:18:00Z">
            <w:rPr/>
          </w:rPrChange>
        </w:rPr>
        <w:t>уточнение квадратуры</w:t>
      </w:r>
      <w:r w:rsidR="006B31AF">
        <w:fldChar w:fldCharType="end"/>
      </w:r>
      <w:r w:rsidRPr="00674711">
        <w:rPr>
          <w:lang w:val="ru-RU"/>
          <w:rPrChange w:id="5063" w:author="Nik K" w:date="2026-10-29T00:18:00Z">
            <w:rPr/>
          </w:rPrChange>
        </w:rPr>
        <w:t xml:space="preserve">, </w:t>
      </w:r>
      <w:r w:rsidR="006B31AF">
        <w:fldChar w:fldCharType="begin"/>
      </w:r>
      <w:r w:rsidR="006B31AF" w:rsidRPr="00674711">
        <w:rPr>
          <w:lang w:val="ru-RU"/>
          <w:rPrChange w:id="5064" w:author="Nik K" w:date="2026-10-29T00:18:00Z">
            <w:rPr/>
          </w:rPrChange>
        </w:rPr>
        <w:instrText xml:space="preserve"> </w:instrText>
      </w:r>
      <w:r w:rsidR="006B31AF">
        <w:instrText>HYPERLINK</w:instrText>
      </w:r>
      <w:r w:rsidR="006B31AF" w:rsidRPr="00674711">
        <w:rPr>
          <w:lang w:val="ru-RU"/>
          <w:rPrChange w:id="5065" w:author="Nik K" w:date="2026-10-29T00:18:00Z">
            <w:rPr/>
          </w:rPrChange>
        </w:rPr>
        <w:instrText xml:space="preserve"> "../../</w:instrText>
      </w:r>
      <w:r w:rsidR="006B31AF">
        <w:instrText>results</w:instrText>
      </w:r>
      <w:r w:rsidR="006B31AF" w:rsidRPr="00674711">
        <w:rPr>
          <w:lang w:val="ru-RU"/>
          <w:rPrChange w:id="5066" w:author="Nik K" w:date="2026-10-29T00:18:00Z">
            <w:rPr/>
          </w:rPrChange>
        </w:rPr>
        <w:instrText>/</w:instrText>
      </w:r>
      <w:r w:rsidR="006B31AF">
        <w:instrText>montage</w:instrText>
      </w:r>
      <w:r w:rsidR="006B31AF" w:rsidRPr="00674711">
        <w:rPr>
          <w:lang w:val="ru-RU"/>
          <w:rPrChange w:id="5067" w:author="Nik K" w:date="2026-10-29T00:18:00Z">
            <w:rPr/>
          </w:rPrChange>
        </w:rPr>
        <w:instrText>_</w:instrText>
      </w:r>
      <w:r w:rsidR="006B31AF">
        <w:instrText>sensitivity</w:instrText>
      </w:r>
      <w:r w:rsidR="006B31AF" w:rsidRPr="00674711">
        <w:rPr>
          <w:lang w:val="ru-RU"/>
          <w:rPrChange w:id="5068" w:author="Nik K" w:date="2026-10-29T00:18:00Z">
            <w:rPr/>
          </w:rPrChange>
        </w:rPr>
        <w:instrText>_</w:instrText>
      </w:r>
      <w:r w:rsidR="006B31AF">
        <w:instrText>v</w:instrText>
      </w:r>
      <w:r w:rsidR="006B31AF" w:rsidRPr="00674711">
        <w:rPr>
          <w:lang w:val="ru-RU"/>
          <w:rPrChange w:id="5069" w:author="Nik K" w:date="2026-10-29T00:18:00Z">
            <w:rPr/>
          </w:rPrChange>
        </w:rPr>
        <w:instrText>1/</w:instrText>
      </w:r>
      <w:r w:rsidR="006B31AF">
        <w:instrText>tables</w:instrText>
      </w:r>
      <w:r w:rsidR="006B31AF" w:rsidRPr="00674711">
        <w:rPr>
          <w:lang w:val="ru-RU"/>
          <w:rPrChange w:id="5070" w:author="Nik K" w:date="2026-10-29T00:18:00Z">
            <w:rPr/>
          </w:rPrChange>
        </w:rPr>
        <w:instrText>/</w:instrText>
      </w:r>
      <w:r w:rsidR="006B31AF">
        <w:instrText>identifiability</w:instrText>
      </w:r>
      <w:r w:rsidR="006B31AF" w:rsidRPr="00674711">
        <w:rPr>
          <w:lang w:val="ru-RU"/>
          <w:rPrChange w:id="5071" w:author="Nik K" w:date="2026-10-29T00:18:00Z">
            <w:rPr/>
          </w:rPrChange>
        </w:rPr>
        <w:instrText>.</w:instrText>
      </w:r>
      <w:r w:rsidR="006B31AF">
        <w:instrText>csv</w:instrText>
      </w:r>
      <w:r w:rsidR="006B31AF" w:rsidRPr="00674711">
        <w:rPr>
          <w:lang w:val="ru-RU"/>
          <w:rPrChange w:id="5072" w:author="Nik K" w:date="2026-10-29T00:18:00Z">
            <w:rPr/>
          </w:rPrChange>
        </w:rPr>
        <w:instrText>" \</w:instrText>
      </w:r>
      <w:r w:rsidR="006B31AF">
        <w:instrText>h</w:instrText>
      </w:r>
      <w:r w:rsidR="006B31AF" w:rsidRPr="00674711">
        <w:rPr>
          <w:lang w:val="ru-RU"/>
          <w:rPrChange w:id="5073" w:author="Nik K" w:date="2026-10-29T00:18:00Z">
            <w:rPr/>
          </w:rPrChange>
        </w:rPr>
        <w:instrText xml:space="preserve"> </w:instrText>
      </w:r>
      <w:r w:rsidR="006B31AF">
        <w:fldChar w:fldCharType="separate"/>
      </w:r>
      <w:r w:rsidRPr="00674711">
        <w:rPr>
          <w:lang w:val="ru-RU"/>
          <w:rPrChange w:id="5074" w:author="Nik K" w:date="2026-10-29T00:18:00Z">
            <w:rPr/>
          </w:rPrChange>
        </w:rPr>
        <w:t>различимость</w:t>
      </w:r>
      <w:r w:rsidR="006B31AF">
        <w:fldChar w:fldCharType="end"/>
      </w:r>
      <w:r w:rsidRPr="00674711">
        <w:rPr>
          <w:lang w:val="ru-RU"/>
          <w:rPrChange w:id="5075" w:author="Nik K" w:date="2026-10-29T00:18:00Z">
            <w:rPr/>
          </w:rPrChange>
        </w:rPr>
        <w:t xml:space="preserve">, </w:t>
      </w:r>
      <w:r w:rsidR="006B31AF">
        <w:fldChar w:fldCharType="begin"/>
      </w:r>
      <w:r w:rsidR="006B31AF" w:rsidRPr="00674711">
        <w:rPr>
          <w:lang w:val="ru-RU"/>
          <w:rPrChange w:id="5076" w:author="Nik K" w:date="2026-10-29T00:18:00Z">
            <w:rPr/>
          </w:rPrChange>
        </w:rPr>
        <w:instrText xml:space="preserve"> </w:instrText>
      </w:r>
      <w:r w:rsidR="006B31AF">
        <w:instrText>HYPERLINK</w:instrText>
      </w:r>
      <w:r w:rsidR="006B31AF" w:rsidRPr="00674711">
        <w:rPr>
          <w:lang w:val="ru-RU"/>
          <w:rPrChange w:id="5077" w:author="Nik K" w:date="2026-10-29T00:18:00Z">
            <w:rPr/>
          </w:rPrChange>
        </w:rPr>
        <w:instrText xml:space="preserve"> "../../</w:instrText>
      </w:r>
      <w:r w:rsidR="006B31AF">
        <w:instrText>results</w:instrText>
      </w:r>
      <w:r w:rsidR="006B31AF" w:rsidRPr="00674711">
        <w:rPr>
          <w:lang w:val="ru-RU"/>
          <w:rPrChange w:id="5078" w:author="Nik K" w:date="2026-10-29T00:18:00Z">
            <w:rPr/>
          </w:rPrChange>
        </w:rPr>
        <w:instrText>/</w:instrText>
      </w:r>
      <w:r w:rsidR="006B31AF">
        <w:instrText>montage</w:instrText>
      </w:r>
      <w:r w:rsidR="006B31AF" w:rsidRPr="00674711">
        <w:rPr>
          <w:lang w:val="ru-RU"/>
          <w:rPrChange w:id="5079" w:author="Nik K" w:date="2026-10-29T00:18:00Z">
            <w:rPr/>
          </w:rPrChange>
        </w:rPr>
        <w:instrText>_</w:instrText>
      </w:r>
      <w:r w:rsidR="006B31AF">
        <w:instrText>sensitivity</w:instrText>
      </w:r>
      <w:r w:rsidR="006B31AF" w:rsidRPr="00674711">
        <w:rPr>
          <w:lang w:val="ru-RU"/>
          <w:rPrChange w:id="5080" w:author="Nik K" w:date="2026-10-29T00:18:00Z">
            <w:rPr/>
          </w:rPrChange>
        </w:rPr>
        <w:instrText>_</w:instrText>
      </w:r>
      <w:r w:rsidR="006B31AF">
        <w:instrText>v</w:instrText>
      </w:r>
      <w:r w:rsidR="006B31AF" w:rsidRPr="00674711">
        <w:rPr>
          <w:lang w:val="ru-RU"/>
          <w:rPrChange w:id="5081" w:author="Nik K" w:date="2026-10-29T00:18:00Z">
            <w:rPr/>
          </w:rPrChange>
        </w:rPr>
        <w:instrText>1/</w:instrText>
      </w:r>
      <w:r w:rsidR="006B31AF">
        <w:instrText>tables</w:instrText>
      </w:r>
      <w:r w:rsidR="006B31AF" w:rsidRPr="00674711">
        <w:rPr>
          <w:lang w:val="ru-RU"/>
          <w:rPrChange w:id="5082" w:author="Nik K" w:date="2026-10-29T00:18:00Z">
            <w:rPr/>
          </w:rPrChange>
        </w:rPr>
        <w:instrText>/</w:instrText>
      </w:r>
      <w:r w:rsidR="006B31AF">
        <w:instrText>restrictions</w:instrText>
      </w:r>
      <w:r w:rsidR="006B31AF" w:rsidRPr="00674711">
        <w:rPr>
          <w:lang w:val="ru-RU"/>
          <w:rPrChange w:id="5083" w:author="Nik K" w:date="2026-10-29T00:18:00Z">
            <w:rPr/>
          </w:rPrChange>
        </w:rPr>
        <w:instrText>.</w:instrText>
      </w:r>
      <w:r w:rsidR="006B31AF">
        <w:instrText>csv</w:instrText>
      </w:r>
      <w:r w:rsidR="006B31AF" w:rsidRPr="00674711">
        <w:rPr>
          <w:lang w:val="ru-RU"/>
          <w:rPrChange w:id="5084" w:author="Nik K" w:date="2026-10-29T00:18:00Z">
            <w:rPr/>
          </w:rPrChange>
        </w:rPr>
        <w:instrText>" \</w:instrText>
      </w:r>
      <w:r w:rsidR="006B31AF">
        <w:instrText>h</w:instrText>
      </w:r>
      <w:r w:rsidR="006B31AF" w:rsidRPr="00674711">
        <w:rPr>
          <w:lang w:val="ru-RU"/>
          <w:rPrChange w:id="5085" w:author="Nik K" w:date="2026-10-29T00:18:00Z">
            <w:rPr/>
          </w:rPrChange>
        </w:rPr>
        <w:instrText xml:space="preserve"> </w:instrText>
      </w:r>
      <w:r w:rsidR="006B31AF">
        <w:fldChar w:fldCharType="separate"/>
      </w:r>
      <w:r w:rsidRPr="00674711">
        <w:rPr>
          <w:lang w:val="ru-RU"/>
          <w:rPrChange w:id="5086" w:author="Nik K" w:date="2026-10-29T00:18:00Z">
            <w:rPr/>
          </w:rPrChange>
        </w:rPr>
        <w:t>условные ограничения параметров</w:t>
      </w:r>
      <w:r w:rsidR="006B31AF">
        <w:fldChar w:fldCharType="end"/>
      </w:r>
      <w:r w:rsidRPr="00674711">
        <w:rPr>
          <w:lang w:val="ru-RU"/>
          <w:rPrChange w:id="5087" w:author="Nik K" w:date="2026-10-29T00:18:00Z">
            <w:rPr/>
          </w:rPrChange>
        </w:rPr>
        <w:t xml:space="preserve">, </w:t>
      </w:r>
      <w:r w:rsidR="006B31AF">
        <w:fldChar w:fldCharType="begin"/>
      </w:r>
      <w:r w:rsidR="006B31AF" w:rsidRPr="00674711">
        <w:rPr>
          <w:lang w:val="ru-RU"/>
          <w:rPrChange w:id="5088" w:author="Nik K" w:date="2026-10-29T00:18:00Z">
            <w:rPr/>
          </w:rPrChange>
        </w:rPr>
        <w:instrText xml:space="preserve"> </w:instrText>
      </w:r>
      <w:r w:rsidR="006B31AF">
        <w:instrText>HYPERLINK</w:instrText>
      </w:r>
      <w:r w:rsidR="006B31AF" w:rsidRPr="00674711">
        <w:rPr>
          <w:lang w:val="ru-RU"/>
          <w:rPrChange w:id="5089" w:author="Nik K" w:date="2026-10-29T00:18:00Z">
            <w:rPr/>
          </w:rPrChange>
        </w:rPr>
        <w:instrText xml:space="preserve"> "../../</w:instrText>
      </w:r>
      <w:r w:rsidR="006B31AF">
        <w:instrText>results</w:instrText>
      </w:r>
      <w:r w:rsidR="006B31AF" w:rsidRPr="00674711">
        <w:rPr>
          <w:lang w:val="ru-RU"/>
          <w:rPrChange w:id="5090" w:author="Nik K" w:date="2026-10-29T00:18:00Z">
            <w:rPr/>
          </w:rPrChange>
        </w:rPr>
        <w:instrText>/</w:instrText>
      </w:r>
      <w:r w:rsidR="006B31AF">
        <w:instrText>montage</w:instrText>
      </w:r>
      <w:r w:rsidR="006B31AF" w:rsidRPr="00674711">
        <w:rPr>
          <w:lang w:val="ru-RU"/>
          <w:rPrChange w:id="5091" w:author="Nik K" w:date="2026-10-29T00:18:00Z">
            <w:rPr/>
          </w:rPrChange>
        </w:rPr>
        <w:instrText>_</w:instrText>
      </w:r>
      <w:r w:rsidR="006B31AF">
        <w:instrText>sensitivity</w:instrText>
      </w:r>
      <w:r w:rsidR="006B31AF" w:rsidRPr="00674711">
        <w:rPr>
          <w:lang w:val="ru-RU"/>
          <w:rPrChange w:id="5092" w:author="Nik K" w:date="2026-10-29T00:18:00Z">
            <w:rPr/>
          </w:rPrChange>
        </w:rPr>
        <w:instrText>_</w:instrText>
      </w:r>
      <w:r w:rsidR="006B31AF">
        <w:instrText>v</w:instrText>
      </w:r>
      <w:r w:rsidR="006B31AF" w:rsidRPr="00674711">
        <w:rPr>
          <w:lang w:val="ru-RU"/>
          <w:rPrChange w:id="5093" w:author="Nik K" w:date="2026-10-29T00:18:00Z">
            <w:rPr/>
          </w:rPrChange>
        </w:rPr>
        <w:instrText>1/</w:instrText>
      </w:r>
      <w:r w:rsidR="006B31AF">
        <w:instrText>tables</w:instrText>
      </w:r>
      <w:r w:rsidR="006B31AF" w:rsidRPr="00674711">
        <w:rPr>
          <w:lang w:val="ru-RU"/>
          <w:rPrChange w:id="5094" w:author="Nik K" w:date="2026-10-29T00:18:00Z">
            <w:rPr/>
          </w:rPrChange>
        </w:rPr>
        <w:instrText>/</w:instrText>
      </w:r>
      <w:r w:rsidR="006B31AF">
        <w:instrText>joint</w:instrText>
      </w:r>
      <w:r w:rsidR="006B31AF" w:rsidRPr="00674711">
        <w:rPr>
          <w:lang w:val="ru-RU"/>
          <w:rPrChange w:id="5095" w:author="Nik K" w:date="2026-10-29T00:18:00Z">
            <w:rPr/>
          </w:rPrChange>
        </w:rPr>
        <w:instrText>_</w:instrText>
      </w:r>
      <w:r w:rsidR="006B31AF">
        <w:instrText>decomposition</w:instrText>
      </w:r>
      <w:r w:rsidR="006B31AF" w:rsidRPr="00674711">
        <w:rPr>
          <w:lang w:val="ru-RU"/>
          <w:rPrChange w:id="5096" w:author="Nik K" w:date="2026-10-29T00:18:00Z">
            <w:rPr/>
          </w:rPrChange>
        </w:rPr>
        <w:instrText>.</w:instrText>
      </w:r>
      <w:r w:rsidR="006B31AF">
        <w:instrText>csv</w:instrText>
      </w:r>
      <w:r w:rsidR="006B31AF" w:rsidRPr="00674711">
        <w:rPr>
          <w:lang w:val="ru-RU"/>
          <w:rPrChange w:id="5097" w:author="Nik K" w:date="2026-10-29T00:18:00Z">
            <w:rPr/>
          </w:rPrChange>
        </w:rPr>
        <w:instrText>" \</w:instrText>
      </w:r>
      <w:r w:rsidR="006B31AF">
        <w:instrText>h</w:instrText>
      </w:r>
      <w:r w:rsidR="006B31AF" w:rsidRPr="00674711">
        <w:rPr>
          <w:lang w:val="ru-RU"/>
          <w:rPrChange w:id="5098" w:author="Nik K" w:date="2026-10-29T00:18:00Z">
            <w:rPr/>
          </w:rPrChange>
        </w:rPr>
        <w:instrText xml:space="preserve"> </w:instrText>
      </w:r>
      <w:r w:rsidR="006B31AF">
        <w:fldChar w:fldCharType="separate"/>
      </w:r>
      <w:r w:rsidRPr="00674711">
        <w:rPr>
          <w:lang w:val="ru-RU"/>
          <w:rPrChange w:id="5099" w:author="Nik K" w:date="2026-10-29T00:18:00Z">
            <w:rPr/>
          </w:rPrChange>
        </w:rPr>
        <w:t>совместные воздействия</w:t>
      </w:r>
      <w:r w:rsidR="006B31AF">
        <w:fldChar w:fldCharType="end"/>
      </w:r>
      <w:r w:rsidRPr="00674711">
        <w:rPr>
          <w:lang w:val="ru-RU"/>
          <w:rPrChange w:id="5100" w:author="Nik K" w:date="2026-10-29T00:18:00Z">
            <w:rPr/>
          </w:rPrChange>
        </w:rPr>
        <w:t xml:space="preserve">, </w:t>
      </w:r>
      <w:r w:rsidR="006B31AF">
        <w:fldChar w:fldCharType="begin"/>
      </w:r>
      <w:r w:rsidR="006B31AF" w:rsidRPr="00674711">
        <w:rPr>
          <w:lang w:val="ru-RU"/>
          <w:rPrChange w:id="5101" w:author="Nik K" w:date="2026-10-29T00:18:00Z">
            <w:rPr/>
          </w:rPrChange>
        </w:rPr>
        <w:instrText xml:space="preserve"> </w:instrText>
      </w:r>
      <w:r w:rsidR="006B31AF">
        <w:instrText>HYPERLINK</w:instrText>
      </w:r>
      <w:r w:rsidR="006B31AF" w:rsidRPr="00674711">
        <w:rPr>
          <w:lang w:val="ru-RU"/>
          <w:rPrChange w:id="5102" w:author="Nik K" w:date="2026-10-29T00:18:00Z">
            <w:rPr/>
          </w:rPrChange>
        </w:rPr>
        <w:instrText xml:space="preserve"> "../../</w:instrText>
      </w:r>
      <w:r w:rsidR="006B31AF">
        <w:instrText>results</w:instrText>
      </w:r>
      <w:r w:rsidR="006B31AF" w:rsidRPr="00674711">
        <w:rPr>
          <w:lang w:val="ru-RU"/>
          <w:rPrChange w:id="5103" w:author="Nik K" w:date="2026-10-29T00:18:00Z">
            <w:rPr/>
          </w:rPrChange>
        </w:rPr>
        <w:instrText>/</w:instrText>
      </w:r>
      <w:r w:rsidR="006B31AF">
        <w:instrText>montage</w:instrText>
      </w:r>
      <w:r w:rsidR="006B31AF" w:rsidRPr="00674711">
        <w:rPr>
          <w:lang w:val="ru-RU"/>
          <w:rPrChange w:id="5104" w:author="Nik K" w:date="2026-10-29T00:18:00Z">
            <w:rPr/>
          </w:rPrChange>
        </w:rPr>
        <w:instrText>_</w:instrText>
      </w:r>
      <w:r w:rsidR="006B31AF">
        <w:instrText>sensitivity</w:instrText>
      </w:r>
      <w:r w:rsidR="006B31AF" w:rsidRPr="00674711">
        <w:rPr>
          <w:lang w:val="ru-RU"/>
          <w:rPrChange w:id="5105" w:author="Nik K" w:date="2026-10-29T00:18:00Z">
            <w:rPr/>
          </w:rPrChange>
        </w:rPr>
        <w:instrText>_</w:instrText>
      </w:r>
      <w:r w:rsidR="006B31AF">
        <w:instrText>v</w:instrText>
      </w:r>
      <w:r w:rsidR="006B31AF" w:rsidRPr="00674711">
        <w:rPr>
          <w:lang w:val="ru-RU"/>
          <w:rPrChange w:id="5106" w:author="Nik K" w:date="2026-10-29T00:18:00Z">
            <w:rPr/>
          </w:rPrChange>
        </w:rPr>
        <w:instrText>1/</w:instrText>
      </w:r>
      <w:r w:rsidR="006B31AF">
        <w:instrText>tables</w:instrText>
      </w:r>
      <w:r w:rsidR="006B31AF" w:rsidRPr="00674711">
        <w:rPr>
          <w:lang w:val="ru-RU"/>
          <w:rPrChange w:id="5107" w:author="Nik K" w:date="2026-10-29T00:18:00Z">
            <w:rPr/>
          </w:rPrChange>
        </w:rPr>
        <w:instrText>/</w:instrText>
      </w:r>
      <w:r w:rsidR="006B31AF">
        <w:instrText>finite</w:instrText>
      </w:r>
      <w:r w:rsidR="006B31AF" w:rsidRPr="00674711">
        <w:rPr>
          <w:lang w:val="ru-RU"/>
          <w:rPrChange w:id="5108" w:author="Nik K" w:date="2026-10-29T00:18:00Z">
            <w:rPr/>
          </w:rPrChange>
        </w:rPr>
        <w:instrText>_</w:instrText>
      </w:r>
      <w:r w:rsidR="006B31AF">
        <w:instrText>compensation</w:instrText>
      </w:r>
      <w:r w:rsidR="006B31AF" w:rsidRPr="00674711">
        <w:rPr>
          <w:lang w:val="ru-RU"/>
          <w:rPrChange w:id="5109" w:author="Nik K" w:date="2026-10-29T00:18:00Z">
            <w:rPr/>
          </w:rPrChange>
        </w:rPr>
        <w:instrText>_</w:instrText>
      </w:r>
      <w:r w:rsidR="006B31AF">
        <w:instrText>newton</w:instrText>
      </w:r>
      <w:r w:rsidR="006B31AF" w:rsidRPr="00674711">
        <w:rPr>
          <w:lang w:val="ru-RU"/>
          <w:rPrChange w:id="5110" w:author="Nik K" w:date="2026-10-29T00:18:00Z">
            <w:rPr/>
          </w:rPrChange>
        </w:rPr>
        <w:instrText>.</w:instrText>
      </w:r>
      <w:r w:rsidR="006B31AF">
        <w:instrText>csv</w:instrText>
      </w:r>
      <w:r w:rsidR="006B31AF" w:rsidRPr="00674711">
        <w:rPr>
          <w:lang w:val="ru-RU"/>
          <w:rPrChange w:id="5111" w:author="Nik K" w:date="2026-10-29T00:18:00Z">
            <w:rPr/>
          </w:rPrChange>
        </w:rPr>
        <w:instrText>" \</w:instrText>
      </w:r>
      <w:r w:rsidR="006B31AF">
        <w:instrText>h</w:instrText>
      </w:r>
      <w:r w:rsidR="006B31AF" w:rsidRPr="00674711">
        <w:rPr>
          <w:lang w:val="ru-RU"/>
          <w:rPrChange w:id="5112" w:author="Nik K" w:date="2026-10-29T00:18:00Z">
            <w:rPr/>
          </w:rPrChange>
        </w:rPr>
        <w:instrText xml:space="preserve"> </w:instrText>
      </w:r>
      <w:r w:rsidR="006B31AF">
        <w:fldChar w:fldCharType="separate"/>
      </w:r>
      <w:r w:rsidRPr="00674711">
        <w:rPr>
          <w:lang w:val="ru-RU"/>
          <w:rPrChange w:id="5113" w:author="Nik K" w:date="2026-10-29T00:18:00Z">
            <w:rPr/>
          </w:rPrChange>
        </w:rPr>
        <w:t xml:space="preserve">конечная компенсация после уточнения </w:t>
      </w:r>
      <w:r>
        <w:t>ρ</w:t>
      </w:r>
      <w:r w:rsidR="006B31AF">
        <w:fldChar w:fldCharType="end"/>
      </w:r>
      <w:r w:rsidRPr="00674711">
        <w:rPr>
          <w:lang w:val="ru-RU"/>
          <w:rPrChange w:id="5114" w:author="Nik K" w:date="2026-10-29T00:18:00Z">
            <w:rPr/>
          </w:rPrChange>
        </w:rPr>
        <w:t xml:space="preserve">, </w:t>
      </w:r>
      <w:r w:rsidR="006B31AF">
        <w:fldChar w:fldCharType="begin"/>
      </w:r>
      <w:r w:rsidR="006B31AF" w:rsidRPr="00674711">
        <w:rPr>
          <w:lang w:val="ru-RU"/>
          <w:rPrChange w:id="5115" w:author="Nik K" w:date="2026-10-29T00:18:00Z">
            <w:rPr/>
          </w:rPrChange>
        </w:rPr>
        <w:instrText xml:space="preserve"> </w:instrText>
      </w:r>
      <w:r w:rsidR="006B31AF">
        <w:instrText>HYPERLINK</w:instrText>
      </w:r>
      <w:r w:rsidR="006B31AF" w:rsidRPr="00674711">
        <w:rPr>
          <w:lang w:val="ru-RU"/>
          <w:rPrChange w:id="5116" w:author="Nik K" w:date="2026-10-29T00:18:00Z">
            <w:rPr/>
          </w:rPrChange>
        </w:rPr>
        <w:instrText xml:space="preserve"> </w:instrText>
      </w:r>
      <w:r w:rsidR="006B31AF" w:rsidRPr="00674711">
        <w:rPr>
          <w:lang w:val="ru-RU"/>
          <w:rPrChange w:id="5117" w:author="Nik K" w:date="2026-10-29T00:18:00Z">
            <w:rPr/>
          </w:rPrChange>
        </w:rPr>
        <w:instrText>"../../</w:instrText>
      </w:r>
      <w:r w:rsidR="006B31AF">
        <w:instrText>results</w:instrText>
      </w:r>
      <w:r w:rsidR="006B31AF" w:rsidRPr="00674711">
        <w:rPr>
          <w:lang w:val="ru-RU"/>
          <w:rPrChange w:id="5118" w:author="Nik K" w:date="2026-10-29T00:18:00Z">
            <w:rPr/>
          </w:rPrChange>
        </w:rPr>
        <w:instrText>/</w:instrText>
      </w:r>
      <w:r w:rsidR="006B31AF">
        <w:instrText>montage</w:instrText>
      </w:r>
      <w:r w:rsidR="006B31AF" w:rsidRPr="00674711">
        <w:rPr>
          <w:lang w:val="ru-RU"/>
          <w:rPrChange w:id="5119" w:author="Nik K" w:date="2026-10-29T00:18:00Z">
            <w:rPr/>
          </w:rPrChange>
        </w:rPr>
        <w:instrText>_</w:instrText>
      </w:r>
      <w:r w:rsidR="006B31AF">
        <w:instrText>sensitivity</w:instrText>
      </w:r>
      <w:r w:rsidR="006B31AF" w:rsidRPr="00674711">
        <w:rPr>
          <w:lang w:val="ru-RU"/>
          <w:rPrChange w:id="5120" w:author="Nik K" w:date="2026-10-29T00:18:00Z">
            <w:rPr/>
          </w:rPrChange>
        </w:rPr>
        <w:instrText>_</w:instrText>
      </w:r>
      <w:r w:rsidR="006B31AF">
        <w:instrText>v</w:instrText>
      </w:r>
      <w:r w:rsidR="006B31AF" w:rsidRPr="00674711">
        <w:rPr>
          <w:lang w:val="ru-RU"/>
          <w:rPrChange w:id="5121" w:author="Nik K" w:date="2026-10-29T00:18:00Z">
            <w:rPr/>
          </w:rPrChange>
        </w:rPr>
        <w:instrText>1/</w:instrText>
      </w:r>
      <w:r w:rsidR="006B31AF">
        <w:instrText>tables</w:instrText>
      </w:r>
      <w:r w:rsidR="006B31AF" w:rsidRPr="00674711">
        <w:rPr>
          <w:lang w:val="ru-RU"/>
          <w:rPrChange w:id="5122" w:author="Nik K" w:date="2026-10-29T00:18:00Z">
            <w:rPr/>
          </w:rPrChange>
        </w:rPr>
        <w:instrText>/</w:instrText>
      </w:r>
      <w:r w:rsidR="006B31AF">
        <w:instrText>anatomy</w:instrText>
      </w:r>
      <w:r w:rsidR="006B31AF" w:rsidRPr="00674711">
        <w:rPr>
          <w:lang w:val="ru-RU"/>
          <w:rPrChange w:id="5123" w:author="Nik K" w:date="2026-10-29T00:18:00Z">
            <w:rPr/>
          </w:rPrChange>
        </w:rPr>
        <w:instrText>_</w:instrText>
      </w:r>
      <w:r w:rsidR="006B31AF">
        <w:instrText>volume</w:instrText>
      </w:r>
      <w:r w:rsidR="006B31AF" w:rsidRPr="00674711">
        <w:rPr>
          <w:lang w:val="ru-RU"/>
          <w:rPrChange w:id="5124" w:author="Nik K" w:date="2026-10-29T00:18:00Z">
            <w:rPr/>
          </w:rPrChange>
        </w:rPr>
        <w:instrText>_</w:instrText>
      </w:r>
      <w:r w:rsidR="006B31AF">
        <w:instrText>transfer</w:instrText>
      </w:r>
      <w:r w:rsidR="006B31AF" w:rsidRPr="00674711">
        <w:rPr>
          <w:lang w:val="ru-RU"/>
          <w:rPrChange w:id="5125" w:author="Nik K" w:date="2026-10-29T00:18:00Z">
            <w:rPr/>
          </w:rPrChange>
        </w:rPr>
        <w:instrText>.</w:instrText>
      </w:r>
      <w:r w:rsidR="006B31AF">
        <w:instrText>csv</w:instrText>
      </w:r>
      <w:r w:rsidR="006B31AF" w:rsidRPr="00674711">
        <w:rPr>
          <w:lang w:val="ru-RU"/>
          <w:rPrChange w:id="5126" w:author="Nik K" w:date="2026-10-29T00:18:00Z">
            <w:rPr/>
          </w:rPrChange>
        </w:rPr>
        <w:instrText>" \</w:instrText>
      </w:r>
      <w:r w:rsidR="006B31AF">
        <w:instrText>h</w:instrText>
      </w:r>
      <w:r w:rsidR="006B31AF" w:rsidRPr="00674711">
        <w:rPr>
          <w:lang w:val="ru-RU"/>
          <w:rPrChange w:id="5127" w:author="Nik K" w:date="2026-10-29T00:18:00Z">
            <w:rPr/>
          </w:rPrChange>
        </w:rPr>
        <w:instrText xml:space="preserve"> </w:instrText>
      </w:r>
      <w:r w:rsidR="006B31AF">
        <w:fldChar w:fldCharType="separate"/>
      </w:r>
      <w:r w:rsidRPr="00674711">
        <w:rPr>
          <w:lang w:val="ru-RU"/>
          <w:rPrChange w:id="5128" w:author="Nik K" w:date="2026-10-29T00:18:00Z">
            <w:rPr/>
          </w:rPrChange>
        </w:rPr>
        <w:t xml:space="preserve">перенос объёмных проб </w:t>
      </w:r>
      <w:r>
        <w:t>STL</w:t>
      </w:r>
      <w:r w:rsidR="006B31AF">
        <w:fldChar w:fldCharType="end"/>
      </w:r>
      <w:r w:rsidRPr="00674711">
        <w:rPr>
          <w:lang w:val="ru-RU"/>
          <w:rPrChange w:id="5129" w:author="Nik K" w:date="2026-10-29T00:18:00Z">
            <w:rPr/>
          </w:rPrChange>
        </w:rPr>
        <w:t xml:space="preserve">, </w:t>
      </w:r>
      <w:r w:rsidR="006B31AF">
        <w:fldChar w:fldCharType="begin"/>
      </w:r>
      <w:r w:rsidR="006B31AF" w:rsidRPr="00674711">
        <w:rPr>
          <w:lang w:val="ru-RU"/>
          <w:rPrChange w:id="5130" w:author="Nik K" w:date="2026-10-29T00:18:00Z">
            <w:rPr/>
          </w:rPrChange>
        </w:rPr>
        <w:instrText xml:space="preserve"> </w:instrText>
      </w:r>
      <w:r w:rsidR="006B31AF">
        <w:instrText>HYPERLINK</w:instrText>
      </w:r>
      <w:r w:rsidR="006B31AF" w:rsidRPr="00674711">
        <w:rPr>
          <w:lang w:val="ru-RU"/>
          <w:rPrChange w:id="5131" w:author="Nik K" w:date="2026-10-29T00:18:00Z">
            <w:rPr/>
          </w:rPrChange>
        </w:rPr>
        <w:instrText xml:space="preserve"> "../../</w:instrText>
      </w:r>
      <w:r w:rsidR="006B31AF">
        <w:instrText>results</w:instrText>
      </w:r>
      <w:r w:rsidR="006B31AF" w:rsidRPr="00674711">
        <w:rPr>
          <w:lang w:val="ru-RU"/>
          <w:rPrChange w:id="5132" w:author="Nik K" w:date="2026-10-29T00:18:00Z">
            <w:rPr/>
          </w:rPrChange>
        </w:rPr>
        <w:instrText>/</w:instrText>
      </w:r>
      <w:r w:rsidR="006B31AF">
        <w:instrText>montage</w:instrText>
      </w:r>
      <w:r w:rsidR="006B31AF" w:rsidRPr="00674711">
        <w:rPr>
          <w:lang w:val="ru-RU"/>
          <w:rPrChange w:id="5133" w:author="Nik K" w:date="2026-10-29T00:18:00Z">
            <w:rPr/>
          </w:rPrChange>
        </w:rPr>
        <w:instrText>_</w:instrText>
      </w:r>
      <w:r w:rsidR="006B31AF">
        <w:instrText>sensitivity</w:instrText>
      </w:r>
      <w:r w:rsidR="006B31AF" w:rsidRPr="00674711">
        <w:rPr>
          <w:lang w:val="ru-RU"/>
          <w:rPrChange w:id="5134" w:author="Nik K" w:date="2026-10-29T00:18:00Z">
            <w:rPr/>
          </w:rPrChange>
        </w:rPr>
        <w:instrText>_</w:instrText>
      </w:r>
      <w:r w:rsidR="006B31AF">
        <w:instrText>v</w:instrText>
      </w:r>
      <w:r w:rsidR="006B31AF" w:rsidRPr="00674711">
        <w:rPr>
          <w:lang w:val="ru-RU"/>
          <w:rPrChange w:id="5135" w:author="Nik K" w:date="2026-10-29T00:18:00Z">
            <w:rPr/>
          </w:rPrChange>
        </w:rPr>
        <w:instrText>1/</w:instrText>
      </w:r>
      <w:r w:rsidR="006B31AF">
        <w:instrText>tables</w:instrText>
      </w:r>
      <w:r w:rsidR="006B31AF" w:rsidRPr="00674711">
        <w:rPr>
          <w:lang w:val="ru-RU"/>
          <w:rPrChange w:id="5136" w:author="Nik K" w:date="2026-10-29T00:18:00Z">
            <w:rPr/>
          </w:rPrChange>
        </w:rPr>
        <w:instrText>/</w:instrText>
      </w:r>
      <w:r w:rsidR="006B31AF">
        <w:instrText>omission</w:instrText>
      </w:r>
      <w:r w:rsidR="006B31AF" w:rsidRPr="00674711">
        <w:rPr>
          <w:lang w:val="ru-RU"/>
          <w:rPrChange w:id="5137" w:author="Nik K" w:date="2026-10-29T00:18:00Z">
            <w:rPr/>
          </w:rPrChange>
        </w:rPr>
        <w:instrText>_</w:instrText>
      </w:r>
      <w:r w:rsidR="006B31AF">
        <w:instrText>units</w:instrText>
      </w:r>
      <w:r w:rsidR="006B31AF" w:rsidRPr="00674711">
        <w:rPr>
          <w:lang w:val="ru-RU"/>
          <w:rPrChange w:id="5138" w:author="Nik K" w:date="2026-10-29T00:18:00Z">
            <w:rPr/>
          </w:rPrChange>
        </w:rPr>
        <w:instrText>.</w:instrText>
      </w:r>
      <w:r w:rsidR="006B31AF">
        <w:instrText>csv</w:instrText>
      </w:r>
      <w:r w:rsidR="006B31AF" w:rsidRPr="00674711">
        <w:rPr>
          <w:lang w:val="ru-RU"/>
          <w:rPrChange w:id="5139" w:author="Nik K" w:date="2026-10-29T00:18:00Z">
            <w:rPr/>
          </w:rPrChange>
        </w:rPr>
        <w:instrText>" \</w:instrText>
      </w:r>
      <w:r w:rsidR="006B31AF">
        <w:instrText>h</w:instrText>
      </w:r>
      <w:r w:rsidR="006B31AF" w:rsidRPr="00674711">
        <w:rPr>
          <w:lang w:val="ru-RU"/>
          <w:rPrChange w:id="5140" w:author="Nik K" w:date="2026-10-29T00:18:00Z">
            <w:rPr/>
          </w:rPrChange>
        </w:rPr>
        <w:instrText xml:space="preserve"> </w:instrText>
      </w:r>
      <w:r w:rsidR="006B31AF">
        <w:fldChar w:fldCharType="separate"/>
      </w:r>
      <w:r w:rsidRPr="00674711">
        <w:rPr>
          <w:lang w:val="ru-RU"/>
          <w:rPrChange w:id="5141" w:author="Nik K" w:date="2026-10-29T00:18:00Z">
            <w:rPr/>
          </w:rPrChange>
        </w:rPr>
        <w:t>изолированные ошибки</w:t>
      </w:r>
      <w:r w:rsidR="006B31AF">
        <w:fldChar w:fldCharType="end"/>
      </w:r>
      <w:r w:rsidRPr="00674711">
        <w:rPr>
          <w:lang w:val="ru-RU"/>
          <w:rPrChange w:id="5142" w:author="Nik K" w:date="2026-10-29T00:18:00Z">
            <w:rPr/>
          </w:rPrChange>
        </w:rPr>
        <w:t xml:space="preserve">, </w:t>
      </w:r>
      <w:r w:rsidR="006B31AF">
        <w:fldChar w:fldCharType="begin"/>
      </w:r>
      <w:r w:rsidR="006B31AF" w:rsidRPr="00674711">
        <w:rPr>
          <w:lang w:val="ru-RU"/>
          <w:rPrChange w:id="5143" w:author="Nik K" w:date="2026-10-29T00:18:00Z">
            <w:rPr/>
          </w:rPrChange>
        </w:rPr>
        <w:instrText xml:space="preserve"> </w:instrText>
      </w:r>
      <w:r w:rsidR="006B31AF">
        <w:instrText>HYPERLINK</w:instrText>
      </w:r>
      <w:r w:rsidR="006B31AF" w:rsidRPr="00674711">
        <w:rPr>
          <w:lang w:val="ru-RU"/>
          <w:rPrChange w:id="5144" w:author="Nik K" w:date="2026-10-29T00:18:00Z">
            <w:rPr/>
          </w:rPrChange>
        </w:rPr>
        <w:instrText xml:space="preserve"> "../../</w:instrText>
      </w:r>
      <w:r w:rsidR="006B31AF">
        <w:instrText>results</w:instrText>
      </w:r>
      <w:r w:rsidR="006B31AF" w:rsidRPr="00674711">
        <w:rPr>
          <w:lang w:val="ru-RU"/>
          <w:rPrChange w:id="5145" w:author="Nik K" w:date="2026-10-29T00:18:00Z">
            <w:rPr/>
          </w:rPrChange>
        </w:rPr>
        <w:instrText>/</w:instrText>
      </w:r>
      <w:r w:rsidR="006B31AF">
        <w:instrText>montage</w:instrText>
      </w:r>
      <w:r w:rsidR="006B31AF" w:rsidRPr="00674711">
        <w:rPr>
          <w:lang w:val="ru-RU"/>
          <w:rPrChange w:id="5146" w:author="Nik K" w:date="2026-10-29T00:18:00Z">
            <w:rPr/>
          </w:rPrChange>
        </w:rPr>
        <w:instrText>_</w:instrText>
      </w:r>
      <w:r w:rsidR="006B31AF">
        <w:instrText>sensitivity</w:instrText>
      </w:r>
      <w:r w:rsidR="006B31AF" w:rsidRPr="00674711">
        <w:rPr>
          <w:lang w:val="ru-RU"/>
          <w:rPrChange w:id="5147" w:author="Nik K" w:date="2026-10-29T00:18:00Z">
            <w:rPr/>
          </w:rPrChange>
        </w:rPr>
        <w:instrText>_</w:instrText>
      </w:r>
      <w:r w:rsidR="006B31AF">
        <w:instrText>v</w:instrText>
      </w:r>
      <w:r w:rsidR="006B31AF" w:rsidRPr="00674711">
        <w:rPr>
          <w:lang w:val="ru-RU"/>
          <w:rPrChange w:id="5148" w:author="Nik K" w:date="2026-10-29T00:18:00Z">
            <w:rPr/>
          </w:rPrChange>
        </w:rPr>
        <w:instrText>1/</w:instrText>
      </w:r>
      <w:r w:rsidR="006B31AF">
        <w:instrText>tables</w:instrText>
      </w:r>
      <w:r w:rsidR="006B31AF" w:rsidRPr="00674711">
        <w:rPr>
          <w:lang w:val="ru-RU"/>
          <w:rPrChange w:id="5149" w:author="Nik K" w:date="2026-10-29T00:18:00Z">
            <w:rPr/>
          </w:rPrChange>
        </w:rPr>
        <w:instrText>/</w:instrText>
      </w:r>
      <w:r w:rsidR="006B31AF">
        <w:instrText>exclusion</w:instrText>
      </w:r>
      <w:r w:rsidR="006B31AF" w:rsidRPr="00674711">
        <w:rPr>
          <w:lang w:val="ru-RU"/>
          <w:rPrChange w:id="5150" w:author="Nik K" w:date="2026-10-29T00:18:00Z">
            <w:rPr/>
          </w:rPrChange>
        </w:rPr>
        <w:instrText>_</w:instrText>
      </w:r>
      <w:r w:rsidR="006B31AF">
        <w:instrText>error</w:instrText>
      </w:r>
      <w:r w:rsidR="006B31AF" w:rsidRPr="00674711">
        <w:rPr>
          <w:lang w:val="ru-RU"/>
          <w:rPrChange w:id="5151" w:author="Nik K" w:date="2026-10-29T00:18:00Z">
            <w:rPr/>
          </w:rPrChange>
        </w:rPr>
        <w:instrText>_</w:instrText>
      </w:r>
      <w:r w:rsidR="006B31AF">
        <w:instrText>budgets</w:instrText>
      </w:r>
      <w:r w:rsidR="006B31AF" w:rsidRPr="00674711">
        <w:rPr>
          <w:lang w:val="ru-RU"/>
          <w:rPrChange w:id="5152" w:author="Nik K" w:date="2026-10-29T00:18:00Z">
            <w:rPr/>
          </w:rPrChange>
        </w:rPr>
        <w:instrText>.</w:instrText>
      </w:r>
      <w:r w:rsidR="006B31AF">
        <w:instrText>csv</w:instrText>
      </w:r>
      <w:r w:rsidR="006B31AF" w:rsidRPr="00674711">
        <w:rPr>
          <w:lang w:val="ru-RU"/>
          <w:rPrChange w:id="5153" w:author="Nik K" w:date="2026-10-29T00:18:00Z">
            <w:rPr/>
          </w:rPrChange>
        </w:rPr>
        <w:instrText>" \</w:instrText>
      </w:r>
      <w:r w:rsidR="006B31AF">
        <w:instrText>h</w:instrText>
      </w:r>
      <w:r w:rsidR="006B31AF" w:rsidRPr="00674711">
        <w:rPr>
          <w:lang w:val="ru-RU"/>
          <w:rPrChange w:id="5154" w:author="Nik K" w:date="2026-10-29T00:18:00Z">
            <w:rPr/>
          </w:rPrChange>
        </w:rPr>
        <w:instrText xml:space="preserve"> </w:instrText>
      </w:r>
      <w:r w:rsidR="006B31AF">
        <w:fldChar w:fldCharType="separate"/>
      </w:r>
      <w:r w:rsidRPr="00674711">
        <w:rPr>
          <w:lang w:val="ru-RU"/>
          <w:rPrChange w:id="5155" w:author="Nik K" w:date="2026-10-29T00:18:00Z">
            <w:rPr/>
          </w:rPrChange>
        </w:rPr>
        <w:t>иллюстративные ограничения</w:t>
      </w:r>
      <w:r w:rsidR="006B31AF">
        <w:fldChar w:fldCharType="end"/>
      </w:r>
      <w:r w:rsidRPr="00674711">
        <w:rPr>
          <w:lang w:val="ru-RU"/>
          <w:rPrChange w:id="5156" w:author="Nik K" w:date="2026-10-29T00:18:00Z">
            <w:rPr/>
          </w:rPrChange>
        </w:rPr>
        <w:t xml:space="preserve">. Чтение таблиц не является повторным </w:t>
      </w:r>
      <w:r>
        <w:t>FEM</w:t>
      </w:r>
      <w:r w:rsidRPr="00674711">
        <w:rPr>
          <w:lang w:val="ru-RU"/>
          <w:rPrChange w:id="5157" w:author="Nik K" w:date="2026-10-29T00:18:00Z">
            <w:rPr/>
          </w:rPrChange>
        </w:rPr>
        <w:t>-расчётом или независимой физиологической проверкой.</w:t>
      </w:r>
    </w:p>
    <w:p w14:paraId="61157E44" w14:textId="78E117DE" w:rsidR="003416EE" w:rsidRPr="00674711" w:rsidRDefault="006041B4">
      <w:pPr>
        <w:pStyle w:val="14"/>
        <w:numPr>
          <w:ilvl w:val="0"/>
          <w:numId w:val="14"/>
        </w:numPr>
        <w:spacing w:after="100" w:line="264" w:lineRule="auto"/>
        <w:ind w:left="397" w:hanging="397"/>
        <w:rPr>
          <w:lang w:val="ru-RU"/>
          <w:rPrChange w:id="5158" w:author="Nik K" w:date="2026-10-29T00:18:00Z">
            <w:rPr/>
          </w:rPrChange>
        </w:rPr>
      </w:pPr>
      <w:r w:rsidRPr="00674711">
        <w:rPr>
          <w:lang w:val="ru-RU"/>
          <w:rPrChange w:id="5159" w:author="Nik K" w:date="2026-10-29T00:18:00Z">
            <w:rPr/>
          </w:rPrChange>
        </w:rPr>
        <w:t xml:space="preserve">Собственные вычислительные результаты от 28.10.2026. Сравнение электрических откликов исходной сердечной поверхности, сферы и эллипсоида; диагностика различимости и смешения геометрии с тканевой поправкой. Численные основания глав 6, 8–9; адреса и использованная редакция приведены в </w:t>
      </w:r>
      <w:r w:rsidR="006B31AF">
        <w:fldChar w:fldCharType="begin"/>
      </w:r>
      <w:r w:rsidR="006B31AF" w:rsidRPr="00674711">
        <w:rPr>
          <w:lang w:val="ru-RU"/>
          <w:rPrChange w:id="5160" w:author="Nik K" w:date="2026-10-29T00:18:00Z">
            <w:rPr/>
          </w:rPrChange>
        </w:rPr>
        <w:instrText xml:space="preserve"> </w:instrText>
      </w:r>
      <w:r w:rsidR="006B31AF">
        <w:instrText>HYPERLINK</w:instrText>
      </w:r>
      <w:r w:rsidR="006B31AF" w:rsidRPr="00674711">
        <w:rPr>
          <w:lang w:val="ru-RU"/>
          <w:rPrChange w:id="5161" w:author="Nik K" w:date="2026-10-29T00:18:00Z">
            <w:rPr/>
          </w:rPrChange>
        </w:rPr>
        <w:instrText xml:space="preserve"> "../</w:instrText>
      </w:r>
      <w:r w:rsidR="006B31AF">
        <w:instrText>reviews</w:instrText>
      </w:r>
      <w:r w:rsidR="006B31AF" w:rsidRPr="00674711">
        <w:rPr>
          <w:lang w:val="ru-RU"/>
          <w:rPrChange w:id="5162" w:author="Nik K" w:date="2026-10-29T00:18:00Z">
            <w:rPr/>
          </w:rPrChange>
        </w:rPr>
        <w:instrText>/12_</w:instrText>
      </w:r>
      <w:r w:rsidR="006B31AF">
        <w:instrText>review</w:instrText>
      </w:r>
      <w:r w:rsidR="006B31AF" w:rsidRPr="00674711">
        <w:rPr>
          <w:lang w:val="ru-RU"/>
          <w:rPrChange w:id="5163" w:author="Nik K" w:date="2026-10-29T00:18:00Z">
            <w:rPr/>
          </w:rPrChange>
        </w:rPr>
        <w:instrText>.</w:instrText>
      </w:r>
      <w:r w:rsidR="006B31AF">
        <w:instrText>md</w:instrText>
      </w:r>
      <w:r w:rsidR="006B31AF" w:rsidRPr="00674711">
        <w:rPr>
          <w:lang w:val="ru-RU"/>
          <w:rPrChange w:id="5164" w:author="Nik K" w:date="2026-10-29T00:18:00Z">
            <w:rPr/>
          </w:rPrChange>
        </w:rPr>
        <w:instrText>" \</w:instrText>
      </w:r>
      <w:r w:rsidR="006B31AF">
        <w:instrText>h</w:instrText>
      </w:r>
      <w:r w:rsidR="006B31AF" w:rsidRPr="00674711">
        <w:rPr>
          <w:lang w:val="ru-RU"/>
          <w:rPrChange w:id="5165" w:author="Nik K" w:date="2026-10-29T00:18:00Z">
            <w:rPr/>
          </w:rPrChange>
        </w:rPr>
        <w:instrText xml:space="preserve"> </w:instrText>
      </w:r>
      <w:r w:rsidR="006B31AF">
        <w:fldChar w:fldCharType="separate"/>
      </w:r>
      <w:r w:rsidRPr="00674711">
        <w:rPr>
          <w:lang w:val="ru-RU"/>
          <w:rPrChange w:id="5166" w:author="Nik K" w:date="2026-10-29T00:18:00Z">
            <w:rPr/>
          </w:rPrChange>
        </w:rPr>
        <w:t>рецензии главы 12</w:t>
      </w:r>
      <w:r w:rsidR="006B31AF">
        <w:fldChar w:fldCharType="end"/>
      </w:r>
      <w:r w:rsidRPr="00674711">
        <w:rPr>
          <w:lang w:val="ru-RU"/>
          <w:rPrChange w:id="5167" w:author="Nik K" w:date="2026-10-29T00:18:00Z">
            <w:rPr/>
          </w:rPrChange>
        </w:rPr>
        <w:t>.</w:t>
      </w:r>
    </w:p>
    <w:p w14:paraId="1099DDF5" w14:textId="77777777" w:rsidR="003416EE" w:rsidRDefault="006041B4">
      <w:pPr>
        <w:pStyle w:val="14"/>
        <w:numPr>
          <w:ilvl w:val="0"/>
          <w:numId w:val="14"/>
        </w:numPr>
        <w:spacing w:after="100" w:line="264" w:lineRule="auto"/>
        <w:ind w:left="397" w:hanging="397"/>
      </w:pPr>
      <w:r w:rsidRPr="00674711">
        <w:rPr>
          <w:lang w:val="ru-RU"/>
          <w:rPrChange w:id="5168" w:author="Nik K" w:date="2026-10-29T00:18:00Z">
            <w:rPr/>
          </w:rPrChange>
        </w:rPr>
        <w:t xml:space="preserve">Индивидуальная проверка поясной ЭИТ и тканевой проекции в ТТРКГ (материал не приложен). </w:t>
      </w:r>
      <w:proofErr w:type="spellStart"/>
      <w:r>
        <w:t>Исправленные</w:t>
      </w:r>
      <w:proofErr w:type="spellEnd"/>
      <w:r>
        <w:t xml:space="preserve"> </w:t>
      </w:r>
      <w:proofErr w:type="spellStart"/>
      <w:r>
        <w:t>базовые</w:t>
      </w:r>
      <w:proofErr w:type="spellEnd"/>
      <w:r>
        <w:t xml:space="preserve"> </w:t>
      </w:r>
      <w:proofErr w:type="spellStart"/>
      <w:r>
        <w:t>оценки</w:t>
      </w:r>
      <w:proofErr w:type="spellEnd"/>
      <w:r>
        <w:t xml:space="preserve">, </w:t>
      </w:r>
      <w:proofErr w:type="spellStart"/>
      <w:r>
        <w:t>сравнение</w:t>
      </w:r>
      <w:proofErr w:type="spellEnd"/>
      <w:r>
        <w:t xml:space="preserve"> </w:t>
      </w:r>
      <w:proofErr w:type="spellStart"/>
      <w:r>
        <w:t>кандидатных</w:t>
      </w:r>
      <w:proofErr w:type="spellEnd"/>
      <w:r>
        <w:t xml:space="preserve"> </w:t>
      </w:r>
      <w:proofErr w:type="spellStart"/>
      <w:r>
        <w:t>плато</w:t>
      </w:r>
      <w:proofErr w:type="spellEnd"/>
      <w:r>
        <w:t xml:space="preserve"> и </w:t>
      </w:r>
      <w:proofErr w:type="spellStart"/>
      <w:r>
        <w:t>пульсовые</w:t>
      </w:r>
      <w:proofErr w:type="spellEnd"/>
      <w:r>
        <w:t xml:space="preserve"> </w:t>
      </w:r>
      <w:proofErr w:type="spellStart"/>
      <w:r>
        <w:t>остатки</w:t>
      </w:r>
      <w:proofErr w:type="spellEnd"/>
      <w:r>
        <w:t>; 28.10.2026.</w:t>
      </w:r>
    </w:p>
    <w:p w14:paraId="79E4BF04" w14:textId="77777777" w:rsidR="003416EE" w:rsidRDefault="006041B4">
      <w:pPr>
        <w:pStyle w:val="14"/>
        <w:numPr>
          <w:ilvl w:val="0"/>
          <w:numId w:val="14"/>
        </w:numPr>
        <w:spacing w:after="100" w:line="264" w:lineRule="auto"/>
        <w:ind w:left="397" w:hanging="397"/>
      </w:pPr>
      <w:r w:rsidRPr="00674711">
        <w:rPr>
          <w:lang w:val="ru-RU"/>
          <w:rPrChange w:id="5169" w:author="Nik K" w:date="2026-10-29T00:18:00Z">
            <w:rPr/>
          </w:rPrChange>
        </w:rPr>
        <w:t xml:space="preserve">Сопоставление относительной пульсовой инверсии и законов состава (материал не приложен). </w:t>
      </w:r>
      <w:proofErr w:type="spellStart"/>
      <w:r>
        <w:t>Локальные</w:t>
      </w:r>
      <w:proofErr w:type="spellEnd"/>
      <w:r>
        <w:t xml:space="preserve"> </w:t>
      </w:r>
      <w:proofErr w:type="spellStart"/>
      <w:r>
        <w:t>результаты</w:t>
      </w:r>
      <w:proofErr w:type="spellEnd"/>
      <w:r>
        <w:t xml:space="preserve"> </w:t>
      </w:r>
      <w:proofErr w:type="spellStart"/>
      <w:r>
        <w:t>разработки</w:t>
      </w:r>
      <w:proofErr w:type="spellEnd"/>
      <w:r>
        <w:t xml:space="preserve"> </w:t>
      </w:r>
      <w:proofErr w:type="spellStart"/>
      <w:r>
        <w:t>от</w:t>
      </w:r>
      <w:proofErr w:type="spellEnd"/>
      <w:r>
        <w:t xml:space="preserve"> 28.10.2026.</w:t>
      </w:r>
    </w:p>
    <w:p w14:paraId="5780F370" w14:textId="77777777" w:rsidR="003416EE" w:rsidRDefault="006041B4">
      <w:pPr>
        <w:pStyle w:val="14"/>
        <w:numPr>
          <w:ilvl w:val="0"/>
          <w:numId w:val="14"/>
        </w:numPr>
        <w:spacing w:after="100" w:line="264" w:lineRule="auto"/>
        <w:ind w:left="397" w:hanging="397"/>
      </w:pPr>
      <w:r w:rsidRPr="00674711">
        <w:rPr>
          <w:lang w:val="ru-RU"/>
          <w:rPrChange w:id="5170" w:author="Nik K" w:date="2026-10-29T00:18:00Z">
            <w:rPr/>
          </w:rPrChange>
        </w:rPr>
        <w:lastRenderedPageBreak/>
        <w:t xml:space="preserve">Проверка переноса геометрических зависимостей между участниками (материал не приложен). </w:t>
      </w:r>
      <w:proofErr w:type="spellStart"/>
      <w:r>
        <w:t>Собственные</w:t>
      </w:r>
      <w:proofErr w:type="spellEnd"/>
      <w:r>
        <w:t xml:space="preserve"> </w:t>
      </w:r>
      <w:proofErr w:type="spellStart"/>
      <w:r>
        <w:t>результаты</w:t>
      </w:r>
      <w:proofErr w:type="spellEnd"/>
      <w:r>
        <w:t xml:space="preserve"> </w:t>
      </w:r>
      <w:proofErr w:type="spellStart"/>
      <w:r>
        <w:t>от</w:t>
      </w:r>
      <w:proofErr w:type="spellEnd"/>
      <w:r>
        <w:t xml:space="preserve"> 26.10.2026; </w:t>
      </w:r>
      <w:proofErr w:type="spellStart"/>
      <w:r>
        <w:t>динамические</w:t>
      </w:r>
      <w:proofErr w:type="spellEnd"/>
      <w:r>
        <w:t xml:space="preserve"> КТ-</w:t>
      </w:r>
      <w:proofErr w:type="spellStart"/>
      <w:r>
        <w:t>признаки</w:t>
      </w:r>
      <w:proofErr w:type="spellEnd"/>
      <w:r>
        <w:t xml:space="preserve"> </w:t>
      </w:r>
      <w:proofErr w:type="spellStart"/>
      <w:r>
        <w:t>предоставлены</w:t>
      </w:r>
      <w:proofErr w:type="spellEnd"/>
      <w:r>
        <w:t xml:space="preserve"> </w:t>
      </w:r>
      <w:proofErr w:type="spellStart"/>
      <w:r>
        <w:t>расчёту</w:t>
      </w:r>
      <w:proofErr w:type="spellEnd"/>
      <w:r>
        <w:t>.</w:t>
      </w:r>
    </w:p>
    <w:p w14:paraId="0907FA9D" w14:textId="77777777" w:rsidR="003416EE" w:rsidRDefault="006041B4">
      <w:pPr>
        <w:pStyle w:val="14"/>
        <w:numPr>
          <w:ilvl w:val="0"/>
          <w:numId w:val="14"/>
        </w:numPr>
        <w:spacing w:after="100" w:line="264" w:lineRule="auto"/>
        <w:ind w:left="397" w:hanging="397"/>
      </w:pPr>
      <w:r w:rsidRPr="00674711">
        <w:rPr>
          <w:lang w:val="ru-RU"/>
          <w:rPrChange w:id="5171" w:author="Nik K" w:date="2026-10-29T00:18:00Z">
            <w:rPr/>
          </w:rPrChange>
        </w:rPr>
        <w:t xml:space="preserve">Протокол индивидуального сравнения камерных зависимостей (материал не приложен) и сохранённые результаты (материал не приложен). </w:t>
      </w:r>
      <w:proofErr w:type="spellStart"/>
      <w:r>
        <w:t>Исследовательская</w:t>
      </w:r>
      <w:proofErr w:type="spellEnd"/>
      <w:r>
        <w:t xml:space="preserve"> </w:t>
      </w:r>
      <w:proofErr w:type="spellStart"/>
      <w:r>
        <w:t>проверка</w:t>
      </w:r>
      <w:proofErr w:type="spellEnd"/>
      <w:r>
        <w:t xml:space="preserve"> </w:t>
      </w:r>
      <w:proofErr w:type="spellStart"/>
      <w:r>
        <w:t>от</w:t>
      </w:r>
      <w:proofErr w:type="spellEnd"/>
      <w:r>
        <w:t xml:space="preserve"> 26.10.2026; </w:t>
      </w:r>
      <w:proofErr w:type="spellStart"/>
      <w:r>
        <w:t>численные</w:t>
      </w:r>
      <w:proofErr w:type="spellEnd"/>
      <w:r>
        <w:t xml:space="preserve"> </w:t>
      </w:r>
      <w:proofErr w:type="spellStart"/>
      <w:r>
        <w:t>таблицы</w:t>
      </w:r>
      <w:proofErr w:type="spellEnd"/>
      <w:r>
        <w:t xml:space="preserve"> </w:t>
      </w:r>
      <w:proofErr w:type="spellStart"/>
      <w:r>
        <w:t>указаны</w:t>
      </w:r>
      <w:proofErr w:type="spellEnd"/>
      <w:r>
        <w:t xml:space="preserve"> в </w:t>
      </w:r>
      <w:proofErr w:type="spellStart"/>
      <w:r>
        <w:t>рецензии</w:t>
      </w:r>
      <w:proofErr w:type="spellEnd"/>
      <w:r>
        <w:t>.</w:t>
      </w:r>
    </w:p>
    <w:p w14:paraId="1226143B" w14:textId="15D4ADB2" w:rsidR="003416EE" w:rsidRPr="00674711" w:rsidRDefault="006041B4">
      <w:pPr>
        <w:pStyle w:val="14"/>
        <w:numPr>
          <w:ilvl w:val="0"/>
          <w:numId w:val="14"/>
        </w:numPr>
        <w:spacing w:after="100" w:line="264" w:lineRule="auto"/>
        <w:ind w:left="397" w:hanging="397"/>
        <w:rPr>
          <w:lang w:val="ru-RU"/>
          <w:rPrChange w:id="5172" w:author="Nik K" w:date="2026-10-29T00:18:00Z">
            <w:rPr/>
          </w:rPrChange>
        </w:rPr>
      </w:pPr>
      <w:r w:rsidRPr="00674711">
        <w:rPr>
          <w:lang w:val="ru-RU"/>
          <w:rPrChange w:id="5173" w:author="Nik K" w:date="2026-10-29T00:18:00Z">
            <w:rPr/>
          </w:rPrChange>
        </w:rPr>
        <w:t xml:space="preserve">Собственные условные </w:t>
      </w:r>
      <w:r>
        <w:t>FEM</w:t>
      </w:r>
      <w:r w:rsidRPr="00674711">
        <w:rPr>
          <w:lang w:val="ru-RU"/>
          <w:rPrChange w:id="5174" w:author="Nik K" w:date="2026-10-29T00:18:00Z">
            <w:rPr/>
          </w:rPrChange>
        </w:rPr>
        <w:t xml:space="preserve">-результаты от 28.10.2026: </w:t>
      </w:r>
      <w:r w:rsidR="006B31AF">
        <w:fldChar w:fldCharType="begin"/>
      </w:r>
      <w:r w:rsidR="006B31AF" w:rsidRPr="00674711">
        <w:rPr>
          <w:lang w:val="ru-RU"/>
          <w:rPrChange w:id="5175" w:author="Nik K" w:date="2026-10-29T00:18:00Z">
            <w:rPr/>
          </w:rPrChange>
        </w:rPr>
        <w:instrText xml:space="preserve"> </w:instrText>
      </w:r>
      <w:r w:rsidR="006B31AF">
        <w:instrText>HYPERLINK</w:instrText>
      </w:r>
      <w:r w:rsidR="006B31AF" w:rsidRPr="00674711">
        <w:rPr>
          <w:lang w:val="ru-RU"/>
          <w:rPrChange w:id="5176" w:author="Nik K" w:date="2026-10-29T00:18:00Z">
            <w:rPr/>
          </w:rPrChange>
        </w:rPr>
        <w:instrText xml:space="preserve"> "../../</w:instrText>
      </w:r>
      <w:r w:rsidR="006B31AF">
        <w:instrText>re</w:instrText>
      </w:r>
      <w:r w:rsidR="006B31AF">
        <w:instrText>sults</w:instrText>
      </w:r>
      <w:r w:rsidR="006B31AF" w:rsidRPr="00674711">
        <w:rPr>
          <w:lang w:val="ru-RU"/>
          <w:rPrChange w:id="5177" w:author="Nik K" w:date="2026-10-29T00:18:00Z">
            <w:rPr/>
          </w:rPrChange>
        </w:rPr>
        <w:instrText>/</w:instrText>
      </w:r>
      <w:r w:rsidR="006B31AF">
        <w:instrText>montage</w:instrText>
      </w:r>
      <w:r w:rsidR="006B31AF" w:rsidRPr="00674711">
        <w:rPr>
          <w:lang w:val="ru-RU"/>
          <w:rPrChange w:id="5178" w:author="Nik K" w:date="2026-10-29T00:18:00Z">
            <w:rPr/>
          </w:rPrChange>
        </w:rPr>
        <w:instrText>_</w:instrText>
      </w:r>
      <w:r w:rsidR="006B31AF">
        <w:instrText>sensitivity</w:instrText>
      </w:r>
      <w:r w:rsidR="006B31AF" w:rsidRPr="00674711">
        <w:rPr>
          <w:lang w:val="ru-RU"/>
          <w:rPrChange w:id="5179" w:author="Nik K" w:date="2026-10-29T00:18:00Z">
            <w:rPr/>
          </w:rPrChange>
        </w:rPr>
        <w:instrText>_</w:instrText>
      </w:r>
      <w:r w:rsidR="006B31AF">
        <w:instrText>v</w:instrText>
      </w:r>
      <w:r w:rsidR="006B31AF" w:rsidRPr="00674711">
        <w:rPr>
          <w:lang w:val="ru-RU"/>
          <w:rPrChange w:id="5180" w:author="Nik K" w:date="2026-10-29T00:18:00Z">
            <w:rPr/>
          </w:rPrChange>
        </w:rPr>
        <w:instrText>1/</w:instrText>
      </w:r>
      <w:r w:rsidR="006B31AF">
        <w:instrText>README</w:instrText>
      </w:r>
      <w:r w:rsidR="006B31AF" w:rsidRPr="00674711">
        <w:rPr>
          <w:lang w:val="ru-RU"/>
          <w:rPrChange w:id="5181" w:author="Nik K" w:date="2026-10-29T00:18:00Z">
            <w:rPr/>
          </w:rPrChange>
        </w:rPr>
        <w:instrText>.</w:instrText>
      </w:r>
      <w:r w:rsidR="006B31AF">
        <w:instrText>md</w:instrText>
      </w:r>
      <w:r w:rsidR="006B31AF" w:rsidRPr="00674711">
        <w:rPr>
          <w:lang w:val="ru-RU"/>
          <w:rPrChange w:id="5182" w:author="Nik K" w:date="2026-10-29T00:18:00Z">
            <w:rPr/>
          </w:rPrChange>
        </w:rPr>
        <w:instrText>" \</w:instrText>
      </w:r>
      <w:r w:rsidR="006B31AF">
        <w:instrText>h</w:instrText>
      </w:r>
      <w:r w:rsidR="006B31AF" w:rsidRPr="00674711">
        <w:rPr>
          <w:lang w:val="ru-RU"/>
          <w:rPrChange w:id="5183" w:author="Nik K" w:date="2026-10-29T00:18:00Z">
            <w:rPr/>
          </w:rPrChange>
        </w:rPr>
        <w:instrText xml:space="preserve"> </w:instrText>
      </w:r>
      <w:r w:rsidR="006B31AF">
        <w:fldChar w:fldCharType="separate"/>
      </w:r>
      <w:r w:rsidRPr="00674711">
        <w:rPr>
          <w:lang w:val="ru-RU"/>
          <w:rPrChange w:id="5184" w:author="Nik K" w:date="2026-10-29T00:18:00Z">
            <w:rPr/>
          </w:rPrChange>
        </w:rPr>
        <w:t>паспорт серии из 810 расчётных состояний</w:t>
      </w:r>
      <w:r w:rsidR="006B31AF">
        <w:fldChar w:fldCharType="end"/>
      </w:r>
      <w:r w:rsidRPr="00674711">
        <w:rPr>
          <w:lang w:val="ru-RU"/>
          <w:rPrChange w:id="5185" w:author="Nik K" w:date="2026-10-29T00:18:00Z">
            <w:rPr/>
          </w:rPrChange>
        </w:rPr>
        <w:t xml:space="preserve">, </w:t>
      </w:r>
      <w:r w:rsidR="006B31AF">
        <w:fldChar w:fldCharType="begin"/>
      </w:r>
      <w:r w:rsidR="006B31AF" w:rsidRPr="00674711">
        <w:rPr>
          <w:lang w:val="ru-RU"/>
          <w:rPrChange w:id="5186" w:author="Nik K" w:date="2026-10-29T00:18:00Z">
            <w:rPr/>
          </w:rPrChange>
        </w:rPr>
        <w:instrText xml:space="preserve"> </w:instrText>
      </w:r>
      <w:r w:rsidR="006B31AF">
        <w:instrText>HYPERLINK</w:instrText>
      </w:r>
      <w:r w:rsidR="006B31AF" w:rsidRPr="00674711">
        <w:rPr>
          <w:lang w:val="ru-RU"/>
          <w:rPrChange w:id="5187" w:author="Nik K" w:date="2026-10-29T00:18:00Z">
            <w:rPr/>
          </w:rPrChange>
        </w:rPr>
        <w:instrText xml:space="preserve"> "../../</w:instrText>
      </w:r>
      <w:r w:rsidR="006B31AF">
        <w:instrText>results</w:instrText>
      </w:r>
      <w:r w:rsidR="006B31AF" w:rsidRPr="00674711">
        <w:rPr>
          <w:lang w:val="ru-RU"/>
          <w:rPrChange w:id="5188" w:author="Nik K" w:date="2026-10-29T00:18:00Z">
            <w:rPr/>
          </w:rPrChange>
        </w:rPr>
        <w:instrText>/</w:instrText>
      </w:r>
      <w:r w:rsidR="006B31AF">
        <w:instrText>montage</w:instrText>
      </w:r>
      <w:r w:rsidR="006B31AF" w:rsidRPr="00674711">
        <w:rPr>
          <w:lang w:val="ru-RU"/>
          <w:rPrChange w:id="5189" w:author="Nik K" w:date="2026-10-29T00:18:00Z">
            <w:rPr/>
          </w:rPrChange>
        </w:rPr>
        <w:instrText>_</w:instrText>
      </w:r>
      <w:r w:rsidR="006B31AF">
        <w:instrText>sensitivity</w:instrText>
      </w:r>
      <w:r w:rsidR="006B31AF" w:rsidRPr="00674711">
        <w:rPr>
          <w:lang w:val="ru-RU"/>
          <w:rPrChange w:id="5190" w:author="Nik K" w:date="2026-10-29T00:18:00Z">
            <w:rPr/>
          </w:rPrChange>
        </w:rPr>
        <w:instrText>_</w:instrText>
      </w:r>
      <w:r w:rsidR="006B31AF">
        <w:instrText>v</w:instrText>
      </w:r>
      <w:r w:rsidR="006B31AF" w:rsidRPr="00674711">
        <w:rPr>
          <w:lang w:val="ru-RU"/>
          <w:rPrChange w:id="5191" w:author="Nik K" w:date="2026-10-29T00:18:00Z">
            <w:rPr/>
          </w:rPrChange>
        </w:rPr>
        <w:instrText>1/</w:instrText>
      </w:r>
      <w:r w:rsidR="006B31AF">
        <w:instrText>tables</w:instrText>
      </w:r>
      <w:r w:rsidR="006B31AF" w:rsidRPr="00674711">
        <w:rPr>
          <w:lang w:val="ru-RU"/>
          <w:rPrChange w:id="5192" w:author="Nik K" w:date="2026-10-29T00:18:00Z">
            <w:rPr/>
          </w:rPrChange>
        </w:rPr>
        <w:instrText>.</w:instrText>
      </w:r>
      <w:r w:rsidR="006B31AF">
        <w:instrText>md</w:instrText>
      </w:r>
      <w:r w:rsidR="006B31AF" w:rsidRPr="00674711">
        <w:rPr>
          <w:lang w:val="ru-RU"/>
          <w:rPrChange w:id="5193" w:author="Nik K" w:date="2026-10-29T00:18:00Z">
            <w:rPr/>
          </w:rPrChange>
        </w:rPr>
        <w:instrText>" \</w:instrText>
      </w:r>
      <w:r w:rsidR="006B31AF">
        <w:instrText>h</w:instrText>
      </w:r>
      <w:r w:rsidR="006B31AF" w:rsidRPr="00674711">
        <w:rPr>
          <w:lang w:val="ru-RU"/>
          <w:rPrChange w:id="5194" w:author="Nik K" w:date="2026-10-29T00:18:00Z">
            <w:rPr/>
          </w:rPrChange>
        </w:rPr>
        <w:instrText xml:space="preserve"> </w:instrText>
      </w:r>
      <w:r w:rsidR="006B31AF">
        <w:fldChar w:fldCharType="separate"/>
      </w:r>
      <w:r w:rsidRPr="00674711">
        <w:rPr>
          <w:lang w:val="ru-RU"/>
          <w:rPrChange w:id="5195" w:author="Nik K" w:date="2026-10-29T00:18:00Z">
            <w:rPr/>
          </w:rPrChange>
        </w:rPr>
        <w:t>сводные численные таблицы</w:t>
      </w:r>
      <w:r w:rsidR="006B31AF">
        <w:fldChar w:fldCharType="end"/>
      </w:r>
      <w:r w:rsidRPr="00674711">
        <w:rPr>
          <w:lang w:val="ru-RU"/>
          <w:rPrChange w:id="5196" w:author="Nik K" w:date="2026-10-29T00:18:00Z">
            <w:rPr/>
          </w:rPrChange>
        </w:rPr>
        <w:t xml:space="preserve">, </w:t>
      </w:r>
      <w:r w:rsidR="006B31AF">
        <w:fldChar w:fldCharType="begin"/>
      </w:r>
      <w:r w:rsidR="006B31AF" w:rsidRPr="00674711">
        <w:rPr>
          <w:lang w:val="ru-RU"/>
          <w:rPrChange w:id="5197" w:author="Nik K" w:date="2026-10-29T00:18:00Z">
            <w:rPr/>
          </w:rPrChange>
        </w:rPr>
        <w:instrText xml:space="preserve"> </w:instrText>
      </w:r>
      <w:r w:rsidR="006B31AF">
        <w:instrText>HYPERLINK</w:instrText>
      </w:r>
      <w:r w:rsidR="006B31AF" w:rsidRPr="00674711">
        <w:rPr>
          <w:lang w:val="ru-RU"/>
          <w:rPrChange w:id="5198" w:author="Nik K" w:date="2026-10-29T00:18:00Z">
            <w:rPr/>
          </w:rPrChange>
        </w:rPr>
        <w:instrText xml:space="preserve"> "../../</w:instrText>
      </w:r>
      <w:r w:rsidR="006B31AF">
        <w:instrText>results</w:instrText>
      </w:r>
      <w:r w:rsidR="006B31AF" w:rsidRPr="00674711">
        <w:rPr>
          <w:lang w:val="ru-RU"/>
          <w:rPrChange w:id="5199" w:author="Nik K" w:date="2026-10-29T00:18:00Z">
            <w:rPr/>
          </w:rPrChange>
        </w:rPr>
        <w:instrText>/</w:instrText>
      </w:r>
      <w:r w:rsidR="006B31AF">
        <w:instrText>montage</w:instrText>
      </w:r>
      <w:r w:rsidR="006B31AF" w:rsidRPr="00674711">
        <w:rPr>
          <w:lang w:val="ru-RU"/>
          <w:rPrChange w:id="5200" w:author="Nik K" w:date="2026-10-29T00:18:00Z">
            <w:rPr/>
          </w:rPrChange>
        </w:rPr>
        <w:instrText>_</w:instrText>
      </w:r>
      <w:r w:rsidR="006B31AF">
        <w:instrText>sensitivity</w:instrText>
      </w:r>
      <w:r w:rsidR="006B31AF" w:rsidRPr="00674711">
        <w:rPr>
          <w:lang w:val="ru-RU"/>
          <w:rPrChange w:id="5201" w:author="Nik K" w:date="2026-10-29T00:18:00Z">
            <w:rPr/>
          </w:rPrChange>
        </w:rPr>
        <w:instrText>_</w:instrText>
      </w:r>
      <w:r w:rsidR="006B31AF">
        <w:instrText>v</w:instrText>
      </w:r>
      <w:r w:rsidR="006B31AF" w:rsidRPr="00674711">
        <w:rPr>
          <w:lang w:val="ru-RU"/>
          <w:rPrChange w:id="5202" w:author="Nik K" w:date="2026-10-29T00:18:00Z">
            <w:rPr/>
          </w:rPrChange>
        </w:rPr>
        <w:instrText>1/</w:instrText>
      </w:r>
      <w:r w:rsidR="006B31AF">
        <w:instrText>tables</w:instrText>
      </w:r>
      <w:r w:rsidR="006B31AF" w:rsidRPr="00674711">
        <w:rPr>
          <w:lang w:val="ru-RU"/>
          <w:rPrChange w:id="5203" w:author="Nik K" w:date="2026-10-29T00:18:00Z">
            <w:rPr/>
          </w:rPrChange>
        </w:rPr>
        <w:instrText>/</w:instrText>
      </w:r>
      <w:r w:rsidR="006B31AF">
        <w:instrText>derivatives</w:instrText>
      </w:r>
      <w:r w:rsidR="006B31AF" w:rsidRPr="00674711">
        <w:rPr>
          <w:lang w:val="ru-RU"/>
          <w:rPrChange w:id="5204" w:author="Nik K" w:date="2026-10-29T00:18:00Z">
            <w:rPr/>
          </w:rPrChange>
        </w:rPr>
        <w:instrText>.</w:instrText>
      </w:r>
      <w:r w:rsidR="006B31AF">
        <w:instrText>csv</w:instrText>
      </w:r>
      <w:r w:rsidR="006B31AF" w:rsidRPr="00674711">
        <w:rPr>
          <w:lang w:val="ru-RU"/>
          <w:rPrChange w:id="5205" w:author="Nik K" w:date="2026-10-29T00:18:00Z">
            <w:rPr/>
          </w:rPrChange>
        </w:rPr>
        <w:instrText>" \</w:instrText>
      </w:r>
      <w:r w:rsidR="006B31AF">
        <w:instrText>h</w:instrText>
      </w:r>
      <w:r w:rsidR="006B31AF" w:rsidRPr="00674711">
        <w:rPr>
          <w:lang w:val="ru-RU"/>
          <w:rPrChange w:id="5206" w:author="Nik K" w:date="2026-10-29T00:18:00Z">
            <w:rPr/>
          </w:rPrChange>
        </w:rPr>
        <w:instrText xml:space="preserve"> </w:instrText>
      </w:r>
      <w:r w:rsidR="006B31AF">
        <w:fldChar w:fldCharType="separate"/>
      </w:r>
      <w:r w:rsidRPr="00674711">
        <w:rPr>
          <w:lang w:val="ru-RU"/>
          <w:rPrChange w:id="5207" w:author="Nik K" w:date="2026-10-29T00:18:00Z">
            <w:rPr/>
          </w:rPrChange>
        </w:rPr>
        <w:t>производные при разных шагах</w:t>
      </w:r>
      <w:r w:rsidR="006B31AF">
        <w:fldChar w:fldCharType="end"/>
      </w:r>
      <w:r w:rsidRPr="00674711">
        <w:rPr>
          <w:lang w:val="ru-RU"/>
          <w:rPrChange w:id="5208" w:author="Nik K" w:date="2026-10-29T00:18:00Z">
            <w:rPr/>
          </w:rPrChange>
        </w:rPr>
        <w:t xml:space="preserve"> и </w:t>
      </w:r>
      <w:r w:rsidR="006B31AF">
        <w:fldChar w:fldCharType="begin"/>
      </w:r>
      <w:r w:rsidR="006B31AF" w:rsidRPr="00674711">
        <w:rPr>
          <w:lang w:val="ru-RU"/>
          <w:rPrChange w:id="5209" w:author="Nik K" w:date="2026-10-29T00:18:00Z">
            <w:rPr/>
          </w:rPrChange>
        </w:rPr>
        <w:instrText xml:space="preserve"> </w:instrText>
      </w:r>
      <w:r w:rsidR="006B31AF">
        <w:instrText>HYPERLINK</w:instrText>
      </w:r>
      <w:r w:rsidR="006B31AF" w:rsidRPr="00674711">
        <w:rPr>
          <w:lang w:val="ru-RU"/>
          <w:rPrChange w:id="5210" w:author="Nik K" w:date="2026-10-29T00:18:00Z">
            <w:rPr/>
          </w:rPrChange>
        </w:rPr>
        <w:instrText xml:space="preserve"> "../../</w:instrText>
      </w:r>
      <w:r w:rsidR="006B31AF">
        <w:instrText>results</w:instrText>
      </w:r>
      <w:r w:rsidR="006B31AF" w:rsidRPr="00674711">
        <w:rPr>
          <w:lang w:val="ru-RU"/>
          <w:rPrChange w:id="5211" w:author="Nik K" w:date="2026-10-29T00:18:00Z">
            <w:rPr/>
          </w:rPrChange>
        </w:rPr>
        <w:instrText>/</w:instrText>
      </w:r>
      <w:r w:rsidR="006B31AF">
        <w:instrText>montage</w:instrText>
      </w:r>
      <w:r w:rsidR="006B31AF" w:rsidRPr="00674711">
        <w:rPr>
          <w:lang w:val="ru-RU"/>
          <w:rPrChange w:id="5212" w:author="Nik K" w:date="2026-10-29T00:18:00Z">
            <w:rPr/>
          </w:rPrChange>
        </w:rPr>
        <w:instrText>_</w:instrText>
      </w:r>
      <w:r w:rsidR="006B31AF">
        <w:instrText>sensitivity</w:instrText>
      </w:r>
      <w:r w:rsidR="006B31AF" w:rsidRPr="00674711">
        <w:rPr>
          <w:lang w:val="ru-RU"/>
          <w:rPrChange w:id="5213" w:author="Nik K" w:date="2026-10-29T00:18:00Z">
            <w:rPr/>
          </w:rPrChange>
        </w:rPr>
        <w:instrText>_</w:instrText>
      </w:r>
      <w:r w:rsidR="006B31AF">
        <w:instrText>v</w:instrText>
      </w:r>
      <w:r w:rsidR="006B31AF" w:rsidRPr="00674711">
        <w:rPr>
          <w:lang w:val="ru-RU"/>
          <w:rPrChange w:id="5214" w:author="Nik K" w:date="2026-10-29T00:18:00Z">
            <w:rPr/>
          </w:rPrChange>
        </w:rPr>
        <w:instrText>1/</w:instrText>
      </w:r>
      <w:r w:rsidR="006B31AF">
        <w:instrText>manifest</w:instrText>
      </w:r>
      <w:r w:rsidR="006B31AF" w:rsidRPr="00674711">
        <w:rPr>
          <w:lang w:val="ru-RU"/>
          <w:rPrChange w:id="5215" w:author="Nik K" w:date="2026-10-29T00:18:00Z">
            <w:rPr/>
          </w:rPrChange>
        </w:rPr>
        <w:instrText>.</w:instrText>
      </w:r>
      <w:r w:rsidR="006B31AF">
        <w:instrText>json</w:instrText>
      </w:r>
      <w:r w:rsidR="006B31AF" w:rsidRPr="00674711">
        <w:rPr>
          <w:lang w:val="ru-RU"/>
          <w:rPrChange w:id="5216" w:author="Nik K" w:date="2026-10-29T00:18:00Z">
            <w:rPr/>
          </w:rPrChange>
        </w:rPr>
        <w:instrText>" \</w:instrText>
      </w:r>
      <w:r w:rsidR="006B31AF">
        <w:instrText>h</w:instrText>
      </w:r>
      <w:r w:rsidR="006B31AF" w:rsidRPr="00674711">
        <w:rPr>
          <w:lang w:val="ru-RU"/>
          <w:rPrChange w:id="5217" w:author="Nik K" w:date="2026-10-29T00:18:00Z">
            <w:rPr/>
          </w:rPrChange>
        </w:rPr>
        <w:instrText xml:space="preserve"> </w:instrText>
      </w:r>
      <w:r w:rsidR="006B31AF">
        <w:fldChar w:fldCharType="separate"/>
      </w:r>
      <w:r w:rsidRPr="00674711">
        <w:rPr>
          <w:lang w:val="ru-RU"/>
          <w:rPrChange w:id="5218" w:author="Nik K" w:date="2026-10-29T00:18:00Z">
            <w:rPr/>
          </w:rPrChange>
        </w:rPr>
        <w:t>реестр происхождения</w:t>
      </w:r>
      <w:r w:rsidR="006B31AF">
        <w:fldChar w:fldCharType="end"/>
      </w:r>
      <w:r w:rsidRPr="00674711">
        <w:rPr>
          <w:lang w:val="ru-RU"/>
          <w:rPrChange w:id="5219" w:author="Nik K" w:date="2026-10-29T00:18:00Z">
            <w:rPr/>
          </w:rPrChange>
        </w:rPr>
        <w:t xml:space="preserve">. Версия входов, адреса численных утверждений и ограничения обновления зафиксированы в </w:t>
      </w:r>
      <w:r w:rsidR="006B31AF">
        <w:fldChar w:fldCharType="begin"/>
      </w:r>
      <w:r w:rsidR="006B31AF" w:rsidRPr="00674711">
        <w:rPr>
          <w:lang w:val="ru-RU"/>
          <w:rPrChange w:id="5220" w:author="Nik K" w:date="2026-10-29T00:18:00Z">
            <w:rPr/>
          </w:rPrChange>
        </w:rPr>
        <w:instrText xml:space="preserve"> </w:instrText>
      </w:r>
      <w:r w:rsidR="006B31AF">
        <w:instrText>HYPERLINK</w:instrText>
      </w:r>
      <w:r w:rsidR="006B31AF" w:rsidRPr="00674711">
        <w:rPr>
          <w:lang w:val="ru-RU"/>
          <w:rPrChange w:id="5221" w:author="Nik K" w:date="2026-10-29T00:18:00Z">
            <w:rPr/>
          </w:rPrChange>
        </w:rPr>
        <w:instrText xml:space="preserve"> "../</w:instrText>
      </w:r>
      <w:r w:rsidR="006B31AF">
        <w:instrText>reviews</w:instrText>
      </w:r>
      <w:r w:rsidR="006B31AF" w:rsidRPr="00674711">
        <w:rPr>
          <w:lang w:val="ru-RU"/>
          <w:rPrChange w:id="5222" w:author="Nik K" w:date="2026-10-29T00:18:00Z">
            <w:rPr/>
          </w:rPrChange>
        </w:rPr>
        <w:instrText>/</w:instrText>
      </w:r>
      <w:r w:rsidR="006B31AF">
        <w:instrText>update</w:instrText>
      </w:r>
      <w:r w:rsidR="006B31AF" w:rsidRPr="00674711">
        <w:rPr>
          <w:lang w:val="ru-RU"/>
          <w:rPrChange w:id="5223" w:author="Nik K" w:date="2026-10-29T00:18:00Z">
            <w:rPr/>
          </w:rPrChange>
        </w:rPr>
        <w:instrText>_20261028_12_</w:instrText>
      </w:r>
      <w:r w:rsidR="006B31AF">
        <w:instrText>co</w:instrText>
      </w:r>
      <w:r w:rsidR="006B31AF">
        <w:instrText>nclusion</w:instrText>
      </w:r>
      <w:r w:rsidR="006B31AF" w:rsidRPr="00674711">
        <w:rPr>
          <w:lang w:val="ru-RU"/>
          <w:rPrChange w:id="5224" w:author="Nik K" w:date="2026-10-29T00:18:00Z">
            <w:rPr/>
          </w:rPrChange>
        </w:rPr>
        <w:instrText>.</w:instrText>
      </w:r>
      <w:r w:rsidR="006B31AF">
        <w:instrText>md</w:instrText>
      </w:r>
      <w:r w:rsidR="006B31AF" w:rsidRPr="00674711">
        <w:rPr>
          <w:lang w:val="ru-RU"/>
          <w:rPrChange w:id="5225" w:author="Nik K" w:date="2026-10-29T00:18:00Z">
            <w:rPr/>
          </w:rPrChange>
        </w:rPr>
        <w:instrText>" \</w:instrText>
      </w:r>
      <w:r w:rsidR="006B31AF">
        <w:instrText>h</w:instrText>
      </w:r>
      <w:r w:rsidR="006B31AF" w:rsidRPr="00674711">
        <w:rPr>
          <w:lang w:val="ru-RU"/>
          <w:rPrChange w:id="5226" w:author="Nik K" w:date="2026-10-29T00:18:00Z">
            <w:rPr/>
          </w:rPrChange>
        </w:rPr>
        <w:instrText xml:space="preserve"> </w:instrText>
      </w:r>
      <w:r w:rsidR="006B31AF">
        <w:fldChar w:fldCharType="separate"/>
      </w:r>
      <w:r w:rsidRPr="00674711">
        <w:rPr>
          <w:lang w:val="ru-RU"/>
          <w:rPrChange w:id="5227" w:author="Nik K" w:date="2026-10-29T00:18:00Z">
            <w:rPr/>
          </w:rPrChange>
        </w:rPr>
        <w:t>рецензии дополнения</w:t>
      </w:r>
      <w:r w:rsidR="006B31AF">
        <w:fldChar w:fldCharType="end"/>
      </w:r>
      <w:r w:rsidRPr="00674711">
        <w:rPr>
          <w:lang w:val="ru-RU"/>
          <w:rPrChange w:id="5228" w:author="Nik K" w:date="2026-10-29T00:18:00Z">
            <w:rPr/>
          </w:rPrChange>
        </w:rPr>
        <w:t>.</w:t>
      </w:r>
    </w:p>
    <w:p w14:paraId="59E2E1F1" w14:textId="77777777" w:rsidR="003416EE" w:rsidRDefault="006041B4">
      <w:pPr>
        <w:pStyle w:val="1"/>
      </w:pPr>
      <w:bookmarkStart w:id="5229" w:name="_Toc244123162"/>
      <w:bookmarkStart w:id="5230" w:name="X39393a4e623a59290838b7dd194f59d2f0e9014"/>
      <w:bookmarkEnd w:id="4416"/>
      <w:r>
        <w:lastRenderedPageBreak/>
        <w:t>Приложение А Соответствие содержания задачам отчёта</w:t>
      </w:r>
      <w:bookmarkEnd w:id="5229"/>
    </w:p>
    <w:p w14:paraId="7002B177" w14:textId="77777777" w:rsidR="003416EE" w:rsidRPr="00674711" w:rsidRDefault="006041B4">
      <w:pPr>
        <w:pStyle w:val="FirstParagraph"/>
        <w:rPr>
          <w:lang w:val="ru-RU"/>
          <w:rPrChange w:id="5231" w:author="Nik K" w:date="2026-10-29T00:18:00Z">
            <w:rPr/>
          </w:rPrChange>
        </w:rPr>
      </w:pPr>
      <w:r w:rsidRPr="00674711">
        <w:rPr>
          <w:lang w:val="ru-RU"/>
          <w:rPrChange w:id="5232" w:author="Nik K" w:date="2026-10-29T00:18:00Z">
            <w:rPr/>
          </w:rPrChange>
        </w:rPr>
        <w:t xml:space="preserve">Сопоставление выполнено с предоставленными автором фрагментами разделов 1.1, 3.1 и 3.2 договора. Обозначения </w:t>
      </w:r>
      <w:r>
        <w:t>A</w:t>
      </w:r>
      <w:r w:rsidRPr="00674711">
        <w:rPr>
          <w:lang w:val="ru-RU"/>
          <w:rPrChange w:id="5233" w:author="Nik K" w:date="2026-10-29T00:18:00Z">
            <w:rPr/>
          </w:rPrChange>
        </w:rPr>
        <w:t xml:space="preserve">, </w:t>
      </w:r>
      <w:r>
        <w:t>Q</w:t>
      </w:r>
      <w:r w:rsidRPr="00674711">
        <w:rPr>
          <w:lang w:val="ru-RU"/>
          <w:rPrChange w:id="5234" w:author="Nik K" w:date="2026-10-29T00:18:00Z">
            <w:rPr/>
          </w:rPrChange>
        </w:rPr>
        <w:t xml:space="preserve">, </w:t>
      </w:r>
      <w:r>
        <w:t>R</w:t>
      </w:r>
      <w:r w:rsidRPr="00674711">
        <w:rPr>
          <w:lang w:val="ru-RU"/>
          <w:rPrChange w:id="5235" w:author="Nik K" w:date="2026-10-29T00:18:00Z">
            <w:rPr/>
          </w:rPrChange>
        </w:rPr>
        <w:t xml:space="preserve"> и </w:t>
      </w:r>
      <w:r>
        <w:t>P</w:t>
      </w:r>
      <w:r w:rsidRPr="00674711">
        <w:rPr>
          <w:lang w:val="ru-RU"/>
          <w:rPrChange w:id="5236" w:author="Nik K" w:date="2026-10-29T00:18:00Z">
            <w:rPr/>
          </w:rPrChange>
        </w:rPr>
        <w:t xml:space="preserve"> — внутренние идентификаторы рабочей матрицы. Настоящее приложение фиксирует содержание подготовленных материалов и границы результата; наличие раздела текста не означает выполнения положительного требования к точности методики. ФВ включена в работу по отдельному заданию автора; её обязательность по полному тексту договора здесь не устанавливается.</w:t>
      </w:r>
    </w:p>
    <w:p w14:paraId="325F170B" w14:textId="77777777" w:rsidR="003416EE" w:rsidRDefault="006041B4">
      <w:pPr>
        <w:pStyle w:val="af5"/>
        <w:keepNext/>
      </w:pPr>
      <w:r>
        <w:t>Таблица А.1 — Требования и фактический охват редакции</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992"/>
        <w:gridCol w:w="2645"/>
        <w:gridCol w:w="3858"/>
      </w:tblGrid>
      <w:tr w:rsidR="003416EE" w14:paraId="08068470" w14:textId="77777777">
        <w:trPr>
          <w:cantSplit/>
          <w:tblHeader/>
        </w:trPr>
        <w:tc>
          <w:tcPr>
            <w:tcW w:w="2947" w:type="dxa"/>
            <w:shd w:val="clear" w:color="auto" w:fill="EDEDED"/>
          </w:tcPr>
          <w:p w14:paraId="0503E1BC" w14:textId="77777777" w:rsidR="003416EE" w:rsidRDefault="006041B4">
            <w:pPr>
              <w:keepNext/>
              <w:spacing w:before="60" w:after="60" w:line="240" w:lineRule="auto"/>
              <w:ind w:firstLine="0"/>
              <w:jc w:val="left"/>
            </w:pPr>
            <w:r>
              <w:rPr>
                <w:b/>
                <w:sz w:val="22"/>
              </w:rPr>
              <w:t>Группа требований</w:t>
            </w:r>
          </w:p>
        </w:tc>
        <w:tc>
          <w:tcPr>
            <w:tcW w:w="2606" w:type="dxa"/>
            <w:shd w:val="clear" w:color="auto" w:fill="EDEDED"/>
          </w:tcPr>
          <w:p w14:paraId="00F78985" w14:textId="77777777" w:rsidR="003416EE" w:rsidRDefault="006041B4">
            <w:pPr>
              <w:keepNext/>
              <w:spacing w:before="60" w:after="60" w:line="240" w:lineRule="auto"/>
              <w:ind w:firstLine="0"/>
              <w:jc w:val="left"/>
            </w:pPr>
            <w:r>
              <w:rPr>
                <w:b/>
                <w:sz w:val="22"/>
              </w:rPr>
              <w:t>Разделы и материалы</w:t>
            </w:r>
          </w:p>
        </w:tc>
        <w:tc>
          <w:tcPr>
            <w:tcW w:w="3801" w:type="dxa"/>
            <w:shd w:val="clear" w:color="auto" w:fill="EDEDED"/>
          </w:tcPr>
          <w:p w14:paraId="33636AD7" w14:textId="77777777" w:rsidR="003416EE" w:rsidRDefault="006041B4">
            <w:pPr>
              <w:keepNext/>
              <w:spacing w:before="60" w:after="60" w:line="240" w:lineRule="auto"/>
              <w:ind w:firstLine="0"/>
              <w:jc w:val="left"/>
            </w:pPr>
            <w:r>
              <w:rPr>
                <w:b/>
                <w:sz w:val="22"/>
              </w:rPr>
              <w:t>Содержание и ограничение</w:t>
            </w:r>
          </w:p>
        </w:tc>
      </w:tr>
      <w:tr w:rsidR="003416EE" w14:paraId="58AED705" w14:textId="77777777">
        <w:trPr>
          <w:cantSplit/>
        </w:trPr>
        <w:tc>
          <w:tcPr>
            <w:tcW w:w="2947" w:type="dxa"/>
          </w:tcPr>
          <w:p w14:paraId="7D1382DB" w14:textId="77777777" w:rsidR="003416EE" w:rsidRDefault="006041B4">
            <w:pPr>
              <w:spacing w:before="60" w:after="60" w:line="240" w:lineRule="auto"/>
              <w:ind w:firstLine="0"/>
              <w:jc w:val="left"/>
            </w:pPr>
            <w:r>
              <w:rPr>
                <w:sz w:val="22"/>
              </w:rPr>
              <w:t>A01–A02: научные и технические основания, патентное исследование</w:t>
            </w:r>
          </w:p>
        </w:tc>
        <w:tc>
          <w:tcPr>
            <w:tcW w:w="2606" w:type="dxa"/>
          </w:tcPr>
          <w:p w14:paraId="708FFCA9" w14:textId="77777777" w:rsidR="003416EE" w:rsidRDefault="006041B4">
            <w:pPr>
              <w:spacing w:before="60" w:after="60" w:line="240" w:lineRule="auto"/>
              <w:ind w:firstLine="0"/>
              <w:jc w:val="left"/>
            </w:pPr>
            <w:r>
              <w:rPr>
                <w:sz w:val="22"/>
              </w:rPr>
              <w:t>Главы 1–3; библиография и журналы поиска</w:t>
            </w:r>
          </w:p>
        </w:tc>
        <w:tc>
          <w:tcPr>
            <w:tcW w:w="3801" w:type="dxa"/>
          </w:tcPr>
          <w:p w14:paraId="5EDCD39B" w14:textId="77777777" w:rsidR="003416EE" w:rsidRDefault="006041B4">
            <w:pPr>
              <w:spacing w:before="60" w:after="60" w:line="240" w:lineRule="auto"/>
              <w:ind w:firstLine="0"/>
              <w:jc w:val="left"/>
            </w:pPr>
            <w:r>
              <w:rPr>
                <w:sz w:val="22"/>
              </w:rPr>
              <w:t>Подготовлены отдельные обзоры и сопоставление признаков. Поиск тематический; полнота национального патентного охвата и действие прав не установлены</w:t>
            </w:r>
          </w:p>
        </w:tc>
      </w:tr>
      <w:tr w:rsidR="003416EE" w14:paraId="7DC057FC" w14:textId="77777777">
        <w:trPr>
          <w:cantSplit/>
        </w:trPr>
        <w:tc>
          <w:tcPr>
            <w:tcW w:w="2947" w:type="dxa"/>
          </w:tcPr>
          <w:p w14:paraId="467BC25E" w14:textId="77777777" w:rsidR="003416EE" w:rsidRDefault="006041B4">
            <w:pPr>
              <w:spacing w:before="60" w:after="60" w:line="240" w:lineRule="auto"/>
              <w:ind w:firstLine="0"/>
              <w:jc w:val="left"/>
            </w:pPr>
            <w:r>
              <w:rPr>
                <w:sz w:val="22"/>
              </w:rPr>
              <w:t>A03–A05, R01–R02: КТ, сегментации и модели</w:t>
            </w:r>
          </w:p>
        </w:tc>
        <w:tc>
          <w:tcPr>
            <w:tcW w:w="2606" w:type="dxa"/>
          </w:tcPr>
          <w:p w14:paraId="14DC6B0A" w14:textId="77777777" w:rsidR="003416EE" w:rsidRDefault="006041B4">
            <w:pPr>
              <w:spacing w:before="60" w:after="60" w:line="240" w:lineRule="auto"/>
              <w:ind w:firstLine="0"/>
              <w:jc w:val="left"/>
            </w:pPr>
            <w:r>
              <w:rPr>
                <w:sz w:val="22"/>
              </w:rPr>
              <w:t>Главы 5–7; отдельно хранимые маски, STL и паспорта</w:t>
            </w:r>
          </w:p>
        </w:tc>
        <w:tc>
          <w:tcPr>
            <w:tcW w:w="3801" w:type="dxa"/>
          </w:tcPr>
          <w:p w14:paraId="67031EC5" w14:textId="77777777" w:rsidR="003416EE" w:rsidRDefault="006041B4">
            <w:pPr>
              <w:spacing w:before="60" w:after="60" w:line="240" w:lineRule="auto"/>
              <w:ind w:firstLine="0"/>
              <w:jc w:val="left"/>
            </w:pPr>
            <w:r>
              <w:rPr>
                <w:sz w:val="22"/>
              </w:rPr>
              <w:t>Описаны выбранные файлы и их происхождение. Ручные и автоматические сегментации различаются; исторические несовпадения и пропуски перечислены. Медицинское сырьё не входит в текущую редакционную поставку</w:t>
            </w:r>
          </w:p>
        </w:tc>
      </w:tr>
      <w:tr w:rsidR="003416EE" w14:paraId="0F9747E6" w14:textId="77777777">
        <w:trPr>
          <w:cantSplit/>
        </w:trPr>
        <w:tc>
          <w:tcPr>
            <w:tcW w:w="2947" w:type="dxa"/>
          </w:tcPr>
          <w:p w14:paraId="56FC5861" w14:textId="77777777" w:rsidR="003416EE" w:rsidRDefault="006041B4">
            <w:pPr>
              <w:spacing w:before="60" w:after="60" w:line="240" w:lineRule="auto"/>
              <w:ind w:firstLine="0"/>
              <w:jc w:val="left"/>
            </w:pPr>
            <w:r>
              <w:rPr>
                <w:sz w:val="22"/>
              </w:rPr>
              <w:t>A06–A09, A13, R03–R04: методика, электроды и физические преобразования</w:t>
            </w:r>
          </w:p>
        </w:tc>
        <w:tc>
          <w:tcPr>
            <w:tcW w:w="2606" w:type="dxa"/>
          </w:tcPr>
          <w:p w14:paraId="29D76891" w14:textId="77777777" w:rsidR="003416EE" w:rsidRDefault="006041B4">
            <w:pPr>
              <w:spacing w:before="60" w:after="60" w:line="240" w:lineRule="auto"/>
              <w:ind w:firstLine="0"/>
              <w:jc w:val="left"/>
            </w:pPr>
            <w:r>
              <w:rPr>
                <w:sz w:val="22"/>
              </w:rPr>
              <w:t>Главы 4, 7–10</w:t>
            </w:r>
          </w:p>
        </w:tc>
        <w:tc>
          <w:tcPr>
            <w:tcW w:w="3801" w:type="dxa"/>
          </w:tcPr>
          <w:p w14:paraId="47D348A9" w14:textId="77777777" w:rsidR="003416EE" w:rsidRDefault="006041B4">
            <w:pPr>
              <w:spacing w:before="60" w:after="60" w:line="240" w:lineRule="auto"/>
              <w:ind w:firstLine="0"/>
              <w:jc w:val="left"/>
            </w:pPr>
            <w:r>
              <w:rPr>
                <w:sz w:val="22"/>
              </w:rPr>
              <w:t>Заданы прямая и обратные задачи, допущения и частные проверки. Полная экспериментальная цепочка до УО/ФВ не подтверждена</w:t>
            </w:r>
          </w:p>
        </w:tc>
      </w:tr>
      <w:tr w:rsidR="003416EE" w14:paraId="07D64901" w14:textId="77777777">
        <w:trPr>
          <w:cantSplit/>
        </w:trPr>
        <w:tc>
          <w:tcPr>
            <w:tcW w:w="2947" w:type="dxa"/>
          </w:tcPr>
          <w:p w14:paraId="39AE077D" w14:textId="77777777" w:rsidR="003416EE" w:rsidRDefault="006041B4">
            <w:pPr>
              <w:spacing w:before="60" w:after="60" w:line="240" w:lineRule="auto"/>
              <w:ind w:firstLine="0"/>
              <w:jc w:val="left"/>
            </w:pPr>
            <w:r>
              <w:rPr>
                <w:sz w:val="22"/>
              </w:rPr>
              <w:t>A10–A12, A14–A17, R05: экспериментальные записи и обработка</w:t>
            </w:r>
          </w:p>
        </w:tc>
        <w:tc>
          <w:tcPr>
            <w:tcW w:w="2606" w:type="dxa"/>
          </w:tcPr>
          <w:p w14:paraId="64622471" w14:textId="77777777" w:rsidR="003416EE" w:rsidRDefault="006041B4">
            <w:pPr>
              <w:spacing w:before="60" w:after="60" w:line="240" w:lineRule="auto"/>
              <w:ind w:firstLine="0"/>
              <w:jc w:val="left"/>
            </w:pPr>
            <w:r>
              <w:rPr>
                <w:sz w:val="22"/>
              </w:rPr>
              <w:t>Главы 5 и 11; аннотированные записи, протоколы и результаты</w:t>
            </w:r>
          </w:p>
        </w:tc>
        <w:tc>
          <w:tcPr>
            <w:tcW w:w="3801" w:type="dxa"/>
          </w:tcPr>
          <w:p w14:paraId="241D01AE" w14:textId="77777777" w:rsidR="003416EE" w:rsidRDefault="006041B4">
            <w:pPr>
              <w:spacing w:before="60" w:after="60" w:line="240" w:lineRule="auto"/>
              <w:ind w:firstLine="0"/>
              <w:jc w:val="left"/>
            </w:pPr>
            <w:r>
              <w:rPr>
                <w:sz w:val="22"/>
              </w:rPr>
              <w:t xml:space="preserve">Состав и обработка документированы. </w:t>
            </w:r>
            <w:proofErr w:type="spellStart"/>
            <w:r>
              <w:rPr>
                <w:sz w:val="22"/>
              </w:rPr>
              <w:t>Кандидатная</w:t>
            </w:r>
            <w:proofErr w:type="spellEnd"/>
            <w:r>
              <w:rPr>
                <w:sz w:val="22"/>
              </w:rPr>
              <w:t xml:space="preserve"> разметка не повышена до измеренных событий; разные сессии не объявлены синхронными</w:t>
            </w:r>
          </w:p>
        </w:tc>
      </w:tr>
      <w:tr w:rsidR="003416EE" w14:paraId="61663725" w14:textId="77777777">
        <w:trPr>
          <w:cantSplit/>
        </w:trPr>
        <w:tc>
          <w:tcPr>
            <w:tcW w:w="2947" w:type="dxa"/>
          </w:tcPr>
          <w:p w14:paraId="42BB6835" w14:textId="77777777" w:rsidR="003416EE" w:rsidRDefault="006041B4">
            <w:pPr>
              <w:spacing w:before="60" w:after="60" w:line="240" w:lineRule="auto"/>
              <w:ind w:firstLine="0"/>
              <w:jc w:val="left"/>
            </w:pPr>
            <w:r>
              <w:rPr>
                <w:sz w:val="22"/>
              </w:rPr>
              <w:t>A15–A16, R06, P01–P02: программная реализация</w:t>
            </w:r>
          </w:p>
        </w:tc>
        <w:tc>
          <w:tcPr>
            <w:tcW w:w="2606" w:type="dxa"/>
          </w:tcPr>
          <w:p w14:paraId="2A997F9D" w14:textId="77777777" w:rsidR="003416EE" w:rsidRDefault="006041B4">
            <w:pPr>
              <w:spacing w:before="60" w:after="60" w:line="240" w:lineRule="auto"/>
              <w:ind w:firstLine="0"/>
              <w:jc w:val="left"/>
            </w:pPr>
            <w:r>
              <w:rPr>
                <w:sz w:val="22"/>
              </w:rPr>
              <w:t>Главы 7–11; основные скрипты, зависимости и паспорта</w:t>
            </w:r>
          </w:p>
        </w:tc>
        <w:tc>
          <w:tcPr>
            <w:tcW w:w="3801" w:type="dxa"/>
          </w:tcPr>
          <w:p w14:paraId="5DC17304" w14:textId="77777777" w:rsidR="003416EE" w:rsidRDefault="006041B4">
            <w:pPr>
              <w:spacing w:before="60" w:after="60" w:line="240" w:lineRule="auto"/>
              <w:ind w:firstLine="0"/>
              <w:jc w:val="left"/>
            </w:pPr>
            <w:r>
              <w:rPr>
                <w:sz w:val="22"/>
              </w:rPr>
              <w:t>Сохранены рабочие компоненты и воспроизводимые условия отдельных опытов. Нет единого подтверждённого примера экспериментального измерения конечных УО/ФВ</w:t>
            </w:r>
          </w:p>
        </w:tc>
      </w:tr>
      <w:tr w:rsidR="003416EE" w14:paraId="26BABD6F" w14:textId="77777777">
        <w:trPr>
          <w:cantSplit/>
        </w:trPr>
        <w:tc>
          <w:tcPr>
            <w:tcW w:w="2947" w:type="dxa"/>
          </w:tcPr>
          <w:p w14:paraId="295E665A" w14:textId="77777777" w:rsidR="003416EE" w:rsidRDefault="006041B4">
            <w:pPr>
              <w:spacing w:before="60" w:after="60" w:line="240" w:lineRule="auto"/>
              <w:ind w:firstLine="0"/>
              <w:jc w:val="left"/>
            </w:pPr>
            <w:r>
              <w:rPr>
                <w:sz w:val="22"/>
              </w:rPr>
              <w:t>A18–A20, R07–R08, Q06: устойчивость и ограничения</w:t>
            </w:r>
          </w:p>
        </w:tc>
        <w:tc>
          <w:tcPr>
            <w:tcW w:w="2606" w:type="dxa"/>
          </w:tcPr>
          <w:p w14:paraId="2589515B" w14:textId="77777777" w:rsidR="003416EE" w:rsidRDefault="006041B4">
            <w:pPr>
              <w:spacing w:before="60" w:after="60" w:line="240" w:lineRule="auto"/>
              <w:ind w:firstLine="0"/>
              <w:jc w:val="left"/>
            </w:pPr>
            <w:r>
              <w:rPr>
                <w:sz w:val="22"/>
              </w:rPr>
              <w:t>Главы 8–12; положительные и отрицательные проверки</w:t>
            </w:r>
          </w:p>
        </w:tc>
        <w:tc>
          <w:tcPr>
            <w:tcW w:w="3801" w:type="dxa"/>
          </w:tcPr>
          <w:p w14:paraId="2002CE8D" w14:textId="77777777" w:rsidR="003416EE" w:rsidRDefault="006041B4">
            <w:pPr>
              <w:spacing w:before="60" w:after="60" w:line="240" w:lineRule="auto"/>
              <w:ind w:firstLine="0"/>
              <w:jc w:val="left"/>
            </w:pPr>
            <w:r>
              <w:rPr>
                <w:sz w:val="22"/>
              </w:rPr>
              <w:t>Рассмотрены шум, чувствительность, движения и неоднозначность. Полный количественный бюджет ошибок функций сердца пока не установлен</w:t>
            </w:r>
          </w:p>
        </w:tc>
      </w:tr>
      <w:tr w:rsidR="003416EE" w14:paraId="4A5A0215" w14:textId="77777777">
        <w:trPr>
          <w:cantSplit/>
        </w:trPr>
        <w:tc>
          <w:tcPr>
            <w:tcW w:w="2947" w:type="dxa"/>
          </w:tcPr>
          <w:p w14:paraId="6502065E" w14:textId="77777777" w:rsidR="003416EE" w:rsidRDefault="006041B4">
            <w:pPr>
              <w:spacing w:before="60" w:after="60" w:line="240" w:lineRule="auto"/>
              <w:ind w:firstLine="0"/>
              <w:jc w:val="left"/>
            </w:pPr>
            <w:r>
              <w:rPr>
                <w:sz w:val="22"/>
              </w:rPr>
              <w:lastRenderedPageBreak/>
              <w:t>Q01–Q05, P03: количественная работоспособность</w:t>
            </w:r>
          </w:p>
        </w:tc>
        <w:tc>
          <w:tcPr>
            <w:tcW w:w="2606" w:type="dxa"/>
          </w:tcPr>
          <w:p w14:paraId="19BB2316" w14:textId="77777777" w:rsidR="003416EE" w:rsidRDefault="006041B4">
            <w:pPr>
              <w:spacing w:before="60" w:after="60" w:line="240" w:lineRule="auto"/>
              <w:ind w:firstLine="0"/>
              <w:jc w:val="left"/>
            </w:pPr>
            <w:r>
              <w:rPr>
                <w:sz w:val="22"/>
              </w:rPr>
              <w:t>Главы 9–12</w:t>
            </w:r>
          </w:p>
        </w:tc>
        <w:tc>
          <w:tcPr>
            <w:tcW w:w="3801" w:type="dxa"/>
          </w:tcPr>
          <w:p w14:paraId="3B3DBBCA" w14:textId="77777777" w:rsidR="003416EE" w:rsidRDefault="006041B4">
            <w:pPr>
              <w:spacing w:before="60" w:after="60" w:line="240" w:lineRule="auto"/>
              <w:ind w:firstLine="0"/>
              <w:jc w:val="left"/>
            </w:pPr>
            <w:r>
              <w:rPr>
                <w:sz w:val="22"/>
              </w:rPr>
              <w:t>Программные тесты, геометрические и модельные сравнения различаются по доказательной силе. Их совокупность не заменяет проверку заявленного конечного выхода</w:t>
            </w:r>
          </w:p>
        </w:tc>
      </w:tr>
      <w:tr w:rsidR="003416EE" w14:paraId="196D7054" w14:textId="77777777">
        <w:trPr>
          <w:cantSplit/>
        </w:trPr>
        <w:tc>
          <w:tcPr>
            <w:tcW w:w="2947" w:type="dxa"/>
          </w:tcPr>
          <w:p w14:paraId="7A0EC754" w14:textId="77777777" w:rsidR="003416EE" w:rsidRDefault="006041B4">
            <w:pPr>
              <w:spacing w:before="60" w:after="60" w:line="240" w:lineRule="auto"/>
              <w:ind w:firstLine="0"/>
              <w:jc w:val="left"/>
            </w:pPr>
            <w:r>
              <w:rPr>
                <w:sz w:val="22"/>
              </w:rPr>
              <w:t>A21–A22, R10, Q07, P04–P05: описание и электронная передача</w:t>
            </w:r>
          </w:p>
        </w:tc>
        <w:tc>
          <w:tcPr>
            <w:tcW w:w="2606" w:type="dxa"/>
          </w:tcPr>
          <w:p w14:paraId="2401CA58" w14:textId="77777777" w:rsidR="003416EE" w:rsidRDefault="006041B4">
            <w:pPr>
              <w:spacing w:before="60" w:after="60" w:line="240" w:lineRule="auto"/>
              <w:ind w:firstLine="0"/>
              <w:jc w:val="left"/>
            </w:pPr>
            <w:r>
              <w:rPr>
                <w:sz w:val="22"/>
              </w:rPr>
              <w:t>Отчёт Word, исходники текста, рисунки, таблицы и README</w:t>
            </w:r>
          </w:p>
        </w:tc>
        <w:tc>
          <w:tcPr>
            <w:tcW w:w="3801" w:type="dxa"/>
          </w:tcPr>
          <w:p w14:paraId="73BC49F0" w14:textId="77777777" w:rsidR="003416EE" w:rsidRDefault="006041B4">
            <w:pPr>
              <w:spacing w:before="60" w:after="60" w:line="240" w:lineRule="auto"/>
              <w:ind w:firstLine="0"/>
              <w:jc w:val="left"/>
            </w:pPr>
            <w:r>
              <w:rPr>
                <w:sz w:val="22"/>
              </w:rPr>
              <w:t>Подготовлена дополненная редактируемая редакция. Сведения о расширенном исследовательском комплекте сохранены по предыдущей описи; его повторная передача и проверка при этой сборке не выполнялись</w:t>
            </w:r>
          </w:p>
        </w:tc>
      </w:tr>
      <w:tr w:rsidR="003416EE" w14:paraId="69B44655" w14:textId="77777777">
        <w:trPr>
          <w:cantSplit/>
        </w:trPr>
        <w:tc>
          <w:tcPr>
            <w:tcW w:w="2947" w:type="dxa"/>
          </w:tcPr>
          <w:p w14:paraId="167B0EF9" w14:textId="77777777" w:rsidR="003416EE" w:rsidRDefault="006041B4">
            <w:pPr>
              <w:spacing w:before="60" w:after="60" w:line="240" w:lineRule="auto"/>
              <w:ind w:firstLine="0"/>
              <w:jc w:val="left"/>
            </w:pPr>
            <w:r>
              <w:rPr>
                <w:sz w:val="22"/>
              </w:rPr>
              <w:t>R09: презентационные материалы</w:t>
            </w:r>
          </w:p>
        </w:tc>
        <w:tc>
          <w:tcPr>
            <w:tcW w:w="2606" w:type="dxa"/>
          </w:tcPr>
          <w:p w14:paraId="09FA32BD" w14:textId="77777777" w:rsidR="003416EE" w:rsidRDefault="006041B4">
            <w:pPr>
              <w:spacing w:before="60" w:after="60" w:line="240" w:lineRule="auto"/>
              <w:ind w:firstLine="0"/>
              <w:jc w:val="left"/>
            </w:pPr>
            <w:r>
              <w:rPr>
                <w:sz w:val="22"/>
              </w:rPr>
              <w:t>Отдельный результат договора</w:t>
            </w:r>
          </w:p>
        </w:tc>
        <w:tc>
          <w:tcPr>
            <w:tcW w:w="3801" w:type="dxa"/>
          </w:tcPr>
          <w:p w14:paraId="5E792CB0" w14:textId="77777777" w:rsidR="003416EE" w:rsidRDefault="006041B4">
            <w:pPr>
              <w:spacing w:before="60" w:after="60" w:line="240" w:lineRule="auto"/>
              <w:ind w:firstLine="0"/>
              <w:jc w:val="left"/>
            </w:pPr>
            <w:r>
              <w:rPr>
                <w:sz w:val="22"/>
              </w:rPr>
              <w:t>В данную редакционную поставку презентация не включена; её готовность не заявляется</w:t>
            </w:r>
          </w:p>
        </w:tc>
      </w:tr>
    </w:tbl>
    <w:p w14:paraId="43FB2862" w14:textId="77777777" w:rsidR="003416EE" w:rsidRDefault="006041B4">
      <w:pPr>
        <w:pStyle w:val="1"/>
      </w:pPr>
      <w:bookmarkStart w:id="5237" w:name="_Toc244123163"/>
      <w:bookmarkStart w:id="5238" w:name="Xd6eba34caad603803f8e82f5e6824976eb2a5aa"/>
      <w:bookmarkEnd w:id="5230"/>
      <w:r>
        <w:lastRenderedPageBreak/>
        <w:t>Приложение Б Состав электронного комплекта</w:t>
      </w:r>
      <w:bookmarkEnd w:id="5237"/>
    </w:p>
    <w:p w14:paraId="15491AF6" w14:textId="77777777" w:rsidR="003416EE" w:rsidRPr="00674711" w:rsidRDefault="006041B4">
      <w:pPr>
        <w:pStyle w:val="FirstParagraph"/>
        <w:rPr>
          <w:lang w:val="ru-RU"/>
          <w:rPrChange w:id="5239" w:author="Nik K" w:date="2026-10-29T00:18:00Z">
            <w:rPr/>
          </w:rPrChange>
        </w:rPr>
      </w:pPr>
      <w:r w:rsidRPr="00674711">
        <w:rPr>
          <w:lang w:val="ru-RU"/>
          <w:rPrChange w:id="5240" w:author="Nik K" w:date="2026-10-29T00:18:00Z">
            <w:rPr/>
          </w:rPrChange>
        </w:rPr>
        <w:t xml:space="preserve">Текущая редакционная поставка содержит документ отчёта, исходники текста, рисунки и таблицы согласованного исследования чувствительности. Все новые численные результаты перенесены из сохранённых таблиц; новые </w:t>
      </w:r>
      <w:r>
        <w:t>FEM</w:t>
      </w:r>
      <w:r w:rsidRPr="00674711">
        <w:rPr>
          <w:lang w:val="ru-RU"/>
          <w:rPrChange w:id="5241" w:author="Nik K" w:date="2026-10-29T00:18:00Z">
            <w:rPr/>
          </w:rPrChange>
        </w:rPr>
        <w:t xml:space="preserve">-расчёты при редактировании не выполнялись. Рисунки предыдущей редакции, исходные расчётные каталоги которых недоступны, восстановлены из кэша предыдущей сборки после сопоставления </w:t>
      </w:r>
      <w:r>
        <w:t>SHA</w:t>
      </w:r>
      <w:r w:rsidRPr="00674711">
        <w:rPr>
          <w:lang w:val="ru-RU"/>
          <w:rPrChange w:id="5242" w:author="Nik K" w:date="2026-10-29T00:18:00Z">
            <w:rPr/>
          </w:rPrChange>
        </w:rPr>
        <w:t>-256 с её манифестом.</w:t>
      </w:r>
    </w:p>
    <w:p w14:paraId="309BFD4D" w14:textId="77777777" w:rsidR="003416EE" w:rsidRDefault="006041B4">
      <w:pPr>
        <w:pStyle w:val="af"/>
      </w:pPr>
      <w:r>
        <w:t>Ниже сохранена историческая опись расширенного исследовательского комплекта. Его локальные тома, медицинские данные и приватные паспорта не входят в текущую редакционную поставку и при этой сборке недоступны для повторной проверки. Поэтому сведения о составе и прежнем контроле архивов являются данными предыдущей описи, а не утверждением о текущем наличии проверенных ZIP-файлов. Отсутствие исторического файла в этой поставке ограничивает независимое повторение соответствующего опыта, но само по себе не означает, что описанный опыт не выполнялся.</w:t>
      </w:r>
    </w:p>
    <w:p w14:paraId="6B5133B5" w14:textId="77777777" w:rsidR="003416EE" w:rsidRDefault="006041B4">
      <w:pPr>
        <w:pStyle w:val="af5"/>
        <w:keepNext/>
      </w:pPr>
      <w:r>
        <w:t>Таблица Б.1 — Исследовательские тома и их содержимое</w:t>
      </w:r>
    </w:p>
    <w:tbl>
      <w:tblPr>
        <w:tblStyle w:val="aff0"/>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70" w:type="dxa"/>
          <w:left w:w="70" w:type="dxa"/>
          <w:bottom w:w="70" w:type="dxa"/>
          <w:right w:w="70" w:type="dxa"/>
        </w:tblCellMar>
        <w:tblLook w:val="0020" w:firstRow="1" w:lastRow="0" w:firstColumn="0" w:lastColumn="0" w:noHBand="0" w:noVBand="0"/>
      </w:tblPr>
      <w:tblGrid>
        <w:gridCol w:w="2129"/>
        <w:gridCol w:w="1611"/>
        <w:gridCol w:w="1611"/>
        <w:gridCol w:w="4144"/>
      </w:tblGrid>
      <w:tr w:rsidR="003416EE" w14:paraId="36E3941D" w14:textId="77777777">
        <w:trPr>
          <w:cantSplit/>
          <w:tblHeader/>
        </w:trPr>
        <w:tc>
          <w:tcPr>
            <w:tcW w:w="2098" w:type="dxa"/>
            <w:shd w:val="clear" w:color="auto" w:fill="EDEDED"/>
          </w:tcPr>
          <w:p w14:paraId="2539A48F" w14:textId="77777777" w:rsidR="003416EE" w:rsidRDefault="006041B4">
            <w:pPr>
              <w:keepNext/>
              <w:spacing w:before="60" w:after="60" w:line="240" w:lineRule="auto"/>
              <w:ind w:firstLine="0"/>
              <w:jc w:val="left"/>
            </w:pPr>
            <w:r>
              <w:rPr>
                <w:b/>
                <w:sz w:val="22"/>
              </w:rPr>
              <w:t>Том</w:t>
            </w:r>
          </w:p>
        </w:tc>
        <w:tc>
          <w:tcPr>
            <w:tcW w:w="1587" w:type="dxa"/>
            <w:shd w:val="clear" w:color="auto" w:fill="EDEDED"/>
          </w:tcPr>
          <w:p w14:paraId="2F6ADAE4" w14:textId="77777777" w:rsidR="003416EE" w:rsidRDefault="006041B4">
            <w:pPr>
              <w:keepNext/>
              <w:spacing w:before="60" w:after="60" w:line="240" w:lineRule="auto"/>
              <w:ind w:firstLine="0"/>
              <w:jc w:val="left"/>
            </w:pPr>
            <w:r>
              <w:rPr>
                <w:b/>
                <w:sz w:val="22"/>
              </w:rPr>
              <w:t>Число файлов данных</w:t>
            </w:r>
          </w:p>
        </w:tc>
        <w:tc>
          <w:tcPr>
            <w:tcW w:w="1587" w:type="dxa"/>
            <w:shd w:val="clear" w:color="auto" w:fill="EDEDED"/>
          </w:tcPr>
          <w:p w14:paraId="315C279C" w14:textId="77777777" w:rsidR="003416EE" w:rsidRDefault="006041B4">
            <w:pPr>
              <w:keepNext/>
              <w:spacing w:before="60" w:after="60" w:line="240" w:lineRule="auto"/>
              <w:ind w:firstLine="0"/>
              <w:jc w:val="left"/>
            </w:pPr>
            <w:r>
              <w:rPr>
                <w:b/>
                <w:sz w:val="22"/>
              </w:rPr>
              <w:t>Объём исходных файлов, ГБ</w:t>
            </w:r>
          </w:p>
        </w:tc>
        <w:tc>
          <w:tcPr>
            <w:tcW w:w="4082" w:type="dxa"/>
            <w:shd w:val="clear" w:color="auto" w:fill="EDEDED"/>
          </w:tcPr>
          <w:p w14:paraId="376849CA" w14:textId="77777777" w:rsidR="003416EE" w:rsidRDefault="006041B4">
            <w:pPr>
              <w:keepNext/>
              <w:spacing w:before="60" w:after="60" w:line="240" w:lineRule="auto"/>
              <w:ind w:firstLine="0"/>
              <w:jc w:val="left"/>
            </w:pPr>
            <w:r>
              <w:rPr>
                <w:b/>
                <w:sz w:val="22"/>
              </w:rPr>
              <w:t>Назначение</w:t>
            </w:r>
          </w:p>
        </w:tc>
      </w:tr>
      <w:tr w:rsidR="003416EE" w14:paraId="2490A8E5" w14:textId="77777777">
        <w:trPr>
          <w:cantSplit/>
        </w:trPr>
        <w:tc>
          <w:tcPr>
            <w:tcW w:w="2098" w:type="dxa"/>
          </w:tcPr>
          <w:p w14:paraId="53B5EC2F" w14:textId="77777777" w:rsidR="003416EE" w:rsidRDefault="006041B4">
            <w:pPr>
              <w:spacing w:before="60" w:after="60" w:line="240" w:lineRule="auto"/>
              <w:ind w:firstLine="0"/>
              <w:jc w:val="left"/>
            </w:pPr>
            <w:proofErr w:type="spellStart"/>
            <w:r>
              <w:rPr>
                <w:sz w:val="22"/>
              </w:rPr>
              <w:t>core</w:t>
            </w:r>
            <w:proofErr w:type="spellEnd"/>
          </w:p>
        </w:tc>
        <w:tc>
          <w:tcPr>
            <w:tcW w:w="1587" w:type="dxa"/>
          </w:tcPr>
          <w:p w14:paraId="0532A424" w14:textId="77777777" w:rsidR="003416EE" w:rsidRDefault="006041B4">
            <w:pPr>
              <w:spacing w:before="60" w:after="60" w:line="240" w:lineRule="auto"/>
              <w:ind w:firstLine="0"/>
              <w:jc w:val="left"/>
            </w:pPr>
            <w:r>
              <w:rPr>
                <w:sz w:val="22"/>
              </w:rPr>
              <w:t>6131</w:t>
            </w:r>
          </w:p>
        </w:tc>
        <w:tc>
          <w:tcPr>
            <w:tcW w:w="1587" w:type="dxa"/>
          </w:tcPr>
          <w:p w14:paraId="02CF9D1F" w14:textId="77777777" w:rsidR="003416EE" w:rsidRDefault="006041B4">
            <w:pPr>
              <w:spacing w:before="60" w:after="60" w:line="240" w:lineRule="auto"/>
              <w:ind w:firstLine="0"/>
              <w:jc w:val="left"/>
            </w:pPr>
            <w:r>
              <w:rPr>
                <w:sz w:val="22"/>
              </w:rPr>
              <w:t>4,653</w:t>
            </w:r>
          </w:p>
        </w:tc>
        <w:tc>
          <w:tcPr>
            <w:tcW w:w="4082" w:type="dxa"/>
          </w:tcPr>
          <w:p w14:paraId="71CB6FE5" w14:textId="77777777" w:rsidR="003416EE" w:rsidRDefault="006041B4">
            <w:pPr>
              <w:spacing w:before="60" w:after="60" w:line="240" w:lineRule="auto"/>
              <w:ind w:firstLine="0"/>
              <w:jc w:val="left"/>
            </w:pPr>
            <w:r>
              <w:rPr>
                <w:sz w:val="22"/>
              </w:rPr>
              <w:t>Экспериментальные записи, протоколы, сегментации, основные результаты, код и паспорта</w:t>
            </w:r>
          </w:p>
        </w:tc>
      </w:tr>
      <w:tr w:rsidR="003416EE" w14:paraId="3C7E472D" w14:textId="77777777">
        <w:trPr>
          <w:cantSplit/>
        </w:trPr>
        <w:tc>
          <w:tcPr>
            <w:tcW w:w="2098" w:type="dxa"/>
          </w:tcPr>
          <w:p w14:paraId="5CAC179B" w14:textId="77777777" w:rsidR="003416EE" w:rsidRDefault="006041B4">
            <w:pPr>
              <w:spacing w:before="60" w:after="60" w:line="240" w:lineRule="auto"/>
              <w:ind w:firstLine="0"/>
              <w:jc w:val="left"/>
            </w:pPr>
            <w:r>
              <w:rPr>
                <w:sz w:val="22"/>
              </w:rPr>
              <w:t>optional_ct4d</w:t>
            </w:r>
          </w:p>
        </w:tc>
        <w:tc>
          <w:tcPr>
            <w:tcW w:w="1587" w:type="dxa"/>
          </w:tcPr>
          <w:p w14:paraId="51127AE9" w14:textId="77777777" w:rsidR="003416EE" w:rsidRDefault="006041B4">
            <w:pPr>
              <w:spacing w:before="60" w:after="60" w:line="240" w:lineRule="auto"/>
              <w:ind w:firstLine="0"/>
              <w:jc w:val="left"/>
            </w:pPr>
            <w:r>
              <w:rPr>
                <w:sz w:val="22"/>
              </w:rPr>
              <w:t>29</w:t>
            </w:r>
          </w:p>
        </w:tc>
        <w:tc>
          <w:tcPr>
            <w:tcW w:w="1587" w:type="dxa"/>
          </w:tcPr>
          <w:p w14:paraId="4D02222C" w14:textId="77777777" w:rsidR="003416EE" w:rsidRDefault="006041B4">
            <w:pPr>
              <w:spacing w:before="60" w:after="60" w:line="240" w:lineRule="auto"/>
              <w:ind w:firstLine="0"/>
              <w:jc w:val="left"/>
            </w:pPr>
            <w:r>
              <w:rPr>
                <w:sz w:val="22"/>
              </w:rPr>
              <w:t>1,999</w:t>
            </w:r>
          </w:p>
        </w:tc>
        <w:tc>
          <w:tcPr>
            <w:tcW w:w="4082" w:type="dxa"/>
          </w:tcPr>
          <w:p w14:paraId="65E5D08B" w14:textId="77777777" w:rsidR="003416EE" w:rsidRDefault="006041B4">
            <w:pPr>
              <w:spacing w:before="60" w:after="60" w:line="240" w:lineRule="auto"/>
              <w:ind w:firstLine="0"/>
              <w:jc w:val="left"/>
            </w:pPr>
            <w:r>
              <w:rPr>
                <w:sz w:val="22"/>
              </w:rPr>
              <w:t>Дополнительные проверенные пространственные фазы КТ для контроля референса</w:t>
            </w:r>
          </w:p>
        </w:tc>
      </w:tr>
      <w:tr w:rsidR="003416EE" w14:paraId="2799A995" w14:textId="77777777">
        <w:trPr>
          <w:cantSplit/>
        </w:trPr>
        <w:tc>
          <w:tcPr>
            <w:tcW w:w="2098" w:type="dxa"/>
          </w:tcPr>
          <w:p w14:paraId="537D6BA7" w14:textId="77777777" w:rsidR="003416EE" w:rsidRDefault="006041B4">
            <w:pPr>
              <w:spacing w:before="60" w:after="60" w:line="240" w:lineRule="auto"/>
              <w:ind w:firstLine="0"/>
              <w:jc w:val="left"/>
            </w:pPr>
            <w:proofErr w:type="spellStart"/>
            <w:r>
              <w:rPr>
                <w:sz w:val="22"/>
              </w:rPr>
              <w:t>optional_recompute</w:t>
            </w:r>
            <w:proofErr w:type="spellEnd"/>
          </w:p>
        </w:tc>
        <w:tc>
          <w:tcPr>
            <w:tcW w:w="1587" w:type="dxa"/>
          </w:tcPr>
          <w:p w14:paraId="0D97CB80" w14:textId="77777777" w:rsidR="003416EE" w:rsidRDefault="006041B4">
            <w:pPr>
              <w:spacing w:before="60" w:after="60" w:line="240" w:lineRule="auto"/>
              <w:ind w:firstLine="0"/>
              <w:jc w:val="left"/>
            </w:pPr>
            <w:r>
              <w:rPr>
                <w:sz w:val="22"/>
              </w:rPr>
              <w:t>116</w:t>
            </w:r>
          </w:p>
        </w:tc>
        <w:tc>
          <w:tcPr>
            <w:tcW w:w="1587" w:type="dxa"/>
          </w:tcPr>
          <w:p w14:paraId="13669B36" w14:textId="77777777" w:rsidR="003416EE" w:rsidRDefault="006041B4">
            <w:pPr>
              <w:spacing w:before="60" w:after="60" w:line="240" w:lineRule="auto"/>
              <w:ind w:firstLine="0"/>
              <w:jc w:val="left"/>
            </w:pPr>
            <w:r>
              <w:rPr>
                <w:sz w:val="22"/>
              </w:rPr>
              <w:t>11,423</w:t>
            </w:r>
          </w:p>
        </w:tc>
        <w:tc>
          <w:tcPr>
            <w:tcW w:w="4082" w:type="dxa"/>
          </w:tcPr>
          <w:p w14:paraId="625D1273" w14:textId="77777777" w:rsidR="003416EE" w:rsidRDefault="006041B4">
            <w:pPr>
              <w:spacing w:before="60" w:after="60" w:line="240" w:lineRule="auto"/>
              <w:ind w:firstLine="0"/>
              <w:jc w:val="left"/>
            </w:pPr>
            <w:r>
              <w:rPr>
                <w:sz w:val="22"/>
              </w:rPr>
              <w:t>Крупные производные, сетки и массивы для повторения соответствующих расчётов</w:t>
            </w:r>
          </w:p>
        </w:tc>
      </w:tr>
      <w:tr w:rsidR="003416EE" w14:paraId="105184D7" w14:textId="77777777">
        <w:trPr>
          <w:cantSplit/>
        </w:trPr>
        <w:tc>
          <w:tcPr>
            <w:tcW w:w="2098" w:type="dxa"/>
          </w:tcPr>
          <w:p w14:paraId="4D0B90DF" w14:textId="77777777" w:rsidR="003416EE" w:rsidRDefault="006041B4">
            <w:pPr>
              <w:spacing w:before="60" w:after="60" w:line="240" w:lineRule="auto"/>
              <w:ind w:firstLine="0"/>
              <w:jc w:val="left"/>
            </w:pPr>
            <w:proofErr w:type="spellStart"/>
            <w:r>
              <w:rPr>
                <w:sz w:val="22"/>
              </w:rPr>
              <w:t>researchstate</w:t>
            </w:r>
            <w:proofErr w:type="spellEnd"/>
          </w:p>
        </w:tc>
        <w:tc>
          <w:tcPr>
            <w:tcW w:w="1587" w:type="dxa"/>
          </w:tcPr>
          <w:p w14:paraId="4FC18963" w14:textId="77777777" w:rsidR="003416EE" w:rsidRDefault="006041B4">
            <w:pPr>
              <w:spacing w:before="60" w:after="60" w:line="240" w:lineRule="auto"/>
              <w:ind w:firstLine="0"/>
              <w:jc w:val="left"/>
            </w:pPr>
            <w:r>
              <w:rPr>
                <w:sz w:val="22"/>
              </w:rPr>
              <w:t>73</w:t>
            </w:r>
          </w:p>
        </w:tc>
        <w:tc>
          <w:tcPr>
            <w:tcW w:w="1587" w:type="dxa"/>
          </w:tcPr>
          <w:p w14:paraId="4EC074A7" w14:textId="77777777" w:rsidR="003416EE" w:rsidRDefault="006041B4">
            <w:pPr>
              <w:spacing w:before="60" w:after="60" w:line="240" w:lineRule="auto"/>
              <w:ind w:firstLine="0"/>
              <w:jc w:val="left"/>
            </w:pPr>
            <w:r>
              <w:rPr>
                <w:sz w:val="22"/>
              </w:rPr>
              <w:t>0,016</w:t>
            </w:r>
          </w:p>
        </w:tc>
        <w:tc>
          <w:tcPr>
            <w:tcW w:w="4082" w:type="dxa"/>
          </w:tcPr>
          <w:p w14:paraId="484814C4" w14:textId="77777777" w:rsidR="003416EE" w:rsidRDefault="006041B4">
            <w:pPr>
              <w:spacing w:before="60" w:after="60" w:line="240" w:lineRule="auto"/>
              <w:ind w:firstLine="0"/>
              <w:jc w:val="left"/>
            </w:pPr>
            <w:r>
              <w:rPr>
                <w:sz w:val="22"/>
              </w:rPr>
              <w:t>Отдельно обозначенный срез развивающегося исследования форм и различимости</w:t>
            </w:r>
          </w:p>
        </w:tc>
      </w:tr>
    </w:tbl>
    <w:p w14:paraId="2261D338" w14:textId="77777777" w:rsidR="003416EE" w:rsidRDefault="006041B4">
      <w:pPr>
        <w:pStyle w:val="af"/>
      </w:pPr>
      <w:r>
        <w:t xml:space="preserve">ГБ означает 10⁹ байт. В таблице приведён исторически описанный объём файлов до сжатия, без служебных документов архива. По предыдущей </w:t>
      </w:r>
      <w:r>
        <w:lastRenderedPageBreak/>
        <w:t>описи каждый том сопровождался README, пофайловой CSV-описью и подробным JSON-манифестом с назначением, единицами, применимым протоколом, происхождением, статусом проверки и SHA-256. В той редакции сообщалось о повторном чтении потоков ZIP с проверкой CRC и SHA-256. Подтверждать этот контроль заново без самих архивов нельзя; текущий манифест относится к тексту, рисункам и доступным таблицам данной редакции.</w:t>
      </w:r>
    </w:p>
    <w:p w14:paraId="1DF0DE24" w14:textId="77777777" w:rsidR="003416EE" w:rsidRDefault="006041B4">
      <w:pPr>
        <w:pStyle w:val="af"/>
      </w:pPr>
      <w:r>
        <w:t>Основной набор содержит 33 текстовые записи октябрьских сессий и 12 двоичных файлов, включая семь нулевых файлов, сохранённых как результат файлового контроля; четыре поясные ЭИТ-записи участника Н; исследовательские протоколы; 15 канонических анатомических STL и 495 файлов масок различного назначения. Число файлов не равно числу независимых наблюдений или принятых сегментаций. Включены три статические КТ-опоры, три опорные фазы 4D-КТ и пять отдельно восстановленных томов для геометрического контроля. Полные DICOM-серии и внешние программные среды не включены.</w:t>
      </w:r>
    </w:p>
    <w:p w14:paraId="3C86D9E7" w14:textId="77777777" w:rsidR="003416EE" w:rsidRDefault="006041B4">
      <w:pPr>
        <w:pStyle w:val="af"/>
      </w:pPr>
      <w:r>
        <w:t xml:space="preserve">Выявлены ограничения целостности исторического корпуса. Два КТ-тома участника А и одна маска кровяного пула участника Н не совпали с паспортными </w:t>
      </w:r>
      <w:proofErr w:type="spellStart"/>
      <w:r>
        <w:t>хешами</w:t>
      </w:r>
      <w:proofErr w:type="spellEnd"/>
      <w:r>
        <w:t xml:space="preserve">; эти три файла исключены из поставки до разрешения происхождения. Для семи отсутствующих старых технических STL-путей найден один </w:t>
      </w:r>
      <w:proofErr w:type="spellStart"/>
      <w:r>
        <w:t>побайтово</w:t>
      </w:r>
      <w:proofErr w:type="spellEnd"/>
      <w:r>
        <w:t xml:space="preserve"> идентичный файл; остальные шесть путей соответствуют трём недостающим содержимым. Точные редакции части исторического кода также восстановлены не полностью. Эти обстоятельства записаны в манифестах и ограничивают повторение прежних опытов, даже если современные рабочие средства подготовки доступны.</w:t>
      </w:r>
    </w:p>
    <w:p w14:paraId="1C62500E" w14:textId="77777777" w:rsidR="003416EE" w:rsidRDefault="006041B4">
      <w:pPr>
        <w:pStyle w:val="1"/>
      </w:pPr>
      <w:bookmarkStart w:id="5243" w:name="_Toc244123164"/>
      <w:bookmarkStart w:id="5244" w:name="X7333fc07c66a07ffc3525df68b689830fa473b1"/>
      <w:bookmarkEnd w:id="5238"/>
      <w:r>
        <w:lastRenderedPageBreak/>
        <w:t>Приложение В Порядок использования программных исходников</w:t>
      </w:r>
      <w:bookmarkEnd w:id="5243"/>
    </w:p>
    <w:p w14:paraId="02A5FA76" w14:textId="77777777" w:rsidR="003416EE" w:rsidRPr="00674711" w:rsidRDefault="006041B4">
      <w:pPr>
        <w:pStyle w:val="FirstParagraph"/>
        <w:rPr>
          <w:lang w:val="ru-RU"/>
          <w:rPrChange w:id="5245" w:author="Nik K" w:date="2026-10-29T00:18:00Z">
            <w:rPr/>
          </w:rPrChange>
        </w:rPr>
      </w:pPr>
      <w:r w:rsidRPr="00674711">
        <w:rPr>
          <w:lang w:val="ru-RU"/>
          <w:rPrChange w:id="5246" w:author="Nik K" w:date="2026-10-29T00:18:00Z">
            <w:rPr/>
          </w:rPrChange>
        </w:rPr>
        <w:t xml:space="preserve">Рабочие точки входа выделены по исходному интерфейсу и сохранённым паспортам запусков. Скрипт сегментации и экспорта </w:t>
      </w:r>
      <w:r>
        <w:t>STL</w:t>
      </w:r>
      <w:r w:rsidRPr="00674711">
        <w:rPr>
          <w:lang w:val="ru-RU"/>
          <w:rPrChange w:id="5247" w:author="Nik K" w:date="2026-10-29T00:18:00Z">
            <w:rPr/>
          </w:rPrChange>
        </w:rPr>
        <w:t xml:space="preserve"> принимает индивидуальную конфигурацию; средство подготовки КТ/</w:t>
      </w:r>
      <w:r>
        <w:t>FEM</w:t>
      </w:r>
      <w:r w:rsidRPr="00674711">
        <w:rPr>
          <w:lang w:val="ru-RU"/>
          <w:rPrChange w:id="5248" w:author="Nik K" w:date="2026-10-29T00:18:00Z">
            <w:rPr/>
          </w:rPrChange>
        </w:rPr>
        <w:t xml:space="preserve"> строит геометрию и сетку с контролем отказов; электрические расчёты выполняются отдельными </w:t>
      </w:r>
      <w:r>
        <w:t>MATLAB</w:t>
      </w:r>
      <w:r w:rsidRPr="00674711">
        <w:rPr>
          <w:lang w:val="ru-RU"/>
          <w:rPrChange w:id="5249" w:author="Nik K" w:date="2026-10-29T00:18:00Z">
            <w:rPr/>
          </w:rPrChange>
        </w:rPr>
        <w:t>/</w:t>
      </w:r>
      <w:r>
        <w:t>EIDORS</w:t>
      </w:r>
      <w:r w:rsidRPr="00674711">
        <w:rPr>
          <w:lang w:val="ru-RU"/>
          <w:rPrChange w:id="5250" w:author="Nik K" w:date="2026-10-29T00:18:00Z">
            <w:rPr/>
          </w:rPrChange>
        </w:rPr>
        <w:t>-профилями. Исследовательские средства камерного анализа и восстановления динамики передаются со своими ограничениями. Программная применимость не означает подтверждённой физиологической точности результата.</w:t>
      </w:r>
    </w:p>
    <w:p w14:paraId="34863E62" w14:textId="77777777" w:rsidR="003416EE" w:rsidRDefault="006041B4">
      <w:pPr>
        <w:pStyle w:val="af"/>
      </w:pPr>
      <w:r>
        <w:t>Для повторения выбранного опыта следует открыть его аннотированный паспорт, установить соответствующие зависимости, переназначить пути из исходного расположения в адреса архива и задать новый каталог результатов. Исторические конфигурации сохранены без редактирования, поэтому они могут содержать абсолютные локальные пути. Подробные команды и перечень зависимостей приведены в локальном README и манифесте. Действующие лицензии, веса сегментации и совместимые версии внешних средств обеспечиваются отдельно.</w:t>
      </w:r>
    </w:p>
    <w:p w14:paraId="1D141451" w14:textId="77777777" w:rsidR="003416EE" w:rsidRDefault="006041B4">
      <w:pPr>
        <w:pStyle w:val="af"/>
      </w:pPr>
      <w:r>
        <w:t>Повторение начинается с файлового и геометрического контроля, затем проверяются контакты, единицы, ток, частота, численный баланс и применимость оператора к выбранной записи. Отказы не удаляются из сводки. Дальнейший переход к тканевым параметрам, сердечной динамике и камерным функциям выполняется только в пределах условий соответствующего опыта. Контроль целостности архива не заменяет этих научных проверок.</w:t>
      </w:r>
      <w:bookmarkEnd w:id="5244"/>
    </w:p>
    <w:sectPr w:rsidR="003416EE" w:rsidSect="00034616">
      <w:footerReference w:type="default" r:id="rId110"/>
      <w:pgSz w:w="11906" w:h="16838"/>
      <w:pgMar w:top="1134" w:right="850" w:bottom="1134" w:left="1701" w:header="680" w:footer="68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440" w:author="Nik K" w:date="2026-10-29T08:31:00Z" w:initials="NK">
    <w:p w14:paraId="5C608834" w14:textId="77777777" w:rsidR="005274F8" w:rsidRDefault="005274F8">
      <w:pPr>
        <w:pStyle w:val="affc"/>
      </w:pPr>
      <w:r>
        <w:rPr>
          <w:rStyle w:val="affb"/>
        </w:rPr>
        <w:annotationRef/>
      </w:r>
    </w:p>
    <w:p w14:paraId="60FE8DD2" w14:textId="63BBCAD2" w:rsidR="005274F8" w:rsidRDefault="005274F8">
      <w:pPr>
        <w:pStyle w:val="affc"/>
      </w:pPr>
      <w:r>
        <w:rPr>
          <w:color w:val="FF0000"/>
          <w:sz w:val="28"/>
          <w:szCs w:val="22"/>
        </w:rPr>
        <w:pict w14:anchorId="48B156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25pt;height:44.25pt" strokeweight="1pt">
            <v:imagedata r:id="rId1" o:title="" croptop="-2357524f" cropbottom="-345392f" cropleft="-2920780f" cropright="-345392f"/>
            <v:path shadowok="f"/>
            <o:lock v:ext="edit" aspectratio="f"/>
            <o:ink i="AIsBHQICAgEgWM9UiuaXxU+PBvi60uGbIgBoDAAAAAAAwAAAAAAAAEYDHWUFFEYAAAAASBVFIxsC&#10;OYsARiMbAjmLAFcNAAAABQILZBkUMggA4DUCW24sQjMIAMAWAoF0LEIQq6rTQQAAAAAAAAAAq6rT&#10;QQAAALsAAAAAChEBB34HZgoAESBw01C5ZmfdAW==&#10;"/>
          </v:shape>
        </w:pict>
      </w:r>
    </w:p>
  </w:comment>
  <w:comment w:id="2441" w:author="Nik K" w:date="2026-10-29T08:31:00Z" w:initials="NK">
    <w:p w14:paraId="38B43319" w14:textId="29EDF83B" w:rsidR="005274F8" w:rsidRDefault="005274F8" w:rsidP="005274F8">
      <w:pPr>
        <w:pStyle w:val="affc"/>
        <w:ind w:firstLine="0"/>
      </w:pPr>
      <w:r>
        <w:rPr>
          <w:rStyle w:val="affb"/>
        </w:rPr>
        <w:annotationRef/>
      </w:r>
      <w:r>
        <w:t xml:space="preserve">Где вообще хоть какое-то описание экспериментов? Как они проводились? На каких добровольцах? Почему это не добавлено? Если этих </w:t>
      </w:r>
      <w:proofErr w:type="spellStart"/>
      <w:r>
        <w:t>джанных</w:t>
      </w:r>
      <w:proofErr w:type="spellEnd"/>
      <w:r>
        <w:t xml:space="preserve"> недостаточно, необходимо было спросить!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FE8DD2" w15:done="0"/>
  <w15:commentEx w15:paraId="38B43319" w15:paraIdParent="60FE8D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8D82D1" w16cex:dateUtc="2026-10-29T05:31:00Z"/>
  <w16cex:commentExtensible w16cex:durableId="2E8D82DD" w16cex:dateUtc="2026-10-29T0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FE8DD2" w16cid:durableId="2E8D82D1"/>
  <w16cid:commentId w16cid:paraId="38B43319" w16cid:durableId="2E8D82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3AEDB" w14:textId="77777777" w:rsidR="006B31AF" w:rsidRDefault="006B31AF">
      <w:pPr>
        <w:spacing w:line="240" w:lineRule="auto"/>
      </w:pPr>
      <w:r>
        <w:separator/>
      </w:r>
    </w:p>
  </w:endnote>
  <w:endnote w:type="continuationSeparator" w:id="0">
    <w:p w14:paraId="14017563" w14:textId="77777777" w:rsidR="006B31AF" w:rsidRDefault="006B31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0609E" w14:textId="77777777" w:rsidR="003416EE" w:rsidRDefault="006041B4">
    <w:pPr>
      <w:pStyle w:val="a7"/>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5E6FF" w14:textId="77777777" w:rsidR="006B31AF" w:rsidRDefault="006B31AF">
      <w:pPr>
        <w:spacing w:line="240" w:lineRule="auto"/>
      </w:pPr>
      <w:r>
        <w:separator/>
      </w:r>
    </w:p>
  </w:footnote>
  <w:footnote w:type="continuationSeparator" w:id="0">
    <w:p w14:paraId="7B83A339" w14:textId="77777777" w:rsidR="006B31AF" w:rsidRDefault="006B31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67869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7940EB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A994191"/>
    <w:multiLevelType w:val="multilevel"/>
    <w:tmpl w:val="4DB0D7E0"/>
    <w:lvl w:ilvl="0">
      <w:start w:val="91"/>
      <w:numFmt w:val="decimal"/>
      <w:lvlText w:val="%1."/>
      <w:lvlJc w:val="left"/>
      <w:pPr>
        <w:ind w:left="720" w:hanging="360"/>
      </w:pPr>
    </w:lvl>
    <w:lvl w:ilvl="1">
      <w:start w:val="91"/>
      <w:numFmt w:val="decimal"/>
      <w:lvlText w:val="%2."/>
      <w:lvlJc w:val="left"/>
      <w:pPr>
        <w:ind w:left="1440" w:hanging="360"/>
      </w:pPr>
    </w:lvl>
    <w:lvl w:ilvl="2">
      <w:start w:val="91"/>
      <w:numFmt w:val="decimal"/>
      <w:lvlText w:val="%3."/>
      <w:lvlJc w:val="left"/>
      <w:pPr>
        <w:ind w:left="2160" w:hanging="360"/>
      </w:pPr>
    </w:lvl>
    <w:lvl w:ilvl="3">
      <w:start w:val="91"/>
      <w:numFmt w:val="decimal"/>
      <w:lvlText w:val="%4."/>
      <w:lvlJc w:val="left"/>
      <w:pPr>
        <w:ind w:left="2880" w:hanging="360"/>
      </w:pPr>
    </w:lvl>
    <w:lvl w:ilvl="4">
      <w:start w:val="91"/>
      <w:numFmt w:val="decimal"/>
      <w:lvlText w:val="%5."/>
      <w:lvlJc w:val="left"/>
      <w:pPr>
        <w:ind w:left="3600" w:hanging="360"/>
      </w:pPr>
    </w:lvl>
    <w:lvl w:ilvl="5">
      <w:start w:val="91"/>
      <w:numFmt w:val="decimal"/>
      <w:lvlText w:val="%6."/>
      <w:lvlJc w:val="left"/>
      <w:pPr>
        <w:ind w:left="4320" w:hanging="360"/>
      </w:pPr>
    </w:lvl>
    <w:lvl w:ilvl="6">
      <w:start w:val="91"/>
      <w:numFmt w:val="decimal"/>
      <w:lvlText w:val="%7."/>
      <w:lvlJc w:val="left"/>
      <w:pPr>
        <w:ind w:left="5040" w:hanging="360"/>
      </w:pPr>
    </w:lvl>
    <w:lvl w:ilvl="7">
      <w:start w:val="91"/>
      <w:numFmt w:val="decimal"/>
      <w:lvlText w:val="%8."/>
      <w:lvlJc w:val="left"/>
      <w:pPr>
        <w:ind w:left="5760" w:hanging="360"/>
      </w:pPr>
    </w:lvl>
    <w:lvl w:ilvl="8">
      <w:start w:val="91"/>
      <w:numFmt w:val="decimal"/>
      <w:lvlText w:val="%9."/>
      <w:lvlJc w:val="left"/>
      <w:pPr>
        <w:ind w:left="6480" w:hanging="360"/>
      </w:pPr>
    </w:lvl>
  </w:abstractNum>
  <w:abstractNum w:abstractNumId="12" w15:restartNumberingAfterBreak="0">
    <w:nsid w:val="0A994199"/>
    <w:multiLevelType w:val="multilevel"/>
    <w:tmpl w:val="251E4568"/>
    <w:lvl w:ilvl="0">
      <w:start w:val="99"/>
      <w:numFmt w:val="decimal"/>
      <w:lvlText w:val="%1."/>
      <w:lvlJc w:val="left"/>
      <w:pPr>
        <w:ind w:left="720" w:hanging="360"/>
      </w:pPr>
    </w:lvl>
    <w:lvl w:ilvl="1">
      <w:start w:val="99"/>
      <w:numFmt w:val="decimal"/>
      <w:lvlText w:val="%2."/>
      <w:lvlJc w:val="left"/>
      <w:pPr>
        <w:ind w:left="1440" w:hanging="360"/>
      </w:pPr>
    </w:lvl>
    <w:lvl w:ilvl="2">
      <w:start w:val="99"/>
      <w:numFmt w:val="decimal"/>
      <w:lvlText w:val="%3."/>
      <w:lvlJc w:val="left"/>
      <w:pPr>
        <w:ind w:left="2160" w:hanging="360"/>
      </w:pPr>
    </w:lvl>
    <w:lvl w:ilvl="3">
      <w:start w:val="99"/>
      <w:numFmt w:val="decimal"/>
      <w:lvlText w:val="%4."/>
      <w:lvlJc w:val="left"/>
      <w:pPr>
        <w:ind w:left="2880" w:hanging="360"/>
      </w:pPr>
    </w:lvl>
    <w:lvl w:ilvl="4">
      <w:start w:val="99"/>
      <w:numFmt w:val="decimal"/>
      <w:lvlText w:val="%5."/>
      <w:lvlJc w:val="left"/>
      <w:pPr>
        <w:ind w:left="3600" w:hanging="360"/>
      </w:pPr>
    </w:lvl>
    <w:lvl w:ilvl="5">
      <w:start w:val="99"/>
      <w:numFmt w:val="decimal"/>
      <w:lvlText w:val="%6."/>
      <w:lvlJc w:val="left"/>
      <w:pPr>
        <w:ind w:left="4320" w:hanging="360"/>
      </w:pPr>
    </w:lvl>
    <w:lvl w:ilvl="6">
      <w:start w:val="99"/>
      <w:numFmt w:val="decimal"/>
      <w:lvlText w:val="%7."/>
      <w:lvlJc w:val="left"/>
      <w:pPr>
        <w:ind w:left="5040" w:hanging="360"/>
      </w:pPr>
    </w:lvl>
    <w:lvl w:ilvl="7">
      <w:start w:val="99"/>
      <w:numFmt w:val="decimal"/>
      <w:lvlText w:val="%8."/>
      <w:lvlJc w:val="left"/>
      <w:pPr>
        <w:ind w:left="5760" w:hanging="360"/>
      </w:pPr>
    </w:lvl>
    <w:lvl w:ilvl="8">
      <w:start w:val="99"/>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4">
    <w:abstractNumId w:val="12"/>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k K">
    <w15:presenceInfo w15:providerId="Windows Live" w15:userId="c22f7d40e6bd78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4F4"/>
    <w:rsid w:val="0015074B"/>
    <w:rsid w:val="0029639D"/>
    <w:rsid w:val="002D2763"/>
    <w:rsid w:val="00326F90"/>
    <w:rsid w:val="003416EE"/>
    <w:rsid w:val="00362566"/>
    <w:rsid w:val="003D0FA5"/>
    <w:rsid w:val="003E6BE7"/>
    <w:rsid w:val="0044768C"/>
    <w:rsid w:val="0045490B"/>
    <w:rsid w:val="005274F8"/>
    <w:rsid w:val="006041B4"/>
    <w:rsid w:val="00674711"/>
    <w:rsid w:val="00695238"/>
    <w:rsid w:val="006B31AF"/>
    <w:rsid w:val="006E34C7"/>
    <w:rsid w:val="007F1CA3"/>
    <w:rsid w:val="00813930"/>
    <w:rsid w:val="0084124D"/>
    <w:rsid w:val="008919F7"/>
    <w:rsid w:val="00892905"/>
    <w:rsid w:val="008A7372"/>
    <w:rsid w:val="0092701D"/>
    <w:rsid w:val="009A3A6D"/>
    <w:rsid w:val="00A101C1"/>
    <w:rsid w:val="00A739E2"/>
    <w:rsid w:val="00AA1D8D"/>
    <w:rsid w:val="00B47730"/>
    <w:rsid w:val="00CB0664"/>
    <w:rsid w:val="00F52B47"/>
    <w:rsid w:val="00F70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0869D"/>
  <w15:docId w15:val="{171F67DC-EA2E-4D69-B9FF-E7601B205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color w:val="000000"/>
      <w:sz w:val="28"/>
      <w:lang w:val="ru-RU"/>
    </w:rPr>
  </w:style>
  <w:style w:type="paragraph" w:styleId="1">
    <w:name w:val="heading 1"/>
    <w:basedOn w:val="a1"/>
    <w:next w:val="a1"/>
    <w:link w:val="10"/>
    <w:uiPriority w:val="9"/>
    <w:qFormat/>
    <w:rsid w:val="00FC693F"/>
    <w:pPr>
      <w:keepNext/>
      <w:keepLines/>
      <w:pageBreakBefore/>
      <w:spacing w:before="320" w:after="160" w:line="276" w:lineRule="auto"/>
      <w:ind w:firstLine="0"/>
      <w:outlineLvl w:val="0"/>
    </w:pPr>
    <w:rPr>
      <w:b/>
      <w:bCs/>
      <w:szCs w:val="28"/>
    </w:rPr>
  </w:style>
  <w:style w:type="paragraph" w:styleId="21">
    <w:name w:val="heading 2"/>
    <w:basedOn w:val="a1"/>
    <w:next w:val="a1"/>
    <w:link w:val="22"/>
    <w:uiPriority w:val="9"/>
    <w:unhideWhenUsed/>
    <w:qFormat/>
    <w:rsid w:val="00FC693F"/>
    <w:pPr>
      <w:keepNext/>
      <w:keepLines/>
      <w:spacing w:before="320" w:after="160" w:line="276" w:lineRule="auto"/>
      <w:ind w:firstLine="0"/>
      <w:outlineLvl w:val="1"/>
    </w:pPr>
    <w:rPr>
      <w:b/>
      <w:bCs/>
      <w:szCs w:val="26"/>
    </w:rPr>
  </w:style>
  <w:style w:type="paragraph" w:styleId="31">
    <w:name w:val="heading 3"/>
    <w:basedOn w:val="a1"/>
    <w:next w:val="a1"/>
    <w:link w:val="32"/>
    <w:uiPriority w:val="9"/>
    <w:unhideWhenUsed/>
    <w:qFormat/>
    <w:rsid w:val="00FC693F"/>
    <w:pPr>
      <w:keepNext/>
      <w:keepLines/>
      <w:spacing w:before="320" w:after="160" w:line="276" w:lineRule="auto"/>
      <w:ind w:firstLine="0"/>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jc w:val="center"/>
    </w:pPr>
    <w:rPr>
      <w:b/>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jc w:val="center"/>
    </w:pPr>
    <w:rPr>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60" w:line="300" w:lineRule="auto"/>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300" w:lineRule="auto"/>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30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keepLines/>
      <w:spacing w:before="100" w:after="180" w:line="240" w:lineRule="auto"/>
      <w:ind w:firstLine="0"/>
    </w:pPr>
    <w:rPr>
      <w:bCs/>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spacing w:line="252" w:lineRule="auto"/>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0" w:line="360" w:lineRule="auto"/>
      <w:ind w:firstLine="709"/>
      <w:jc w:val="both"/>
    </w:pPr>
    <w:rPr>
      <w:rFonts w:ascii="Times New Roman" w:eastAsia="Times New Roman" w:hAnsi="Times New Roman" w:cs="Times New Roman"/>
      <w:color w:val="000000"/>
      <w:sz w:val="28"/>
    </w:rPr>
  </w:style>
  <w:style w:type="paragraph" w:customStyle="1" w:styleId="110">
    <w:name w:val="Оглавление 11"/>
    <w:pPr>
      <w:spacing w:line="252" w:lineRule="auto"/>
    </w:pPr>
    <w:rPr>
      <w:rFonts w:ascii="Times New Roman" w:eastAsia="Times New Roman" w:hAnsi="Times New Roman" w:cs="Times New Roman"/>
      <w:color w:val="000000"/>
      <w:sz w:val="24"/>
    </w:rPr>
  </w:style>
  <w:style w:type="paragraph" w:customStyle="1" w:styleId="210">
    <w:name w:val="Оглавление 21"/>
    <w:pPr>
      <w:spacing w:line="252" w:lineRule="auto"/>
    </w:pPr>
    <w:rPr>
      <w:rFonts w:ascii="Times New Roman" w:eastAsia="Times New Roman" w:hAnsi="Times New Roman" w:cs="Times New Roman"/>
      <w:color w:val="000000"/>
      <w:sz w:val="24"/>
    </w:rPr>
  </w:style>
  <w:style w:type="paragraph" w:customStyle="1" w:styleId="14">
    <w:name w:val="Список литературы1"/>
    <w:pPr>
      <w:spacing w:line="252" w:lineRule="auto"/>
    </w:pPr>
    <w:rPr>
      <w:rFonts w:ascii="Times New Roman" w:eastAsia="Times New Roman" w:hAnsi="Times New Roman" w:cs="Times New Roman"/>
      <w:color w:val="000000"/>
      <w:sz w:val="24"/>
    </w:r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15">
    <w:name w:val="toc 1"/>
    <w:basedOn w:val="a1"/>
    <w:next w:val="a1"/>
    <w:autoRedefine/>
    <w:uiPriority w:val="39"/>
    <w:unhideWhenUsed/>
    <w:rsid w:val="006041B4"/>
    <w:pPr>
      <w:spacing w:after="100"/>
    </w:pPr>
  </w:style>
  <w:style w:type="paragraph" w:styleId="2c">
    <w:name w:val="toc 2"/>
    <w:basedOn w:val="a1"/>
    <w:next w:val="a1"/>
    <w:autoRedefine/>
    <w:uiPriority w:val="39"/>
    <w:unhideWhenUsed/>
    <w:rsid w:val="006041B4"/>
    <w:pPr>
      <w:spacing w:after="100"/>
      <w:ind w:left="280"/>
    </w:pPr>
  </w:style>
  <w:style w:type="paragraph" w:styleId="38">
    <w:name w:val="toc 3"/>
    <w:basedOn w:val="a1"/>
    <w:next w:val="a1"/>
    <w:autoRedefine/>
    <w:uiPriority w:val="39"/>
    <w:unhideWhenUsed/>
    <w:rsid w:val="006041B4"/>
    <w:pPr>
      <w:spacing w:after="100" w:line="259" w:lineRule="auto"/>
      <w:ind w:left="440" w:firstLine="0"/>
      <w:jc w:val="left"/>
    </w:pPr>
    <w:rPr>
      <w:rFonts w:asciiTheme="minorHAnsi" w:eastAsiaTheme="minorEastAsia" w:hAnsiTheme="minorHAnsi" w:cstheme="minorBidi"/>
      <w:color w:val="auto"/>
      <w:sz w:val="22"/>
      <w:lang w:eastAsia="ru-RU"/>
    </w:rPr>
  </w:style>
  <w:style w:type="paragraph" w:styleId="41">
    <w:name w:val="toc 4"/>
    <w:basedOn w:val="a1"/>
    <w:next w:val="a1"/>
    <w:autoRedefine/>
    <w:uiPriority w:val="39"/>
    <w:unhideWhenUsed/>
    <w:rsid w:val="006041B4"/>
    <w:pPr>
      <w:spacing w:after="100" w:line="259" w:lineRule="auto"/>
      <w:ind w:left="660" w:firstLine="0"/>
      <w:jc w:val="left"/>
    </w:pPr>
    <w:rPr>
      <w:rFonts w:asciiTheme="minorHAnsi" w:eastAsiaTheme="minorEastAsia" w:hAnsiTheme="minorHAnsi" w:cstheme="minorBidi"/>
      <w:color w:val="auto"/>
      <w:sz w:val="22"/>
      <w:lang w:eastAsia="ru-RU"/>
    </w:rPr>
  </w:style>
  <w:style w:type="paragraph" w:styleId="51">
    <w:name w:val="toc 5"/>
    <w:basedOn w:val="a1"/>
    <w:next w:val="a1"/>
    <w:autoRedefine/>
    <w:uiPriority w:val="39"/>
    <w:unhideWhenUsed/>
    <w:rsid w:val="006041B4"/>
    <w:pPr>
      <w:spacing w:after="100" w:line="259" w:lineRule="auto"/>
      <w:ind w:left="880" w:firstLine="0"/>
      <w:jc w:val="left"/>
    </w:pPr>
    <w:rPr>
      <w:rFonts w:asciiTheme="minorHAnsi" w:eastAsiaTheme="minorEastAsia" w:hAnsiTheme="minorHAnsi" w:cstheme="minorBidi"/>
      <w:color w:val="auto"/>
      <w:sz w:val="22"/>
      <w:lang w:eastAsia="ru-RU"/>
    </w:rPr>
  </w:style>
  <w:style w:type="paragraph" w:styleId="61">
    <w:name w:val="toc 6"/>
    <w:basedOn w:val="a1"/>
    <w:next w:val="a1"/>
    <w:autoRedefine/>
    <w:uiPriority w:val="39"/>
    <w:unhideWhenUsed/>
    <w:rsid w:val="006041B4"/>
    <w:pPr>
      <w:spacing w:after="100" w:line="259" w:lineRule="auto"/>
      <w:ind w:left="1100" w:firstLine="0"/>
      <w:jc w:val="left"/>
    </w:pPr>
    <w:rPr>
      <w:rFonts w:asciiTheme="minorHAnsi" w:eastAsiaTheme="minorEastAsia" w:hAnsiTheme="minorHAnsi" w:cstheme="minorBidi"/>
      <w:color w:val="auto"/>
      <w:sz w:val="22"/>
      <w:lang w:eastAsia="ru-RU"/>
    </w:rPr>
  </w:style>
  <w:style w:type="paragraph" w:styleId="71">
    <w:name w:val="toc 7"/>
    <w:basedOn w:val="a1"/>
    <w:next w:val="a1"/>
    <w:autoRedefine/>
    <w:uiPriority w:val="39"/>
    <w:unhideWhenUsed/>
    <w:rsid w:val="006041B4"/>
    <w:pPr>
      <w:spacing w:after="100" w:line="259" w:lineRule="auto"/>
      <w:ind w:left="1320" w:firstLine="0"/>
      <w:jc w:val="left"/>
    </w:pPr>
    <w:rPr>
      <w:rFonts w:asciiTheme="minorHAnsi" w:eastAsiaTheme="minorEastAsia" w:hAnsiTheme="minorHAnsi" w:cstheme="minorBidi"/>
      <w:color w:val="auto"/>
      <w:sz w:val="22"/>
      <w:lang w:eastAsia="ru-RU"/>
    </w:rPr>
  </w:style>
  <w:style w:type="paragraph" w:styleId="81">
    <w:name w:val="toc 8"/>
    <w:basedOn w:val="a1"/>
    <w:next w:val="a1"/>
    <w:autoRedefine/>
    <w:uiPriority w:val="39"/>
    <w:unhideWhenUsed/>
    <w:rsid w:val="006041B4"/>
    <w:pPr>
      <w:spacing w:after="100" w:line="259" w:lineRule="auto"/>
      <w:ind w:left="1540" w:firstLine="0"/>
      <w:jc w:val="left"/>
    </w:pPr>
    <w:rPr>
      <w:rFonts w:asciiTheme="minorHAnsi" w:eastAsiaTheme="minorEastAsia" w:hAnsiTheme="minorHAnsi" w:cstheme="minorBidi"/>
      <w:color w:val="auto"/>
      <w:sz w:val="22"/>
      <w:lang w:eastAsia="ru-RU"/>
    </w:rPr>
  </w:style>
  <w:style w:type="paragraph" w:styleId="91">
    <w:name w:val="toc 9"/>
    <w:basedOn w:val="a1"/>
    <w:next w:val="a1"/>
    <w:autoRedefine/>
    <w:uiPriority w:val="39"/>
    <w:unhideWhenUsed/>
    <w:rsid w:val="006041B4"/>
    <w:pPr>
      <w:spacing w:after="100" w:line="259" w:lineRule="auto"/>
      <w:ind w:left="1760" w:firstLine="0"/>
      <w:jc w:val="left"/>
    </w:pPr>
    <w:rPr>
      <w:rFonts w:asciiTheme="minorHAnsi" w:eastAsiaTheme="minorEastAsia" w:hAnsiTheme="minorHAnsi" w:cstheme="minorBidi"/>
      <w:color w:val="auto"/>
      <w:sz w:val="22"/>
      <w:lang w:eastAsia="ru-RU"/>
    </w:rPr>
  </w:style>
  <w:style w:type="character" w:styleId="aff8">
    <w:name w:val="Hyperlink"/>
    <w:basedOn w:val="a2"/>
    <w:uiPriority w:val="99"/>
    <w:unhideWhenUsed/>
    <w:rsid w:val="006041B4"/>
    <w:rPr>
      <w:color w:val="0000FF" w:themeColor="hyperlink"/>
      <w:u w:val="single"/>
    </w:rPr>
  </w:style>
  <w:style w:type="character" w:styleId="aff9">
    <w:name w:val="Unresolved Mention"/>
    <w:basedOn w:val="a2"/>
    <w:uiPriority w:val="99"/>
    <w:semiHidden/>
    <w:unhideWhenUsed/>
    <w:rsid w:val="006041B4"/>
    <w:rPr>
      <w:color w:val="605E5C"/>
      <w:shd w:val="clear" w:color="auto" w:fill="E1DFDD"/>
    </w:rPr>
  </w:style>
  <w:style w:type="paragraph" w:styleId="affa">
    <w:name w:val="Normal (Web)"/>
    <w:basedOn w:val="a1"/>
    <w:uiPriority w:val="99"/>
    <w:semiHidden/>
    <w:unhideWhenUsed/>
    <w:rsid w:val="00695238"/>
    <w:pPr>
      <w:spacing w:before="100" w:beforeAutospacing="1" w:after="100" w:afterAutospacing="1" w:line="240" w:lineRule="auto"/>
      <w:ind w:firstLine="0"/>
      <w:jc w:val="left"/>
    </w:pPr>
    <w:rPr>
      <w:color w:val="auto"/>
      <w:sz w:val="24"/>
      <w:szCs w:val="24"/>
      <w:lang w:eastAsia="ru-RU"/>
    </w:rPr>
  </w:style>
  <w:style w:type="character" w:styleId="affb">
    <w:name w:val="annotation reference"/>
    <w:basedOn w:val="a2"/>
    <w:uiPriority w:val="99"/>
    <w:semiHidden/>
    <w:unhideWhenUsed/>
    <w:rsid w:val="005274F8"/>
    <w:rPr>
      <w:sz w:val="16"/>
      <w:szCs w:val="16"/>
    </w:rPr>
  </w:style>
  <w:style w:type="paragraph" w:styleId="affc">
    <w:name w:val="annotation text"/>
    <w:basedOn w:val="a1"/>
    <w:link w:val="affd"/>
    <w:uiPriority w:val="99"/>
    <w:semiHidden/>
    <w:unhideWhenUsed/>
    <w:rsid w:val="005274F8"/>
    <w:pPr>
      <w:spacing w:line="240" w:lineRule="auto"/>
    </w:pPr>
    <w:rPr>
      <w:sz w:val="20"/>
      <w:szCs w:val="20"/>
    </w:rPr>
  </w:style>
  <w:style w:type="character" w:customStyle="1" w:styleId="affd">
    <w:name w:val="Текст примечания Знак"/>
    <w:basedOn w:val="a2"/>
    <w:link w:val="affc"/>
    <w:uiPriority w:val="99"/>
    <w:semiHidden/>
    <w:rsid w:val="005274F8"/>
    <w:rPr>
      <w:rFonts w:ascii="Times New Roman" w:eastAsia="Times New Roman" w:hAnsi="Times New Roman" w:cs="Times New Roman"/>
      <w:color w:val="000000"/>
      <w:sz w:val="20"/>
      <w:szCs w:val="20"/>
      <w:lang w:val="ru-RU"/>
    </w:rPr>
  </w:style>
  <w:style w:type="paragraph" w:styleId="affe">
    <w:name w:val="annotation subject"/>
    <w:basedOn w:val="affc"/>
    <w:next w:val="affc"/>
    <w:link w:val="afff"/>
    <w:uiPriority w:val="99"/>
    <w:semiHidden/>
    <w:unhideWhenUsed/>
    <w:rsid w:val="005274F8"/>
    <w:rPr>
      <w:b/>
      <w:bCs/>
    </w:rPr>
  </w:style>
  <w:style w:type="character" w:customStyle="1" w:styleId="afff">
    <w:name w:val="Тема примечания Знак"/>
    <w:basedOn w:val="affd"/>
    <w:link w:val="affe"/>
    <w:uiPriority w:val="99"/>
    <w:semiHidden/>
    <w:rsid w:val="005274F8"/>
    <w:rPr>
      <w:rFonts w:ascii="Times New Roman" w:eastAsia="Times New Roman" w:hAnsi="Times New Roman" w:cs="Times New Roman"/>
      <w:b/>
      <w:bCs/>
      <w:color w:val="000000"/>
      <w:sz w:val="20"/>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2060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gif"/></Relationships>
</file>

<file path=word/_rels/document.xml.rels><?xml version="1.0" encoding="UTF-8" standalone="yes"?>
<Relationships xmlns="http://schemas.openxmlformats.org/package/2006/relationships"><Relationship Id="rId26" Type="http://schemas.openxmlformats.org/officeDocument/2006/relationships/hyperlink" Target="https://www.draeger.com/en_neeur/Products/PulmoVista-500" TargetMode="External"/><Relationship Id="rId21" Type="http://schemas.openxmlformats.org/officeDocument/2006/relationships/hyperlink" Target="https://www.getinge.com/no/products/picco/" TargetMode="External"/><Relationship Id="rId42" Type="http://schemas.openxmlformats.org/officeDocument/2006/relationships/image" Target="media/image11.png"/><Relationship Id="rId47" Type="http://schemas.openxmlformats.org/officeDocument/2006/relationships/image" Target="media/image16.png"/><Relationship Id="rId63" Type="http://schemas.openxmlformats.org/officeDocument/2006/relationships/hyperlink" Target="https://doi.org/10.1152/ajpheart.01376.2006" TargetMode="External"/><Relationship Id="rId68" Type="http://schemas.openxmlformats.org/officeDocument/2006/relationships/hyperlink" Target="https://doi.org/10.1023/A:1009982611386" TargetMode="External"/><Relationship Id="rId84" Type="http://schemas.openxmlformats.org/officeDocument/2006/relationships/hyperlink" Target="https://www.physioflow.com/download/free/userManual/PhysioFlow_Enduro_service_manual_en_2025-06-24.pdf" TargetMode="External"/><Relationship Id="rId89" Type="http://schemas.openxmlformats.org/officeDocument/2006/relationships/hyperlink" Target="https://doi.org/10.1186/s13613-021-00920-7" TargetMode="External"/><Relationship Id="rId112" Type="http://schemas.microsoft.com/office/2011/relationships/people" Target="people.xml"/><Relationship Id="rId16" Type="http://schemas.openxmlformats.org/officeDocument/2006/relationships/hyperlink" Target="https://doi.org/10.1007/s10877-019-00402-z" TargetMode="External"/><Relationship Id="rId107" Type="http://schemas.openxmlformats.org/officeDocument/2006/relationships/hyperlink" Target="https://patents.google.com/patent/WO2024003008A1/en" TargetMode="External"/><Relationship Id="rId11" Type="http://schemas.openxmlformats.org/officeDocument/2006/relationships/hyperlink" Target="https://doi.org/10.1152/ajpheart.01148.2006" TargetMode="External"/><Relationship Id="rId32" Type="http://schemas.microsoft.com/office/2016/09/relationships/commentsIds" Target="commentsIds.xml"/><Relationship Id="rId37" Type="http://schemas.openxmlformats.org/officeDocument/2006/relationships/image" Target="media/image6.png"/><Relationship Id="rId53" Type="http://schemas.openxmlformats.org/officeDocument/2006/relationships/image" Target="media/image22.png"/><Relationship Id="rId58" Type="http://schemas.openxmlformats.org/officeDocument/2006/relationships/hyperlink" Target="https://doi.org/10.1007/s00134-014-3525-z" TargetMode="External"/><Relationship Id="rId74" Type="http://schemas.openxmlformats.org/officeDocument/2006/relationships/hyperlink" Target="https://doi.org/10.1097/00003246-199310000-00021" TargetMode="External"/><Relationship Id="rId79" Type="http://schemas.openxmlformats.org/officeDocument/2006/relationships/hyperlink" Target="https://doi.org/10.1016/j.jacc.2012.01.046" TargetMode="External"/><Relationship Id="rId102" Type="http://schemas.openxmlformats.org/officeDocument/2006/relationships/hyperlink" Target="https://patentimages.storage.googleapis.com/d7/b9/a8/b89fb4fd2eef88/RU2790406C1.pdf" TargetMode="External"/><Relationship Id="rId5" Type="http://schemas.openxmlformats.org/officeDocument/2006/relationships/footnotes" Target="footnotes.xml"/><Relationship Id="rId90" Type="http://schemas.openxmlformats.org/officeDocument/2006/relationships/hyperlink" Target="https://doi.org/10.1038/s41598-020-68139-3" TargetMode="External"/><Relationship Id="rId95" Type="http://schemas.openxmlformats.org/officeDocument/2006/relationships/hyperlink" Target="https://patentimages.storage.googleapis.com/0e/93/85/c14cab1dea781b/US10278598.pdf" TargetMode="External"/><Relationship Id="rId22" Type="http://schemas.openxmlformats.org/officeDocument/2006/relationships/hyperlink" Target="https://www.edwards.com/ca-en/healthcare-professionals/products-services/hemodynamic-monitoring/clearsight-system" TargetMode="External"/><Relationship Id="rId27" Type="http://schemas.openxmlformats.org/officeDocument/2006/relationships/hyperlink" Target="https://www.draeger.com/Content/Documents/Products/pulmovista-ifu-9511001-en.pdf" TargetMode="External"/><Relationship Id="rId43" Type="http://schemas.openxmlformats.org/officeDocument/2006/relationships/image" Target="media/image12.png"/><Relationship Id="rId48" Type="http://schemas.openxmlformats.org/officeDocument/2006/relationships/image" Target="media/image17.png"/><Relationship Id="rId64" Type="http://schemas.openxmlformats.org/officeDocument/2006/relationships/hyperlink" Target="https://doi.org/10.1007/s10439-009-9774-2" TargetMode="External"/><Relationship Id="rId69" Type="http://schemas.openxmlformats.org/officeDocument/2006/relationships/hyperlink" Target="https://doi.org/10.1111/j.1399-6576.2007.01445.x" TargetMode="External"/><Relationship Id="rId113" Type="http://schemas.openxmlformats.org/officeDocument/2006/relationships/theme" Target="theme/theme1.xml"/><Relationship Id="rId80" Type="http://schemas.openxmlformats.org/officeDocument/2006/relationships/hyperlink" Target="https://doi.org/10.1001/jamanetworkopen.2018.1456" TargetMode="External"/><Relationship Id="rId85" Type="http://schemas.openxmlformats.org/officeDocument/2006/relationships/hyperlink" Target="https://www.physioflow.com/download/free/userManual/Instructions_for_attaching_leads_en_2025-06-24.pdf" TargetMode="External"/><Relationship Id="rId12" Type="http://schemas.openxmlformats.org/officeDocument/2006/relationships/hyperlink" Target="https://pubmed.ncbi.nlm.nih.gov/17307988/" TargetMode="External"/><Relationship Id="rId17" Type="http://schemas.openxmlformats.org/officeDocument/2006/relationships/hyperlink" Target="https://doi.org/10.1111/j.1751-7133.2008.00001.x" TargetMode="External"/><Relationship Id="rId33" Type="http://schemas.microsoft.com/office/2018/08/relationships/commentsExtensible" Target="commentsExtensible.xml"/><Relationship Id="rId38" Type="http://schemas.openxmlformats.org/officeDocument/2006/relationships/image" Target="media/image7.png"/><Relationship Id="rId59" Type="http://schemas.openxmlformats.org/officeDocument/2006/relationships/hyperlink" Target="https://doi.org/10.1111/j.1469-8986.1990.tb02171.x" TargetMode="External"/><Relationship Id="rId103" Type="http://schemas.openxmlformats.org/officeDocument/2006/relationships/hyperlink" Target="https://patents.google.com/patent/US10952634B2/en" TargetMode="External"/><Relationship Id="rId108" Type="http://schemas.openxmlformats.org/officeDocument/2006/relationships/hyperlink" Target="https://patentimages.storage.googleapis.com/5b/36/f5/e6fd88bfc69cad/RU2778992C1.pdf" TargetMode="External"/><Relationship Id="rId54" Type="http://schemas.openxmlformats.org/officeDocument/2006/relationships/hyperlink" Target="https://pmc.ncbi.nlm.nih.gov/articles/PMC11145885/" TargetMode="External"/><Relationship Id="rId70" Type="http://schemas.openxmlformats.org/officeDocument/2006/relationships/hyperlink" Target="https://doi.org/10.1155/2017/2635151" TargetMode="External"/><Relationship Id="rId75" Type="http://schemas.openxmlformats.org/officeDocument/2006/relationships/hyperlink" Target="https://doi.org/10.1007/BF02025304" TargetMode="External"/><Relationship Id="rId91" Type="http://schemas.openxmlformats.org/officeDocument/2006/relationships/hyperlink" Target="https://patents.google.com/patent/US20150297099A1/en" TargetMode="External"/><Relationship Id="rId96" Type="http://schemas.openxmlformats.org/officeDocument/2006/relationships/hyperlink" Target="https://patentimages.storage.googleapis.com/88/a4/2e/9489a6dfd4136a/EP2385788B1.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371/journal.pone.0191870" TargetMode="External"/><Relationship Id="rId23" Type="http://schemas.openxmlformats.org/officeDocument/2006/relationships/hyperlink" Target="https://www.physioflow.com/sm_icg_technology.php" TargetMode="External"/><Relationship Id="rId28" Type="http://schemas.openxmlformats.org/officeDocument/2006/relationships/hyperlink" Target="https://www.nature.com/articles/s41598-020-68139-3" TargetMode="Externa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hyperlink" Target="https://doi.org/10.1016/j.echo.2014.10.003" TargetMode="External"/><Relationship Id="rId106" Type="http://schemas.openxmlformats.org/officeDocument/2006/relationships/hyperlink" Target="https://patents.google.com/patent/US20260102074A1/en" TargetMode="External"/><Relationship Id="rId10" Type="http://schemas.openxmlformats.org/officeDocument/2006/relationships/hyperlink" Target="https://researchportal.ukhsa.gov.uk/en/publications/electrical-conductivity-of-tissue-at-frequencies-below-1-mhz/" TargetMode="External"/><Relationship Id="rId31" Type="http://schemas.microsoft.com/office/2011/relationships/commentsExtended" Target="commentsExtended.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hyperlink" Target="https://doi.org/10.1007/BF02344724" TargetMode="External"/><Relationship Id="rId65" Type="http://schemas.openxmlformats.org/officeDocument/2006/relationships/hyperlink" Target="https://doi.org/10.1088/0967-3334/36/6/1075" TargetMode="External"/><Relationship Id="rId73" Type="http://schemas.openxmlformats.org/officeDocument/2006/relationships/hyperlink" Target="https://doi.org/10.1007/s10877-019-00330-y" TargetMode="External"/><Relationship Id="rId78" Type="http://schemas.openxmlformats.org/officeDocument/2006/relationships/hyperlink" Target="https://doi.org/10.1186/s12968-020-00607-1" TargetMode="External"/><Relationship Id="rId81" Type="http://schemas.openxmlformats.org/officeDocument/2006/relationships/hyperlink" Target="https://www.getinge.com/no/products/picco/" TargetMode="External"/><Relationship Id="rId86" Type="http://schemas.openxmlformats.org/officeDocument/2006/relationships/hyperlink" Target="https://emeamedicationdelivery.baxter.com/sites/g/files/ebysai3906/files/2022-12/B-UG-EN_Rev_3_Baxter_Starling_Monitor_User_Guide.pdf" TargetMode="External"/><Relationship Id="rId94" Type="http://schemas.openxmlformats.org/officeDocument/2006/relationships/hyperlink" Target="https://patents.google.com/patent/US8868175B2/en" TargetMode="External"/><Relationship Id="rId99" Type="http://schemas.openxmlformats.org/officeDocument/2006/relationships/hyperlink" Target="https://patents.google.com/patent/US6561986B2/en" TargetMode="External"/><Relationship Id="rId101" Type="http://schemas.openxmlformats.org/officeDocument/2006/relationships/hyperlink" Target="https://patents.google.com/patent/RU2790406C1/en" TargetMode="External"/><Relationship Id="rId4" Type="http://schemas.openxmlformats.org/officeDocument/2006/relationships/webSettings" Target="webSettings.xml"/><Relationship Id="rId9" Type="http://schemas.openxmlformats.org/officeDocument/2006/relationships/hyperlink" Target="https://doi.org/10.1007/BF02344724" TargetMode="External"/><Relationship Id="rId13" Type="http://schemas.openxmlformats.org/officeDocument/2006/relationships/hyperlink" Target="https://doi.org/10.1007/s10439-009-9774-2" TargetMode="External"/><Relationship Id="rId18" Type="http://schemas.openxmlformats.org/officeDocument/2006/relationships/hyperlink" Target="https://jamanetwork.com/journals/jamanetworkopen/fullarticle/2698631" TargetMode="External"/><Relationship Id="rId39" Type="http://schemas.openxmlformats.org/officeDocument/2006/relationships/image" Target="media/image8.png"/><Relationship Id="rId109" Type="http://schemas.openxmlformats.org/officeDocument/2006/relationships/hyperlink" Target="../../../../40.15_&#1056;&#1077;&#1077;&#1089;&#1090;&#1088;_&#1084;&#1077;&#1090;&#1086;&#1076;&#1086;&#1074;_&#1072;&#1087;&#1087;&#1088;&#1086;&#1082;&#1089;&#1080;&#1084;&#1072;&#1094;&#1080;&#1080;_&#1089;&#1077;&#1088;&#1076;&#1094;&#1072;.md" TargetMode="External"/><Relationship Id="rId34" Type="http://schemas.openxmlformats.org/officeDocument/2006/relationships/image" Target="media/image3.png"/><Relationship Id="rId50" Type="http://schemas.openxmlformats.org/officeDocument/2006/relationships/image" Target="media/image19.png"/><Relationship Id="rId55" Type="http://schemas.openxmlformats.org/officeDocument/2006/relationships/image" Target="media/image23.png"/><Relationship Id="rId76" Type="http://schemas.openxmlformats.org/officeDocument/2006/relationships/hyperlink" Target="https://doi.org/10.1111/j.1751-7133.2008.00001.x" TargetMode="External"/><Relationship Id="rId97" Type="http://schemas.openxmlformats.org/officeDocument/2006/relationships/hyperlink" Target="https://patents.google.com/patent/US7783345B2/en" TargetMode="External"/><Relationship Id="rId104" Type="http://schemas.openxmlformats.org/officeDocument/2006/relationships/hyperlink" Target="https://patents.google.com/patent/US20200138335A1/en" TargetMode="External"/><Relationship Id="rId7" Type="http://schemas.openxmlformats.org/officeDocument/2006/relationships/hyperlink" Target="https://www.asecho.org/wp-content/uploads/2016/02/2015_ChamberQuantificationREV.pdf" TargetMode="External"/><Relationship Id="rId71" Type="http://schemas.openxmlformats.org/officeDocument/2006/relationships/hyperlink" Target="https://doi.org/10.1186/s12871-018-0600-y" TargetMode="External"/><Relationship Id="rId92" Type="http://schemas.openxmlformats.org/officeDocument/2006/relationships/hyperlink" Target="https://patents.google.com/patent/US8131354B2/en" TargetMode="External"/><Relationship Id="rId2" Type="http://schemas.openxmlformats.org/officeDocument/2006/relationships/styles" Target="styles.xml"/><Relationship Id="rId29" Type="http://schemas.openxmlformats.org/officeDocument/2006/relationships/image" Target="media/image1.png"/><Relationship Id="rId24" Type="http://schemas.openxmlformats.org/officeDocument/2006/relationships/hyperlink" Target="https://www.accessdata.fda.gov/cdrh_docs/pdf10/K103283.pdf" TargetMode="External"/><Relationship Id="rId40" Type="http://schemas.openxmlformats.org/officeDocument/2006/relationships/image" Target="media/image9.png"/><Relationship Id="rId45" Type="http://schemas.openxmlformats.org/officeDocument/2006/relationships/image" Target="media/image14.png"/><Relationship Id="rId66" Type="http://schemas.openxmlformats.org/officeDocument/2006/relationships/hyperlink" Target="https://doi.org/10.1371/journal.pone.0191870" TargetMode="External"/><Relationship Id="rId87" Type="http://schemas.openxmlformats.org/officeDocument/2006/relationships/hyperlink" Target="https://www.draeger.com/Content/Documents/Products/pulmovista-ifu-9511001-en.pdf" TargetMode="External"/><Relationship Id="rId110" Type="http://schemas.openxmlformats.org/officeDocument/2006/relationships/footer" Target="footer1.xml"/><Relationship Id="rId61" Type="http://schemas.openxmlformats.org/officeDocument/2006/relationships/hyperlink" Target="https://doi.org/10.1088/0031-9155/54/16/002" TargetMode="External"/><Relationship Id="rId82" Type="http://schemas.openxmlformats.org/officeDocument/2006/relationships/hyperlink" Target="https://www.edwards.com/ca-en/healthcare-professionals/products-services/hemodynamic-monitoring/clearsight-system" TargetMode="External"/><Relationship Id="rId19" Type="http://schemas.openxmlformats.org/officeDocument/2006/relationships/hyperlink" Target="https://journals.physiology.org/doi/full/10.1152/japplphysiol.90430.2008" TargetMode="External"/><Relationship Id="rId14" Type="http://schemas.openxmlformats.org/officeDocument/2006/relationships/hyperlink" Target="https://pubmed.ncbi.nlm.nih.gov/26006113/" TargetMode="External"/><Relationship Id="rId30" Type="http://schemas.openxmlformats.org/officeDocument/2006/relationships/comments" Target="comments.xml"/><Relationship Id="rId35" Type="http://schemas.openxmlformats.org/officeDocument/2006/relationships/image" Target="media/image4.png"/><Relationship Id="rId56" Type="http://schemas.openxmlformats.org/officeDocument/2006/relationships/hyperlink" Target="../../results/montage_sensitivity_v1/README.md" TargetMode="External"/><Relationship Id="rId77" Type="http://schemas.openxmlformats.org/officeDocument/2006/relationships/hyperlink" Target="https://www.asecho.org/wp-content/uploads/2016/02/2015_ChamberQuantificationREV.pdf" TargetMode="External"/><Relationship Id="rId100" Type="http://schemas.openxmlformats.org/officeDocument/2006/relationships/hyperlink" Target="https://patentimages.storage.googleapis.com/e7/78/e6/852c057a4530f2/RU2415641C1.pdf" TargetMode="External"/><Relationship Id="rId105" Type="http://schemas.openxmlformats.org/officeDocument/2006/relationships/hyperlink" Target="https://patents.google.com/patent/US9384549B2/en" TargetMode="External"/><Relationship Id="rId8" Type="http://schemas.openxmlformats.org/officeDocument/2006/relationships/hyperlink" Target="https://doi.org/10.1007/s00134-014-3525-z" TargetMode="External"/><Relationship Id="rId51" Type="http://schemas.openxmlformats.org/officeDocument/2006/relationships/image" Target="media/image20.png"/><Relationship Id="rId72" Type="http://schemas.openxmlformats.org/officeDocument/2006/relationships/hyperlink" Target="https://doi.org/10.1007/s10877-024-01246-y" TargetMode="External"/><Relationship Id="rId93" Type="http://schemas.openxmlformats.org/officeDocument/2006/relationships/hyperlink" Target="https://patents.google.com/patent/US8694089B2/en" TargetMode="External"/><Relationship Id="rId98" Type="http://schemas.openxmlformats.org/officeDocument/2006/relationships/hyperlink" Target="https://patents.google.com/patent/US5505209A/en" TargetMode="External"/><Relationship Id="rId3" Type="http://schemas.openxmlformats.org/officeDocument/2006/relationships/settings" Target="settings.xml"/><Relationship Id="rId25" Type="http://schemas.openxmlformats.org/officeDocument/2006/relationships/hyperlink" Target="https://emeamedicationdelivery.baxter.com/sites/g/files/ebysai3906/files/2022-12/B-UG-EN_Rev_3_Baxter_Starling_Monitor_User_Guide.pdf" TargetMode="External"/><Relationship Id="rId46" Type="http://schemas.openxmlformats.org/officeDocument/2006/relationships/image" Target="media/image15.png"/><Relationship Id="rId67" Type="http://schemas.openxmlformats.org/officeDocument/2006/relationships/hyperlink" Target="https://doi.org/10.1007/s10877-019-00402-z" TargetMode="External"/><Relationship Id="rId20" Type="http://schemas.openxmlformats.org/officeDocument/2006/relationships/hyperlink" Target="https://link.springer.com/article/10.1007/s10877-024-01246-y" TargetMode="External"/><Relationship Id="rId41" Type="http://schemas.openxmlformats.org/officeDocument/2006/relationships/image" Target="media/image10.png"/><Relationship Id="rId62" Type="http://schemas.openxmlformats.org/officeDocument/2006/relationships/hyperlink" Target="https://doi.org/10.1152/ajpheart.01148.2006" TargetMode="External"/><Relationship Id="rId83" Type="http://schemas.openxmlformats.org/officeDocument/2006/relationships/hyperlink" Target="https://www.accessdata.fda.gov/cdrh_docs/pdf10/K103283.pdf" TargetMode="External"/><Relationship Id="rId88" Type="http://schemas.openxmlformats.org/officeDocument/2006/relationships/hyperlink" Target="https://doi.org/10.1152/japplphysiol.90430.2008"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485</TotalTime>
  <Pages>287</Pages>
  <Words>73245</Words>
  <Characters>417503</Characters>
  <Application>Microsoft Office Word</Application>
  <DocSecurity>0</DocSecurity>
  <Lines>3479</Lines>
  <Paragraphs>979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Разработка методики определения функций сердца по электроимпедансным измерениям</vt:lpstr>
      <vt:lpstr/>
    </vt:vector>
  </TitlesOfParts>
  <Manager/>
  <Company/>
  <LinksUpToDate>false</LinksUpToDate>
  <CharactersWithSpaces>489769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методики определения функций сердца по электроимпедансным измерениям</dc:title>
  <dc:subject>Отчёт о разработке методики</dc:subject>
  <dc:creator/>
  <cp:keywords/>
  <dc:description/>
  <cp:lastModifiedBy>Nik K</cp:lastModifiedBy>
  <cp:revision>7</cp:revision>
  <dcterms:created xsi:type="dcterms:W3CDTF">2026-10-28T20:34:00Z</dcterms:created>
  <dcterms:modified xsi:type="dcterms:W3CDTF">2026-10-29T05:32:00Z</dcterms:modified>
</cp:coreProperties>
</file>